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BEC2D9" w14:textId="77777777" w:rsidR="0042274E" w:rsidRPr="00417716" w:rsidRDefault="0042274E" w:rsidP="0042274E">
      <w:pPr>
        <w:ind w:left="284"/>
        <w:rPr>
          <w:rFonts w:cstheme="minorHAnsi"/>
        </w:rPr>
      </w:pPr>
    </w:p>
    <w:p w14:paraId="2745FFEF" w14:textId="77777777" w:rsidR="0042274E" w:rsidRPr="00417716" w:rsidRDefault="0042274E" w:rsidP="0042274E">
      <w:pPr>
        <w:ind w:left="284"/>
        <w:rPr>
          <w:rFonts w:cstheme="minorHAnsi"/>
        </w:rPr>
      </w:pPr>
      <w:r w:rsidRPr="00417716">
        <w:rPr>
          <w:rFonts w:cstheme="minorHAnsi"/>
          <w:noProof/>
          <w:lang w:val="en-GB" w:eastAsia="zh-CN"/>
        </w:rPr>
        <w:drawing>
          <wp:inline distT="0" distB="0" distL="0" distR="0" wp14:anchorId="291413AF" wp14:editId="1021AF3B">
            <wp:extent cx="1924050" cy="628015"/>
            <wp:effectExtent l="0" t="0" r="0" b="635"/>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4050" cy="628015"/>
                    </a:xfrm>
                    <a:prstGeom prst="rect">
                      <a:avLst/>
                    </a:prstGeom>
                    <a:noFill/>
                    <a:ln>
                      <a:noFill/>
                    </a:ln>
                  </pic:spPr>
                </pic:pic>
              </a:graphicData>
            </a:graphic>
          </wp:inline>
        </w:drawing>
      </w:r>
    </w:p>
    <w:p w14:paraId="43784C77" w14:textId="77777777" w:rsidR="0042274E" w:rsidRPr="00417716" w:rsidRDefault="0042274E" w:rsidP="0042274E">
      <w:pPr>
        <w:ind w:left="284"/>
        <w:rPr>
          <w:rFonts w:cstheme="minorHAnsi"/>
        </w:rPr>
      </w:pPr>
    </w:p>
    <w:p w14:paraId="791A467F" w14:textId="77777777" w:rsidR="0042274E" w:rsidRPr="00417716" w:rsidRDefault="0042274E" w:rsidP="0042274E">
      <w:pPr>
        <w:ind w:left="284"/>
        <w:rPr>
          <w:rFonts w:cstheme="minorHAnsi"/>
        </w:rPr>
      </w:pPr>
    </w:p>
    <w:p w14:paraId="000F6B1B" w14:textId="77777777" w:rsidR="0042274E" w:rsidRPr="00417716" w:rsidRDefault="0042274E" w:rsidP="0042274E">
      <w:pPr>
        <w:ind w:left="284"/>
        <w:rPr>
          <w:rFonts w:cstheme="minorHAnsi"/>
        </w:rPr>
      </w:pPr>
    </w:p>
    <w:p w14:paraId="6A8C8CC0" w14:textId="77777777" w:rsidR="0042274E" w:rsidRPr="00417716" w:rsidRDefault="0042274E" w:rsidP="0042274E">
      <w:pPr>
        <w:ind w:left="284"/>
        <w:rPr>
          <w:rFonts w:cstheme="minorHAnsi"/>
        </w:rPr>
      </w:pPr>
    </w:p>
    <w:p w14:paraId="2D008675" w14:textId="77777777" w:rsidR="0042274E" w:rsidRPr="00417716" w:rsidRDefault="0042274E" w:rsidP="0042274E">
      <w:pPr>
        <w:ind w:left="284"/>
        <w:rPr>
          <w:rFonts w:cstheme="minorHAnsi"/>
        </w:rPr>
      </w:pPr>
    </w:p>
    <w:p w14:paraId="0832FC6A" w14:textId="77777777" w:rsidR="0042274E" w:rsidRPr="00417716" w:rsidRDefault="0042274E" w:rsidP="0042274E">
      <w:pPr>
        <w:ind w:left="284"/>
        <w:rPr>
          <w:rFonts w:cstheme="minorHAnsi"/>
        </w:rPr>
      </w:pPr>
    </w:p>
    <w:p w14:paraId="270A340B" w14:textId="77777777" w:rsidR="0042274E" w:rsidRPr="00417716" w:rsidRDefault="0042274E" w:rsidP="0042274E">
      <w:pPr>
        <w:ind w:left="284"/>
        <w:rPr>
          <w:rFonts w:cstheme="minorHAnsi"/>
        </w:rPr>
      </w:pPr>
    </w:p>
    <w:p w14:paraId="4D7B530D" w14:textId="77777777" w:rsidR="0042274E" w:rsidRPr="00417716" w:rsidRDefault="0042274E" w:rsidP="0042274E">
      <w:pPr>
        <w:ind w:left="284"/>
        <w:rPr>
          <w:rFonts w:cstheme="minorHAnsi"/>
        </w:rPr>
      </w:pPr>
    </w:p>
    <w:p w14:paraId="0F2DF763" w14:textId="77777777" w:rsidR="0042274E" w:rsidRPr="00417716" w:rsidRDefault="0042274E" w:rsidP="0042274E">
      <w:pPr>
        <w:ind w:left="284"/>
        <w:rPr>
          <w:rFonts w:cstheme="minorHAnsi"/>
        </w:rPr>
      </w:pPr>
    </w:p>
    <w:p w14:paraId="71784663" w14:textId="77777777" w:rsidR="0042274E" w:rsidRPr="00417716" w:rsidRDefault="0042274E" w:rsidP="0042274E">
      <w:pPr>
        <w:tabs>
          <w:tab w:val="center" w:pos="4512"/>
        </w:tabs>
        <w:suppressAutoHyphens/>
        <w:ind w:left="284"/>
        <w:jc w:val="center"/>
        <w:rPr>
          <w:rFonts w:cstheme="minorHAnsi"/>
          <w:b/>
          <w:color w:val="000000"/>
          <w:spacing w:val="-3"/>
          <w:sz w:val="28"/>
          <w:lang w:val="en-GB"/>
        </w:rPr>
      </w:pPr>
    </w:p>
    <w:p w14:paraId="2E31315D" w14:textId="77777777" w:rsidR="0042274E" w:rsidRPr="00417716" w:rsidRDefault="0042274E" w:rsidP="0042274E">
      <w:pPr>
        <w:tabs>
          <w:tab w:val="center" w:pos="4512"/>
        </w:tabs>
        <w:suppressAutoHyphens/>
        <w:ind w:left="284"/>
        <w:jc w:val="center"/>
        <w:rPr>
          <w:rFonts w:cstheme="minorHAnsi"/>
          <w:b/>
          <w:color w:val="000000"/>
          <w:spacing w:val="-3"/>
          <w:sz w:val="28"/>
          <w:lang w:val="en-GB"/>
        </w:rPr>
      </w:pPr>
      <w:r w:rsidRPr="00417716">
        <w:rPr>
          <w:rFonts w:cstheme="minorHAnsi"/>
          <w:b/>
          <w:noProof/>
          <w:color w:val="000000"/>
          <w:spacing w:val="-3"/>
          <w:sz w:val="28"/>
          <w:lang w:val="en-GB" w:eastAsia="zh-CN"/>
        </w:rPr>
        <mc:AlternateContent>
          <mc:Choice Requires="wps">
            <w:drawing>
              <wp:anchor distT="4294967291" distB="4294967291" distL="114300" distR="114300" simplePos="0" relativeHeight="251659264" behindDoc="1" locked="0" layoutInCell="1" allowOverlap="1" wp14:anchorId="046EEBBF" wp14:editId="2E56A2CE">
                <wp:simplePos x="0" y="0"/>
                <wp:positionH relativeFrom="margin">
                  <wp:posOffset>0</wp:posOffset>
                </wp:positionH>
                <wp:positionV relativeFrom="paragraph">
                  <wp:posOffset>57784</wp:posOffset>
                </wp:positionV>
                <wp:extent cx="5962015" cy="0"/>
                <wp:effectExtent l="0" t="19050" r="635" b="19050"/>
                <wp:wrapTight wrapText="bothSides">
                  <wp:wrapPolygon edited="0">
                    <wp:start x="0" y="-1"/>
                    <wp:lineTo x="0" y="-1"/>
                    <wp:lineTo x="21533" y="-1"/>
                    <wp:lineTo x="21533" y="-1"/>
                    <wp:lineTo x="0" y="-1"/>
                  </wp:wrapPolygon>
                </wp:wrapTight>
                <wp:docPr id="23"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015" cy="0"/>
                        </a:xfrm>
                        <a:prstGeom prst="line">
                          <a:avLst/>
                        </a:prstGeom>
                        <a:noFill/>
                        <a:ln w="38100">
                          <a:solidFill>
                            <a:srgbClr val="365F9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65A32E" id="Straight Connector 58" o:spid="_x0000_s1026" style="position:absolute;z-index:-251657216;visibility:visible;mso-wrap-style:square;mso-width-percent:0;mso-height-percent:0;mso-wrap-distance-left:9pt;mso-wrap-distance-top:-1e-4mm;mso-wrap-distance-right:9pt;mso-wrap-distance-bottom:-1e-4mm;mso-position-horizontal:absolute;mso-position-horizontal-relative:margin;mso-position-vertical:absolute;mso-position-vertical-relative:text;mso-width-percent:0;mso-height-percent:0;mso-width-relative:page;mso-height-relative:page" from="0,4.55pt" to="469.4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" strokecolor="#365f91" strokeweight="3pt">
                <v:shadow color="#7f7f7f [1601]" opacity=".5" offset="1pt"/>
                <w10:wrap type="tight" anchorx="margin"/>
              </v:line>
            </w:pict>
          </mc:Fallback>
        </mc:AlternateContent>
      </w:r>
    </w:p>
    <w:p w14:paraId="303F77C1" w14:textId="77777777" w:rsidR="0042274E" w:rsidRPr="00417716" w:rsidRDefault="0042274E" w:rsidP="0042274E">
      <w:pPr>
        <w:pStyle w:val="NormalNGMDS"/>
        <w:spacing w:before="0"/>
        <w:jc w:val="center"/>
        <w:rPr>
          <w:rFonts w:asciiTheme="minorHAnsi" w:hAnsiTheme="minorHAnsi" w:cstheme="minorHAnsi"/>
          <w:b/>
          <w:color w:val="365F91"/>
          <w:sz w:val="44"/>
          <w:szCs w:val="44"/>
        </w:rPr>
      </w:pPr>
    </w:p>
    <w:p w14:paraId="0DE1FF15" w14:textId="77777777" w:rsidR="0042274E" w:rsidRPr="00417716" w:rsidRDefault="0042274E" w:rsidP="0042274E">
      <w:pPr>
        <w:jc w:val="center"/>
        <w:rPr>
          <w:rFonts w:cstheme="minorHAnsi"/>
          <w:b/>
          <w:color w:val="365F91"/>
          <w:sz w:val="44"/>
          <w:szCs w:val="44"/>
        </w:rPr>
      </w:pPr>
      <w:bookmarkStart w:id="0" w:name="_Toc337122381"/>
      <w:bookmarkStart w:id="1" w:name="_Toc337122550"/>
      <w:r w:rsidRPr="00417716">
        <w:rPr>
          <w:rFonts w:cstheme="minorHAnsi"/>
          <w:b/>
          <w:color w:val="365F91"/>
          <w:sz w:val="44"/>
          <w:szCs w:val="44"/>
        </w:rPr>
        <w:t>Interface Specifications</w:t>
      </w:r>
      <w:bookmarkEnd w:id="0"/>
      <w:bookmarkEnd w:id="1"/>
    </w:p>
    <w:p w14:paraId="3203858C" w14:textId="77777777" w:rsidR="0042274E" w:rsidRDefault="0042274E" w:rsidP="0042274E">
      <w:pPr>
        <w:jc w:val="center"/>
        <w:rPr>
          <w:rFonts w:cstheme="minorHAnsi"/>
          <w:b/>
          <w:color w:val="365F91"/>
          <w:sz w:val="44"/>
          <w:szCs w:val="44"/>
        </w:rPr>
      </w:pPr>
      <w:bookmarkStart w:id="2" w:name="_Toc337122382"/>
      <w:bookmarkStart w:id="3" w:name="_Toc337122551"/>
      <w:r w:rsidRPr="00417716">
        <w:rPr>
          <w:rFonts w:cstheme="minorHAnsi"/>
          <w:b/>
          <w:color w:val="365F91"/>
          <w:sz w:val="44"/>
          <w:szCs w:val="44"/>
        </w:rPr>
        <w:t xml:space="preserve">HKEX </w:t>
      </w:r>
      <w:bookmarkEnd w:id="2"/>
      <w:bookmarkEnd w:id="3"/>
      <w:r>
        <w:rPr>
          <w:rFonts w:cstheme="minorHAnsi"/>
          <w:b/>
          <w:color w:val="365F91"/>
          <w:sz w:val="44"/>
          <w:szCs w:val="44"/>
        </w:rPr>
        <w:t xml:space="preserve">Orion Central Gateway </w:t>
      </w:r>
    </w:p>
    <w:p w14:paraId="4C27192F" w14:textId="77777777" w:rsidR="0042274E" w:rsidRDefault="0042274E" w:rsidP="0042274E">
      <w:pPr>
        <w:jc w:val="center"/>
        <w:rPr>
          <w:rFonts w:cstheme="minorHAnsi"/>
          <w:b/>
          <w:color w:val="365F91"/>
          <w:sz w:val="44"/>
          <w:szCs w:val="44"/>
        </w:rPr>
      </w:pPr>
      <w:r>
        <w:rPr>
          <w:rFonts w:cstheme="minorHAnsi"/>
          <w:b/>
          <w:color w:val="365F91"/>
          <w:sz w:val="44"/>
          <w:szCs w:val="44"/>
        </w:rPr>
        <w:t>for Derivatives Market</w:t>
      </w:r>
    </w:p>
    <w:p w14:paraId="12FE0B4D" w14:textId="77777777" w:rsidR="0042274E" w:rsidRPr="00417716" w:rsidRDefault="0042274E" w:rsidP="0042274E">
      <w:pPr>
        <w:jc w:val="center"/>
        <w:rPr>
          <w:rFonts w:cstheme="minorHAnsi"/>
          <w:b/>
          <w:color w:val="365F91"/>
          <w:sz w:val="44"/>
          <w:szCs w:val="44"/>
        </w:rPr>
      </w:pPr>
      <w:r>
        <w:rPr>
          <w:rFonts w:cstheme="minorHAnsi"/>
          <w:b/>
          <w:color w:val="365F91"/>
          <w:sz w:val="44"/>
          <w:szCs w:val="44"/>
        </w:rPr>
        <w:t>(OCG-D)</w:t>
      </w:r>
    </w:p>
    <w:p w14:paraId="370439AD" w14:textId="77777777" w:rsidR="0042274E" w:rsidRPr="00417716" w:rsidRDefault="0042274E" w:rsidP="0042274E">
      <w:pPr>
        <w:jc w:val="center"/>
        <w:rPr>
          <w:rFonts w:cstheme="minorHAnsi"/>
          <w:b/>
          <w:color w:val="365F91"/>
          <w:sz w:val="44"/>
          <w:szCs w:val="44"/>
        </w:rPr>
      </w:pPr>
    </w:p>
    <w:p w14:paraId="38257E3C" w14:textId="77777777" w:rsidR="0042274E" w:rsidRPr="00417716" w:rsidRDefault="0042274E" w:rsidP="0042274E">
      <w:pPr>
        <w:jc w:val="center"/>
        <w:rPr>
          <w:rFonts w:cstheme="minorHAnsi"/>
          <w:b/>
          <w:color w:val="365F91"/>
          <w:sz w:val="44"/>
          <w:szCs w:val="44"/>
        </w:rPr>
      </w:pPr>
      <w:bookmarkStart w:id="4" w:name="_Toc337122383"/>
      <w:bookmarkStart w:id="5" w:name="_Toc337122552"/>
      <w:r>
        <w:rPr>
          <w:rFonts w:cstheme="minorHAnsi"/>
          <w:b/>
          <w:color w:val="365F91"/>
          <w:sz w:val="44"/>
          <w:szCs w:val="44"/>
        </w:rPr>
        <w:t>Binary</w:t>
      </w:r>
      <w:r w:rsidRPr="00417716">
        <w:rPr>
          <w:rFonts w:cstheme="minorHAnsi"/>
          <w:b/>
          <w:color w:val="365F91"/>
          <w:sz w:val="44"/>
          <w:szCs w:val="44"/>
        </w:rPr>
        <w:t xml:space="preserve"> Trading Protocol</w:t>
      </w:r>
      <w:bookmarkEnd w:id="4"/>
      <w:bookmarkEnd w:id="5"/>
    </w:p>
    <w:p w14:paraId="11689C37" w14:textId="77777777" w:rsidR="0042274E" w:rsidRPr="00417716" w:rsidRDefault="0042274E" w:rsidP="0042274E">
      <w:pPr>
        <w:tabs>
          <w:tab w:val="center" w:pos="4512"/>
        </w:tabs>
        <w:suppressAutoHyphens/>
        <w:ind w:left="284"/>
        <w:jc w:val="center"/>
        <w:rPr>
          <w:rFonts w:cstheme="minorHAnsi"/>
          <w:b/>
          <w:color w:val="000000"/>
          <w:spacing w:val="-3"/>
          <w:sz w:val="28"/>
          <w:lang w:val="en-GB"/>
        </w:rPr>
      </w:pPr>
    </w:p>
    <w:p w14:paraId="753DAA57" w14:textId="77777777" w:rsidR="0042274E" w:rsidRPr="00417716" w:rsidRDefault="0042274E" w:rsidP="0042274E">
      <w:pPr>
        <w:tabs>
          <w:tab w:val="center" w:pos="4512"/>
        </w:tabs>
        <w:suppressAutoHyphens/>
        <w:ind w:left="284"/>
        <w:jc w:val="center"/>
        <w:rPr>
          <w:rFonts w:cstheme="minorHAnsi"/>
          <w:b/>
          <w:color w:val="000000"/>
          <w:spacing w:val="-3"/>
          <w:lang w:val="en-GB"/>
        </w:rPr>
      </w:pPr>
      <w:r w:rsidRPr="00417716">
        <w:rPr>
          <w:rFonts w:cstheme="minorHAnsi"/>
          <w:b/>
          <w:noProof/>
          <w:color w:val="000000"/>
          <w:spacing w:val="-3"/>
          <w:lang w:val="en-GB" w:eastAsia="zh-CN"/>
        </w:rPr>
        <mc:AlternateContent>
          <mc:Choice Requires="wps">
            <w:drawing>
              <wp:anchor distT="4294967291" distB="4294967291" distL="114300" distR="114300" simplePos="0" relativeHeight="251660288" behindDoc="1" locked="0" layoutInCell="1" allowOverlap="1" wp14:anchorId="4CB08DF2" wp14:editId="2C4254B2">
                <wp:simplePos x="0" y="0"/>
                <wp:positionH relativeFrom="margin">
                  <wp:posOffset>-19050</wp:posOffset>
                </wp:positionH>
                <wp:positionV relativeFrom="paragraph">
                  <wp:posOffset>10159</wp:posOffset>
                </wp:positionV>
                <wp:extent cx="5962015" cy="0"/>
                <wp:effectExtent l="0" t="19050" r="635" b="19050"/>
                <wp:wrapTight wrapText="bothSides">
                  <wp:wrapPolygon edited="0">
                    <wp:start x="0" y="-1"/>
                    <wp:lineTo x="0" y="-1"/>
                    <wp:lineTo x="21533" y="-1"/>
                    <wp:lineTo x="21533" y="-1"/>
                    <wp:lineTo x="0" y="-1"/>
                  </wp:wrapPolygon>
                </wp:wrapTight>
                <wp:docPr id="22"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015" cy="0"/>
                        </a:xfrm>
                        <a:prstGeom prst="line">
                          <a:avLst/>
                        </a:prstGeom>
                        <a:noFill/>
                        <a:ln w="31750">
                          <a:solidFill>
                            <a:srgbClr val="365F9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2C8012" id="Line 23" o:spid="_x0000_s1026" style="position:absolute;z-index:-251656192;visibility:visible;mso-wrap-style:square;mso-width-percent:0;mso-height-percent:0;mso-wrap-distance-left:9pt;mso-wrap-distance-top:-1e-4mm;mso-wrap-distance-right:9pt;mso-wrap-distance-bottom:-1e-4mm;mso-position-horizontal:absolute;mso-position-horizontal-relative:margin;mso-position-vertical:absolute;mso-position-vertical-relative:text;mso-width-percent:0;mso-height-percent:0;mso-width-relative:page;mso-height-relative:page" from="-1.5pt,.8pt" to="467.9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" strokecolor="#365f91" strokeweight="2.5pt">
                <w10:wrap type="tight" anchorx="margin"/>
              </v:line>
            </w:pict>
          </mc:Fallback>
        </mc:AlternateContent>
      </w:r>
    </w:p>
    <w:p w14:paraId="59BCCCEE" w14:textId="77777777" w:rsidR="0042274E" w:rsidRPr="00417716" w:rsidRDefault="0042274E" w:rsidP="0042274E">
      <w:pPr>
        <w:tabs>
          <w:tab w:val="center" w:pos="4512"/>
        </w:tabs>
        <w:suppressAutoHyphens/>
        <w:ind w:left="284"/>
        <w:jc w:val="center"/>
        <w:rPr>
          <w:rFonts w:cstheme="minorHAnsi"/>
          <w:b/>
          <w:color w:val="000000"/>
          <w:spacing w:val="-3"/>
          <w:lang w:val="en-GB"/>
        </w:rPr>
      </w:pPr>
    </w:p>
    <w:p w14:paraId="3B0EB415" w14:textId="77777777" w:rsidR="0042274E" w:rsidRPr="00417716" w:rsidRDefault="0042274E" w:rsidP="0042274E">
      <w:pPr>
        <w:tabs>
          <w:tab w:val="center" w:pos="4512"/>
        </w:tabs>
        <w:suppressAutoHyphens/>
        <w:ind w:left="284"/>
        <w:jc w:val="center"/>
        <w:rPr>
          <w:rFonts w:cstheme="minorHAnsi"/>
          <w:b/>
          <w:color w:val="000000"/>
          <w:spacing w:val="-3"/>
          <w:lang w:val="en-GB"/>
        </w:rPr>
      </w:pPr>
    </w:p>
    <w:p w14:paraId="3E1F5981" w14:textId="77777777" w:rsidR="0042274E" w:rsidRPr="00417716" w:rsidRDefault="0042274E" w:rsidP="0042274E">
      <w:pPr>
        <w:tabs>
          <w:tab w:val="left" w:pos="-720"/>
        </w:tabs>
        <w:suppressAutoHyphens/>
        <w:ind w:left="284"/>
        <w:jc w:val="both"/>
        <w:rPr>
          <w:rFonts w:cstheme="minorHAnsi"/>
          <w:b/>
          <w:color w:val="000000"/>
          <w:spacing w:val="-3"/>
          <w:lang w:val="en-GB"/>
        </w:rPr>
      </w:pPr>
    </w:p>
    <w:p w14:paraId="53B97577" w14:textId="77777777" w:rsidR="0042274E" w:rsidRPr="00417716" w:rsidRDefault="0042274E" w:rsidP="0042274E">
      <w:pPr>
        <w:tabs>
          <w:tab w:val="left" w:pos="-720"/>
        </w:tabs>
        <w:suppressAutoHyphens/>
        <w:ind w:left="284"/>
        <w:jc w:val="both"/>
        <w:rPr>
          <w:rFonts w:cstheme="minorHAnsi"/>
          <w:color w:val="000000"/>
          <w:spacing w:val="-3"/>
          <w:lang w:val="en-GB"/>
        </w:rPr>
      </w:pPr>
    </w:p>
    <w:p w14:paraId="0CDC3AA3" w14:textId="77777777" w:rsidR="0042274E" w:rsidRPr="00417716" w:rsidRDefault="0042274E" w:rsidP="0042274E">
      <w:pPr>
        <w:pStyle w:val="NormalNGMDS"/>
        <w:jc w:val="right"/>
        <w:rPr>
          <w:rFonts w:asciiTheme="minorHAnsi" w:hAnsiTheme="minorHAnsi" w:cstheme="minorHAnsi"/>
          <w:color w:val="365F91"/>
          <w:sz w:val="28"/>
          <w:szCs w:val="28"/>
        </w:rPr>
      </w:pPr>
    </w:p>
    <w:p w14:paraId="77C241F9" w14:textId="77777777" w:rsidR="0042274E" w:rsidRPr="00417716" w:rsidRDefault="0042274E" w:rsidP="0042274E">
      <w:pPr>
        <w:jc w:val="right"/>
        <w:rPr>
          <w:rFonts w:cstheme="minorHAnsi"/>
          <w:color w:val="365F91"/>
          <w:sz w:val="28"/>
          <w:szCs w:val="28"/>
        </w:rPr>
      </w:pPr>
      <w:bookmarkStart w:id="6" w:name="_Toc337122384"/>
      <w:bookmarkStart w:id="7" w:name="_Toc337122553"/>
      <w:r w:rsidRPr="00417716">
        <w:rPr>
          <w:rFonts w:cstheme="minorHAnsi"/>
          <w:color w:val="365F91"/>
          <w:sz w:val="28"/>
          <w:szCs w:val="28"/>
        </w:rPr>
        <w:t xml:space="preserve">Version </w:t>
      </w:r>
      <w:bookmarkEnd w:id="6"/>
      <w:bookmarkEnd w:id="7"/>
      <w:r>
        <w:rPr>
          <w:rFonts w:cstheme="minorHAnsi"/>
          <w:color w:val="365F91"/>
          <w:sz w:val="28"/>
          <w:szCs w:val="28"/>
        </w:rPr>
        <w:t>xxx</w:t>
      </w:r>
    </w:p>
    <w:p w14:paraId="7269E796" w14:textId="77777777" w:rsidR="0042274E" w:rsidRPr="00417716" w:rsidRDefault="0042274E" w:rsidP="0042274E">
      <w:pPr>
        <w:wordWrap w:val="0"/>
        <w:jc w:val="right"/>
        <w:rPr>
          <w:rFonts w:cstheme="minorHAnsi"/>
          <w:color w:val="365F91"/>
          <w:sz w:val="28"/>
          <w:szCs w:val="28"/>
        </w:rPr>
      </w:pPr>
      <w:r>
        <w:rPr>
          <w:rFonts w:cstheme="minorHAnsi"/>
          <w:color w:val="365F91"/>
          <w:sz w:val="28"/>
          <w:szCs w:val="28"/>
        </w:rPr>
        <w:t>dd</w:t>
      </w:r>
      <w:r w:rsidRPr="00417716">
        <w:rPr>
          <w:rFonts w:cstheme="minorHAnsi"/>
          <w:color w:val="365F91"/>
          <w:sz w:val="28"/>
          <w:szCs w:val="28"/>
        </w:rPr>
        <w:t xml:space="preserve"> </w:t>
      </w:r>
      <w:r>
        <w:rPr>
          <w:rFonts w:cstheme="minorHAnsi"/>
          <w:color w:val="365F91"/>
          <w:sz w:val="28"/>
          <w:szCs w:val="28"/>
        </w:rPr>
        <w:t>mmm yyyy</w:t>
      </w:r>
    </w:p>
    <w:p w14:paraId="63E668B1" w14:textId="77777777" w:rsidR="0042274E" w:rsidRPr="00417716" w:rsidRDefault="0042274E" w:rsidP="0042274E">
      <w:pPr>
        <w:tabs>
          <w:tab w:val="left" w:pos="-720"/>
        </w:tabs>
        <w:suppressAutoHyphens/>
        <w:ind w:left="284"/>
        <w:jc w:val="right"/>
        <w:rPr>
          <w:rFonts w:cstheme="minorHAnsi"/>
          <w:color w:val="365F91"/>
          <w:spacing w:val="-3"/>
          <w:sz w:val="28"/>
          <w:szCs w:val="28"/>
          <w:lang w:val="en-GB"/>
        </w:rPr>
      </w:pPr>
    </w:p>
    <w:p w14:paraId="194B2A3E" w14:textId="77777777" w:rsidR="0042274E" w:rsidRPr="00417716" w:rsidRDefault="0042274E" w:rsidP="0042274E">
      <w:pPr>
        <w:pStyle w:val="NormalNGMDS"/>
        <w:jc w:val="left"/>
        <w:rPr>
          <w:rFonts w:asciiTheme="minorHAnsi" w:hAnsiTheme="minorHAnsi" w:cstheme="minorHAnsi"/>
          <w:color w:val="365F91"/>
          <w:sz w:val="28"/>
          <w:szCs w:val="28"/>
        </w:rPr>
      </w:pPr>
    </w:p>
    <w:p w14:paraId="73A03B20" w14:textId="77777777" w:rsidR="0042274E" w:rsidRPr="00417716" w:rsidRDefault="0042274E" w:rsidP="0042274E">
      <w:pPr>
        <w:rPr>
          <w:rFonts w:cstheme="minorHAnsi"/>
          <w:color w:val="365F91"/>
          <w:sz w:val="28"/>
          <w:szCs w:val="28"/>
        </w:rPr>
      </w:pPr>
      <w:r w:rsidRPr="00417716">
        <w:rPr>
          <w:rFonts w:cstheme="minorHAnsi"/>
          <w:color w:val="365F91"/>
          <w:sz w:val="28"/>
          <w:szCs w:val="28"/>
        </w:rPr>
        <w:t xml:space="preserve">© Copyright </w:t>
      </w:r>
      <w:r>
        <w:rPr>
          <w:rFonts w:cstheme="minorHAnsi"/>
          <w:color w:val="365F91"/>
          <w:sz w:val="28"/>
          <w:szCs w:val="28"/>
        </w:rPr>
        <w:t>yyyy</w:t>
      </w:r>
      <w:r w:rsidRPr="00417716">
        <w:rPr>
          <w:rFonts w:cstheme="minorHAnsi"/>
          <w:color w:val="365F91"/>
          <w:sz w:val="28"/>
          <w:szCs w:val="28"/>
        </w:rPr>
        <w:t xml:space="preserve"> HKEX</w:t>
      </w:r>
    </w:p>
    <w:p w14:paraId="65093A13" w14:textId="77777777" w:rsidR="0042274E" w:rsidRPr="00417716" w:rsidRDefault="0042274E" w:rsidP="0042274E">
      <w:pPr>
        <w:rPr>
          <w:rFonts w:cstheme="minorHAnsi"/>
          <w:color w:val="365F91"/>
          <w:sz w:val="28"/>
          <w:szCs w:val="28"/>
        </w:rPr>
      </w:pPr>
      <w:bookmarkStart w:id="8" w:name="_Toc337122385"/>
      <w:bookmarkStart w:id="9" w:name="_Toc337122554"/>
      <w:r w:rsidRPr="00417716">
        <w:rPr>
          <w:rFonts w:cstheme="minorHAnsi"/>
          <w:color w:val="365F91"/>
          <w:sz w:val="28"/>
          <w:szCs w:val="28"/>
        </w:rPr>
        <w:t>All Rights Reserved</w:t>
      </w:r>
      <w:bookmarkEnd w:id="8"/>
      <w:bookmarkEnd w:id="9"/>
    </w:p>
    <w:p w14:paraId="2E05EA0F" w14:textId="77777777" w:rsidR="0042274E" w:rsidRPr="00417716" w:rsidRDefault="0042274E" w:rsidP="0042274E">
      <w:pPr>
        <w:pStyle w:val="NormalNGMDS"/>
        <w:jc w:val="left"/>
        <w:rPr>
          <w:rFonts w:asciiTheme="minorHAnsi" w:hAnsiTheme="minorHAnsi" w:cstheme="minorHAnsi"/>
          <w:color w:val="365F91"/>
          <w:sz w:val="28"/>
          <w:szCs w:val="28"/>
        </w:rPr>
        <w:sectPr w:rsidR="0042274E" w:rsidRPr="00417716" w:rsidSect="0042274E">
          <w:headerReference w:type="default" r:id="rId9"/>
          <w:footerReference w:type="default" r:id="rId10"/>
          <w:pgSz w:w="11909" w:h="16834" w:code="9"/>
          <w:pgMar w:top="1440" w:right="1440" w:bottom="1440" w:left="1440" w:header="720" w:footer="720" w:gutter="0"/>
          <w:cols w:space="720"/>
          <w:titlePg/>
          <w:docGrid w:linePitch="360"/>
        </w:sectPr>
      </w:pPr>
    </w:p>
    <w:p w14:paraId="33F0FE4B" w14:textId="77777777" w:rsidR="0042274E" w:rsidRPr="00417716" w:rsidRDefault="0042274E" w:rsidP="0042274E">
      <w:pPr>
        <w:rPr>
          <w:rFonts w:cstheme="minorHAnsi"/>
        </w:rPr>
      </w:pPr>
    </w:p>
    <w:p w14:paraId="3F58499B" w14:textId="77777777" w:rsidR="0042274E" w:rsidRPr="00417716" w:rsidRDefault="0042274E" w:rsidP="0042274E">
      <w:pPr>
        <w:rPr>
          <w:rFonts w:cstheme="minorHAnsi"/>
          <w:b/>
          <w:color w:val="365F91"/>
          <w:sz w:val="36"/>
          <w:szCs w:val="36"/>
        </w:rPr>
      </w:pPr>
      <w:bookmarkStart w:id="10" w:name="_Toc337122386"/>
      <w:bookmarkStart w:id="11" w:name="_Toc337122555"/>
      <w:r w:rsidRPr="00417716">
        <w:rPr>
          <w:rFonts w:cstheme="minorHAnsi"/>
          <w:b/>
          <w:color w:val="365F91"/>
          <w:sz w:val="36"/>
          <w:szCs w:val="36"/>
        </w:rPr>
        <w:t>Table of Contents</w:t>
      </w:r>
      <w:bookmarkEnd w:id="10"/>
      <w:bookmarkEnd w:id="11"/>
    </w:p>
    <w:p w14:paraId="390C884A" w14:textId="77777777" w:rsidR="0042274E" w:rsidRPr="00417716" w:rsidRDefault="0042274E" w:rsidP="0042274E">
      <w:pPr>
        <w:rPr>
          <w:rFonts w:cstheme="minorHAnsi"/>
          <w:b/>
          <w:color w:val="365F91"/>
          <w:sz w:val="36"/>
          <w:szCs w:val="36"/>
        </w:rPr>
      </w:pPr>
    </w:p>
    <w:p w14:paraId="582699D9" w14:textId="209D212C" w:rsidR="00256F45" w:rsidRDefault="0042274E">
      <w:pPr>
        <w:pStyle w:val="TOC1"/>
        <w:rPr>
          <w:rFonts w:eastAsiaTheme="minorEastAsia" w:cstheme="minorBidi"/>
          <w:b w:val="0"/>
          <w:bCs w:val="0"/>
          <w:kern w:val="2"/>
          <w:sz w:val="24"/>
          <w:szCs w:val="24"/>
          <w:lang w:eastAsia="zh-CN"/>
          <w14:ligatures w14:val="standardContextual"/>
        </w:rPr>
      </w:pPr>
      <w:r w:rsidRPr="00417716">
        <w:rPr>
          <w:rFonts w:cstheme="minorHAnsi"/>
        </w:rPr>
        <w:fldChar w:fldCharType="begin"/>
      </w:r>
      <w:r w:rsidRPr="00417716">
        <w:rPr>
          <w:rFonts w:cstheme="minorHAnsi"/>
        </w:rPr>
        <w:instrText xml:space="preserve"> TOC \o "1-4" \h \z \t "Subtitle,1" </w:instrText>
      </w:r>
      <w:r w:rsidRPr="00417716">
        <w:rPr>
          <w:rFonts w:cstheme="minorHAnsi"/>
        </w:rPr>
        <w:fldChar w:fldCharType="separate"/>
      </w:r>
      <w:hyperlink w:anchor="_Toc170578736" w:history="1">
        <w:r w:rsidR="00256F45" w:rsidRPr="000977D1">
          <w:rPr>
            <w:rStyle w:val="Hyperlink"/>
          </w:rPr>
          <w:t>1.</w:t>
        </w:r>
        <w:r w:rsidR="00256F45">
          <w:rPr>
            <w:rFonts w:eastAsiaTheme="minorEastAsia" w:cstheme="minorBidi"/>
            <w:b w:val="0"/>
            <w:bCs w:val="0"/>
            <w:kern w:val="2"/>
            <w:sz w:val="24"/>
            <w:szCs w:val="24"/>
            <w:lang w:eastAsia="zh-CN"/>
            <w14:ligatures w14:val="standardContextual"/>
          </w:rPr>
          <w:tab/>
        </w:r>
        <w:r w:rsidR="00256F45" w:rsidRPr="000977D1">
          <w:rPr>
            <w:rStyle w:val="Hyperlink"/>
          </w:rPr>
          <w:t>Document Control</w:t>
        </w:r>
        <w:r w:rsidR="00256F45">
          <w:rPr>
            <w:webHidden/>
          </w:rPr>
          <w:tab/>
        </w:r>
        <w:r w:rsidR="00256F45">
          <w:rPr>
            <w:webHidden/>
          </w:rPr>
          <w:fldChar w:fldCharType="begin"/>
        </w:r>
        <w:r w:rsidR="00256F45">
          <w:rPr>
            <w:webHidden/>
          </w:rPr>
          <w:instrText xml:space="preserve"> PAGEREF _Toc170578736 \h </w:instrText>
        </w:r>
        <w:r w:rsidR="00256F45">
          <w:rPr>
            <w:webHidden/>
          </w:rPr>
        </w:r>
        <w:r w:rsidR="00256F45">
          <w:rPr>
            <w:webHidden/>
          </w:rPr>
          <w:fldChar w:fldCharType="separate"/>
        </w:r>
        <w:r w:rsidR="00256F45">
          <w:rPr>
            <w:webHidden/>
          </w:rPr>
          <w:t>7</w:t>
        </w:r>
        <w:r w:rsidR="00256F45">
          <w:rPr>
            <w:webHidden/>
          </w:rPr>
          <w:fldChar w:fldCharType="end"/>
        </w:r>
      </w:hyperlink>
    </w:p>
    <w:p w14:paraId="5BE8F265" w14:textId="503CADBF" w:rsidR="00256F45" w:rsidRDefault="00000000">
      <w:pPr>
        <w:pStyle w:val="TOC2"/>
        <w:rPr>
          <w:rFonts w:eastAsiaTheme="minorEastAsia" w:cstheme="minorBidi"/>
          <w:kern w:val="2"/>
          <w:sz w:val="24"/>
          <w:szCs w:val="24"/>
          <w:lang w:eastAsia="zh-CN"/>
          <w14:ligatures w14:val="standardContextual"/>
        </w:rPr>
      </w:pPr>
      <w:hyperlink w:anchor="_Toc170578737" w:history="1">
        <w:r w:rsidR="00256F45" w:rsidRPr="000977D1">
          <w:rPr>
            <w:rStyle w:val="Hyperlink"/>
            <w:rFonts w:cstheme="minorHAnsi"/>
          </w:rPr>
          <w:t>1.1</w:t>
        </w:r>
        <w:r w:rsidR="00256F45">
          <w:rPr>
            <w:rFonts w:eastAsiaTheme="minorEastAsia" w:cstheme="minorBidi"/>
            <w:kern w:val="2"/>
            <w:sz w:val="24"/>
            <w:szCs w:val="24"/>
            <w:lang w:eastAsia="zh-CN"/>
            <w14:ligatures w14:val="standardContextual"/>
          </w:rPr>
          <w:tab/>
        </w:r>
        <w:r w:rsidR="00256F45" w:rsidRPr="000977D1">
          <w:rPr>
            <w:rStyle w:val="Hyperlink"/>
            <w:rFonts w:cstheme="minorHAnsi"/>
          </w:rPr>
          <w:t>Change History</w:t>
        </w:r>
        <w:r w:rsidR="00256F45">
          <w:rPr>
            <w:webHidden/>
          </w:rPr>
          <w:tab/>
        </w:r>
        <w:r w:rsidR="00256F45">
          <w:rPr>
            <w:webHidden/>
          </w:rPr>
          <w:fldChar w:fldCharType="begin"/>
        </w:r>
        <w:r w:rsidR="00256F45">
          <w:rPr>
            <w:webHidden/>
          </w:rPr>
          <w:instrText xml:space="preserve"> PAGEREF _Toc170578737 \h </w:instrText>
        </w:r>
        <w:r w:rsidR="00256F45">
          <w:rPr>
            <w:webHidden/>
          </w:rPr>
        </w:r>
        <w:r w:rsidR="00256F45">
          <w:rPr>
            <w:webHidden/>
          </w:rPr>
          <w:fldChar w:fldCharType="separate"/>
        </w:r>
        <w:r w:rsidR="00256F45">
          <w:rPr>
            <w:webHidden/>
          </w:rPr>
          <w:t>7</w:t>
        </w:r>
        <w:r w:rsidR="00256F45">
          <w:rPr>
            <w:webHidden/>
          </w:rPr>
          <w:fldChar w:fldCharType="end"/>
        </w:r>
      </w:hyperlink>
    </w:p>
    <w:p w14:paraId="12A8015C" w14:textId="7B54A074" w:rsidR="00256F45" w:rsidRDefault="00000000">
      <w:pPr>
        <w:pStyle w:val="TOC1"/>
        <w:rPr>
          <w:rFonts w:eastAsiaTheme="minorEastAsia" w:cstheme="minorBidi"/>
          <w:b w:val="0"/>
          <w:bCs w:val="0"/>
          <w:kern w:val="2"/>
          <w:sz w:val="24"/>
          <w:szCs w:val="24"/>
          <w:lang w:eastAsia="zh-CN"/>
          <w14:ligatures w14:val="standardContextual"/>
        </w:rPr>
      </w:pPr>
      <w:hyperlink w:anchor="_Toc170578738" w:history="1">
        <w:r w:rsidR="00256F45" w:rsidRPr="000977D1">
          <w:rPr>
            <w:rStyle w:val="Hyperlink"/>
          </w:rPr>
          <w:t>2.</w:t>
        </w:r>
        <w:r w:rsidR="00256F45">
          <w:rPr>
            <w:rFonts w:eastAsiaTheme="minorEastAsia" w:cstheme="minorBidi"/>
            <w:b w:val="0"/>
            <w:bCs w:val="0"/>
            <w:kern w:val="2"/>
            <w:sz w:val="24"/>
            <w:szCs w:val="24"/>
            <w:lang w:eastAsia="zh-CN"/>
            <w14:ligatures w14:val="standardContextual"/>
          </w:rPr>
          <w:tab/>
        </w:r>
        <w:r w:rsidR="00256F45" w:rsidRPr="000977D1">
          <w:rPr>
            <w:rStyle w:val="Hyperlink"/>
          </w:rPr>
          <w:t>Introduction</w:t>
        </w:r>
        <w:r w:rsidR="00256F45">
          <w:rPr>
            <w:webHidden/>
          </w:rPr>
          <w:tab/>
        </w:r>
        <w:r w:rsidR="00256F45">
          <w:rPr>
            <w:webHidden/>
          </w:rPr>
          <w:fldChar w:fldCharType="begin"/>
        </w:r>
        <w:r w:rsidR="00256F45">
          <w:rPr>
            <w:webHidden/>
          </w:rPr>
          <w:instrText xml:space="preserve"> PAGEREF _Toc170578738 \h </w:instrText>
        </w:r>
        <w:r w:rsidR="00256F45">
          <w:rPr>
            <w:webHidden/>
          </w:rPr>
        </w:r>
        <w:r w:rsidR="00256F45">
          <w:rPr>
            <w:webHidden/>
          </w:rPr>
          <w:fldChar w:fldCharType="separate"/>
        </w:r>
        <w:r w:rsidR="00256F45">
          <w:rPr>
            <w:webHidden/>
          </w:rPr>
          <w:t>8</w:t>
        </w:r>
        <w:r w:rsidR="00256F45">
          <w:rPr>
            <w:webHidden/>
          </w:rPr>
          <w:fldChar w:fldCharType="end"/>
        </w:r>
      </w:hyperlink>
    </w:p>
    <w:p w14:paraId="5248D2C7" w14:textId="23EBE11C" w:rsidR="00256F45" w:rsidRDefault="00000000">
      <w:pPr>
        <w:pStyle w:val="TOC1"/>
        <w:rPr>
          <w:rFonts w:eastAsiaTheme="minorEastAsia" w:cstheme="minorBidi"/>
          <w:b w:val="0"/>
          <w:bCs w:val="0"/>
          <w:kern w:val="2"/>
          <w:sz w:val="24"/>
          <w:szCs w:val="24"/>
          <w:lang w:eastAsia="zh-CN"/>
          <w14:ligatures w14:val="standardContextual"/>
        </w:rPr>
      </w:pPr>
      <w:hyperlink w:anchor="_Toc170578739" w:history="1">
        <w:r w:rsidR="00256F45" w:rsidRPr="000977D1">
          <w:rPr>
            <w:rStyle w:val="Hyperlink"/>
          </w:rPr>
          <w:t>3.</w:t>
        </w:r>
        <w:r w:rsidR="00256F45">
          <w:rPr>
            <w:rFonts w:eastAsiaTheme="minorEastAsia" w:cstheme="minorBidi"/>
            <w:b w:val="0"/>
            <w:bCs w:val="0"/>
            <w:kern w:val="2"/>
            <w:sz w:val="24"/>
            <w:szCs w:val="24"/>
            <w:lang w:eastAsia="zh-CN"/>
            <w14:ligatures w14:val="standardContextual"/>
          </w:rPr>
          <w:tab/>
        </w:r>
        <w:r w:rsidR="00256F45" w:rsidRPr="000977D1">
          <w:rPr>
            <w:rStyle w:val="Hyperlink"/>
          </w:rPr>
          <w:t>Connectivity</w:t>
        </w:r>
        <w:r w:rsidR="00256F45">
          <w:rPr>
            <w:webHidden/>
          </w:rPr>
          <w:tab/>
        </w:r>
        <w:r w:rsidR="00256F45">
          <w:rPr>
            <w:webHidden/>
          </w:rPr>
          <w:fldChar w:fldCharType="begin"/>
        </w:r>
        <w:r w:rsidR="00256F45">
          <w:rPr>
            <w:webHidden/>
          </w:rPr>
          <w:instrText xml:space="preserve"> PAGEREF _Toc170578739 \h </w:instrText>
        </w:r>
        <w:r w:rsidR="00256F45">
          <w:rPr>
            <w:webHidden/>
          </w:rPr>
        </w:r>
        <w:r w:rsidR="00256F45">
          <w:rPr>
            <w:webHidden/>
          </w:rPr>
          <w:fldChar w:fldCharType="separate"/>
        </w:r>
        <w:r w:rsidR="00256F45">
          <w:rPr>
            <w:webHidden/>
          </w:rPr>
          <w:t>9</w:t>
        </w:r>
        <w:r w:rsidR="00256F45">
          <w:rPr>
            <w:webHidden/>
          </w:rPr>
          <w:fldChar w:fldCharType="end"/>
        </w:r>
      </w:hyperlink>
    </w:p>
    <w:p w14:paraId="4ECB0A83" w14:textId="146B5BF5" w:rsidR="00256F45" w:rsidRDefault="00000000">
      <w:pPr>
        <w:pStyle w:val="TOC2"/>
        <w:rPr>
          <w:rFonts w:eastAsiaTheme="minorEastAsia" w:cstheme="minorBidi"/>
          <w:kern w:val="2"/>
          <w:sz w:val="24"/>
          <w:szCs w:val="24"/>
          <w:lang w:eastAsia="zh-CN"/>
          <w14:ligatures w14:val="standardContextual"/>
        </w:rPr>
      </w:pPr>
      <w:hyperlink w:anchor="_Toc170578740" w:history="1">
        <w:r w:rsidR="00256F45" w:rsidRPr="000977D1">
          <w:rPr>
            <w:rStyle w:val="Hyperlink"/>
            <w:rFonts w:cstheme="minorHAnsi"/>
          </w:rPr>
          <w:t>3.1</w:t>
        </w:r>
        <w:r w:rsidR="00256F45">
          <w:rPr>
            <w:rFonts w:eastAsiaTheme="minorEastAsia" w:cstheme="minorBidi"/>
            <w:kern w:val="2"/>
            <w:sz w:val="24"/>
            <w:szCs w:val="24"/>
            <w:lang w:eastAsia="zh-CN"/>
            <w14:ligatures w14:val="standardContextual"/>
          </w:rPr>
          <w:tab/>
        </w:r>
        <w:r w:rsidR="00256F45" w:rsidRPr="000977D1">
          <w:rPr>
            <w:rStyle w:val="Hyperlink"/>
            <w:rFonts w:cstheme="minorHAnsi"/>
          </w:rPr>
          <w:t>Comp ID and Session</w:t>
        </w:r>
        <w:r w:rsidR="00256F45">
          <w:rPr>
            <w:webHidden/>
          </w:rPr>
          <w:tab/>
        </w:r>
        <w:r w:rsidR="00256F45">
          <w:rPr>
            <w:webHidden/>
          </w:rPr>
          <w:fldChar w:fldCharType="begin"/>
        </w:r>
        <w:r w:rsidR="00256F45">
          <w:rPr>
            <w:webHidden/>
          </w:rPr>
          <w:instrText xml:space="preserve"> PAGEREF _Toc170578740 \h </w:instrText>
        </w:r>
        <w:r w:rsidR="00256F45">
          <w:rPr>
            <w:webHidden/>
          </w:rPr>
        </w:r>
        <w:r w:rsidR="00256F45">
          <w:rPr>
            <w:webHidden/>
          </w:rPr>
          <w:fldChar w:fldCharType="separate"/>
        </w:r>
        <w:r w:rsidR="00256F45">
          <w:rPr>
            <w:webHidden/>
          </w:rPr>
          <w:t>9</w:t>
        </w:r>
        <w:r w:rsidR="00256F45">
          <w:rPr>
            <w:webHidden/>
          </w:rPr>
          <w:fldChar w:fldCharType="end"/>
        </w:r>
      </w:hyperlink>
    </w:p>
    <w:p w14:paraId="5E5F24D8" w14:textId="7399D038" w:rsidR="00256F45" w:rsidRDefault="00000000">
      <w:pPr>
        <w:pStyle w:val="TOC2"/>
        <w:rPr>
          <w:rFonts w:eastAsiaTheme="minorEastAsia" w:cstheme="minorBidi"/>
          <w:kern w:val="2"/>
          <w:sz w:val="24"/>
          <w:szCs w:val="24"/>
          <w:lang w:eastAsia="zh-CN"/>
          <w14:ligatures w14:val="standardContextual"/>
        </w:rPr>
      </w:pPr>
      <w:hyperlink w:anchor="_Toc170578741" w:history="1">
        <w:r w:rsidR="00256F45" w:rsidRPr="000977D1">
          <w:rPr>
            <w:rStyle w:val="Hyperlink"/>
          </w:rPr>
          <w:t>3.2</w:t>
        </w:r>
        <w:r w:rsidR="00256F45">
          <w:rPr>
            <w:rFonts w:eastAsiaTheme="minorEastAsia" w:cstheme="minorBidi"/>
            <w:kern w:val="2"/>
            <w:sz w:val="24"/>
            <w:szCs w:val="24"/>
            <w:lang w:eastAsia="zh-CN"/>
            <w14:ligatures w14:val="standardContextual"/>
          </w:rPr>
          <w:tab/>
        </w:r>
        <w:r w:rsidR="00256F45" w:rsidRPr="000977D1">
          <w:rPr>
            <w:rStyle w:val="Hyperlink"/>
          </w:rPr>
          <w:t>Lookup Service</w:t>
        </w:r>
        <w:r w:rsidR="00256F45">
          <w:rPr>
            <w:webHidden/>
          </w:rPr>
          <w:tab/>
        </w:r>
        <w:r w:rsidR="00256F45">
          <w:rPr>
            <w:webHidden/>
          </w:rPr>
          <w:fldChar w:fldCharType="begin"/>
        </w:r>
        <w:r w:rsidR="00256F45">
          <w:rPr>
            <w:webHidden/>
          </w:rPr>
          <w:instrText xml:space="preserve"> PAGEREF _Toc170578741 \h </w:instrText>
        </w:r>
        <w:r w:rsidR="00256F45">
          <w:rPr>
            <w:webHidden/>
          </w:rPr>
        </w:r>
        <w:r w:rsidR="00256F45">
          <w:rPr>
            <w:webHidden/>
          </w:rPr>
          <w:fldChar w:fldCharType="separate"/>
        </w:r>
        <w:r w:rsidR="00256F45">
          <w:rPr>
            <w:webHidden/>
          </w:rPr>
          <w:t>9</w:t>
        </w:r>
        <w:r w:rsidR="00256F45">
          <w:rPr>
            <w:webHidden/>
          </w:rPr>
          <w:fldChar w:fldCharType="end"/>
        </w:r>
      </w:hyperlink>
    </w:p>
    <w:p w14:paraId="031569D5" w14:textId="2D10C6B0" w:rsidR="00256F45" w:rsidRDefault="00000000">
      <w:pPr>
        <w:pStyle w:val="TOC2"/>
        <w:rPr>
          <w:rFonts w:eastAsiaTheme="minorEastAsia" w:cstheme="minorBidi"/>
          <w:kern w:val="2"/>
          <w:sz w:val="24"/>
          <w:szCs w:val="24"/>
          <w:lang w:eastAsia="zh-CN"/>
          <w14:ligatures w14:val="standardContextual"/>
        </w:rPr>
      </w:pPr>
      <w:hyperlink w:anchor="_Toc170578742" w:history="1">
        <w:r w:rsidR="00256F45" w:rsidRPr="000977D1">
          <w:rPr>
            <w:rStyle w:val="Hyperlink"/>
            <w:rFonts w:cstheme="minorHAnsi"/>
          </w:rPr>
          <w:t>3.3</w:t>
        </w:r>
        <w:r w:rsidR="00256F45">
          <w:rPr>
            <w:rFonts w:eastAsiaTheme="minorEastAsia" w:cstheme="minorBidi"/>
            <w:kern w:val="2"/>
            <w:sz w:val="24"/>
            <w:szCs w:val="24"/>
            <w:lang w:eastAsia="zh-CN"/>
            <w14:ligatures w14:val="standardContextual"/>
          </w:rPr>
          <w:tab/>
        </w:r>
        <w:r w:rsidR="00256F45" w:rsidRPr="000977D1">
          <w:rPr>
            <w:rStyle w:val="Hyperlink"/>
            <w:rFonts w:cstheme="minorHAnsi"/>
          </w:rPr>
          <w:t>Encryption</w:t>
        </w:r>
        <w:r w:rsidR="00256F45">
          <w:rPr>
            <w:webHidden/>
          </w:rPr>
          <w:tab/>
        </w:r>
        <w:r w:rsidR="00256F45">
          <w:rPr>
            <w:webHidden/>
          </w:rPr>
          <w:fldChar w:fldCharType="begin"/>
        </w:r>
        <w:r w:rsidR="00256F45">
          <w:rPr>
            <w:webHidden/>
          </w:rPr>
          <w:instrText xml:space="preserve"> PAGEREF _Toc170578742 \h </w:instrText>
        </w:r>
        <w:r w:rsidR="00256F45">
          <w:rPr>
            <w:webHidden/>
          </w:rPr>
        </w:r>
        <w:r w:rsidR="00256F45">
          <w:rPr>
            <w:webHidden/>
          </w:rPr>
          <w:fldChar w:fldCharType="separate"/>
        </w:r>
        <w:r w:rsidR="00256F45">
          <w:rPr>
            <w:webHidden/>
          </w:rPr>
          <w:t>10</w:t>
        </w:r>
        <w:r w:rsidR="00256F45">
          <w:rPr>
            <w:webHidden/>
          </w:rPr>
          <w:fldChar w:fldCharType="end"/>
        </w:r>
      </w:hyperlink>
    </w:p>
    <w:p w14:paraId="6789D16A" w14:textId="30AEC70C" w:rsidR="00256F45" w:rsidRDefault="00000000">
      <w:pPr>
        <w:pStyle w:val="TOC2"/>
        <w:rPr>
          <w:rFonts w:eastAsiaTheme="minorEastAsia" w:cstheme="minorBidi"/>
          <w:kern w:val="2"/>
          <w:sz w:val="24"/>
          <w:szCs w:val="24"/>
          <w:lang w:eastAsia="zh-CN"/>
          <w14:ligatures w14:val="standardContextual"/>
        </w:rPr>
      </w:pPr>
      <w:hyperlink w:anchor="_Toc170578743" w:history="1">
        <w:r w:rsidR="00256F45" w:rsidRPr="000977D1">
          <w:rPr>
            <w:rStyle w:val="Hyperlink"/>
            <w:rFonts w:cstheme="minorHAnsi"/>
          </w:rPr>
          <w:t>3.4</w:t>
        </w:r>
        <w:r w:rsidR="00256F45">
          <w:rPr>
            <w:rFonts w:eastAsiaTheme="minorEastAsia" w:cstheme="minorBidi"/>
            <w:kern w:val="2"/>
            <w:sz w:val="24"/>
            <w:szCs w:val="24"/>
            <w:lang w:eastAsia="zh-CN"/>
            <w14:ligatures w14:val="standardContextual"/>
          </w:rPr>
          <w:tab/>
        </w:r>
        <w:r w:rsidR="00256F45" w:rsidRPr="000977D1">
          <w:rPr>
            <w:rStyle w:val="Hyperlink"/>
            <w:rFonts w:cstheme="minorHAnsi"/>
          </w:rPr>
          <w:t>Password</w:t>
        </w:r>
        <w:r w:rsidR="00256F45">
          <w:rPr>
            <w:webHidden/>
          </w:rPr>
          <w:tab/>
        </w:r>
        <w:r w:rsidR="00256F45">
          <w:rPr>
            <w:webHidden/>
          </w:rPr>
          <w:fldChar w:fldCharType="begin"/>
        </w:r>
        <w:r w:rsidR="00256F45">
          <w:rPr>
            <w:webHidden/>
          </w:rPr>
          <w:instrText xml:space="preserve"> PAGEREF _Toc170578743 \h </w:instrText>
        </w:r>
        <w:r w:rsidR="00256F45">
          <w:rPr>
            <w:webHidden/>
          </w:rPr>
        </w:r>
        <w:r w:rsidR="00256F45">
          <w:rPr>
            <w:webHidden/>
          </w:rPr>
          <w:fldChar w:fldCharType="separate"/>
        </w:r>
        <w:r w:rsidR="00256F45">
          <w:rPr>
            <w:webHidden/>
          </w:rPr>
          <w:t>10</w:t>
        </w:r>
        <w:r w:rsidR="00256F45">
          <w:rPr>
            <w:webHidden/>
          </w:rPr>
          <w:fldChar w:fldCharType="end"/>
        </w:r>
      </w:hyperlink>
    </w:p>
    <w:p w14:paraId="2D33C2D4" w14:textId="4F1EE2FB" w:rsidR="00256F45" w:rsidRDefault="00000000">
      <w:pPr>
        <w:pStyle w:val="TOC2"/>
        <w:rPr>
          <w:rFonts w:eastAsiaTheme="minorEastAsia" w:cstheme="minorBidi"/>
          <w:kern w:val="2"/>
          <w:sz w:val="24"/>
          <w:szCs w:val="24"/>
          <w:lang w:eastAsia="zh-CN"/>
          <w14:ligatures w14:val="standardContextual"/>
        </w:rPr>
      </w:pPr>
      <w:hyperlink w:anchor="_Toc170578744" w:history="1">
        <w:r w:rsidR="00256F45" w:rsidRPr="000977D1">
          <w:rPr>
            <w:rStyle w:val="Hyperlink"/>
            <w:rFonts w:cstheme="minorHAnsi"/>
          </w:rPr>
          <w:t>3.5</w:t>
        </w:r>
        <w:r w:rsidR="00256F45">
          <w:rPr>
            <w:rFonts w:eastAsiaTheme="minorEastAsia" w:cstheme="minorBidi"/>
            <w:kern w:val="2"/>
            <w:sz w:val="24"/>
            <w:szCs w:val="24"/>
            <w:lang w:eastAsia="zh-CN"/>
            <w14:ligatures w14:val="standardContextual"/>
          </w:rPr>
          <w:tab/>
        </w:r>
        <w:r w:rsidR="00256F45" w:rsidRPr="000977D1">
          <w:rPr>
            <w:rStyle w:val="Hyperlink"/>
            <w:rFonts w:cstheme="minorHAnsi"/>
          </w:rPr>
          <w:t>Change Password</w:t>
        </w:r>
        <w:r w:rsidR="00256F45">
          <w:rPr>
            <w:webHidden/>
          </w:rPr>
          <w:tab/>
        </w:r>
        <w:r w:rsidR="00256F45">
          <w:rPr>
            <w:webHidden/>
          </w:rPr>
          <w:fldChar w:fldCharType="begin"/>
        </w:r>
        <w:r w:rsidR="00256F45">
          <w:rPr>
            <w:webHidden/>
          </w:rPr>
          <w:instrText xml:space="preserve"> PAGEREF _Toc170578744 \h </w:instrText>
        </w:r>
        <w:r w:rsidR="00256F45">
          <w:rPr>
            <w:webHidden/>
          </w:rPr>
        </w:r>
        <w:r w:rsidR="00256F45">
          <w:rPr>
            <w:webHidden/>
          </w:rPr>
          <w:fldChar w:fldCharType="separate"/>
        </w:r>
        <w:r w:rsidR="00256F45">
          <w:rPr>
            <w:webHidden/>
          </w:rPr>
          <w:t>10</w:t>
        </w:r>
        <w:r w:rsidR="00256F45">
          <w:rPr>
            <w:webHidden/>
          </w:rPr>
          <w:fldChar w:fldCharType="end"/>
        </w:r>
      </w:hyperlink>
    </w:p>
    <w:p w14:paraId="35C5F809" w14:textId="426961ED" w:rsidR="00256F45" w:rsidRDefault="00000000">
      <w:pPr>
        <w:pStyle w:val="TOC2"/>
        <w:rPr>
          <w:rFonts w:eastAsiaTheme="minorEastAsia" w:cstheme="minorBidi"/>
          <w:kern w:val="2"/>
          <w:sz w:val="24"/>
          <w:szCs w:val="24"/>
          <w:lang w:eastAsia="zh-CN"/>
          <w14:ligatures w14:val="standardContextual"/>
        </w:rPr>
      </w:pPr>
      <w:hyperlink w:anchor="_Toc170578745" w:history="1">
        <w:r w:rsidR="00256F45" w:rsidRPr="000977D1">
          <w:rPr>
            <w:rStyle w:val="Hyperlink"/>
            <w:rFonts w:cstheme="minorHAnsi"/>
          </w:rPr>
          <w:t>3.6</w:t>
        </w:r>
        <w:r w:rsidR="00256F45">
          <w:rPr>
            <w:rFonts w:eastAsiaTheme="minorEastAsia" w:cstheme="minorBidi"/>
            <w:kern w:val="2"/>
            <w:sz w:val="24"/>
            <w:szCs w:val="24"/>
            <w:lang w:eastAsia="zh-CN"/>
            <w14:ligatures w14:val="standardContextual"/>
          </w:rPr>
          <w:tab/>
        </w:r>
        <w:r w:rsidR="00256F45" w:rsidRPr="000977D1">
          <w:rPr>
            <w:rStyle w:val="Hyperlink"/>
            <w:rFonts w:cstheme="minorHAnsi"/>
          </w:rPr>
          <w:t>Failure and Recovery</w:t>
        </w:r>
        <w:r w:rsidR="00256F45">
          <w:rPr>
            <w:webHidden/>
          </w:rPr>
          <w:tab/>
        </w:r>
        <w:r w:rsidR="00256F45">
          <w:rPr>
            <w:webHidden/>
          </w:rPr>
          <w:fldChar w:fldCharType="begin"/>
        </w:r>
        <w:r w:rsidR="00256F45">
          <w:rPr>
            <w:webHidden/>
          </w:rPr>
          <w:instrText xml:space="preserve"> PAGEREF _Toc170578745 \h </w:instrText>
        </w:r>
        <w:r w:rsidR="00256F45">
          <w:rPr>
            <w:webHidden/>
          </w:rPr>
        </w:r>
        <w:r w:rsidR="00256F45">
          <w:rPr>
            <w:webHidden/>
          </w:rPr>
          <w:fldChar w:fldCharType="separate"/>
        </w:r>
        <w:r w:rsidR="00256F45">
          <w:rPr>
            <w:webHidden/>
          </w:rPr>
          <w:t>10</w:t>
        </w:r>
        <w:r w:rsidR="00256F45">
          <w:rPr>
            <w:webHidden/>
          </w:rPr>
          <w:fldChar w:fldCharType="end"/>
        </w:r>
      </w:hyperlink>
    </w:p>
    <w:p w14:paraId="06C953E1" w14:textId="44EB3545" w:rsidR="00256F45" w:rsidRDefault="00000000">
      <w:pPr>
        <w:pStyle w:val="TOC1"/>
        <w:rPr>
          <w:rFonts w:eastAsiaTheme="minorEastAsia" w:cstheme="minorBidi"/>
          <w:b w:val="0"/>
          <w:bCs w:val="0"/>
          <w:kern w:val="2"/>
          <w:sz w:val="24"/>
          <w:szCs w:val="24"/>
          <w:lang w:eastAsia="zh-CN"/>
          <w14:ligatures w14:val="standardContextual"/>
        </w:rPr>
      </w:pPr>
      <w:hyperlink w:anchor="_Toc170578746" w:history="1">
        <w:r w:rsidR="00256F45" w:rsidRPr="000977D1">
          <w:rPr>
            <w:rStyle w:val="Hyperlink"/>
          </w:rPr>
          <w:t>4.</w:t>
        </w:r>
        <w:r w:rsidR="00256F45">
          <w:rPr>
            <w:rFonts w:eastAsiaTheme="minorEastAsia" w:cstheme="minorBidi"/>
            <w:b w:val="0"/>
            <w:bCs w:val="0"/>
            <w:kern w:val="2"/>
            <w:sz w:val="24"/>
            <w:szCs w:val="24"/>
            <w:lang w:eastAsia="zh-CN"/>
            <w14:ligatures w14:val="standardContextual"/>
          </w:rPr>
          <w:tab/>
        </w:r>
        <w:r w:rsidR="00256F45" w:rsidRPr="000977D1">
          <w:rPr>
            <w:rStyle w:val="Hyperlink"/>
          </w:rPr>
          <w:t>Session Management</w:t>
        </w:r>
        <w:r w:rsidR="00256F45">
          <w:rPr>
            <w:webHidden/>
          </w:rPr>
          <w:tab/>
        </w:r>
        <w:r w:rsidR="00256F45">
          <w:rPr>
            <w:webHidden/>
          </w:rPr>
          <w:fldChar w:fldCharType="begin"/>
        </w:r>
        <w:r w:rsidR="00256F45">
          <w:rPr>
            <w:webHidden/>
          </w:rPr>
          <w:instrText xml:space="preserve"> PAGEREF _Toc170578746 \h </w:instrText>
        </w:r>
        <w:r w:rsidR="00256F45">
          <w:rPr>
            <w:webHidden/>
          </w:rPr>
        </w:r>
        <w:r w:rsidR="00256F45">
          <w:rPr>
            <w:webHidden/>
          </w:rPr>
          <w:fldChar w:fldCharType="separate"/>
        </w:r>
        <w:r w:rsidR="00256F45">
          <w:rPr>
            <w:webHidden/>
          </w:rPr>
          <w:t>11</w:t>
        </w:r>
        <w:r w:rsidR="00256F45">
          <w:rPr>
            <w:webHidden/>
          </w:rPr>
          <w:fldChar w:fldCharType="end"/>
        </w:r>
      </w:hyperlink>
    </w:p>
    <w:p w14:paraId="74A393B6" w14:textId="2B723609" w:rsidR="00256F45" w:rsidRDefault="00000000">
      <w:pPr>
        <w:pStyle w:val="TOC2"/>
        <w:rPr>
          <w:rFonts w:eastAsiaTheme="minorEastAsia" w:cstheme="minorBidi"/>
          <w:kern w:val="2"/>
          <w:sz w:val="24"/>
          <w:szCs w:val="24"/>
          <w:lang w:eastAsia="zh-CN"/>
          <w14:ligatures w14:val="standardContextual"/>
        </w:rPr>
      </w:pPr>
      <w:hyperlink w:anchor="_Toc170578747" w:history="1">
        <w:r w:rsidR="00256F45" w:rsidRPr="000977D1">
          <w:rPr>
            <w:rStyle w:val="Hyperlink"/>
          </w:rPr>
          <w:t>4.1</w:t>
        </w:r>
        <w:r w:rsidR="00256F45">
          <w:rPr>
            <w:rFonts w:eastAsiaTheme="minorEastAsia" w:cstheme="minorBidi"/>
            <w:kern w:val="2"/>
            <w:sz w:val="24"/>
            <w:szCs w:val="24"/>
            <w:lang w:eastAsia="zh-CN"/>
            <w14:ligatures w14:val="standardContextual"/>
          </w:rPr>
          <w:tab/>
        </w:r>
        <w:r w:rsidR="00256F45" w:rsidRPr="000977D1">
          <w:rPr>
            <w:rStyle w:val="Hyperlink"/>
          </w:rPr>
          <w:t>Establishing a Binary Session</w:t>
        </w:r>
        <w:r w:rsidR="00256F45">
          <w:rPr>
            <w:webHidden/>
          </w:rPr>
          <w:tab/>
        </w:r>
        <w:r w:rsidR="00256F45">
          <w:rPr>
            <w:webHidden/>
          </w:rPr>
          <w:fldChar w:fldCharType="begin"/>
        </w:r>
        <w:r w:rsidR="00256F45">
          <w:rPr>
            <w:webHidden/>
          </w:rPr>
          <w:instrText xml:space="preserve"> PAGEREF _Toc170578747 \h </w:instrText>
        </w:r>
        <w:r w:rsidR="00256F45">
          <w:rPr>
            <w:webHidden/>
          </w:rPr>
        </w:r>
        <w:r w:rsidR="00256F45">
          <w:rPr>
            <w:webHidden/>
          </w:rPr>
          <w:fldChar w:fldCharType="separate"/>
        </w:r>
        <w:r w:rsidR="00256F45">
          <w:rPr>
            <w:webHidden/>
          </w:rPr>
          <w:t>11</w:t>
        </w:r>
        <w:r w:rsidR="00256F45">
          <w:rPr>
            <w:webHidden/>
          </w:rPr>
          <w:fldChar w:fldCharType="end"/>
        </w:r>
      </w:hyperlink>
    </w:p>
    <w:p w14:paraId="42669711" w14:textId="31983CD0" w:rsidR="00256F45" w:rsidRDefault="00000000">
      <w:pPr>
        <w:pStyle w:val="TOC2"/>
        <w:rPr>
          <w:rFonts w:eastAsiaTheme="minorEastAsia" w:cstheme="minorBidi"/>
          <w:kern w:val="2"/>
          <w:sz w:val="24"/>
          <w:szCs w:val="24"/>
          <w:lang w:eastAsia="zh-CN"/>
          <w14:ligatures w14:val="standardContextual"/>
        </w:rPr>
      </w:pPr>
      <w:hyperlink w:anchor="_Toc170578748" w:history="1">
        <w:r w:rsidR="00256F45" w:rsidRPr="000977D1">
          <w:rPr>
            <w:rStyle w:val="Hyperlink"/>
          </w:rPr>
          <w:t>4.2</w:t>
        </w:r>
        <w:r w:rsidR="00256F45">
          <w:rPr>
            <w:rFonts w:eastAsiaTheme="minorEastAsia" w:cstheme="minorBidi"/>
            <w:kern w:val="2"/>
            <w:sz w:val="24"/>
            <w:szCs w:val="24"/>
            <w:lang w:eastAsia="zh-CN"/>
            <w14:ligatures w14:val="standardContextual"/>
          </w:rPr>
          <w:tab/>
        </w:r>
        <w:r w:rsidR="00256F45" w:rsidRPr="000977D1">
          <w:rPr>
            <w:rStyle w:val="Hyperlink"/>
          </w:rPr>
          <w:t>Message Sequence Numbers</w:t>
        </w:r>
        <w:r w:rsidR="00256F45">
          <w:rPr>
            <w:webHidden/>
          </w:rPr>
          <w:tab/>
        </w:r>
        <w:r w:rsidR="00256F45">
          <w:rPr>
            <w:webHidden/>
          </w:rPr>
          <w:fldChar w:fldCharType="begin"/>
        </w:r>
        <w:r w:rsidR="00256F45">
          <w:rPr>
            <w:webHidden/>
          </w:rPr>
          <w:instrText xml:space="preserve"> PAGEREF _Toc170578748 \h </w:instrText>
        </w:r>
        <w:r w:rsidR="00256F45">
          <w:rPr>
            <w:webHidden/>
          </w:rPr>
        </w:r>
        <w:r w:rsidR="00256F45">
          <w:rPr>
            <w:webHidden/>
          </w:rPr>
          <w:fldChar w:fldCharType="separate"/>
        </w:r>
        <w:r w:rsidR="00256F45">
          <w:rPr>
            <w:webHidden/>
          </w:rPr>
          <w:t>12</w:t>
        </w:r>
        <w:r w:rsidR="00256F45">
          <w:rPr>
            <w:webHidden/>
          </w:rPr>
          <w:fldChar w:fldCharType="end"/>
        </w:r>
      </w:hyperlink>
    </w:p>
    <w:p w14:paraId="74BE3B05" w14:textId="25500D74" w:rsidR="00256F45" w:rsidRDefault="00000000">
      <w:pPr>
        <w:pStyle w:val="TOC2"/>
        <w:rPr>
          <w:rFonts w:eastAsiaTheme="minorEastAsia" w:cstheme="minorBidi"/>
          <w:kern w:val="2"/>
          <w:sz w:val="24"/>
          <w:szCs w:val="24"/>
          <w:lang w:eastAsia="zh-CN"/>
          <w14:ligatures w14:val="standardContextual"/>
        </w:rPr>
      </w:pPr>
      <w:hyperlink w:anchor="_Toc170578749" w:history="1">
        <w:r w:rsidR="00256F45" w:rsidRPr="000977D1">
          <w:rPr>
            <w:rStyle w:val="Hyperlink"/>
          </w:rPr>
          <w:t>4.3</w:t>
        </w:r>
        <w:r w:rsidR="00256F45">
          <w:rPr>
            <w:rFonts w:eastAsiaTheme="minorEastAsia" w:cstheme="minorBidi"/>
            <w:kern w:val="2"/>
            <w:sz w:val="24"/>
            <w:szCs w:val="24"/>
            <w:lang w:eastAsia="zh-CN"/>
            <w14:ligatures w14:val="standardContextual"/>
          </w:rPr>
          <w:tab/>
        </w:r>
        <w:r w:rsidR="00256F45" w:rsidRPr="000977D1">
          <w:rPr>
            <w:rStyle w:val="Hyperlink"/>
          </w:rPr>
          <w:t>Heart Beat and Test Request</w:t>
        </w:r>
        <w:r w:rsidR="00256F45">
          <w:rPr>
            <w:webHidden/>
          </w:rPr>
          <w:tab/>
        </w:r>
        <w:r w:rsidR="00256F45">
          <w:rPr>
            <w:webHidden/>
          </w:rPr>
          <w:fldChar w:fldCharType="begin"/>
        </w:r>
        <w:r w:rsidR="00256F45">
          <w:rPr>
            <w:webHidden/>
          </w:rPr>
          <w:instrText xml:space="preserve"> PAGEREF _Toc170578749 \h </w:instrText>
        </w:r>
        <w:r w:rsidR="00256F45">
          <w:rPr>
            <w:webHidden/>
          </w:rPr>
        </w:r>
        <w:r w:rsidR="00256F45">
          <w:rPr>
            <w:webHidden/>
          </w:rPr>
          <w:fldChar w:fldCharType="separate"/>
        </w:r>
        <w:r w:rsidR="00256F45">
          <w:rPr>
            <w:webHidden/>
          </w:rPr>
          <w:t>12</w:t>
        </w:r>
        <w:r w:rsidR="00256F45">
          <w:rPr>
            <w:webHidden/>
          </w:rPr>
          <w:fldChar w:fldCharType="end"/>
        </w:r>
      </w:hyperlink>
    </w:p>
    <w:p w14:paraId="40EB1279" w14:textId="5CDCAA7E" w:rsidR="00256F45" w:rsidRDefault="00000000">
      <w:pPr>
        <w:pStyle w:val="TOC2"/>
        <w:rPr>
          <w:rFonts w:eastAsiaTheme="minorEastAsia" w:cstheme="minorBidi"/>
          <w:kern w:val="2"/>
          <w:sz w:val="24"/>
          <w:szCs w:val="24"/>
          <w:lang w:eastAsia="zh-CN"/>
          <w14:ligatures w14:val="standardContextual"/>
        </w:rPr>
      </w:pPr>
      <w:hyperlink w:anchor="_Toc170578750" w:history="1">
        <w:r w:rsidR="00256F45" w:rsidRPr="000977D1">
          <w:rPr>
            <w:rStyle w:val="Hyperlink"/>
          </w:rPr>
          <w:t>4.4</w:t>
        </w:r>
        <w:r w:rsidR="00256F45">
          <w:rPr>
            <w:rFonts w:eastAsiaTheme="minorEastAsia" w:cstheme="minorBidi"/>
            <w:kern w:val="2"/>
            <w:sz w:val="24"/>
            <w:szCs w:val="24"/>
            <w:lang w:eastAsia="zh-CN"/>
            <w14:ligatures w14:val="standardContextual"/>
          </w:rPr>
          <w:tab/>
        </w:r>
        <w:r w:rsidR="00256F45" w:rsidRPr="000977D1">
          <w:rPr>
            <w:rStyle w:val="Hyperlink"/>
          </w:rPr>
          <w:t>Terminating a Binary Session</w:t>
        </w:r>
        <w:r w:rsidR="00256F45">
          <w:rPr>
            <w:webHidden/>
          </w:rPr>
          <w:tab/>
        </w:r>
        <w:r w:rsidR="00256F45">
          <w:rPr>
            <w:webHidden/>
          </w:rPr>
          <w:fldChar w:fldCharType="begin"/>
        </w:r>
        <w:r w:rsidR="00256F45">
          <w:rPr>
            <w:webHidden/>
          </w:rPr>
          <w:instrText xml:space="preserve"> PAGEREF _Toc170578750 \h </w:instrText>
        </w:r>
        <w:r w:rsidR="00256F45">
          <w:rPr>
            <w:webHidden/>
          </w:rPr>
        </w:r>
        <w:r w:rsidR="00256F45">
          <w:rPr>
            <w:webHidden/>
          </w:rPr>
          <w:fldChar w:fldCharType="separate"/>
        </w:r>
        <w:r w:rsidR="00256F45">
          <w:rPr>
            <w:webHidden/>
          </w:rPr>
          <w:t>12</w:t>
        </w:r>
        <w:r w:rsidR="00256F45">
          <w:rPr>
            <w:webHidden/>
          </w:rPr>
          <w:fldChar w:fldCharType="end"/>
        </w:r>
      </w:hyperlink>
    </w:p>
    <w:p w14:paraId="153075EA" w14:textId="18D10CD6" w:rsidR="00256F45" w:rsidRDefault="00000000">
      <w:pPr>
        <w:pStyle w:val="TOC2"/>
        <w:rPr>
          <w:rFonts w:eastAsiaTheme="minorEastAsia" w:cstheme="minorBidi"/>
          <w:kern w:val="2"/>
          <w:sz w:val="24"/>
          <w:szCs w:val="24"/>
          <w:lang w:eastAsia="zh-CN"/>
          <w14:ligatures w14:val="standardContextual"/>
        </w:rPr>
      </w:pPr>
      <w:hyperlink w:anchor="_Toc170578751" w:history="1">
        <w:r w:rsidR="00256F45" w:rsidRPr="000977D1">
          <w:rPr>
            <w:rStyle w:val="Hyperlink"/>
          </w:rPr>
          <w:t>4.5</w:t>
        </w:r>
        <w:r w:rsidR="00256F45">
          <w:rPr>
            <w:rFonts w:eastAsiaTheme="minorEastAsia" w:cstheme="minorBidi"/>
            <w:kern w:val="2"/>
            <w:sz w:val="24"/>
            <w:szCs w:val="24"/>
            <w:lang w:eastAsia="zh-CN"/>
            <w14:ligatures w14:val="standardContextual"/>
          </w:rPr>
          <w:tab/>
        </w:r>
        <w:r w:rsidR="00256F45" w:rsidRPr="000977D1">
          <w:rPr>
            <w:rStyle w:val="Hyperlink"/>
          </w:rPr>
          <w:t>Re-establishing a Binary Session</w:t>
        </w:r>
        <w:r w:rsidR="00256F45">
          <w:rPr>
            <w:webHidden/>
          </w:rPr>
          <w:tab/>
        </w:r>
        <w:r w:rsidR="00256F45">
          <w:rPr>
            <w:webHidden/>
          </w:rPr>
          <w:fldChar w:fldCharType="begin"/>
        </w:r>
        <w:r w:rsidR="00256F45">
          <w:rPr>
            <w:webHidden/>
          </w:rPr>
          <w:instrText xml:space="preserve"> PAGEREF _Toc170578751 \h </w:instrText>
        </w:r>
        <w:r w:rsidR="00256F45">
          <w:rPr>
            <w:webHidden/>
          </w:rPr>
        </w:r>
        <w:r w:rsidR="00256F45">
          <w:rPr>
            <w:webHidden/>
          </w:rPr>
          <w:fldChar w:fldCharType="separate"/>
        </w:r>
        <w:r w:rsidR="00256F45">
          <w:rPr>
            <w:webHidden/>
          </w:rPr>
          <w:t>13</w:t>
        </w:r>
        <w:r w:rsidR="00256F45">
          <w:rPr>
            <w:webHidden/>
          </w:rPr>
          <w:fldChar w:fldCharType="end"/>
        </w:r>
      </w:hyperlink>
    </w:p>
    <w:p w14:paraId="7F285032" w14:textId="3BB1AE3B" w:rsidR="00256F45" w:rsidRDefault="00000000">
      <w:pPr>
        <w:pStyle w:val="TOC2"/>
        <w:rPr>
          <w:rFonts w:eastAsiaTheme="minorEastAsia" w:cstheme="minorBidi"/>
          <w:kern w:val="2"/>
          <w:sz w:val="24"/>
          <w:szCs w:val="24"/>
          <w:lang w:eastAsia="zh-CN"/>
          <w14:ligatures w14:val="standardContextual"/>
        </w:rPr>
      </w:pPr>
      <w:hyperlink w:anchor="_Toc170578752" w:history="1">
        <w:r w:rsidR="00256F45" w:rsidRPr="000977D1">
          <w:rPr>
            <w:rStyle w:val="Hyperlink"/>
          </w:rPr>
          <w:t>4.6</w:t>
        </w:r>
        <w:r w:rsidR="00256F45">
          <w:rPr>
            <w:rFonts w:eastAsiaTheme="minorEastAsia" w:cstheme="minorBidi"/>
            <w:kern w:val="2"/>
            <w:sz w:val="24"/>
            <w:szCs w:val="24"/>
            <w:lang w:eastAsia="zh-CN"/>
            <w14:ligatures w14:val="standardContextual"/>
          </w:rPr>
          <w:tab/>
        </w:r>
        <w:r w:rsidR="00256F45" w:rsidRPr="000977D1">
          <w:rPr>
            <w:rStyle w:val="Hyperlink"/>
          </w:rPr>
          <w:t>Sequence Reset</w:t>
        </w:r>
        <w:r w:rsidR="00256F45">
          <w:rPr>
            <w:webHidden/>
          </w:rPr>
          <w:tab/>
        </w:r>
        <w:r w:rsidR="00256F45">
          <w:rPr>
            <w:webHidden/>
          </w:rPr>
          <w:fldChar w:fldCharType="begin"/>
        </w:r>
        <w:r w:rsidR="00256F45">
          <w:rPr>
            <w:webHidden/>
          </w:rPr>
          <w:instrText xml:space="preserve"> PAGEREF _Toc170578752 \h </w:instrText>
        </w:r>
        <w:r w:rsidR="00256F45">
          <w:rPr>
            <w:webHidden/>
          </w:rPr>
        </w:r>
        <w:r w:rsidR="00256F45">
          <w:rPr>
            <w:webHidden/>
          </w:rPr>
          <w:fldChar w:fldCharType="separate"/>
        </w:r>
        <w:r w:rsidR="00256F45">
          <w:rPr>
            <w:webHidden/>
          </w:rPr>
          <w:t>13</w:t>
        </w:r>
        <w:r w:rsidR="00256F45">
          <w:rPr>
            <w:webHidden/>
          </w:rPr>
          <w:fldChar w:fldCharType="end"/>
        </w:r>
      </w:hyperlink>
    </w:p>
    <w:p w14:paraId="4899853A" w14:textId="4EEB01BC" w:rsidR="00256F45" w:rsidRDefault="00000000">
      <w:pPr>
        <w:pStyle w:val="TOC3"/>
        <w:rPr>
          <w:rFonts w:eastAsiaTheme="minorEastAsia" w:cstheme="minorBidi"/>
          <w:iCs w:val="0"/>
          <w:kern w:val="2"/>
          <w:sz w:val="24"/>
          <w:szCs w:val="24"/>
          <w:lang w:val="en-US" w:eastAsia="zh-CN"/>
          <w14:ligatures w14:val="standardContextual"/>
        </w:rPr>
      </w:pPr>
      <w:hyperlink w:anchor="_Toc170578753" w:history="1">
        <w:r w:rsidR="00256F45" w:rsidRPr="000977D1">
          <w:rPr>
            <w:rStyle w:val="Hyperlink"/>
          </w:rPr>
          <w:t>4.6.1</w:t>
        </w:r>
        <w:r w:rsidR="00256F45">
          <w:rPr>
            <w:rFonts w:eastAsiaTheme="minorEastAsia" w:cstheme="minorBidi"/>
            <w:iCs w:val="0"/>
            <w:kern w:val="2"/>
            <w:sz w:val="24"/>
            <w:szCs w:val="24"/>
            <w:lang w:val="en-US" w:eastAsia="zh-CN"/>
            <w14:ligatures w14:val="standardContextual"/>
          </w:rPr>
          <w:tab/>
        </w:r>
        <w:r w:rsidR="00256F45" w:rsidRPr="000977D1">
          <w:rPr>
            <w:rStyle w:val="Hyperlink"/>
          </w:rPr>
          <w:t>During a Session</w:t>
        </w:r>
        <w:r w:rsidR="00256F45">
          <w:rPr>
            <w:webHidden/>
          </w:rPr>
          <w:tab/>
        </w:r>
        <w:r w:rsidR="00256F45">
          <w:rPr>
            <w:webHidden/>
          </w:rPr>
          <w:fldChar w:fldCharType="begin"/>
        </w:r>
        <w:r w:rsidR="00256F45">
          <w:rPr>
            <w:webHidden/>
          </w:rPr>
          <w:instrText xml:space="preserve"> PAGEREF _Toc170578753 \h </w:instrText>
        </w:r>
        <w:r w:rsidR="00256F45">
          <w:rPr>
            <w:webHidden/>
          </w:rPr>
        </w:r>
        <w:r w:rsidR="00256F45">
          <w:rPr>
            <w:webHidden/>
          </w:rPr>
          <w:fldChar w:fldCharType="separate"/>
        </w:r>
        <w:r w:rsidR="00256F45">
          <w:rPr>
            <w:webHidden/>
          </w:rPr>
          <w:t>13</w:t>
        </w:r>
        <w:r w:rsidR="00256F45">
          <w:rPr>
            <w:webHidden/>
          </w:rPr>
          <w:fldChar w:fldCharType="end"/>
        </w:r>
      </w:hyperlink>
    </w:p>
    <w:p w14:paraId="4498CDAC" w14:textId="5ACBA1D9" w:rsidR="00256F45" w:rsidRDefault="00000000">
      <w:pPr>
        <w:pStyle w:val="TOC3"/>
        <w:rPr>
          <w:rFonts w:eastAsiaTheme="minorEastAsia" w:cstheme="minorBidi"/>
          <w:iCs w:val="0"/>
          <w:kern w:val="2"/>
          <w:sz w:val="24"/>
          <w:szCs w:val="24"/>
          <w:lang w:val="en-US" w:eastAsia="zh-CN"/>
          <w14:ligatures w14:val="standardContextual"/>
        </w:rPr>
      </w:pPr>
      <w:hyperlink w:anchor="_Toc170578754" w:history="1">
        <w:r w:rsidR="00256F45" w:rsidRPr="000977D1">
          <w:rPr>
            <w:rStyle w:val="Hyperlink"/>
          </w:rPr>
          <w:t>4.6.2</w:t>
        </w:r>
        <w:r w:rsidR="00256F45">
          <w:rPr>
            <w:rFonts w:eastAsiaTheme="minorEastAsia" w:cstheme="minorBidi"/>
            <w:iCs w:val="0"/>
            <w:kern w:val="2"/>
            <w:sz w:val="24"/>
            <w:szCs w:val="24"/>
            <w:lang w:val="en-US" w:eastAsia="zh-CN"/>
            <w14:ligatures w14:val="standardContextual"/>
          </w:rPr>
          <w:tab/>
        </w:r>
        <w:r w:rsidR="00256F45" w:rsidRPr="000977D1">
          <w:rPr>
            <w:rStyle w:val="Hyperlink"/>
          </w:rPr>
          <w:t>When starting a new Session</w:t>
        </w:r>
        <w:r w:rsidR="00256F45">
          <w:rPr>
            <w:webHidden/>
          </w:rPr>
          <w:tab/>
        </w:r>
        <w:r w:rsidR="00256F45">
          <w:rPr>
            <w:webHidden/>
          </w:rPr>
          <w:fldChar w:fldCharType="begin"/>
        </w:r>
        <w:r w:rsidR="00256F45">
          <w:rPr>
            <w:webHidden/>
          </w:rPr>
          <w:instrText xml:space="preserve"> PAGEREF _Toc170578754 \h </w:instrText>
        </w:r>
        <w:r w:rsidR="00256F45">
          <w:rPr>
            <w:webHidden/>
          </w:rPr>
        </w:r>
        <w:r w:rsidR="00256F45">
          <w:rPr>
            <w:webHidden/>
          </w:rPr>
          <w:fldChar w:fldCharType="separate"/>
        </w:r>
        <w:r w:rsidR="00256F45">
          <w:rPr>
            <w:webHidden/>
          </w:rPr>
          <w:t>13</w:t>
        </w:r>
        <w:r w:rsidR="00256F45">
          <w:rPr>
            <w:webHidden/>
          </w:rPr>
          <w:fldChar w:fldCharType="end"/>
        </w:r>
      </w:hyperlink>
    </w:p>
    <w:p w14:paraId="351723E4" w14:textId="43D85B4E" w:rsidR="00256F45" w:rsidRDefault="00000000">
      <w:pPr>
        <w:pStyle w:val="TOC4"/>
        <w:rPr>
          <w:rFonts w:eastAsiaTheme="minorEastAsia" w:cstheme="minorBidi"/>
          <w:noProof/>
          <w:kern w:val="2"/>
          <w:sz w:val="24"/>
          <w:szCs w:val="24"/>
          <w:lang w:eastAsia="zh-CN"/>
          <w14:ligatures w14:val="standardContextual"/>
        </w:rPr>
      </w:pPr>
      <w:hyperlink w:anchor="_Toc170578755" w:history="1">
        <w:r w:rsidR="00256F45" w:rsidRPr="000977D1">
          <w:rPr>
            <w:rStyle w:val="Hyperlink"/>
            <w:noProof/>
          </w:rPr>
          <w:t>4.6.2.1</w:t>
        </w:r>
        <w:r w:rsidR="00256F45">
          <w:rPr>
            <w:rFonts w:eastAsiaTheme="minorEastAsia" w:cstheme="minorBidi"/>
            <w:noProof/>
            <w:kern w:val="2"/>
            <w:sz w:val="24"/>
            <w:szCs w:val="24"/>
            <w:lang w:eastAsia="zh-CN"/>
            <w14:ligatures w14:val="standardContextual"/>
          </w:rPr>
          <w:tab/>
        </w:r>
        <w:r w:rsidR="00256F45" w:rsidRPr="000977D1">
          <w:rPr>
            <w:rStyle w:val="Hyperlink"/>
            <w:noProof/>
          </w:rPr>
          <w:t>Reset Initiated by the Client</w:t>
        </w:r>
        <w:r w:rsidR="00256F45">
          <w:rPr>
            <w:noProof/>
            <w:webHidden/>
          </w:rPr>
          <w:tab/>
        </w:r>
        <w:r w:rsidR="00256F45">
          <w:rPr>
            <w:noProof/>
            <w:webHidden/>
          </w:rPr>
          <w:fldChar w:fldCharType="begin"/>
        </w:r>
        <w:r w:rsidR="00256F45">
          <w:rPr>
            <w:noProof/>
            <w:webHidden/>
          </w:rPr>
          <w:instrText xml:space="preserve"> PAGEREF _Toc170578755 \h </w:instrText>
        </w:r>
        <w:r w:rsidR="00256F45">
          <w:rPr>
            <w:noProof/>
            <w:webHidden/>
          </w:rPr>
        </w:r>
        <w:r w:rsidR="00256F45">
          <w:rPr>
            <w:noProof/>
            <w:webHidden/>
          </w:rPr>
          <w:fldChar w:fldCharType="separate"/>
        </w:r>
        <w:r w:rsidR="00256F45">
          <w:rPr>
            <w:noProof/>
            <w:webHidden/>
          </w:rPr>
          <w:t>13</w:t>
        </w:r>
        <w:r w:rsidR="00256F45">
          <w:rPr>
            <w:noProof/>
            <w:webHidden/>
          </w:rPr>
          <w:fldChar w:fldCharType="end"/>
        </w:r>
      </w:hyperlink>
    </w:p>
    <w:p w14:paraId="53C8A497" w14:textId="570C80EB" w:rsidR="00256F45" w:rsidRDefault="00000000">
      <w:pPr>
        <w:pStyle w:val="TOC4"/>
        <w:rPr>
          <w:rFonts w:eastAsiaTheme="minorEastAsia" w:cstheme="minorBidi"/>
          <w:noProof/>
          <w:kern w:val="2"/>
          <w:sz w:val="24"/>
          <w:szCs w:val="24"/>
          <w:lang w:eastAsia="zh-CN"/>
          <w14:ligatures w14:val="standardContextual"/>
        </w:rPr>
      </w:pPr>
      <w:hyperlink w:anchor="_Toc170578756" w:history="1">
        <w:r w:rsidR="00256F45" w:rsidRPr="000977D1">
          <w:rPr>
            <w:rStyle w:val="Hyperlink"/>
            <w:noProof/>
          </w:rPr>
          <w:t>4.6.2.2</w:t>
        </w:r>
        <w:r w:rsidR="00256F45">
          <w:rPr>
            <w:rFonts w:eastAsiaTheme="minorEastAsia" w:cstheme="minorBidi"/>
            <w:noProof/>
            <w:kern w:val="2"/>
            <w:sz w:val="24"/>
            <w:szCs w:val="24"/>
            <w:lang w:eastAsia="zh-CN"/>
            <w14:ligatures w14:val="standardContextual"/>
          </w:rPr>
          <w:tab/>
        </w:r>
        <w:r w:rsidR="00256F45" w:rsidRPr="000977D1">
          <w:rPr>
            <w:rStyle w:val="Hyperlink"/>
            <w:noProof/>
          </w:rPr>
          <w:t>Reset Initiated by the Gateway</w:t>
        </w:r>
        <w:r w:rsidR="00256F45">
          <w:rPr>
            <w:noProof/>
            <w:webHidden/>
          </w:rPr>
          <w:tab/>
        </w:r>
        <w:r w:rsidR="00256F45">
          <w:rPr>
            <w:noProof/>
            <w:webHidden/>
          </w:rPr>
          <w:fldChar w:fldCharType="begin"/>
        </w:r>
        <w:r w:rsidR="00256F45">
          <w:rPr>
            <w:noProof/>
            <w:webHidden/>
          </w:rPr>
          <w:instrText xml:space="preserve"> PAGEREF _Toc170578756 \h </w:instrText>
        </w:r>
        <w:r w:rsidR="00256F45">
          <w:rPr>
            <w:noProof/>
            <w:webHidden/>
          </w:rPr>
        </w:r>
        <w:r w:rsidR="00256F45">
          <w:rPr>
            <w:noProof/>
            <w:webHidden/>
          </w:rPr>
          <w:fldChar w:fldCharType="separate"/>
        </w:r>
        <w:r w:rsidR="00256F45">
          <w:rPr>
            <w:noProof/>
            <w:webHidden/>
          </w:rPr>
          <w:t>13</w:t>
        </w:r>
        <w:r w:rsidR="00256F45">
          <w:rPr>
            <w:noProof/>
            <w:webHidden/>
          </w:rPr>
          <w:fldChar w:fldCharType="end"/>
        </w:r>
      </w:hyperlink>
    </w:p>
    <w:p w14:paraId="535F08A0" w14:textId="38549CBA" w:rsidR="00256F45" w:rsidRDefault="00000000">
      <w:pPr>
        <w:pStyle w:val="TOC2"/>
        <w:rPr>
          <w:rFonts w:eastAsiaTheme="minorEastAsia" w:cstheme="minorBidi"/>
          <w:kern w:val="2"/>
          <w:sz w:val="24"/>
          <w:szCs w:val="24"/>
          <w:lang w:eastAsia="zh-CN"/>
          <w14:ligatures w14:val="standardContextual"/>
        </w:rPr>
      </w:pPr>
      <w:hyperlink w:anchor="_Toc170578757" w:history="1">
        <w:r w:rsidR="00256F45" w:rsidRPr="000977D1">
          <w:rPr>
            <w:rStyle w:val="Hyperlink"/>
          </w:rPr>
          <w:t>4.7</w:t>
        </w:r>
        <w:r w:rsidR="00256F45">
          <w:rPr>
            <w:rFonts w:eastAsiaTheme="minorEastAsia" w:cstheme="minorBidi"/>
            <w:kern w:val="2"/>
            <w:sz w:val="24"/>
            <w:szCs w:val="24"/>
            <w:lang w:eastAsia="zh-CN"/>
            <w14:ligatures w14:val="standardContextual"/>
          </w:rPr>
          <w:tab/>
        </w:r>
        <w:r w:rsidR="00256F45" w:rsidRPr="000977D1">
          <w:rPr>
            <w:rStyle w:val="Hyperlink"/>
          </w:rPr>
          <w:t>Fault Tolerance</w:t>
        </w:r>
        <w:r w:rsidR="00256F45">
          <w:rPr>
            <w:webHidden/>
          </w:rPr>
          <w:tab/>
        </w:r>
        <w:r w:rsidR="00256F45">
          <w:rPr>
            <w:webHidden/>
          </w:rPr>
          <w:fldChar w:fldCharType="begin"/>
        </w:r>
        <w:r w:rsidR="00256F45">
          <w:rPr>
            <w:webHidden/>
          </w:rPr>
          <w:instrText xml:space="preserve"> PAGEREF _Toc170578757 \h </w:instrText>
        </w:r>
        <w:r w:rsidR="00256F45">
          <w:rPr>
            <w:webHidden/>
          </w:rPr>
        </w:r>
        <w:r w:rsidR="00256F45">
          <w:rPr>
            <w:webHidden/>
          </w:rPr>
          <w:fldChar w:fldCharType="separate"/>
        </w:r>
        <w:r w:rsidR="00256F45">
          <w:rPr>
            <w:webHidden/>
          </w:rPr>
          <w:t>14</w:t>
        </w:r>
        <w:r w:rsidR="00256F45">
          <w:rPr>
            <w:webHidden/>
          </w:rPr>
          <w:fldChar w:fldCharType="end"/>
        </w:r>
      </w:hyperlink>
    </w:p>
    <w:p w14:paraId="7FDABECF" w14:textId="5E375C71" w:rsidR="00256F45" w:rsidRDefault="00000000">
      <w:pPr>
        <w:pStyle w:val="TOC1"/>
        <w:rPr>
          <w:rFonts w:eastAsiaTheme="minorEastAsia" w:cstheme="minorBidi"/>
          <w:b w:val="0"/>
          <w:bCs w:val="0"/>
          <w:kern w:val="2"/>
          <w:sz w:val="24"/>
          <w:szCs w:val="24"/>
          <w:lang w:eastAsia="zh-CN"/>
          <w14:ligatures w14:val="standardContextual"/>
        </w:rPr>
      </w:pPr>
      <w:hyperlink w:anchor="_Toc170578758" w:history="1">
        <w:r w:rsidR="00256F45" w:rsidRPr="000977D1">
          <w:rPr>
            <w:rStyle w:val="Hyperlink"/>
          </w:rPr>
          <w:t>5.</w:t>
        </w:r>
        <w:r w:rsidR="00256F45">
          <w:rPr>
            <w:rFonts w:eastAsiaTheme="minorEastAsia" w:cstheme="minorBidi"/>
            <w:b w:val="0"/>
            <w:bCs w:val="0"/>
            <w:kern w:val="2"/>
            <w:sz w:val="24"/>
            <w:szCs w:val="24"/>
            <w:lang w:eastAsia="zh-CN"/>
            <w14:ligatures w14:val="standardContextual"/>
          </w:rPr>
          <w:tab/>
        </w:r>
        <w:r w:rsidR="00256F45" w:rsidRPr="000977D1">
          <w:rPr>
            <w:rStyle w:val="Hyperlink"/>
          </w:rPr>
          <w:t>Recovery</w:t>
        </w:r>
        <w:r w:rsidR="00256F45">
          <w:rPr>
            <w:webHidden/>
          </w:rPr>
          <w:tab/>
        </w:r>
        <w:r w:rsidR="00256F45">
          <w:rPr>
            <w:webHidden/>
          </w:rPr>
          <w:fldChar w:fldCharType="begin"/>
        </w:r>
        <w:r w:rsidR="00256F45">
          <w:rPr>
            <w:webHidden/>
          </w:rPr>
          <w:instrText xml:space="preserve"> PAGEREF _Toc170578758 \h </w:instrText>
        </w:r>
        <w:r w:rsidR="00256F45">
          <w:rPr>
            <w:webHidden/>
          </w:rPr>
        </w:r>
        <w:r w:rsidR="00256F45">
          <w:rPr>
            <w:webHidden/>
          </w:rPr>
          <w:fldChar w:fldCharType="separate"/>
        </w:r>
        <w:r w:rsidR="00256F45">
          <w:rPr>
            <w:webHidden/>
          </w:rPr>
          <w:t>15</w:t>
        </w:r>
        <w:r w:rsidR="00256F45">
          <w:rPr>
            <w:webHidden/>
          </w:rPr>
          <w:fldChar w:fldCharType="end"/>
        </w:r>
      </w:hyperlink>
    </w:p>
    <w:p w14:paraId="05D6FF7E" w14:textId="3290C290" w:rsidR="00256F45" w:rsidRDefault="00000000">
      <w:pPr>
        <w:pStyle w:val="TOC2"/>
        <w:rPr>
          <w:rFonts w:eastAsiaTheme="minorEastAsia" w:cstheme="minorBidi"/>
          <w:kern w:val="2"/>
          <w:sz w:val="24"/>
          <w:szCs w:val="24"/>
          <w:lang w:eastAsia="zh-CN"/>
          <w14:ligatures w14:val="standardContextual"/>
        </w:rPr>
      </w:pPr>
      <w:hyperlink w:anchor="_Toc170578759" w:history="1">
        <w:r w:rsidR="00256F45" w:rsidRPr="000977D1">
          <w:rPr>
            <w:rStyle w:val="Hyperlink"/>
          </w:rPr>
          <w:t>5.1</w:t>
        </w:r>
        <w:r w:rsidR="00256F45">
          <w:rPr>
            <w:rFonts w:eastAsiaTheme="minorEastAsia" w:cstheme="minorBidi"/>
            <w:kern w:val="2"/>
            <w:sz w:val="24"/>
            <w:szCs w:val="24"/>
            <w:lang w:eastAsia="zh-CN"/>
            <w14:ligatures w14:val="standardContextual"/>
          </w:rPr>
          <w:tab/>
        </w:r>
        <w:r w:rsidR="00256F45" w:rsidRPr="000977D1">
          <w:rPr>
            <w:rStyle w:val="Hyperlink"/>
          </w:rPr>
          <w:t>General Message Recovery</w:t>
        </w:r>
        <w:r w:rsidR="00256F45">
          <w:rPr>
            <w:webHidden/>
          </w:rPr>
          <w:tab/>
        </w:r>
        <w:r w:rsidR="00256F45">
          <w:rPr>
            <w:webHidden/>
          </w:rPr>
          <w:fldChar w:fldCharType="begin"/>
        </w:r>
        <w:r w:rsidR="00256F45">
          <w:rPr>
            <w:webHidden/>
          </w:rPr>
          <w:instrText xml:space="preserve"> PAGEREF _Toc170578759 \h </w:instrText>
        </w:r>
        <w:r w:rsidR="00256F45">
          <w:rPr>
            <w:webHidden/>
          </w:rPr>
        </w:r>
        <w:r w:rsidR="00256F45">
          <w:rPr>
            <w:webHidden/>
          </w:rPr>
          <w:fldChar w:fldCharType="separate"/>
        </w:r>
        <w:r w:rsidR="00256F45">
          <w:rPr>
            <w:webHidden/>
          </w:rPr>
          <w:t>15</w:t>
        </w:r>
        <w:r w:rsidR="00256F45">
          <w:rPr>
            <w:webHidden/>
          </w:rPr>
          <w:fldChar w:fldCharType="end"/>
        </w:r>
      </w:hyperlink>
    </w:p>
    <w:p w14:paraId="241434A8" w14:textId="279526CB" w:rsidR="00256F45" w:rsidRDefault="00000000">
      <w:pPr>
        <w:pStyle w:val="TOC2"/>
        <w:rPr>
          <w:rFonts w:eastAsiaTheme="minorEastAsia" w:cstheme="minorBidi"/>
          <w:kern w:val="2"/>
          <w:sz w:val="24"/>
          <w:szCs w:val="24"/>
          <w:lang w:eastAsia="zh-CN"/>
          <w14:ligatures w14:val="standardContextual"/>
        </w:rPr>
      </w:pPr>
      <w:hyperlink w:anchor="_Toc170578760" w:history="1">
        <w:r w:rsidR="00256F45" w:rsidRPr="000977D1">
          <w:rPr>
            <w:rStyle w:val="Hyperlink"/>
          </w:rPr>
          <w:t>5.2</w:t>
        </w:r>
        <w:r w:rsidR="00256F45">
          <w:rPr>
            <w:rFonts w:eastAsiaTheme="minorEastAsia" w:cstheme="minorBidi"/>
            <w:kern w:val="2"/>
            <w:sz w:val="24"/>
            <w:szCs w:val="24"/>
            <w:lang w:eastAsia="zh-CN"/>
            <w14:ligatures w14:val="standardContextual"/>
          </w:rPr>
          <w:tab/>
        </w:r>
        <w:r w:rsidR="00256F45" w:rsidRPr="000977D1">
          <w:rPr>
            <w:rStyle w:val="Hyperlink"/>
          </w:rPr>
          <w:t>Resend Request</w:t>
        </w:r>
        <w:r w:rsidR="00256F45">
          <w:rPr>
            <w:webHidden/>
          </w:rPr>
          <w:tab/>
        </w:r>
        <w:r w:rsidR="00256F45">
          <w:rPr>
            <w:webHidden/>
          </w:rPr>
          <w:fldChar w:fldCharType="begin"/>
        </w:r>
        <w:r w:rsidR="00256F45">
          <w:rPr>
            <w:webHidden/>
          </w:rPr>
          <w:instrText xml:space="preserve"> PAGEREF _Toc170578760 \h </w:instrText>
        </w:r>
        <w:r w:rsidR="00256F45">
          <w:rPr>
            <w:webHidden/>
          </w:rPr>
        </w:r>
        <w:r w:rsidR="00256F45">
          <w:rPr>
            <w:webHidden/>
          </w:rPr>
          <w:fldChar w:fldCharType="separate"/>
        </w:r>
        <w:r w:rsidR="00256F45">
          <w:rPr>
            <w:webHidden/>
          </w:rPr>
          <w:t>15</w:t>
        </w:r>
        <w:r w:rsidR="00256F45">
          <w:rPr>
            <w:webHidden/>
          </w:rPr>
          <w:fldChar w:fldCharType="end"/>
        </w:r>
      </w:hyperlink>
    </w:p>
    <w:p w14:paraId="3634C721" w14:textId="60AA0798" w:rsidR="00256F45" w:rsidRDefault="00000000">
      <w:pPr>
        <w:pStyle w:val="TOC2"/>
        <w:rPr>
          <w:rFonts w:eastAsiaTheme="minorEastAsia" w:cstheme="minorBidi"/>
          <w:kern w:val="2"/>
          <w:sz w:val="24"/>
          <w:szCs w:val="24"/>
          <w:lang w:eastAsia="zh-CN"/>
          <w14:ligatures w14:val="standardContextual"/>
        </w:rPr>
      </w:pPr>
      <w:hyperlink w:anchor="_Toc170578761" w:history="1">
        <w:r w:rsidR="00256F45" w:rsidRPr="000977D1">
          <w:rPr>
            <w:rStyle w:val="Hyperlink"/>
          </w:rPr>
          <w:t>5.3</w:t>
        </w:r>
        <w:r w:rsidR="00256F45">
          <w:rPr>
            <w:rFonts w:eastAsiaTheme="minorEastAsia" w:cstheme="minorBidi"/>
            <w:kern w:val="2"/>
            <w:sz w:val="24"/>
            <w:szCs w:val="24"/>
            <w:lang w:eastAsia="zh-CN"/>
            <w14:ligatures w14:val="standardContextual"/>
          </w:rPr>
          <w:tab/>
        </w:r>
        <w:r w:rsidR="00256F45" w:rsidRPr="000977D1">
          <w:rPr>
            <w:rStyle w:val="Hyperlink"/>
          </w:rPr>
          <w:t>Logon Message Processing – Next Expected Message Sequence</w:t>
        </w:r>
        <w:r w:rsidR="00256F45">
          <w:rPr>
            <w:webHidden/>
          </w:rPr>
          <w:tab/>
        </w:r>
        <w:r w:rsidR="00256F45">
          <w:rPr>
            <w:webHidden/>
          </w:rPr>
          <w:fldChar w:fldCharType="begin"/>
        </w:r>
        <w:r w:rsidR="00256F45">
          <w:rPr>
            <w:webHidden/>
          </w:rPr>
          <w:instrText xml:space="preserve"> PAGEREF _Toc170578761 \h </w:instrText>
        </w:r>
        <w:r w:rsidR="00256F45">
          <w:rPr>
            <w:webHidden/>
          </w:rPr>
        </w:r>
        <w:r w:rsidR="00256F45">
          <w:rPr>
            <w:webHidden/>
          </w:rPr>
          <w:fldChar w:fldCharType="separate"/>
        </w:r>
        <w:r w:rsidR="00256F45">
          <w:rPr>
            <w:webHidden/>
          </w:rPr>
          <w:t>16</w:t>
        </w:r>
        <w:r w:rsidR="00256F45">
          <w:rPr>
            <w:webHidden/>
          </w:rPr>
          <w:fldChar w:fldCharType="end"/>
        </w:r>
      </w:hyperlink>
    </w:p>
    <w:p w14:paraId="21C81C60" w14:textId="181D4A52" w:rsidR="00256F45" w:rsidRDefault="00000000">
      <w:pPr>
        <w:pStyle w:val="TOC2"/>
        <w:rPr>
          <w:rFonts w:eastAsiaTheme="minorEastAsia" w:cstheme="minorBidi"/>
          <w:kern w:val="2"/>
          <w:sz w:val="24"/>
          <w:szCs w:val="24"/>
          <w:lang w:eastAsia="zh-CN"/>
          <w14:ligatures w14:val="standardContextual"/>
        </w:rPr>
      </w:pPr>
      <w:hyperlink w:anchor="_Toc170578762" w:history="1">
        <w:r w:rsidR="00256F45" w:rsidRPr="000977D1">
          <w:rPr>
            <w:rStyle w:val="Hyperlink"/>
          </w:rPr>
          <w:t>5.4</w:t>
        </w:r>
        <w:r w:rsidR="00256F45">
          <w:rPr>
            <w:rFonts w:eastAsiaTheme="minorEastAsia" w:cstheme="minorBidi"/>
            <w:kern w:val="2"/>
            <w:sz w:val="24"/>
            <w:szCs w:val="24"/>
            <w:lang w:eastAsia="zh-CN"/>
            <w14:ligatures w14:val="standardContextual"/>
          </w:rPr>
          <w:tab/>
        </w:r>
        <w:r w:rsidR="00256F45" w:rsidRPr="000977D1">
          <w:rPr>
            <w:rStyle w:val="Hyperlink"/>
          </w:rPr>
          <w:t>Possible Duplicates</w:t>
        </w:r>
        <w:r w:rsidR="00256F45">
          <w:rPr>
            <w:webHidden/>
          </w:rPr>
          <w:tab/>
        </w:r>
        <w:r w:rsidR="00256F45">
          <w:rPr>
            <w:webHidden/>
          </w:rPr>
          <w:fldChar w:fldCharType="begin"/>
        </w:r>
        <w:r w:rsidR="00256F45">
          <w:rPr>
            <w:webHidden/>
          </w:rPr>
          <w:instrText xml:space="preserve"> PAGEREF _Toc170578762 \h </w:instrText>
        </w:r>
        <w:r w:rsidR="00256F45">
          <w:rPr>
            <w:webHidden/>
          </w:rPr>
        </w:r>
        <w:r w:rsidR="00256F45">
          <w:rPr>
            <w:webHidden/>
          </w:rPr>
          <w:fldChar w:fldCharType="separate"/>
        </w:r>
        <w:r w:rsidR="00256F45">
          <w:rPr>
            <w:webHidden/>
          </w:rPr>
          <w:t>16</w:t>
        </w:r>
        <w:r w:rsidR="00256F45">
          <w:rPr>
            <w:webHidden/>
          </w:rPr>
          <w:fldChar w:fldCharType="end"/>
        </w:r>
      </w:hyperlink>
    </w:p>
    <w:p w14:paraId="14F54B1F" w14:textId="43278644" w:rsidR="00256F45" w:rsidRDefault="00000000">
      <w:pPr>
        <w:pStyle w:val="TOC2"/>
        <w:rPr>
          <w:rFonts w:eastAsiaTheme="minorEastAsia" w:cstheme="minorBidi"/>
          <w:kern w:val="2"/>
          <w:sz w:val="24"/>
          <w:szCs w:val="24"/>
          <w:lang w:eastAsia="zh-CN"/>
          <w14:ligatures w14:val="standardContextual"/>
        </w:rPr>
      </w:pPr>
      <w:hyperlink w:anchor="_Toc170578763" w:history="1">
        <w:r w:rsidR="00256F45" w:rsidRPr="000977D1">
          <w:rPr>
            <w:rStyle w:val="Hyperlink"/>
          </w:rPr>
          <w:t>5.5</w:t>
        </w:r>
        <w:r w:rsidR="00256F45">
          <w:rPr>
            <w:rFonts w:eastAsiaTheme="minorEastAsia" w:cstheme="minorBidi"/>
            <w:kern w:val="2"/>
            <w:sz w:val="24"/>
            <w:szCs w:val="24"/>
            <w:lang w:eastAsia="zh-CN"/>
            <w14:ligatures w14:val="standardContextual"/>
          </w:rPr>
          <w:tab/>
        </w:r>
        <w:r w:rsidR="00256F45" w:rsidRPr="000977D1">
          <w:rPr>
            <w:rStyle w:val="Hyperlink"/>
          </w:rPr>
          <w:t>Possible Resends</w:t>
        </w:r>
        <w:r w:rsidR="00256F45">
          <w:rPr>
            <w:webHidden/>
          </w:rPr>
          <w:tab/>
        </w:r>
        <w:r w:rsidR="00256F45">
          <w:rPr>
            <w:webHidden/>
          </w:rPr>
          <w:fldChar w:fldCharType="begin"/>
        </w:r>
        <w:r w:rsidR="00256F45">
          <w:rPr>
            <w:webHidden/>
          </w:rPr>
          <w:instrText xml:space="preserve"> PAGEREF _Toc170578763 \h </w:instrText>
        </w:r>
        <w:r w:rsidR="00256F45">
          <w:rPr>
            <w:webHidden/>
          </w:rPr>
        </w:r>
        <w:r w:rsidR="00256F45">
          <w:rPr>
            <w:webHidden/>
          </w:rPr>
          <w:fldChar w:fldCharType="separate"/>
        </w:r>
        <w:r w:rsidR="00256F45">
          <w:rPr>
            <w:webHidden/>
          </w:rPr>
          <w:t>16</w:t>
        </w:r>
        <w:r w:rsidR="00256F45">
          <w:rPr>
            <w:webHidden/>
          </w:rPr>
          <w:fldChar w:fldCharType="end"/>
        </w:r>
      </w:hyperlink>
    </w:p>
    <w:p w14:paraId="214F993D" w14:textId="5687BADC" w:rsidR="00256F45" w:rsidRDefault="00000000">
      <w:pPr>
        <w:pStyle w:val="TOC3"/>
        <w:rPr>
          <w:rFonts w:eastAsiaTheme="minorEastAsia" w:cstheme="minorBidi"/>
          <w:iCs w:val="0"/>
          <w:kern w:val="2"/>
          <w:sz w:val="24"/>
          <w:szCs w:val="24"/>
          <w:lang w:val="en-US" w:eastAsia="zh-CN"/>
          <w14:ligatures w14:val="standardContextual"/>
        </w:rPr>
      </w:pPr>
      <w:hyperlink w:anchor="_Toc170578764" w:history="1">
        <w:r w:rsidR="00256F45" w:rsidRPr="000977D1">
          <w:rPr>
            <w:rStyle w:val="Hyperlink"/>
          </w:rPr>
          <w:t>5.5.1</w:t>
        </w:r>
        <w:r w:rsidR="00256F45">
          <w:rPr>
            <w:rFonts w:eastAsiaTheme="minorEastAsia" w:cstheme="minorBidi"/>
            <w:iCs w:val="0"/>
            <w:kern w:val="2"/>
            <w:sz w:val="24"/>
            <w:szCs w:val="24"/>
            <w:lang w:val="en-US" w:eastAsia="zh-CN"/>
            <w14:ligatures w14:val="standardContextual"/>
          </w:rPr>
          <w:tab/>
        </w:r>
        <w:r w:rsidR="00256F45" w:rsidRPr="000977D1">
          <w:rPr>
            <w:rStyle w:val="Hyperlink"/>
          </w:rPr>
          <w:t>Client Initiated Messages</w:t>
        </w:r>
        <w:r w:rsidR="00256F45">
          <w:rPr>
            <w:webHidden/>
          </w:rPr>
          <w:tab/>
        </w:r>
        <w:r w:rsidR="00256F45">
          <w:rPr>
            <w:webHidden/>
          </w:rPr>
          <w:fldChar w:fldCharType="begin"/>
        </w:r>
        <w:r w:rsidR="00256F45">
          <w:rPr>
            <w:webHidden/>
          </w:rPr>
          <w:instrText xml:space="preserve"> PAGEREF _Toc170578764 \h </w:instrText>
        </w:r>
        <w:r w:rsidR="00256F45">
          <w:rPr>
            <w:webHidden/>
          </w:rPr>
        </w:r>
        <w:r w:rsidR="00256F45">
          <w:rPr>
            <w:webHidden/>
          </w:rPr>
          <w:fldChar w:fldCharType="separate"/>
        </w:r>
        <w:r w:rsidR="00256F45">
          <w:rPr>
            <w:webHidden/>
          </w:rPr>
          <w:t>16</w:t>
        </w:r>
        <w:r w:rsidR="00256F45">
          <w:rPr>
            <w:webHidden/>
          </w:rPr>
          <w:fldChar w:fldCharType="end"/>
        </w:r>
      </w:hyperlink>
    </w:p>
    <w:p w14:paraId="05B67CC0" w14:textId="0EF44429" w:rsidR="00256F45" w:rsidRDefault="00000000">
      <w:pPr>
        <w:pStyle w:val="TOC3"/>
        <w:rPr>
          <w:rFonts w:eastAsiaTheme="minorEastAsia" w:cstheme="minorBidi"/>
          <w:iCs w:val="0"/>
          <w:kern w:val="2"/>
          <w:sz w:val="24"/>
          <w:szCs w:val="24"/>
          <w:lang w:val="en-US" w:eastAsia="zh-CN"/>
          <w14:ligatures w14:val="standardContextual"/>
        </w:rPr>
      </w:pPr>
      <w:hyperlink w:anchor="_Toc170578765" w:history="1">
        <w:r w:rsidR="00256F45" w:rsidRPr="000977D1">
          <w:rPr>
            <w:rStyle w:val="Hyperlink"/>
          </w:rPr>
          <w:t>5.5.2</w:t>
        </w:r>
        <w:r w:rsidR="00256F45">
          <w:rPr>
            <w:rFonts w:eastAsiaTheme="minorEastAsia" w:cstheme="minorBidi"/>
            <w:iCs w:val="0"/>
            <w:kern w:val="2"/>
            <w:sz w:val="24"/>
            <w:szCs w:val="24"/>
            <w:lang w:val="en-US" w:eastAsia="zh-CN"/>
            <w14:ligatures w14:val="standardContextual"/>
          </w:rPr>
          <w:tab/>
        </w:r>
        <w:r w:rsidR="00256F45" w:rsidRPr="000977D1">
          <w:rPr>
            <w:rStyle w:val="Hyperlink"/>
          </w:rPr>
          <w:t>the gateway Initiated Messages</w:t>
        </w:r>
        <w:r w:rsidR="00256F45">
          <w:rPr>
            <w:webHidden/>
          </w:rPr>
          <w:tab/>
        </w:r>
        <w:r w:rsidR="00256F45">
          <w:rPr>
            <w:webHidden/>
          </w:rPr>
          <w:fldChar w:fldCharType="begin"/>
        </w:r>
        <w:r w:rsidR="00256F45">
          <w:rPr>
            <w:webHidden/>
          </w:rPr>
          <w:instrText xml:space="preserve"> PAGEREF _Toc170578765 \h </w:instrText>
        </w:r>
        <w:r w:rsidR="00256F45">
          <w:rPr>
            <w:webHidden/>
          </w:rPr>
        </w:r>
        <w:r w:rsidR="00256F45">
          <w:rPr>
            <w:webHidden/>
          </w:rPr>
          <w:fldChar w:fldCharType="separate"/>
        </w:r>
        <w:r w:rsidR="00256F45">
          <w:rPr>
            <w:webHidden/>
          </w:rPr>
          <w:t>17</w:t>
        </w:r>
        <w:r w:rsidR="00256F45">
          <w:rPr>
            <w:webHidden/>
          </w:rPr>
          <w:fldChar w:fldCharType="end"/>
        </w:r>
      </w:hyperlink>
    </w:p>
    <w:p w14:paraId="44DC7F15" w14:textId="37DA1E48" w:rsidR="00256F45" w:rsidRDefault="00000000">
      <w:pPr>
        <w:pStyle w:val="TOC2"/>
        <w:rPr>
          <w:rFonts w:eastAsiaTheme="minorEastAsia" w:cstheme="minorBidi"/>
          <w:kern w:val="2"/>
          <w:sz w:val="24"/>
          <w:szCs w:val="24"/>
          <w:lang w:eastAsia="zh-CN"/>
          <w14:ligatures w14:val="standardContextual"/>
        </w:rPr>
      </w:pPr>
      <w:hyperlink w:anchor="_Toc170578766" w:history="1">
        <w:r w:rsidR="00256F45" w:rsidRPr="000977D1">
          <w:rPr>
            <w:rStyle w:val="Hyperlink"/>
          </w:rPr>
          <w:t>5.6</w:t>
        </w:r>
        <w:r w:rsidR="00256F45">
          <w:rPr>
            <w:rFonts w:eastAsiaTheme="minorEastAsia" w:cstheme="minorBidi"/>
            <w:kern w:val="2"/>
            <w:sz w:val="24"/>
            <w:szCs w:val="24"/>
            <w:lang w:eastAsia="zh-CN"/>
            <w14:ligatures w14:val="standardContextual"/>
          </w:rPr>
          <w:tab/>
        </w:r>
        <w:r w:rsidR="00256F45" w:rsidRPr="000977D1">
          <w:rPr>
            <w:rStyle w:val="Hyperlink"/>
          </w:rPr>
          <w:t>Gap Fills</w:t>
        </w:r>
        <w:r w:rsidR="00256F45">
          <w:rPr>
            <w:webHidden/>
          </w:rPr>
          <w:tab/>
        </w:r>
        <w:r w:rsidR="00256F45">
          <w:rPr>
            <w:webHidden/>
          </w:rPr>
          <w:fldChar w:fldCharType="begin"/>
        </w:r>
        <w:r w:rsidR="00256F45">
          <w:rPr>
            <w:webHidden/>
          </w:rPr>
          <w:instrText xml:space="preserve"> PAGEREF _Toc170578766 \h </w:instrText>
        </w:r>
        <w:r w:rsidR="00256F45">
          <w:rPr>
            <w:webHidden/>
          </w:rPr>
        </w:r>
        <w:r w:rsidR="00256F45">
          <w:rPr>
            <w:webHidden/>
          </w:rPr>
          <w:fldChar w:fldCharType="separate"/>
        </w:r>
        <w:r w:rsidR="00256F45">
          <w:rPr>
            <w:webHidden/>
          </w:rPr>
          <w:t>17</w:t>
        </w:r>
        <w:r w:rsidR="00256F45">
          <w:rPr>
            <w:webHidden/>
          </w:rPr>
          <w:fldChar w:fldCharType="end"/>
        </w:r>
      </w:hyperlink>
    </w:p>
    <w:p w14:paraId="5A041E58" w14:textId="107F5B1C" w:rsidR="00256F45" w:rsidRDefault="00000000">
      <w:pPr>
        <w:pStyle w:val="TOC2"/>
        <w:rPr>
          <w:rFonts w:eastAsiaTheme="minorEastAsia" w:cstheme="minorBidi"/>
          <w:kern w:val="2"/>
          <w:sz w:val="24"/>
          <w:szCs w:val="24"/>
          <w:lang w:eastAsia="zh-CN"/>
          <w14:ligatures w14:val="standardContextual"/>
        </w:rPr>
      </w:pPr>
      <w:hyperlink w:anchor="_Toc170578767" w:history="1">
        <w:r w:rsidR="00256F45" w:rsidRPr="000977D1">
          <w:rPr>
            <w:rStyle w:val="Hyperlink"/>
          </w:rPr>
          <w:t>5.7</w:t>
        </w:r>
        <w:r w:rsidR="00256F45">
          <w:rPr>
            <w:rFonts w:eastAsiaTheme="minorEastAsia" w:cstheme="minorBidi"/>
            <w:kern w:val="2"/>
            <w:sz w:val="24"/>
            <w:szCs w:val="24"/>
            <w:lang w:eastAsia="zh-CN"/>
            <w14:ligatures w14:val="standardContextual"/>
          </w:rPr>
          <w:tab/>
        </w:r>
        <w:r w:rsidR="00256F45" w:rsidRPr="000977D1">
          <w:rPr>
            <w:rStyle w:val="Hyperlink"/>
          </w:rPr>
          <w:t>Transmission of Missed Messages</w:t>
        </w:r>
        <w:r w:rsidR="00256F45">
          <w:rPr>
            <w:webHidden/>
          </w:rPr>
          <w:tab/>
        </w:r>
        <w:r w:rsidR="00256F45">
          <w:rPr>
            <w:webHidden/>
          </w:rPr>
          <w:fldChar w:fldCharType="begin"/>
        </w:r>
        <w:r w:rsidR="00256F45">
          <w:rPr>
            <w:webHidden/>
          </w:rPr>
          <w:instrText xml:space="preserve"> PAGEREF _Toc170578767 \h </w:instrText>
        </w:r>
        <w:r w:rsidR="00256F45">
          <w:rPr>
            <w:webHidden/>
          </w:rPr>
        </w:r>
        <w:r w:rsidR="00256F45">
          <w:rPr>
            <w:webHidden/>
          </w:rPr>
          <w:fldChar w:fldCharType="separate"/>
        </w:r>
        <w:r w:rsidR="00256F45">
          <w:rPr>
            <w:webHidden/>
          </w:rPr>
          <w:t>17</w:t>
        </w:r>
        <w:r w:rsidR="00256F45">
          <w:rPr>
            <w:webHidden/>
          </w:rPr>
          <w:fldChar w:fldCharType="end"/>
        </w:r>
      </w:hyperlink>
    </w:p>
    <w:p w14:paraId="6B0D0E60" w14:textId="6CD60E3F" w:rsidR="00256F45" w:rsidRDefault="00000000">
      <w:pPr>
        <w:pStyle w:val="TOC2"/>
        <w:rPr>
          <w:rFonts w:eastAsiaTheme="minorEastAsia" w:cstheme="minorBidi"/>
          <w:kern w:val="2"/>
          <w:sz w:val="24"/>
          <w:szCs w:val="24"/>
          <w:lang w:eastAsia="zh-CN"/>
          <w14:ligatures w14:val="standardContextual"/>
        </w:rPr>
      </w:pPr>
      <w:hyperlink w:anchor="_Toc170578768" w:history="1">
        <w:r w:rsidR="00256F45" w:rsidRPr="000977D1">
          <w:rPr>
            <w:rStyle w:val="Hyperlink"/>
            <w:rFonts w:cstheme="minorHAnsi"/>
          </w:rPr>
          <w:t>5.8</w:t>
        </w:r>
        <w:r w:rsidR="00256F45">
          <w:rPr>
            <w:rFonts w:eastAsiaTheme="minorEastAsia" w:cstheme="minorBidi"/>
            <w:kern w:val="2"/>
            <w:sz w:val="24"/>
            <w:szCs w:val="24"/>
            <w:lang w:eastAsia="zh-CN"/>
            <w14:ligatures w14:val="standardContextual"/>
          </w:rPr>
          <w:tab/>
        </w:r>
        <w:r w:rsidR="00256F45" w:rsidRPr="000977D1">
          <w:rPr>
            <w:rStyle w:val="Hyperlink"/>
            <w:rFonts w:cstheme="minorHAnsi"/>
          </w:rPr>
          <w:t>System Restart at Backup Site</w:t>
        </w:r>
        <w:r w:rsidR="00256F45">
          <w:rPr>
            <w:webHidden/>
          </w:rPr>
          <w:tab/>
        </w:r>
        <w:r w:rsidR="00256F45">
          <w:rPr>
            <w:webHidden/>
          </w:rPr>
          <w:fldChar w:fldCharType="begin"/>
        </w:r>
        <w:r w:rsidR="00256F45">
          <w:rPr>
            <w:webHidden/>
          </w:rPr>
          <w:instrText xml:space="preserve"> PAGEREF _Toc170578768 \h </w:instrText>
        </w:r>
        <w:r w:rsidR="00256F45">
          <w:rPr>
            <w:webHidden/>
          </w:rPr>
        </w:r>
        <w:r w:rsidR="00256F45">
          <w:rPr>
            <w:webHidden/>
          </w:rPr>
          <w:fldChar w:fldCharType="separate"/>
        </w:r>
        <w:r w:rsidR="00256F45">
          <w:rPr>
            <w:webHidden/>
          </w:rPr>
          <w:t>17</w:t>
        </w:r>
        <w:r w:rsidR="00256F45">
          <w:rPr>
            <w:webHidden/>
          </w:rPr>
          <w:fldChar w:fldCharType="end"/>
        </w:r>
      </w:hyperlink>
    </w:p>
    <w:p w14:paraId="6EED751B" w14:textId="3AD56641" w:rsidR="00256F45" w:rsidRDefault="00000000">
      <w:pPr>
        <w:pStyle w:val="TOC1"/>
        <w:rPr>
          <w:rFonts w:eastAsiaTheme="minorEastAsia" w:cstheme="minorBidi"/>
          <w:b w:val="0"/>
          <w:bCs w:val="0"/>
          <w:kern w:val="2"/>
          <w:sz w:val="24"/>
          <w:szCs w:val="24"/>
          <w:lang w:eastAsia="zh-CN"/>
          <w14:ligatures w14:val="standardContextual"/>
        </w:rPr>
      </w:pPr>
      <w:hyperlink w:anchor="_Toc170578769" w:history="1">
        <w:r w:rsidR="00256F45" w:rsidRPr="000977D1">
          <w:rPr>
            <w:rStyle w:val="Hyperlink"/>
          </w:rPr>
          <w:t>6.</w:t>
        </w:r>
        <w:r w:rsidR="00256F45">
          <w:rPr>
            <w:rFonts w:eastAsiaTheme="minorEastAsia" w:cstheme="minorBidi"/>
            <w:b w:val="0"/>
            <w:bCs w:val="0"/>
            <w:kern w:val="2"/>
            <w:sz w:val="24"/>
            <w:szCs w:val="24"/>
            <w:lang w:eastAsia="zh-CN"/>
            <w14:ligatures w14:val="standardContextual"/>
          </w:rPr>
          <w:tab/>
        </w:r>
        <w:r w:rsidR="00256F45" w:rsidRPr="000977D1">
          <w:rPr>
            <w:rStyle w:val="Hyperlink"/>
          </w:rPr>
          <w:t>Service Description</w:t>
        </w:r>
        <w:r w:rsidR="00256F45">
          <w:rPr>
            <w:webHidden/>
          </w:rPr>
          <w:tab/>
        </w:r>
        <w:r w:rsidR="00256F45">
          <w:rPr>
            <w:webHidden/>
          </w:rPr>
          <w:fldChar w:fldCharType="begin"/>
        </w:r>
        <w:r w:rsidR="00256F45">
          <w:rPr>
            <w:webHidden/>
          </w:rPr>
          <w:instrText xml:space="preserve"> PAGEREF _Toc170578769 \h </w:instrText>
        </w:r>
        <w:r w:rsidR="00256F45">
          <w:rPr>
            <w:webHidden/>
          </w:rPr>
        </w:r>
        <w:r w:rsidR="00256F45">
          <w:rPr>
            <w:webHidden/>
          </w:rPr>
          <w:fldChar w:fldCharType="separate"/>
        </w:r>
        <w:r w:rsidR="00256F45">
          <w:rPr>
            <w:webHidden/>
          </w:rPr>
          <w:t>18</w:t>
        </w:r>
        <w:r w:rsidR="00256F45">
          <w:rPr>
            <w:webHidden/>
          </w:rPr>
          <w:fldChar w:fldCharType="end"/>
        </w:r>
      </w:hyperlink>
    </w:p>
    <w:p w14:paraId="26B26CF2" w14:textId="469C56A0" w:rsidR="00256F45" w:rsidRDefault="00000000">
      <w:pPr>
        <w:pStyle w:val="TOC2"/>
        <w:rPr>
          <w:rFonts w:eastAsiaTheme="minorEastAsia" w:cstheme="minorBidi"/>
          <w:kern w:val="2"/>
          <w:sz w:val="24"/>
          <w:szCs w:val="24"/>
          <w:lang w:eastAsia="zh-CN"/>
          <w14:ligatures w14:val="standardContextual"/>
        </w:rPr>
      </w:pPr>
      <w:hyperlink w:anchor="_Toc170578770" w:history="1">
        <w:r w:rsidR="00256F45" w:rsidRPr="000977D1">
          <w:rPr>
            <w:rStyle w:val="Hyperlink"/>
            <w:rFonts w:cstheme="minorHAnsi"/>
          </w:rPr>
          <w:t>6.1</w:t>
        </w:r>
        <w:r w:rsidR="00256F45">
          <w:rPr>
            <w:rFonts w:eastAsiaTheme="minorEastAsia" w:cstheme="minorBidi"/>
            <w:kern w:val="2"/>
            <w:sz w:val="24"/>
            <w:szCs w:val="24"/>
            <w:lang w:eastAsia="zh-CN"/>
            <w14:ligatures w14:val="standardContextual"/>
          </w:rPr>
          <w:tab/>
        </w:r>
        <w:r w:rsidR="00256F45" w:rsidRPr="000977D1">
          <w:rPr>
            <w:rStyle w:val="Hyperlink"/>
            <w:rFonts w:cstheme="minorHAnsi"/>
          </w:rPr>
          <w:t>Data Types</w:t>
        </w:r>
        <w:r w:rsidR="00256F45">
          <w:rPr>
            <w:webHidden/>
          </w:rPr>
          <w:tab/>
        </w:r>
        <w:r w:rsidR="00256F45">
          <w:rPr>
            <w:webHidden/>
          </w:rPr>
          <w:fldChar w:fldCharType="begin"/>
        </w:r>
        <w:r w:rsidR="00256F45">
          <w:rPr>
            <w:webHidden/>
          </w:rPr>
          <w:instrText xml:space="preserve"> PAGEREF _Toc170578770 \h </w:instrText>
        </w:r>
        <w:r w:rsidR="00256F45">
          <w:rPr>
            <w:webHidden/>
          </w:rPr>
        </w:r>
        <w:r w:rsidR="00256F45">
          <w:rPr>
            <w:webHidden/>
          </w:rPr>
          <w:fldChar w:fldCharType="separate"/>
        </w:r>
        <w:r w:rsidR="00256F45">
          <w:rPr>
            <w:webHidden/>
          </w:rPr>
          <w:t>18</w:t>
        </w:r>
        <w:r w:rsidR="00256F45">
          <w:rPr>
            <w:webHidden/>
          </w:rPr>
          <w:fldChar w:fldCharType="end"/>
        </w:r>
      </w:hyperlink>
    </w:p>
    <w:p w14:paraId="260A3531" w14:textId="66411A43" w:rsidR="00256F45" w:rsidRDefault="00000000">
      <w:pPr>
        <w:pStyle w:val="TOC2"/>
        <w:rPr>
          <w:rFonts w:eastAsiaTheme="minorEastAsia" w:cstheme="minorBidi"/>
          <w:kern w:val="2"/>
          <w:sz w:val="24"/>
          <w:szCs w:val="24"/>
          <w:lang w:eastAsia="zh-CN"/>
          <w14:ligatures w14:val="standardContextual"/>
        </w:rPr>
      </w:pPr>
      <w:hyperlink w:anchor="_Toc170578771" w:history="1">
        <w:r w:rsidR="00256F45" w:rsidRPr="000977D1">
          <w:rPr>
            <w:rStyle w:val="Hyperlink"/>
            <w:rFonts w:cstheme="minorHAnsi"/>
          </w:rPr>
          <w:t>6.2</w:t>
        </w:r>
        <w:r w:rsidR="00256F45">
          <w:rPr>
            <w:rFonts w:eastAsiaTheme="minorEastAsia" w:cstheme="minorBidi"/>
            <w:kern w:val="2"/>
            <w:sz w:val="24"/>
            <w:szCs w:val="24"/>
            <w:lang w:eastAsia="zh-CN"/>
            <w14:ligatures w14:val="standardContextual"/>
          </w:rPr>
          <w:tab/>
        </w:r>
        <w:r w:rsidR="00256F45" w:rsidRPr="000977D1">
          <w:rPr>
            <w:rStyle w:val="Hyperlink"/>
            <w:rFonts w:cstheme="minorHAnsi"/>
          </w:rPr>
          <w:t>Instrument Identification</w:t>
        </w:r>
        <w:r w:rsidR="00256F45">
          <w:rPr>
            <w:webHidden/>
          </w:rPr>
          <w:tab/>
        </w:r>
        <w:r w:rsidR="00256F45">
          <w:rPr>
            <w:webHidden/>
          </w:rPr>
          <w:fldChar w:fldCharType="begin"/>
        </w:r>
        <w:r w:rsidR="00256F45">
          <w:rPr>
            <w:webHidden/>
          </w:rPr>
          <w:instrText xml:space="preserve"> PAGEREF _Toc170578771 \h </w:instrText>
        </w:r>
        <w:r w:rsidR="00256F45">
          <w:rPr>
            <w:webHidden/>
          </w:rPr>
        </w:r>
        <w:r w:rsidR="00256F45">
          <w:rPr>
            <w:webHidden/>
          </w:rPr>
          <w:fldChar w:fldCharType="separate"/>
        </w:r>
        <w:r w:rsidR="00256F45">
          <w:rPr>
            <w:webHidden/>
          </w:rPr>
          <w:t>19</w:t>
        </w:r>
        <w:r w:rsidR="00256F45">
          <w:rPr>
            <w:webHidden/>
          </w:rPr>
          <w:fldChar w:fldCharType="end"/>
        </w:r>
      </w:hyperlink>
    </w:p>
    <w:p w14:paraId="70A751E5" w14:textId="49166E11" w:rsidR="00256F45" w:rsidRDefault="00000000">
      <w:pPr>
        <w:pStyle w:val="TOC2"/>
        <w:rPr>
          <w:rFonts w:eastAsiaTheme="minorEastAsia" w:cstheme="minorBidi"/>
          <w:kern w:val="2"/>
          <w:sz w:val="24"/>
          <w:szCs w:val="24"/>
          <w:lang w:eastAsia="zh-CN"/>
          <w14:ligatures w14:val="standardContextual"/>
        </w:rPr>
      </w:pPr>
      <w:hyperlink w:anchor="_Toc170578772" w:history="1">
        <w:r w:rsidR="00256F45" w:rsidRPr="000977D1">
          <w:rPr>
            <w:rStyle w:val="Hyperlink"/>
            <w:rFonts w:cstheme="minorHAnsi"/>
          </w:rPr>
          <w:t>6.3</w:t>
        </w:r>
        <w:r w:rsidR="00256F45">
          <w:rPr>
            <w:rFonts w:eastAsiaTheme="minorEastAsia" w:cstheme="minorBidi"/>
            <w:kern w:val="2"/>
            <w:sz w:val="24"/>
            <w:szCs w:val="24"/>
            <w:lang w:eastAsia="zh-CN"/>
            <w14:ligatures w14:val="standardContextual"/>
          </w:rPr>
          <w:tab/>
        </w:r>
        <w:r w:rsidR="00256F45" w:rsidRPr="000977D1">
          <w:rPr>
            <w:rStyle w:val="Hyperlink"/>
            <w:rFonts w:cstheme="minorHAnsi"/>
          </w:rPr>
          <w:t>Client Specified Entities</w:t>
        </w:r>
        <w:r w:rsidR="00256F45">
          <w:rPr>
            <w:webHidden/>
          </w:rPr>
          <w:tab/>
        </w:r>
        <w:r w:rsidR="00256F45">
          <w:rPr>
            <w:webHidden/>
          </w:rPr>
          <w:fldChar w:fldCharType="begin"/>
        </w:r>
        <w:r w:rsidR="00256F45">
          <w:rPr>
            <w:webHidden/>
          </w:rPr>
          <w:instrText xml:space="preserve"> PAGEREF _Toc170578772 \h </w:instrText>
        </w:r>
        <w:r w:rsidR="00256F45">
          <w:rPr>
            <w:webHidden/>
          </w:rPr>
        </w:r>
        <w:r w:rsidR="00256F45">
          <w:rPr>
            <w:webHidden/>
          </w:rPr>
          <w:fldChar w:fldCharType="separate"/>
        </w:r>
        <w:r w:rsidR="00256F45">
          <w:rPr>
            <w:webHidden/>
          </w:rPr>
          <w:t>19</w:t>
        </w:r>
        <w:r w:rsidR="00256F45">
          <w:rPr>
            <w:webHidden/>
          </w:rPr>
          <w:fldChar w:fldCharType="end"/>
        </w:r>
      </w:hyperlink>
    </w:p>
    <w:p w14:paraId="5DFDA7C4" w14:textId="1813905C" w:rsidR="00256F45" w:rsidRDefault="00000000">
      <w:pPr>
        <w:pStyle w:val="TOC2"/>
        <w:rPr>
          <w:rFonts w:eastAsiaTheme="minorEastAsia" w:cstheme="minorBidi"/>
          <w:kern w:val="2"/>
          <w:sz w:val="24"/>
          <w:szCs w:val="24"/>
          <w:lang w:eastAsia="zh-CN"/>
          <w14:ligatures w14:val="standardContextual"/>
        </w:rPr>
      </w:pPr>
      <w:hyperlink w:anchor="_Toc170578773" w:history="1">
        <w:r w:rsidR="00256F45" w:rsidRPr="000977D1">
          <w:rPr>
            <w:rStyle w:val="Hyperlink"/>
            <w:rFonts w:cstheme="minorHAnsi"/>
          </w:rPr>
          <w:t>6.4</w:t>
        </w:r>
        <w:r w:rsidR="00256F45">
          <w:rPr>
            <w:rFonts w:eastAsiaTheme="minorEastAsia" w:cstheme="minorBidi"/>
            <w:kern w:val="2"/>
            <w:sz w:val="24"/>
            <w:szCs w:val="24"/>
            <w:lang w:eastAsia="zh-CN"/>
            <w14:ligatures w14:val="standardContextual"/>
          </w:rPr>
          <w:tab/>
        </w:r>
        <w:r w:rsidR="00256F45" w:rsidRPr="000977D1">
          <w:rPr>
            <w:rStyle w:val="Hyperlink"/>
            <w:rFonts w:cstheme="minorHAnsi"/>
          </w:rPr>
          <w:t>Uniqueness of Client Order ID and Quote ID.</w:t>
        </w:r>
        <w:r w:rsidR="00256F45">
          <w:rPr>
            <w:webHidden/>
          </w:rPr>
          <w:tab/>
        </w:r>
        <w:r w:rsidR="00256F45">
          <w:rPr>
            <w:webHidden/>
          </w:rPr>
          <w:fldChar w:fldCharType="begin"/>
        </w:r>
        <w:r w:rsidR="00256F45">
          <w:rPr>
            <w:webHidden/>
          </w:rPr>
          <w:instrText xml:space="preserve"> PAGEREF _Toc170578773 \h </w:instrText>
        </w:r>
        <w:r w:rsidR="00256F45">
          <w:rPr>
            <w:webHidden/>
          </w:rPr>
        </w:r>
        <w:r w:rsidR="00256F45">
          <w:rPr>
            <w:webHidden/>
          </w:rPr>
          <w:fldChar w:fldCharType="separate"/>
        </w:r>
        <w:r w:rsidR="00256F45">
          <w:rPr>
            <w:webHidden/>
          </w:rPr>
          <w:t>19</w:t>
        </w:r>
        <w:r w:rsidR="00256F45">
          <w:rPr>
            <w:webHidden/>
          </w:rPr>
          <w:fldChar w:fldCharType="end"/>
        </w:r>
      </w:hyperlink>
    </w:p>
    <w:p w14:paraId="6719E17E" w14:textId="45AAA795" w:rsidR="00256F45" w:rsidRDefault="00000000">
      <w:pPr>
        <w:pStyle w:val="TOC2"/>
        <w:rPr>
          <w:rFonts w:eastAsiaTheme="minorEastAsia" w:cstheme="minorBidi"/>
          <w:kern w:val="2"/>
          <w:sz w:val="24"/>
          <w:szCs w:val="24"/>
          <w:lang w:eastAsia="zh-CN"/>
          <w14:ligatures w14:val="standardContextual"/>
        </w:rPr>
      </w:pPr>
      <w:hyperlink w:anchor="_Toc170578774" w:history="1">
        <w:r w:rsidR="00256F45" w:rsidRPr="000977D1">
          <w:rPr>
            <w:rStyle w:val="Hyperlink"/>
            <w:rFonts w:cstheme="minorHAnsi"/>
          </w:rPr>
          <w:t>6.5</w:t>
        </w:r>
        <w:r w:rsidR="00256F45">
          <w:rPr>
            <w:rFonts w:eastAsiaTheme="minorEastAsia" w:cstheme="minorBidi"/>
            <w:kern w:val="2"/>
            <w:sz w:val="24"/>
            <w:szCs w:val="24"/>
            <w:lang w:eastAsia="zh-CN"/>
            <w14:ligatures w14:val="standardContextual"/>
          </w:rPr>
          <w:tab/>
        </w:r>
        <w:r w:rsidR="00256F45" w:rsidRPr="000977D1">
          <w:rPr>
            <w:rStyle w:val="Hyperlink"/>
            <w:rFonts w:cstheme="minorHAnsi"/>
          </w:rPr>
          <w:t>Uniqueness of Trade Report ID</w:t>
        </w:r>
        <w:r w:rsidR="00256F45">
          <w:rPr>
            <w:webHidden/>
          </w:rPr>
          <w:tab/>
        </w:r>
        <w:r w:rsidR="00256F45">
          <w:rPr>
            <w:webHidden/>
          </w:rPr>
          <w:fldChar w:fldCharType="begin"/>
        </w:r>
        <w:r w:rsidR="00256F45">
          <w:rPr>
            <w:webHidden/>
          </w:rPr>
          <w:instrText xml:space="preserve"> PAGEREF _Toc170578774 \h </w:instrText>
        </w:r>
        <w:r w:rsidR="00256F45">
          <w:rPr>
            <w:webHidden/>
          </w:rPr>
        </w:r>
        <w:r w:rsidR="00256F45">
          <w:rPr>
            <w:webHidden/>
          </w:rPr>
          <w:fldChar w:fldCharType="separate"/>
        </w:r>
        <w:r w:rsidR="00256F45">
          <w:rPr>
            <w:webHidden/>
          </w:rPr>
          <w:t>20</w:t>
        </w:r>
        <w:r w:rsidR="00256F45">
          <w:rPr>
            <w:webHidden/>
          </w:rPr>
          <w:fldChar w:fldCharType="end"/>
        </w:r>
      </w:hyperlink>
    </w:p>
    <w:p w14:paraId="66EC9010" w14:textId="12D5A71B" w:rsidR="00256F45" w:rsidRDefault="00000000">
      <w:pPr>
        <w:pStyle w:val="TOC2"/>
        <w:rPr>
          <w:rFonts w:eastAsiaTheme="minorEastAsia" w:cstheme="minorBidi"/>
          <w:kern w:val="2"/>
          <w:sz w:val="24"/>
          <w:szCs w:val="24"/>
          <w:lang w:eastAsia="zh-CN"/>
          <w14:ligatures w14:val="standardContextual"/>
        </w:rPr>
      </w:pPr>
      <w:hyperlink w:anchor="_Toc170578775" w:history="1">
        <w:r w:rsidR="00256F45" w:rsidRPr="000977D1">
          <w:rPr>
            <w:rStyle w:val="Hyperlink"/>
            <w:rFonts w:cstheme="minorHAnsi"/>
          </w:rPr>
          <w:t>6.6</w:t>
        </w:r>
        <w:r w:rsidR="00256F45">
          <w:rPr>
            <w:rFonts w:eastAsiaTheme="minorEastAsia" w:cstheme="minorBidi"/>
            <w:kern w:val="2"/>
            <w:sz w:val="24"/>
            <w:szCs w:val="24"/>
            <w:lang w:eastAsia="zh-CN"/>
            <w14:ligatures w14:val="standardContextual"/>
          </w:rPr>
          <w:tab/>
        </w:r>
        <w:r w:rsidR="00256F45" w:rsidRPr="000977D1">
          <w:rPr>
            <w:rStyle w:val="Hyperlink"/>
            <w:rFonts w:cstheme="minorHAnsi"/>
          </w:rPr>
          <w:t>Provisional and Confirmed Trade</w:t>
        </w:r>
        <w:r w:rsidR="00256F45">
          <w:rPr>
            <w:webHidden/>
          </w:rPr>
          <w:tab/>
        </w:r>
        <w:r w:rsidR="00256F45">
          <w:rPr>
            <w:webHidden/>
          </w:rPr>
          <w:fldChar w:fldCharType="begin"/>
        </w:r>
        <w:r w:rsidR="00256F45">
          <w:rPr>
            <w:webHidden/>
          </w:rPr>
          <w:instrText xml:space="preserve"> PAGEREF _Toc170578775 \h </w:instrText>
        </w:r>
        <w:r w:rsidR="00256F45">
          <w:rPr>
            <w:webHidden/>
          </w:rPr>
        </w:r>
        <w:r w:rsidR="00256F45">
          <w:rPr>
            <w:webHidden/>
          </w:rPr>
          <w:fldChar w:fldCharType="separate"/>
        </w:r>
        <w:r w:rsidR="00256F45">
          <w:rPr>
            <w:webHidden/>
          </w:rPr>
          <w:t>20</w:t>
        </w:r>
        <w:r w:rsidR="00256F45">
          <w:rPr>
            <w:webHidden/>
          </w:rPr>
          <w:fldChar w:fldCharType="end"/>
        </w:r>
      </w:hyperlink>
    </w:p>
    <w:p w14:paraId="1C5FA83B" w14:textId="095AE789" w:rsidR="00256F45" w:rsidRDefault="00000000">
      <w:pPr>
        <w:pStyle w:val="TOC2"/>
        <w:rPr>
          <w:rFonts w:eastAsiaTheme="minorEastAsia" w:cstheme="minorBidi"/>
          <w:kern w:val="2"/>
          <w:sz w:val="24"/>
          <w:szCs w:val="24"/>
          <w:lang w:eastAsia="zh-CN"/>
          <w14:ligatures w14:val="standardContextual"/>
        </w:rPr>
      </w:pPr>
      <w:hyperlink w:anchor="_Toc170578776" w:history="1">
        <w:r w:rsidR="00256F45" w:rsidRPr="000977D1">
          <w:rPr>
            <w:rStyle w:val="Hyperlink"/>
            <w:rFonts w:cstheme="minorHAnsi"/>
          </w:rPr>
          <w:t>6.7</w:t>
        </w:r>
        <w:r w:rsidR="00256F45">
          <w:rPr>
            <w:rFonts w:eastAsiaTheme="minorEastAsia" w:cstheme="minorBidi"/>
            <w:kern w:val="2"/>
            <w:sz w:val="24"/>
            <w:szCs w:val="24"/>
            <w:lang w:eastAsia="zh-CN"/>
            <w14:ligatures w14:val="standardContextual"/>
          </w:rPr>
          <w:tab/>
        </w:r>
        <w:r w:rsidR="00256F45" w:rsidRPr="000977D1">
          <w:rPr>
            <w:rStyle w:val="Hyperlink"/>
            <w:rFonts w:cstheme="minorHAnsi"/>
          </w:rPr>
          <w:t>After-hours Trading Session</w:t>
        </w:r>
        <w:r w:rsidR="00256F45">
          <w:rPr>
            <w:webHidden/>
          </w:rPr>
          <w:tab/>
        </w:r>
        <w:r w:rsidR="00256F45">
          <w:rPr>
            <w:webHidden/>
          </w:rPr>
          <w:fldChar w:fldCharType="begin"/>
        </w:r>
        <w:r w:rsidR="00256F45">
          <w:rPr>
            <w:webHidden/>
          </w:rPr>
          <w:instrText xml:space="preserve"> PAGEREF _Toc170578776 \h </w:instrText>
        </w:r>
        <w:r w:rsidR="00256F45">
          <w:rPr>
            <w:webHidden/>
          </w:rPr>
        </w:r>
        <w:r w:rsidR="00256F45">
          <w:rPr>
            <w:webHidden/>
          </w:rPr>
          <w:fldChar w:fldCharType="separate"/>
        </w:r>
        <w:r w:rsidR="00256F45">
          <w:rPr>
            <w:webHidden/>
          </w:rPr>
          <w:t>20</w:t>
        </w:r>
        <w:r w:rsidR="00256F45">
          <w:rPr>
            <w:webHidden/>
          </w:rPr>
          <w:fldChar w:fldCharType="end"/>
        </w:r>
      </w:hyperlink>
    </w:p>
    <w:p w14:paraId="1CC5A0EC" w14:textId="0F56CE17" w:rsidR="00256F45" w:rsidRDefault="00000000">
      <w:pPr>
        <w:pStyle w:val="TOC2"/>
        <w:rPr>
          <w:rFonts w:eastAsiaTheme="minorEastAsia" w:cstheme="minorBidi"/>
          <w:kern w:val="2"/>
          <w:sz w:val="24"/>
          <w:szCs w:val="24"/>
          <w:lang w:eastAsia="zh-CN"/>
          <w14:ligatures w14:val="standardContextual"/>
        </w:rPr>
      </w:pPr>
      <w:hyperlink w:anchor="_Toc170578777" w:history="1">
        <w:r w:rsidR="00256F45" w:rsidRPr="000977D1">
          <w:rPr>
            <w:rStyle w:val="Hyperlink"/>
            <w:rFonts w:cstheme="minorHAnsi"/>
          </w:rPr>
          <w:t>6.8</w:t>
        </w:r>
        <w:r w:rsidR="00256F45">
          <w:rPr>
            <w:rFonts w:eastAsiaTheme="minorEastAsia" w:cstheme="minorBidi"/>
            <w:kern w:val="2"/>
            <w:sz w:val="24"/>
            <w:szCs w:val="24"/>
            <w:lang w:eastAsia="zh-CN"/>
            <w14:ligatures w14:val="standardContextual"/>
          </w:rPr>
          <w:tab/>
        </w:r>
        <w:r w:rsidR="00256F45" w:rsidRPr="000977D1">
          <w:rPr>
            <w:rStyle w:val="Hyperlink"/>
            <w:rFonts w:cstheme="minorHAnsi"/>
          </w:rPr>
          <w:t>Self-matching Prevention (SMP)</w:t>
        </w:r>
        <w:r w:rsidR="00256F45">
          <w:rPr>
            <w:webHidden/>
          </w:rPr>
          <w:tab/>
        </w:r>
        <w:r w:rsidR="00256F45">
          <w:rPr>
            <w:webHidden/>
          </w:rPr>
          <w:fldChar w:fldCharType="begin"/>
        </w:r>
        <w:r w:rsidR="00256F45">
          <w:rPr>
            <w:webHidden/>
          </w:rPr>
          <w:instrText xml:space="preserve"> PAGEREF _Toc170578777 \h </w:instrText>
        </w:r>
        <w:r w:rsidR="00256F45">
          <w:rPr>
            <w:webHidden/>
          </w:rPr>
        </w:r>
        <w:r w:rsidR="00256F45">
          <w:rPr>
            <w:webHidden/>
          </w:rPr>
          <w:fldChar w:fldCharType="separate"/>
        </w:r>
        <w:r w:rsidR="00256F45">
          <w:rPr>
            <w:webHidden/>
          </w:rPr>
          <w:t>20</w:t>
        </w:r>
        <w:r w:rsidR="00256F45">
          <w:rPr>
            <w:webHidden/>
          </w:rPr>
          <w:fldChar w:fldCharType="end"/>
        </w:r>
      </w:hyperlink>
    </w:p>
    <w:p w14:paraId="64BB4E21" w14:textId="65147443" w:rsidR="00256F45" w:rsidRDefault="00000000">
      <w:pPr>
        <w:pStyle w:val="TOC3"/>
        <w:rPr>
          <w:rFonts w:eastAsiaTheme="minorEastAsia" w:cstheme="minorBidi"/>
          <w:iCs w:val="0"/>
          <w:kern w:val="2"/>
          <w:sz w:val="24"/>
          <w:szCs w:val="24"/>
          <w:lang w:val="en-US" w:eastAsia="zh-CN"/>
          <w14:ligatures w14:val="standardContextual"/>
        </w:rPr>
      </w:pPr>
      <w:hyperlink w:anchor="_Toc170578778" w:history="1">
        <w:r w:rsidR="00256F45" w:rsidRPr="000977D1">
          <w:rPr>
            <w:rStyle w:val="Hyperlink"/>
          </w:rPr>
          <w:t>6.8.1</w:t>
        </w:r>
        <w:r w:rsidR="00256F45">
          <w:rPr>
            <w:rFonts w:eastAsiaTheme="minorEastAsia" w:cstheme="minorBidi"/>
            <w:iCs w:val="0"/>
            <w:kern w:val="2"/>
            <w:sz w:val="24"/>
            <w:szCs w:val="24"/>
            <w:lang w:val="en-US" w:eastAsia="zh-CN"/>
            <w14:ligatures w14:val="standardContextual"/>
          </w:rPr>
          <w:tab/>
        </w:r>
        <w:r w:rsidR="00256F45" w:rsidRPr="000977D1">
          <w:rPr>
            <w:rStyle w:val="Hyperlink"/>
          </w:rPr>
          <w:t>SMP Handling for Order</w:t>
        </w:r>
        <w:r w:rsidR="00256F45">
          <w:rPr>
            <w:webHidden/>
          </w:rPr>
          <w:tab/>
        </w:r>
        <w:r w:rsidR="00256F45">
          <w:rPr>
            <w:webHidden/>
          </w:rPr>
          <w:fldChar w:fldCharType="begin"/>
        </w:r>
        <w:r w:rsidR="00256F45">
          <w:rPr>
            <w:webHidden/>
          </w:rPr>
          <w:instrText xml:space="preserve"> PAGEREF _Toc170578778 \h </w:instrText>
        </w:r>
        <w:r w:rsidR="00256F45">
          <w:rPr>
            <w:webHidden/>
          </w:rPr>
        </w:r>
        <w:r w:rsidR="00256F45">
          <w:rPr>
            <w:webHidden/>
          </w:rPr>
          <w:fldChar w:fldCharType="separate"/>
        </w:r>
        <w:r w:rsidR="00256F45">
          <w:rPr>
            <w:webHidden/>
          </w:rPr>
          <w:t>21</w:t>
        </w:r>
        <w:r w:rsidR="00256F45">
          <w:rPr>
            <w:webHidden/>
          </w:rPr>
          <w:fldChar w:fldCharType="end"/>
        </w:r>
      </w:hyperlink>
    </w:p>
    <w:p w14:paraId="00B14460" w14:textId="54C4DEA7" w:rsidR="00256F45" w:rsidRDefault="00000000">
      <w:pPr>
        <w:pStyle w:val="TOC3"/>
        <w:rPr>
          <w:rFonts w:eastAsiaTheme="minorEastAsia" w:cstheme="minorBidi"/>
          <w:iCs w:val="0"/>
          <w:kern w:val="2"/>
          <w:sz w:val="24"/>
          <w:szCs w:val="24"/>
          <w:lang w:val="en-US" w:eastAsia="zh-CN"/>
          <w14:ligatures w14:val="standardContextual"/>
        </w:rPr>
      </w:pPr>
      <w:hyperlink w:anchor="_Toc170578779" w:history="1">
        <w:r w:rsidR="00256F45" w:rsidRPr="000977D1">
          <w:rPr>
            <w:rStyle w:val="Hyperlink"/>
          </w:rPr>
          <w:t>6.8.2</w:t>
        </w:r>
        <w:r w:rsidR="00256F45">
          <w:rPr>
            <w:rFonts w:eastAsiaTheme="minorEastAsia" w:cstheme="minorBidi"/>
            <w:iCs w:val="0"/>
            <w:kern w:val="2"/>
            <w:sz w:val="24"/>
            <w:szCs w:val="24"/>
            <w:lang w:val="en-US" w:eastAsia="zh-CN"/>
            <w14:ligatures w14:val="standardContextual"/>
          </w:rPr>
          <w:tab/>
        </w:r>
        <w:r w:rsidR="00256F45" w:rsidRPr="000977D1">
          <w:rPr>
            <w:rStyle w:val="Hyperlink"/>
          </w:rPr>
          <w:t>SMP Handling for Quote</w:t>
        </w:r>
        <w:r w:rsidR="00256F45">
          <w:rPr>
            <w:webHidden/>
          </w:rPr>
          <w:tab/>
        </w:r>
        <w:r w:rsidR="00256F45">
          <w:rPr>
            <w:webHidden/>
          </w:rPr>
          <w:fldChar w:fldCharType="begin"/>
        </w:r>
        <w:r w:rsidR="00256F45">
          <w:rPr>
            <w:webHidden/>
          </w:rPr>
          <w:instrText xml:space="preserve"> PAGEREF _Toc170578779 \h </w:instrText>
        </w:r>
        <w:r w:rsidR="00256F45">
          <w:rPr>
            <w:webHidden/>
          </w:rPr>
        </w:r>
        <w:r w:rsidR="00256F45">
          <w:rPr>
            <w:webHidden/>
          </w:rPr>
          <w:fldChar w:fldCharType="separate"/>
        </w:r>
        <w:r w:rsidR="00256F45">
          <w:rPr>
            <w:webHidden/>
          </w:rPr>
          <w:t>21</w:t>
        </w:r>
        <w:r w:rsidR="00256F45">
          <w:rPr>
            <w:webHidden/>
          </w:rPr>
          <w:fldChar w:fldCharType="end"/>
        </w:r>
      </w:hyperlink>
    </w:p>
    <w:p w14:paraId="2B98B812" w14:textId="61EEEC30" w:rsidR="00256F45" w:rsidRDefault="00000000">
      <w:pPr>
        <w:pStyle w:val="TOC3"/>
        <w:rPr>
          <w:rFonts w:eastAsiaTheme="minorEastAsia" w:cstheme="minorBidi"/>
          <w:iCs w:val="0"/>
          <w:kern w:val="2"/>
          <w:sz w:val="24"/>
          <w:szCs w:val="24"/>
          <w:lang w:val="en-US" w:eastAsia="zh-CN"/>
          <w14:ligatures w14:val="standardContextual"/>
        </w:rPr>
      </w:pPr>
      <w:hyperlink w:anchor="_Toc170578780" w:history="1">
        <w:r w:rsidR="00256F45" w:rsidRPr="000977D1">
          <w:rPr>
            <w:rStyle w:val="Hyperlink"/>
          </w:rPr>
          <w:t>6.8.3</w:t>
        </w:r>
        <w:r w:rsidR="00256F45">
          <w:rPr>
            <w:rFonts w:eastAsiaTheme="minorEastAsia" w:cstheme="minorBidi"/>
            <w:iCs w:val="0"/>
            <w:kern w:val="2"/>
            <w:sz w:val="24"/>
            <w:szCs w:val="24"/>
            <w:lang w:val="en-US" w:eastAsia="zh-CN"/>
            <w14:ligatures w14:val="standardContextual"/>
          </w:rPr>
          <w:tab/>
        </w:r>
        <w:r w:rsidR="00256F45" w:rsidRPr="000977D1">
          <w:rPr>
            <w:rStyle w:val="Hyperlink"/>
          </w:rPr>
          <w:t>Format of SMP ID</w:t>
        </w:r>
        <w:r w:rsidR="00256F45">
          <w:rPr>
            <w:webHidden/>
          </w:rPr>
          <w:tab/>
        </w:r>
        <w:r w:rsidR="00256F45">
          <w:rPr>
            <w:webHidden/>
          </w:rPr>
          <w:fldChar w:fldCharType="begin"/>
        </w:r>
        <w:r w:rsidR="00256F45">
          <w:rPr>
            <w:webHidden/>
          </w:rPr>
          <w:instrText xml:space="preserve"> PAGEREF _Toc170578780 \h </w:instrText>
        </w:r>
        <w:r w:rsidR="00256F45">
          <w:rPr>
            <w:webHidden/>
          </w:rPr>
        </w:r>
        <w:r w:rsidR="00256F45">
          <w:rPr>
            <w:webHidden/>
          </w:rPr>
          <w:fldChar w:fldCharType="separate"/>
        </w:r>
        <w:r w:rsidR="00256F45">
          <w:rPr>
            <w:webHidden/>
          </w:rPr>
          <w:t>22</w:t>
        </w:r>
        <w:r w:rsidR="00256F45">
          <w:rPr>
            <w:webHidden/>
          </w:rPr>
          <w:fldChar w:fldCharType="end"/>
        </w:r>
      </w:hyperlink>
    </w:p>
    <w:p w14:paraId="1CDA4FED" w14:textId="5D50AFC0" w:rsidR="00256F45" w:rsidRDefault="00000000">
      <w:pPr>
        <w:pStyle w:val="TOC2"/>
        <w:rPr>
          <w:rFonts w:eastAsiaTheme="minorEastAsia" w:cstheme="minorBidi"/>
          <w:kern w:val="2"/>
          <w:sz w:val="24"/>
          <w:szCs w:val="24"/>
          <w:lang w:eastAsia="zh-CN"/>
          <w14:ligatures w14:val="standardContextual"/>
        </w:rPr>
      </w:pPr>
      <w:hyperlink w:anchor="_Toc170578781" w:history="1">
        <w:r w:rsidR="00256F45" w:rsidRPr="000977D1">
          <w:rPr>
            <w:rStyle w:val="Hyperlink"/>
            <w:rFonts w:cstheme="minorHAnsi"/>
          </w:rPr>
          <w:t>6.9</w:t>
        </w:r>
        <w:r w:rsidR="00256F45">
          <w:rPr>
            <w:rFonts w:eastAsiaTheme="minorEastAsia" w:cstheme="minorBidi"/>
            <w:kern w:val="2"/>
            <w:sz w:val="24"/>
            <w:szCs w:val="24"/>
            <w:lang w:eastAsia="zh-CN"/>
            <w14:ligatures w14:val="standardContextual"/>
          </w:rPr>
          <w:tab/>
        </w:r>
        <w:r w:rsidR="00256F45" w:rsidRPr="000977D1">
          <w:rPr>
            <w:rStyle w:val="Hyperlink"/>
            <w:rFonts w:cstheme="minorHAnsi"/>
          </w:rPr>
          <w:t>Market Maker Protection</w:t>
        </w:r>
        <w:r w:rsidR="00256F45">
          <w:rPr>
            <w:webHidden/>
          </w:rPr>
          <w:tab/>
        </w:r>
        <w:r w:rsidR="00256F45">
          <w:rPr>
            <w:webHidden/>
          </w:rPr>
          <w:fldChar w:fldCharType="begin"/>
        </w:r>
        <w:r w:rsidR="00256F45">
          <w:rPr>
            <w:webHidden/>
          </w:rPr>
          <w:instrText xml:space="preserve"> PAGEREF _Toc170578781 \h </w:instrText>
        </w:r>
        <w:r w:rsidR="00256F45">
          <w:rPr>
            <w:webHidden/>
          </w:rPr>
        </w:r>
        <w:r w:rsidR="00256F45">
          <w:rPr>
            <w:webHidden/>
          </w:rPr>
          <w:fldChar w:fldCharType="separate"/>
        </w:r>
        <w:r w:rsidR="00256F45">
          <w:rPr>
            <w:webHidden/>
          </w:rPr>
          <w:t>22</w:t>
        </w:r>
        <w:r w:rsidR="00256F45">
          <w:rPr>
            <w:webHidden/>
          </w:rPr>
          <w:fldChar w:fldCharType="end"/>
        </w:r>
      </w:hyperlink>
    </w:p>
    <w:p w14:paraId="7E38FDB7" w14:textId="1ADD2117" w:rsidR="00256F45" w:rsidRDefault="00000000">
      <w:pPr>
        <w:pStyle w:val="TOC2"/>
        <w:rPr>
          <w:rFonts w:eastAsiaTheme="minorEastAsia" w:cstheme="minorBidi"/>
          <w:kern w:val="2"/>
          <w:sz w:val="24"/>
          <w:szCs w:val="24"/>
          <w:lang w:eastAsia="zh-CN"/>
          <w14:ligatures w14:val="standardContextual"/>
        </w:rPr>
      </w:pPr>
      <w:hyperlink w:anchor="_Toc170578782" w:history="1">
        <w:r w:rsidR="00256F45" w:rsidRPr="000977D1">
          <w:rPr>
            <w:rStyle w:val="Hyperlink"/>
            <w:rFonts w:cstheme="minorHAnsi"/>
          </w:rPr>
          <w:t>6.10</w:t>
        </w:r>
        <w:r w:rsidR="00256F45">
          <w:rPr>
            <w:rFonts w:eastAsiaTheme="minorEastAsia" w:cstheme="minorBidi"/>
            <w:kern w:val="2"/>
            <w:sz w:val="24"/>
            <w:szCs w:val="24"/>
            <w:lang w:eastAsia="zh-CN"/>
            <w14:ligatures w14:val="standardContextual"/>
          </w:rPr>
          <w:tab/>
        </w:r>
        <w:r w:rsidR="00256F45" w:rsidRPr="000977D1">
          <w:rPr>
            <w:rStyle w:val="Hyperlink"/>
            <w:rFonts w:cstheme="minorHAnsi"/>
          </w:rPr>
          <w:t>Volatility Control Mechanism (VCM)</w:t>
        </w:r>
        <w:r w:rsidR="00256F45">
          <w:rPr>
            <w:webHidden/>
          </w:rPr>
          <w:tab/>
        </w:r>
        <w:r w:rsidR="00256F45">
          <w:rPr>
            <w:webHidden/>
          </w:rPr>
          <w:fldChar w:fldCharType="begin"/>
        </w:r>
        <w:r w:rsidR="00256F45">
          <w:rPr>
            <w:webHidden/>
          </w:rPr>
          <w:instrText xml:space="preserve"> PAGEREF _Toc170578782 \h </w:instrText>
        </w:r>
        <w:r w:rsidR="00256F45">
          <w:rPr>
            <w:webHidden/>
          </w:rPr>
        </w:r>
        <w:r w:rsidR="00256F45">
          <w:rPr>
            <w:webHidden/>
          </w:rPr>
          <w:fldChar w:fldCharType="separate"/>
        </w:r>
        <w:r w:rsidR="00256F45">
          <w:rPr>
            <w:webHidden/>
          </w:rPr>
          <w:t>22</w:t>
        </w:r>
        <w:r w:rsidR="00256F45">
          <w:rPr>
            <w:webHidden/>
          </w:rPr>
          <w:fldChar w:fldCharType="end"/>
        </w:r>
      </w:hyperlink>
    </w:p>
    <w:p w14:paraId="6B6A4A07" w14:textId="2A4864C9" w:rsidR="00256F45" w:rsidRDefault="00000000">
      <w:pPr>
        <w:pStyle w:val="TOC2"/>
        <w:rPr>
          <w:rFonts w:eastAsiaTheme="minorEastAsia" w:cstheme="minorBidi"/>
          <w:kern w:val="2"/>
          <w:sz w:val="24"/>
          <w:szCs w:val="24"/>
          <w:lang w:eastAsia="zh-CN"/>
          <w14:ligatures w14:val="standardContextual"/>
        </w:rPr>
      </w:pPr>
      <w:hyperlink w:anchor="_Toc170578783" w:history="1">
        <w:r w:rsidR="00256F45" w:rsidRPr="000977D1">
          <w:rPr>
            <w:rStyle w:val="Hyperlink"/>
            <w:rFonts w:cstheme="minorHAnsi"/>
          </w:rPr>
          <w:t>6.11</w:t>
        </w:r>
        <w:r w:rsidR="00256F45">
          <w:rPr>
            <w:rFonts w:eastAsiaTheme="minorEastAsia" w:cstheme="minorBidi"/>
            <w:kern w:val="2"/>
            <w:sz w:val="24"/>
            <w:szCs w:val="24"/>
            <w:lang w:eastAsia="zh-CN"/>
            <w14:ligatures w14:val="standardContextual"/>
          </w:rPr>
          <w:tab/>
        </w:r>
        <w:r w:rsidR="00256F45" w:rsidRPr="000977D1">
          <w:rPr>
            <w:rStyle w:val="Hyperlink"/>
            <w:rFonts w:cstheme="minorHAnsi"/>
          </w:rPr>
          <w:t>Cancel On Disconnect (COD)</w:t>
        </w:r>
        <w:r w:rsidR="00256F45">
          <w:rPr>
            <w:webHidden/>
          </w:rPr>
          <w:tab/>
        </w:r>
        <w:r w:rsidR="00256F45">
          <w:rPr>
            <w:webHidden/>
          </w:rPr>
          <w:fldChar w:fldCharType="begin"/>
        </w:r>
        <w:r w:rsidR="00256F45">
          <w:rPr>
            <w:webHidden/>
          </w:rPr>
          <w:instrText xml:space="preserve"> PAGEREF _Toc170578783 \h </w:instrText>
        </w:r>
        <w:r w:rsidR="00256F45">
          <w:rPr>
            <w:webHidden/>
          </w:rPr>
        </w:r>
        <w:r w:rsidR="00256F45">
          <w:rPr>
            <w:webHidden/>
          </w:rPr>
          <w:fldChar w:fldCharType="separate"/>
        </w:r>
        <w:r w:rsidR="00256F45">
          <w:rPr>
            <w:webHidden/>
          </w:rPr>
          <w:t>22</w:t>
        </w:r>
        <w:r w:rsidR="00256F45">
          <w:rPr>
            <w:webHidden/>
          </w:rPr>
          <w:fldChar w:fldCharType="end"/>
        </w:r>
      </w:hyperlink>
    </w:p>
    <w:p w14:paraId="67A6F064" w14:textId="5B7868EA" w:rsidR="00256F45" w:rsidRDefault="00000000">
      <w:pPr>
        <w:pStyle w:val="TOC2"/>
        <w:rPr>
          <w:rFonts w:eastAsiaTheme="minorEastAsia" w:cstheme="minorBidi"/>
          <w:kern w:val="2"/>
          <w:sz w:val="24"/>
          <w:szCs w:val="24"/>
          <w:lang w:eastAsia="zh-CN"/>
          <w14:ligatures w14:val="standardContextual"/>
        </w:rPr>
      </w:pPr>
      <w:hyperlink w:anchor="_Toc170578784" w:history="1">
        <w:r w:rsidR="00256F45" w:rsidRPr="000977D1">
          <w:rPr>
            <w:rStyle w:val="Hyperlink"/>
            <w:rFonts w:cstheme="minorHAnsi"/>
          </w:rPr>
          <w:t>6.12</w:t>
        </w:r>
        <w:r w:rsidR="00256F45">
          <w:rPr>
            <w:rFonts w:eastAsiaTheme="minorEastAsia" w:cstheme="minorBidi"/>
            <w:kern w:val="2"/>
            <w:sz w:val="24"/>
            <w:szCs w:val="24"/>
            <w:lang w:eastAsia="zh-CN"/>
            <w14:ligatures w14:val="standardContextual"/>
          </w:rPr>
          <w:tab/>
        </w:r>
        <w:r w:rsidR="00256F45" w:rsidRPr="000977D1">
          <w:rPr>
            <w:rStyle w:val="Hyperlink"/>
            <w:rFonts w:cstheme="minorHAnsi"/>
          </w:rPr>
          <w:t>Message Throttling</w:t>
        </w:r>
        <w:r w:rsidR="00256F45">
          <w:rPr>
            <w:webHidden/>
          </w:rPr>
          <w:tab/>
        </w:r>
        <w:r w:rsidR="00256F45">
          <w:rPr>
            <w:webHidden/>
          </w:rPr>
          <w:fldChar w:fldCharType="begin"/>
        </w:r>
        <w:r w:rsidR="00256F45">
          <w:rPr>
            <w:webHidden/>
          </w:rPr>
          <w:instrText xml:space="preserve"> PAGEREF _Toc170578784 \h </w:instrText>
        </w:r>
        <w:r w:rsidR="00256F45">
          <w:rPr>
            <w:webHidden/>
          </w:rPr>
        </w:r>
        <w:r w:rsidR="00256F45">
          <w:rPr>
            <w:webHidden/>
          </w:rPr>
          <w:fldChar w:fldCharType="separate"/>
        </w:r>
        <w:r w:rsidR="00256F45">
          <w:rPr>
            <w:webHidden/>
          </w:rPr>
          <w:t>24</w:t>
        </w:r>
        <w:r w:rsidR="00256F45">
          <w:rPr>
            <w:webHidden/>
          </w:rPr>
          <w:fldChar w:fldCharType="end"/>
        </w:r>
      </w:hyperlink>
    </w:p>
    <w:p w14:paraId="0A61244B" w14:textId="62D315C6" w:rsidR="00256F45" w:rsidRDefault="00000000">
      <w:pPr>
        <w:pStyle w:val="TOC2"/>
        <w:rPr>
          <w:rFonts w:eastAsiaTheme="minorEastAsia" w:cstheme="minorBidi"/>
          <w:kern w:val="2"/>
          <w:sz w:val="24"/>
          <w:szCs w:val="24"/>
          <w:lang w:eastAsia="zh-CN"/>
          <w14:ligatures w14:val="standardContextual"/>
        </w:rPr>
      </w:pPr>
      <w:hyperlink w:anchor="_Toc170578785" w:history="1">
        <w:r w:rsidR="00256F45" w:rsidRPr="000977D1">
          <w:rPr>
            <w:rStyle w:val="Hyperlink"/>
            <w:rFonts w:cstheme="minorHAnsi"/>
          </w:rPr>
          <w:t>6.13</w:t>
        </w:r>
        <w:r w:rsidR="00256F45">
          <w:rPr>
            <w:rFonts w:eastAsiaTheme="minorEastAsia" w:cstheme="minorBidi"/>
            <w:kern w:val="2"/>
            <w:sz w:val="24"/>
            <w:szCs w:val="24"/>
            <w:lang w:eastAsia="zh-CN"/>
            <w14:ligatures w14:val="standardContextual"/>
          </w:rPr>
          <w:tab/>
        </w:r>
        <w:r w:rsidR="00256F45" w:rsidRPr="000977D1">
          <w:rPr>
            <w:rStyle w:val="Hyperlink"/>
            <w:rFonts w:cstheme="minorHAnsi"/>
          </w:rPr>
          <w:t>Message Rejection</w:t>
        </w:r>
        <w:r w:rsidR="00256F45">
          <w:rPr>
            <w:webHidden/>
          </w:rPr>
          <w:tab/>
        </w:r>
        <w:r w:rsidR="00256F45">
          <w:rPr>
            <w:webHidden/>
          </w:rPr>
          <w:fldChar w:fldCharType="begin"/>
        </w:r>
        <w:r w:rsidR="00256F45">
          <w:rPr>
            <w:webHidden/>
          </w:rPr>
          <w:instrText xml:space="preserve"> PAGEREF _Toc170578785 \h </w:instrText>
        </w:r>
        <w:r w:rsidR="00256F45">
          <w:rPr>
            <w:webHidden/>
          </w:rPr>
        </w:r>
        <w:r w:rsidR="00256F45">
          <w:rPr>
            <w:webHidden/>
          </w:rPr>
          <w:fldChar w:fldCharType="separate"/>
        </w:r>
        <w:r w:rsidR="00256F45">
          <w:rPr>
            <w:webHidden/>
          </w:rPr>
          <w:t>25</w:t>
        </w:r>
        <w:r w:rsidR="00256F45">
          <w:rPr>
            <w:webHidden/>
          </w:rPr>
          <w:fldChar w:fldCharType="end"/>
        </w:r>
      </w:hyperlink>
    </w:p>
    <w:p w14:paraId="4BB9FD4E" w14:textId="08720F17" w:rsidR="00256F45" w:rsidRDefault="00000000">
      <w:pPr>
        <w:pStyle w:val="TOC3"/>
        <w:rPr>
          <w:rFonts w:eastAsiaTheme="minorEastAsia" w:cstheme="minorBidi"/>
          <w:iCs w:val="0"/>
          <w:kern w:val="2"/>
          <w:sz w:val="24"/>
          <w:szCs w:val="24"/>
          <w:lang w:val="en-US" w:eastAsia="zh-CN"/>
          <w14:ligatures w14:val="standardContextual"/>
        </w:rPr>
      </w:pPr>
      <w:hyperlink w:anchor="_Toc170578786" w:history="1">
        <w:r w:rsidR="00256F45" w:rsidRPr="000977D1">
          <w:rPr>
            <w:rStyle w:val="Hyperlink"/>
          </w:rPr>
          <w:t>6.13.1</w:t>
        </w:r>
        <w:r w:rsidR="00256F45">
          <w:rPr>
            <w:rFonts w:eastAsiaTheme="minorEastAsia" w:cstheme="minorBidi"/>
            <w:iCs w:val="0"/>
            <w:kern w:val="2"/>
            <w:sz w:val="24"/>
            <w:szCs w:val="24"/>
            <w:lang w:val="en-US" w:eastAsia="zh-CN"/>
            <w14:ligatures w14:val="standardContextual"/>
          </w:rPr>
          <w:tab/>
        </w:r>
        <w:r w:rsidR="00256F45" w:rsidRPr="000977D1">
          <w:rPr>
            <w:rStyle w:val="Hyperlink"/>
          </w:rPr>
          <w:t>Session Level Reject</w:t>
        </w:r>
        <w:r w:rsidR="00256F45">
          <w:rPr>
            <w:webHidden/>
          </w:rPr>
          <w:tab/>
        </w:r>
        <w:r w:rsidR="00256F45">
          <w:rPr>
            <w:webHidden/>
          </w:rPr>
          <w:fldChar w:fldCharType="begin"/>
        </w:r>
        <w:r w:rsidR="00256F45">
          <w:rPr>
            <w:webHidden/>
          </w:rPr>
          <w:instrText xml:space="preserve"> PAGEREF _Toc170578786 \h </w:instrText>
        </w:r>
        <w:r w:rsidR="00256F45">
          <w:rPr>
            <w:webHidden/>
          </w:rPr>
        </w:r>
        <w:r w:rsidR="00256F45">
          <w:rPr>
            <w:webHidden/>
          </w:rPr>
          <w:fldChar w:fldCharType="separate"/>
        </w:r>
        <w:r w:rsidR="00256F45">
          <w:rPr>
            <w:webHidden/>
          </w:rPr>
          <w:t>25</w:t>
        </w:r>
        <w:r w:rsidR="00256F45">
          <w:rPr>
            <w:webHidden/>
          </w:rPr>
          <w:fldChar w:fldCharType="end"/>
        </w:r>
      </w:hyperlink>
    </w:p>
    <w:p w14:paraId="39376BAF" w14:textId="16A40ABC" w:rsidR="00256F45" w:rsidRDefault="00000000">
      <w:pPr>
        <w:pStyle w:val="TOC3"/>
        <w:rPr>
          <w:rFonts w:eastAsiaTheme="minorEastAsia" w:cstheme="minorBidi"/>
          <w:iCs w:val="0"/>
          <w:kern w:val="2"/>
          <w:sz w:val="24"/>
          <w:szCs w:val="24"/>
          <w:lang w:val="en-US" w:eastAsia="zh-CN"/>
          <w14:ligatures w14:val="standardContextual"/>
        </w:rPr>
      </w:pPr>
      <w:hyperlink w:anchor="_Toc170578787" w:history="1">
        <w:r w:rsidR="00256F45" w:rsidRPr="000977D1">
          <w:rPr>
            <w:rStyle w:val="Hyperlink"/>
          </w:rPr>
          <w:t>6.13.2</w:t>
        </w:r>
        <w:r w:rsidR="00256F45">
          <w:rPr>
            <w:rFonts w:eastAsiaTheme="minorEastAsia" w:cstheme="minorBidi"/>
            <w:iCs w:val="0"/>
            <w:kern w:val="2"/>
            <w:sz w:val="24"/>
            <w:szCs w:val="24"/>
            <w:lang w:val="en-US" w:eastAsia="zh-CN"/>
            <w14:ligatures w14:val="standardContextual"/>
          </w:rPr>
          <w:tab/>
        </w:r>
        <w:r w:rsidR="00256F45" w:rsidRPr="000977D1">
          <w:rPr>
            <w:rStyle w:val="Hyperlink"/>
          </w:rPr>
          <w:t>Business Message Reject</w:t>
        </w:r>
        <w:r w:rsidR="00256F45">
          <w:rPr>
            <w:webHidden/>
          </w:rPr>
          <w:tab/>
        </w:r>
        <w:r w:rsidR="00256F45">
          <w:rPr>
            <w:webHidden/>
          </w:rPr>
          <w:fldChar w:fldCharType="begin"/>
        </w:r>
        <w:r w:rsidR="00256F45">
          <w:rPr>
            <w:webHidden/>
          </w:rPr>
          <w:instrText xml:space="preserve"> PAGEREF _Toc170578787 \h </w:instrText>
        </w:r>
        <w:r w:rsidR="00256F45">
          <w:rPr>
            <w:webHidden/>
          </w:rPr>
        </w:r>
        <w:r w:rsidR="00256F45">
          <w:rPr>
            <w:webHidden/>
          </w:rPr>
          <w:fldChar w:fldCharType="separate"/>
        </w:r>
        <w:r w:rsidR="00256F45">
          <w:rPr>
            <w:webHidden/>
          </w:rPr>
          <w:t>25</w:t>
        </w:r>
        <w:r w:rsidR="00256F45">
          <w:rPr>
            <w:webHidden/>
          </w:rPr>
          <w:fldChar w:fldCharType="end"/>
        </w:r>
      </w:hyperlink>
    </w:p>
    <w:p w14:paraId="1E2AE3F4" w14:textId="6E452654" w:rsidR="00256F45" w:rsidRDefault="00000000">
      <w:pPr>
        <w:pStyle w:val="TOC3"/>
        <w:rPr>
          <w:rFonts w:eastAsiaTheme="minorEastAsia" w:cstheme="minorBidi"/>
          <w:iCs w:val="0"/>
          <w:kern w:val="2"/>
          <w:sz w:val="24"/>
          <w:szCs w:val="24"/>
          <w:lang w:val="en-US" w:eastAsia="zh-CN"/>
          <w14:ligatures w14:val="standardContextual"/>
        </w:rPr>
      </w:pPr>
      <w:hyperlink w:anchor="_Toc170578788" w:history="1">
        <w:r w:rsidR="00256F45" w:rsidRPr="000977D1">
          <w:rPr>
            <w:rStyle w:val="Hyperlink"/>
          </w:rPr>
          <w:t>6.13.3</w:t>
        </w:r>
        <w:r w:rsidR="00256F45">
          <w:rPr>
            <w:rFonts w:eastAsiaTheme="minorEastAsia" w:cstheme="minorBidi"/>
            <w:iCs w:val="0"/>
            <w:kern w:val="2"/>
            <w:sz w:val="24"/>
            <w:szCs w:val="24"/>
            <w:lang w:val="en-US" w:eastAsia="zh-CN"/>
            <w14:ligatures w14:val="standardContextual"/>
          </w:rPr>
          <w:tab/>
        </w:r>
        <w:r w:rsidR="00256F45" w:rsidRPr="000977D1">
          <w:rPr>
            <w:rStyle w:val="Hyperlink"/>
          </w:rPr>
          <w:t>Message Specific Reject</w:t>
        </w:r>
        <w:r w:rsidR="00256F45">
          <w:rPr>
            <w:webHidden/>
          </w:rPr>
          <w:tab/>
        </w:r>
        <w:r w:rsidR="00256F45">
          <w:rPr>
            <w:webHidden/>
          </w:rPr>
          <w:fldChar w:fldCharType="begin"/>
        </w:r>
        <w:r w:rsidR="00256F45">
          <w:rPr>
            <w:webHidden/>
          </w:rPr>
          <w:instrText xml:space="preserve"> PAGEREF _Toc170578788 \h </w:instrText>
        </w:r>
        <w:r w:rsidR="00256F45">
          <w:rPr>
            <w:webHidden/>
          </w:rPr>
        </w:r>
        <w:r w:rsidR="00256F45">
          <w:rPr>
            <w:webHidden/>
          </w:rPr>
          <w:fldChar w:fldCharType="separate"/>
        </w:r>
        <w:r w:rsidR="00256F45">
          <w:rPr>
            <w:webHidden/>
          </w:rPr>
          <w:t>25</w:t>
        </w:r>
        <w:r w:rsidR="00256F45">
          <w:rPr>
            <w:webHidden/>
          </w:rPr>
          <w:fldChar w:fldCharType="end"/>
        </w:r>
      </w:hyperlink>
    </w:p>
    <w:p w14:paraId="6E77D723" w14:textId="7BB0C75E" w:rsidR="00256F45" w:rsidRDefault="00000000">
      <w:pPr>
        <w:pStyle w:val="TOC2"/>
        <w:rPr>
          <w:rFonts w:eastAsiaTheme="minorEastAsia" w:cstheme="minorBidi"/>
          <w:kern w:val="2"/>
          <w:sz w:val="24"/>
          <w:szCs w:val="24"/>
          <w:lang w:eastAsia="zh-CN"/>
          <w14:ligatures w14:val="standardContextual"/>
        </w:rPr>
      </w:pPr>
      <w:hyperlink w:anchor="_Toc170578789" w:history="1">
        <w:r w:rsidR="00256F45" w:rsidRPr="000977D1">
          <w:rPr>
            <w:rStyle w:val="Hyperlink"/>
            <w:rFonts w:cstheme="minorHAnsi"/>
          </w:rPr>
          <w:t>6.14</w:t>
        </w:r>
        <w:r w:rsidR="00256F45">
          <w:rPr>
            <w:rFonts w:eastAsiaTheme="minorEastAsia" w:cstheme="minorBidi"/>
            <w:kern w:val="2"/>
            <w:sz w:val="24"/>
            <w:szCs w:val="24"/>
            <w:lang w:eastAsia="zh-CN"/>
            <w14:ligatures w14:val="standardContextual"/>
          </w:rPr>
          <w:tab/>
        </w:r>
        <w:r w:rsidR="00256F45" w:rsidRPr="000977D1">
          <w:rPr>
            <w:rStyle w:val="Hyperlink"/>
            <w:rFonts w:cstheme="minorHAnsi"/>
          </w:rPr>
          <w:t>Order Handling</w:t>
        </w:r>
        <w:r w:rsidR="00256F45">
          <w:rPr>
            <w:webHidden/>
          </w:rPr>
          <w:tab/>
        </w:r>
        <w:r w:rsidR="00256F45">
          <w:rPr>
            <w:webHidden/>
          </w:rPr>
          <w:fldChar w:fldCharType="begin"/>
        </w:r>
        <w:r w:rsidR="00256F45">
          <w:rPr>
            <w:webHidden/>
          </w:rPr>
          <w:instrText xml:space="preserve"> PAGEREF _Toc170578789 \h </w:instrText>
        </w:r>
        <w:r w:rsidR="00256F45">
          <w:rPr>
            <w:webHidden/>
          </w:rPr>
        </w:r>
        <w:r w:rsidR="00256F45">
          <w:rPr>
            <w:webHidden/>
          </w:rPr>
          <w:fldChar w:fldCharType="separate"/>
        </w:r>
        <w:r w:rsidR="00256F45">
          <w:rPr>
            <w:webHidden/>
          </w:rPr>
          <w:t>25</w:t>
        </w:r>
        <w:r w:rsidR="00256F45">
          <w:rPr>
            <w:webHidden/>
          </w:rPr>
          <w:fldChar w:fldCharType="end"/>
        </w:r>
      </w:hyperlink>
    </w:p>
    <w:p w14:paraId="06854F35" w14:textId="13860ED5" w:rsidR="00256F45" w:rsidRDefault="00000000">
      <w:pPr>
        <w:pStyle w:val="TOC3"/>
        <w:rPr>
          <w:rFonts w:eastAsiaTheme="minorEastAsia" w:cstheme="minorBidi"/>
          <w:iCs w:val="0"/>
          <w:kern w:val="2"/>
          <w:sz w:val="24"/>
          <w:szCs w:val="24"/>
          <w:lang w:val="en-US" w:eastAsia="zh-CN"/>
          <w14:ligatures w14:val="standardContextual"/>
        </w:rPr>
      </w:pPr>
      <w:hyperlink w:anchor="_Toc170578790" w:history="1">
        <w:r w:rsidR="00256F45" w:rsidRPr="000977D1">
          <w:rPr>
            <w:rStyle w:val="Hyperlink"/>
          </w:rPr>
          <w:t>6.14.1</w:t>
        </w:r>
        <w:r w:rsidR="00256F45">
          <w:rPr>
            <w:rFonts w:eastAsiaTheme="minorEastAsia" w:cstheme="minorBidi"/>
            <w:iCs w:val="0"/>
            <w:kern w:val="2"/>
            <w:sz w:val="24"/>
            <w:szCs w:val="24"/>
            <w:lang w:val="en-US" w:eastAsia="zh-CN"/>
            <w14:ligatures w14:val="standardContextual"/>
          </w:rPr>
          <w:tab/>
        </w:r>
        <w:r w:rsidR="00256F45" w:rsidRPr="000977D1">
          <w:rPr>
            <w:rStyle w:val="Hyperlink"/>
          </w:rPr>
          <w:t>Order Types</w:t>
        </w:r>
        <w:r w:rsidR="00256F45">
          <w:rPr>
            <w:webHidden/>
          </w:rPr>
          <w:tab/>
        </w:r>
        <w:r w:rsidR="00256F45">
          <w:rPr>
            <w:webHidden/>
          </w:rPr>
          <w:fldChar w:fldCharType="begin"/>
        </w:r>
        <w:r w:rsidR="00256F45">
          <w:rPr>
            <w:webHidden/>
          </w:rPr>
          <w:instrText xml:space="preserve"> PAGEREF _Toc170578790 \h </w:instrText>
        </w:r>
        <w:r w:rsidR="00256F45">
          <w:rPr>
            <w:webHidden/>
          </w:rPr>
        </w:r>
        <w:r w:rsidR="00256F45">
          <w:rPr>
            <w:webHidden/>
          </w:rPr>
          <w:fldChar w:fldCharType="separate"/>
        </w:r>
        <w:r w:rsidR="00256F45">
          <w:rPr>
            <w:webHidden/>
          </w:rPr>
          <w:t>25</w:t>
        </w:r>
        <w:r w:rsidR="00256F45">
          <w:rPr>
            <w:webHidden/>
          </w:rPr>
          <w:fldChar w:fldCharType="end"/>
        </w:r>
      </w:hyperlink>
    </w:p>
    <w:p w14:paraId="433C5089" w14:textId="545D018E" w:rsidR="00256F45" w:rsidRDefault="00000000">
      <w:pPr>
        <w:pStyle w:val="TOC3"/>
        <w:rPr>
          <w:rFonts w:eastAsiaTheme="minorEastAsia" w:cstheme="minorBidi"/>
          <w:iCs w:val="0"/>
          <w:kern w:val="2"/>
          <w:sz w:val="24"/>
          <w:szCs w:val="24"/>
          <w:lang w:val="en-US" w:eastAsia="zh-CN"/>
          <w14:ligatures w14:val="standardContextual"/>
        </w:rPr>
      </w:pPr>
      <w:hyperlink w:anchor="_Toc170578791" w:history="1">
        <w:r w:rsidR="00256F45" w:rsidRPr="000977D1">
          <w:rPr>
            <w:rStyle w:val="Hyperlink"/>
          </w:rPr>
          <w:t>6.14.2</w:t>
        </w:r>
        <w:r w:rsidR="00256F45">
          <w:rPr>
            <w:rFonts w:eastAsiaTheme="minorEastAsia" w:cstheme="minorBidi"/>
            <w:iCs w:val="0"/>
            <w:kern w:val="2"/>
            <w:sz w:val="24"/>
            <w:szCs w:val="24"/>
            <w:lang w:val="en-US" w:eastAsia="zh-CN"/>
            <w14:ligatures w14:val="standardContextual"/>
          </w:rPr>
          <w:tab/>
        </w:r>
        <w:r w:rsidR="00256F45" w:rsidRPr="000977D1">
          <w:rPr>
            <w:rStyle w:val="Hyperlink"/>
          </w:rPr>
          <w:t>Order Types and Trading Session</w:t>
        </w:r>
        <w:r w:rsidR="00256F45">
          <w:rPr>
            <w:webHidden/>
          </w:rPr>
          <w:tab/>
        </w:r>
        <w:r w:rsidR="00256F45">
          <w:rPr>
            <w:webHidden/>
          </w:rPr>
          <w:fldChar w:fldCharType="begin"/>
        </w:r>
        <w:r w:rsidR="00256F45">
          <w:rPr>
            <w:webHidden/>
          </w:rPr>
          <w:instrText xml:space="preserve"> PAGEREF _Toc170578791 \h </w:instrText>
        </w:r>
        <w:r w:rsidR="00256F45">
          <w:rPr>
            <w:webHidden/>
          </w:rPr>
        </w:r>
        <w:r w:rsidR="00256F45">
          <w:rPr>
            <w:webHidden/>
          </w:rPr>
          <w:fldChar w:fldCharType="separate"/>
        </w:r>
        <w:r w:rsidR="00256F45">
          <w:rPr>
            <w:webHidden/>
          </w:rPr>
          <w:t>26</w:t>
        </w:r>
        <w:r w:rsidR="00256F45">
          <w:rPr>
            <w:webHidden/>
          </w:rPr>
          <w:fldChar w:fldCharType="end"/>
        </w:r>
      </w:hyperlink>
    </w:p>
    <w:p w14:paraId="7BEA7F04" w14:textId="7374B101" w:rsidR="00256F45" w:rsidRDefault="00000000">
      <w:pPr>
        <w:pStyle w:val="TOC3"/>
        <w:rPr>
          <w:rFonts w:eastAsiaTheme="minorEastAsia" w:cstheme="minorBidi"/>
          <w:iCs w:val="0"/>
          <w:kern w:val="2"/>
          <w:sz w:val="24"/>
          <w:szCs w:val="24"/>
          <w:lang w:val="en-US" w:eastAsia="zh-CN"/>
          <w14:ligatures w14:val="standardContextual"/>
        </w:rPr>
      </w:pPr>
      <w:hyperlink w:anchor="_Toc170578792" w:history="1">
        <w:r w:rsidR="00256F45" w:rsidRPr="000977D1">
          <w:rPr>
            <w:rStyle w:val="Hyperlink"/>
          </w:rPr>
          <w:t>6.14.3</w:t>
        </w:r>
        <w:r w:rsidR="00256F45">
          <w:rPr>
            <w:rFonts w:eastAsiaTheme="minorEastAsia" w:cstheme="minorBidi"/>
            <w:iCs w:val="0"/>
            <w:kern w:val="2"/>
            <w:sz w:val="24"/>
            <w:szCs w:val="24"/>
            <w:lang w:val="en-US" w:eastAsia="zh-CN"/>
            <w14:ligatures w14:val="standardContextual"/>
          </w:rPr>
          <w:tab/>
        </w:r>
        <w:r w:rsidR="00256F45" w:rsidRPr="000977D1">
          <w:rPr>
            <w:rStyle w:val="Hyperlink"/>
          </w:rPr>
          <w:t>Order Time Validity</w:t>
        </w:r>
        <w:r w:rsidR="00256F45">
          <w:rPr>
            <w:webHidden/>
          </w:rPr>
          <w:tab/>
        </w:r>
        <w:r w:rsidR="00256F45">
          <w:rPr>
            <w:webHidden/>
          </w:rPr>
          <w:fldChar w:fldCharType="begin"/>
        </w:r>
        <w:r w:rsidR="00256F45">
          <w:rPr>
            <w:webHidden/>
          </w:rPr>
          <w:instrText xml:space="preserve"> PAGEREF _Toc170578792 \h </w:instrText>
        </w:r>
        <w:r w:rsidR="00256F45">
          <w:rPr>
            <w:webHidden/>
          </w:rPr>
        </w:r>
        <w:r w:rsidR="00256F45">
          <w:rPr>
            <w:webHidden/>
          </w:rPr>
          <w:fldChar w:fldCharType="separate"/>
        </w:r>
        <w:r w:rsidR="00256F45">
          <w:rPr>
            <w:webHidden/>
          </w:rPr>
          <w:t>26</w:t>
        </w:r>
        <w:r w:rsidR="00256F45">
          <w:rPr>
            <w:webHidden/>
          </w:rPr>
          <w:fldChar w:fldCharType="end"/>
        </w:r>
      </w:hyperlink>
    </w:p>
    <w:p w14:paraId="6E17C831" w14:textId="74105743" w:rsidR="00256F45" w:rsidRDefault="00000000">
      <w:pPr>
        <w:pStyle w:val="TOC3"/>
        <w:rPr>
          <w:rFonts w:eastAsiaTheme="minorEastAsia" w:cstheme="minorBidi"/>
          <w:iCs w:val="0"/>
          <w:kern w:val="2"/>
          <w:sz w:val="24"/>
          <w:szCs w:val="24"/>
          <w:lang w:val="en-US" w:eastAsia="zh-CN"/>
          <w14:ligatures w14:val="standardContextual"/>
        </w:rPr>
      </w:pPr>
      <w:hyperlink w:anchor="_Toc170578793" w:history="1">
        <w:r w:rsidR="00256F45" w:rsidRPr="000977D1">
          <w:rPr>
            <w:rStyle w:val="Hyperlink"/>
          </w:rPr>
          <w:t>6.14.4</w:t>
        </w:r>
        <w:r w:rsidR="00256F45">
          <w:rPr>
            <w:rFonts w:eastAsiaTheme="minorEastAsia" w:cstheme="minorBidi"/>
            <w:iCs w:val="0"/>
            <w:kern w:val="2"/>
            <w:sz w:val="24"/>
            <w:szCs w:val="24"/>
            <w:lang w:val="en-US" w:eastAsia="zh-CN"/>
            <w14:ligatures w14:val="standardContextual"/>
          </w:rPr>
          <w:tab/>
        </w:r>
        <w:r w:rsidR="00256F45" w:rsidRPr="000977D1">
          <w:rPr>
            <w:rStyle w:val="Hyperlink"/>
          </w:rPr>
          <w:t>Order Types and Permitted Order Validity Conditions</w:t>
        </w:r>
        <w:r w:rsidR="00256F45">
          <w:rPr>
            <w:webHidden/>
          </w:rPr>
          <w:tab/>
        </w:r>
        <w:r w:rsidR="00256F45">
          <w:rPr>
            <w:webHidden/>
          </w:rPr>
          <w:fldChar w:fldCharType="begin"/>
        </w:r>
        <w:r w:rsidR="00256F45">
          <w:rPr>
            <w:webHidden/>
          </w:rPr>
          <w:instrText xml:space="preserve"> PAGEREF _Toc170578793 \h </w:instrText>
        </w:r>
        <w:r w:rsidR="00256F45">
          <w:rPr>
            <w:webHidden/>
          </w:rPr>
        </w:r>
        <w:r w:rsidR="00256F45">
          <w:rPr>
            <w:webHidden/>
          </w:rPr>
          <w:fldChar w:fldCharType="separate"/>
        </w:r>
        <w:r w:rsidR="00256F45">
          <w:rPr>
            <w:webHidden/>
          </w:rPr>
          <w:t>27</w:t>
        </w:r>
        <w:r w:rsidR="00256F45">
          <w:rPr>
            <w:webHidden/>
          </w:rPr>
          <w:fldChar w:fldCharType="end"/>
        </w:r>
      </w:hyperlink>
    </w:p>
    <w:p w14:paraId="2167F6DD" w14:textId="75A8EC49" w:rsidR="00256F45" w:rsidRDefault="00000000">
      <w:pPr>
        <w:pStyle w:val="TOC3"/>
        <w:rPr>
          <w:rFonts w:eastAsiaTheme="minorEastAsia" w:cstheme="minorBidi"/>
          <w:iCs w:val="0"/>
          <w:kern w:val="2"/>
          <w:sz w:val="24"/>
          <w:szCs w:val="24"/>
          <w:lang w:val="en-US" w:eastAsia="zh-CN"/>
          <w14:ligatures w14:val="standardContextual"/>
        </w:rPr>
      </w:pPr>
      <w:hyperlink w:anchor="_Toc170578794" w:history="1">
        <w:r w:rsidR="00256F45" w:rsidRPr="000977D1">
          <w:rPr>
            <w:rStyle w:val="Hyperlink"/>
            <w:rFonts w:cstheme="minorHAnsi"/>
          </w:rPr>
          <w:t>6.14.5</w:t>
        </w:r>
        <w:r w:rsidR="00256F45">
          <w:rPr>
            <w:rFonts w:eastAsiaTheme="minorEastAsia" w:cstheme="minorBidi"/>
            <w:iCs w:val="0"/>
            <w:kern w:val="2"/>
            <w:sz w:val="24"/>
            <w:szCs w:val="24"/>
            <w:lang w:val="en-US" w:eastAsia="zh-CN"/>
            <w14:ligatures w14:val="standardContextual"/>
          </w:rPr>
          <w:tab/>
        </w:r>
        <w:r w:rsidR="00256F45" w:rsidRPr="000977D1">
          <w:rPr>
            <w:rStyle w:val="Hyperlink"/>
            <w:rFonts w:cstheme="minorHAnsi"/>
          </w:rPr>
          <w:t>Order</w:t>
        </w:r>
        <w:r w:rsidR="00256F45" w:rsidRPr="000977D1">
          <w:rPr>
            <w:rStyle w:val="Hyperlink"/>
          </w:rPr>
          <w:t xml:space="preserve"> Identification</w:t>
        </w:r>
        <w:r w:rsidR="00256F45">
          <w:rPr>
            <w:webHidden/>
          </w:rPr>
          <w:tab/>
        </w:r>
        <w:r w:rsidR="00256F45">
          <w:rPr>
            <w:webHidden/>
          </w:rPr>
          <w:fldChar w:fldCharType="begin"/>
        </w:r>
        <w:r w:rsidR="00256F45">
          <w:rPr>
            <w:webHidden/>
          </w:rPr>
          <w:instrText xml:space="preserve"> PAGEREF _Toc170578794 \h </w:instrText>
        </w:r>
        <w:r w:rsidR="00256F45">
          <w:rPr>
            <w:webHidden/>
          </w:rPr>
        </w:r>
        <w:r w:rsidR="00256F45">
          <w:rPr>
            <w:webHidden/>
          </w:rPr>
          <w:fldChar w:fldCharType="separate"/>
        </w:r>
        <w:r w:rsidR="00256F45">
          <w:rPr>
            <w:webHidden/>
          </w:rPr>
          <w:t>27</w:t>
        </w:r>
        <w:r w:rsidR="00256F45">
          <w:rPr>
            <w:webHidden/>
          </w:rPr>
          <w:fldChar w:fldCharType="end"/>
        </w:r>
      </w:hyperlink>
    </w:p>
    <w:p w14:paraId="2C7647E4" w14:textId="700B420F" w:rsidR="00256F45" w:rsidRDefault="00000000">
      <w:pPr>
        <w:pStyle w:val="TOC3"/>
        <w:rPr>
          <w:rFonts w:eastAsiaTheme="minorEastAsia" w:cstheme="minorBidi"/>
          <w:iCs w:val="0"/>
          <w:kern w:val="2"/>
          <w:sz w:val="24"/>
          <w:szCs w:val="24"/>
          <w:lang w:val="en-US" w:eastAsia="zh-CN"/>
          <w14:ligatures w14:val="standardContextual"/>
        </w:rPr>
      </w:pPr>
      <w:hyperlink w:anchor="_Toc170578795" w:history="1">
        <w:r w:rsidR="00256F45" w:rsidRPr="000977D1">
          <w:rPr>
            <w:rStyle w:val="Hyperlink"/>
          </w:rPr>
          <w:t>6.14.6</w:t>
        </w:r>
        <w:r w:rsidR="00256F45">
          <w:rPr>
            <w:rFonts w:eastAsiaTheme="minorEastAsia" w:cstheme="minorBidi"/>
            <w:iCs w:val="0"/>
            <w:kern w:val="2"/>
            <w:sz w:val="24"/>
            <w:szCs w:val="24"/>
            <w:lang w:val="en-US" w:eastAsia="zh-CN"/>
            <w14:ligatures w14:val="standardContextual"/>
          </w:rPr>
          <w:tab/>
        </w:r>
        <w:r w:rsidR="00256F45" w:rsidRPr="000977D1">
          <w:rPr>
            <w:rStyle w:val="Hyperlink"/>
          </w:rPr>
          <w:t>Execution ID</w:t>
        </w:r>
        <w:r w:rsidR="00256F45">
          <w:rPr>
            <w:webHidden/>
          </w:rPr>
          <w:tab/>
        </w:r>
        <w:r w:rsidR="00256F45">
          <w:rPr>
            <w:webHidden/>
          </w:rPr>
          <w:fldChar w:fldCharType="begin"/>
        </w:r>
        <w:r w:rsidR="00256F45">
          <w:rPr>
            <w:webHidden/>
          </w:rPr>
          <w:instrText xml:space="preserve"> PAGEREF _Toc170578795 \h </w:instrText>
        </w:r>
        <w:r w:rsidR="00256F45">
          <w:rPr>
            <w:webHidden/>
          </w:rPr>
        </w:r>
        <w:r w:rsidR="00256F45">
          <w:rPr>
            <w:webHidden/>
          </w:rPr>
          <w:fldChar w:fldCharType="separate"/>
        </w:r>
        <w:r w:rsidR="00256F45">
          <w:rPr>
            <w:webHidden/>
          </w:rPr>
          <w:t>27</w:t>
        </w:r>
        <w:r w:rsidR="00256F45">
          <w:rPr>
            <w:webHidden/>
          </w:rPr>
          <w:fldChar w:fldCharType="end"/>
        </w:r>
      </w:hyperlink>
    </w:p>
    <w:p w14:paraId="50B0B3DE" w14:textId="0169FD9B" w:rsidR="00256F45" w:rsidRDefault="00000000">
      <w:pPr>
        <w:pStyle w:val="TOC3"/>
        <w:rPr>
          <w:rFonts w:eastAsiaTheme="minorEastAsia" w:cstheme="minorBidi"/>
          <w:iCs w:val="0"/>
          <w:kern w:val="2"/>
          <w:sz w:val="24"/>
          <w:szCs w:val="24"/>
          <w:lang w:val="en-US" w:eastAsia="zh-CN"/>
          <w14:ligatures w14:val="standardContextual"/>
        </w:rPr>
      </w:pPr>
      <w:hyperlink w:anchor="_Toc170578796" w:history="1">
        <w:r w:rsidR="00256F45" w:rsidRPr="000977D1">
          <w:rPr>
            <w:rStyle w:val="Hyperlink"/>
          </w:rPr>
          <w:t>6.14.7</w:t>
        </w:r>
        <w:r w:rsidR="00256F45">
          <w:rPr>
            <w:rFonts w:eastAsiaTheme="minorEastAsia" w:cstheme="minorBidi"/>
            <w:iCs w:val="0"/>
            <w:kern w:val="2"/>
            <w:sz w:val="24"/>
            <w:szCs w:val="24"/>
            <w:lang w:val="en-US" w:eastAsia="zh-CN"/>
            <w14:ligatures w14:val="standardContextual"/>
          </w:rPr>
          <w:tab/>
        </w:r>
        <w:r w:rsidR="00256F45" w:rsidRPr="000977D1">
          <w:rPr>
            <w:rStyle w:val="Hyperlink"/>
          </w:rPr>
          <w:t>Order Expiry</w:t>
        </w:r>
        <w:r w:rsidR="00256F45">
          <w:rPr>
            <w:webHidden/>
          </w:rPr>
          <w:tab/>
        </w:r>
        <w:r w:rsidR="00256F45">
          <w:rPr>
            <w:webHidden/>
          </w:rPr>
          <w:fldChar w:fldCharType="begin"/>
        </w:r>
        <w:r w:rsidR="00256F45">
          <w:rPr>
            <w:webHidden/>
          </w:rPr>
          <w:instrText xml:space="preserve"> PAGEREF _Toc170578796 \h </w:instrText>
        </w:r>
        <w:r w:rsidR="00256F45">
          <w:rPr>
            <w:webHidden/>
          </w:rPr>
        </w:r>
        <w:r w:rsidR="00256F45">
          <w:rPr>
            <w:webHidden/>
          </w:rPr>
          <w:fldChar w:fldCharType="separate"/>
        </w:r>
        <w:r w:rsidR="00256F45">
          <w:rPr>
            <w:webHidden/>
          </w:rPr>
          <w:t>27</w:t>
        </w:r>
        <w:r w:rsidR="00256F45">
          <w:rPr>
            <w:webHidden/>
          </w:rPr>
          <w:fldChar w:fldCharType="end"/>
        </w:r>
      </w:hyperlink>
    </w:p>
    <w:p w14:paraId="25F134C6" w14:textId="08B4B4F4" w:rsidR="00256F45" w:rsidRDefault="00000000">
      <w:pPr>
        <w:pStyle w:val="TOC3"/>
        <w:rPr>
          <w:rFonts w:eastAsiaTheme="minorEastAsia" w:cstheme="minorBidi"/>
          <w:iCs w:val="0"/>
          <w:kern w:val="2"/>
          <w:sz w:val="24"/>
          <w:szCs w:val="24"/>
          <w:lang w:val="en-US" w:eastAsia="zh-CN"/>
          <w14:ligatures w14:val="standardContextual"/>
        </w:rPr>
      </w:pPr>
      <w:hyperlink w:anchor="_Toc170578797" w:history="1">
        <w:r w:rsidR="00256F45" w:rsidRPr="000977D1">
          <w:rPr>
            <w:rStyle w:val="Hyperlink"/>
          </w:rPr>
          <w:t>6.14.8</w:t>
        </w:r>
        <w:r w:rsidR="00256F45">
          <w:rPr>
            <w:rFonts w:eastAsiaTheme="minorEastAsia" w:cstheme="minorBidi"/>
            <w:iCs w:val="0"/>
            <w:kern w:val="2"/>
            <w:sz w:val="24"/>
            <w:szCs w:val="24"/>
            <w:lang w:val="en-US" w:eastAsia="zh-CN"/>
            <w14:ligatures w14:val="standardContextual"/>
          </w:rPr>
          <w:tab/>
        </w:r>
        <w:r w:rsidR="00256F45" w:rsidRPr="000977D1">
          <w:rPr>
            <w:rStyle w:val="Hyperlink"/>
          </w:rPr>
          <w:t>Order Restatement</w:t>
        </w:r>
        <w:r w:rsidR="00256F45">
          <w:rPr>
            <w:webHidden/>
          </w:rPr>
          <w:tab/>
        </w:r>
        <w:r w:rsidR="00256F45">
          <w:rPr>
            <w:webHidden/>
          </w:rPr>
          <w:fldChar w:fldCharType="begin"/>
        </w:r>
        <w:r w:rsidR="00256F45">
          <w:rPr>
            <w:webHidden/>
          </w:rPr>
          <w:instrText xml:space="preserve"> PAGEREF _Toc170578797 \h </w:instrText>
        </w:r>
        <w:r w:rsidR="00256F45">
          <w:rPr>
            <w:webHidden/>
          </w:rPr>
        </w:r>
        <w:r w:rsidR="00256F45">
          <w:rPr>
            <w:webHidden/>
          </w:rPr>
          <w:fldChar w:fldCharType="separate"/>
        </w:r>
        <w:r w:rsidR="00256F45">
          <w:rPr>
            <w:webHidden/>
          </w:rPr>
          <w:t>28</w:t>
        </w:r>
        <w:r w:rsidR="00256F45">
          <w:rPr>
            <w:webHidden/>
          </w:rPr>
          <w:fldChar w:fldCharType="end"/>
        </w:r>
      </w:hyperlink>
    </w:p>
    <w:p w14:paraId="318263B3" w14:textId="237CE7F6" w:rsidR="00256F45" w:rsidRDefault="00000000">
      <w:pPr>
        <w:pStyle w:val="TOC3"/>
        <w:rPr>
          <w:rFonts w:eastAsiaTheme="minorEastAsia" w:cstheme="minorBidi"/>
          <w:iCs w:val="0"/>
          <w:kern w:val="2"/>
          <w:sz w:val="24"/>
          <w:szCs w:val="24"/>
          <w:lang w:val="en-US" w:eastAsia="zh-CN"/>
          <w14:ligatures w14:val="standardContextual"/>
        </w:rPr>
      </w:pPr>
      <w:hyperlink w:anchor="_Toc170578798" w:history="1">
        <w:r w:rsidR="00256F45" w:rsidRPr="000977D1">
          <w:rPr>
            <w:rStyle w:val="Hyperlink"/>
          </w:rPr>
          <w:t>6.14.9</w:t>
        </w:r>
        <w:r w:rsidR="00256F45">
          <w:rPr>
            <w:rFonts w:eastAsiaTheme="minorEastAsia" w:cstheme="minorBidi"/>
            <w:iCs w:val="0"/>
            <w:kern w:val="2"/>
            <w:sz w:val="24"/>
            <w:szCs w:val="24"/>
            <w:lang w:val="en-US" w:eastAsia="zh-CN"/>
            <w14:ligatures w14:val="standardContextual"/>
          </w:rPr>
          <w:tab/>
        </w:r>
        <w:r w:rsidR="00256F45" w:rsidRPr="000977D1">
          <w:rPr>
            <w:rStyle w:val="Hyperlink"/>
          </w:rPr>
          <w:t>Order Submission</w:t>
        </w:r>
        <w:r w:rsidR="00256F45">
          <w:rPr>
            <w:webHidden/>
          </w:rPr>
          <w:tab/>
        </w:r>
        <w:r w:rsidR="00256F45">
          <w:rPr>
            <w:webHidden/>
          </w:rPr>
          <w:fldChar w:fldCharType="begin"/>
        </w:r>
        <w:r w:rsidR="00256F45">
          <w:rPr>
            <w:webHidden/>
          </w:rPr>
          <w:instrText xml:space="preserve"> PAGEREF _Toc170578798 \h </w:instrText>
        </w:r>
        <w:r w:rsidR="00256F45">
          <w:rPr>
            <w:webHidden/>
          </w:rPr>
        </w:r>
        <w:r w:rsidR="00256F45">
          <w:rPr>
            <w:webHidden/>
          </w:rPr>
          <w:fldChar w:fldCharType="separate"/>
        </w:r>
        <w:r w:rsidR="00256F45">
          <w:rPr>
            <w:webHidden/>
          </w:rPr>
          <w:t>28</w:t>
        </w:r>
        <w:r w:rsidR="00256F45">
          <w:rPr>
            <w:webHidden/>
          </w:rPr>
          <w:fldChar w:fldCharType="end"/>
        </w:r>
      </w:hyperlink>
    </w:p>
    <w:p w14:paraId="7237A6B6" w14:textId="5CAFF816" w:rsidR="00256F45" w:rsidRDefault="00000000">
      <w:pPr>
        <w:pStyle w:val="TOC3"/>
        <w:tabs>
          <w:tab w:val="left" w:pos="1920"/>
        </w:tabs>
        <w:rPr>
          <w:rFonts w:eastAsiaTheme="minorEastAsia" w:cstheme="minorBidi"/>
          <w:iCs w:val="0"/>
          <w:kern w:val="2"/>
          <w:sz w:val="24"/>
          <w:szCs w:val="24"/>
          <w:lang w:val="en-US" w:eastAsia="zh-CN"/>
          <w14:ligatures w14:val="standardContextual"/>
        </w:rPr>
      </w:pPr>
      <w:hyperlink w:anchor="_Toc170578799" w:history="1">
        <w:r w:rsidR="00256F45" w:rsidRPr="000977D1">
          <w:rPr>
            <w:rStyle w:val="Hyperlink"/>
          </w:rPr>
          <w:t>6.14.10</w:t>
        </w:r>
        <w:r w:rsidR="00256F45">
          <w:rPr>
            <w:rFonts w:eastAsiaTheme="minorEastAsia" w:cstheme="minorBidi"/>
            <w:iCs w:val="0"/>
            <w:kern w:val="2"/>
            <w:sz w:val="24"/>
            <w:szCs w:val="24"/>
            <w:lang w:val="en-US" w:eastAsia="zh-CN"/>
            <w14:ligatures w14:val="standardContextual"/>
          </w:rPr>
          <w:tab/>
        </w:r>
        <w:r w:rsidR="00256F45" w:rsidRPr="000977D1">
          <w:rPr>
            <w:rStyle w:val="Hyperlink"/>
          </w:rPr>
          <w:t>Order Amendment</w:t>
        </w:r>
        <w:r w:rsidR="00256F45">
          <w:rPr>
            <w:webHidden/>
          </w:rPr>
          <w:tab/>
        </w:r>
        <w:r w:rsidR="00256F45">
          <w:rPr>
            <w:webHidden/>
          </w:rPr>
          <w:fldChar w:fldCharType="begin"/>
        </w:r>
        <w:r w:rsidR="00256F45">
          <w:rPr>
            <w:webHidden/>
          </w:rPr>
          <w:instrText xml:space="preserve"> PAGEREF _Toc170578799 \h </w:instrText>
        </w:r>
        <w:r w:rsidR="00256F45">
          <w:rPr>
            <w:webHidden/>
          </w:rPr>
        </w:r>
        <w:r w:rsidR="00256F45">
          <w:rPr>
            <w:webHidden/>
          </w:rPr>
          <w:fldChar w:fldCharType="separate"/>
        </w:r>
        <w:r w:rsidR="00256F45">
          <w:rPr>
            <w:webHidden/>
          </w:rPr>
          <w:t>28</w:t>
        </w:r>
        <w:r w:rsidR="00256F45">
          <w:rPr>
            <w:webHidden/>
          </w:rPr>
          <w:fldChar w:fldCharType="end"/>
        </w:r>
      </w:hyperlink>
    </w:p>
    <w:p w14:paraId="5C038868" w14:textId="5BF53E1F" w:rsidR="00256F45" w:rsidRDefault="00000000">
      <w:pPr>
        <w:pStyle w:val="TOC3"/>
        <w:tabs>
          <w:tab w:val="left" w:pos="1920"/>
        </w:tabs>
        <w:rPr>
          <w:rFonts w:eastAsiaTheme="minorEastAsia" w:cstheme="minorBidi"/>
          <w:iCs w:val="0"/>
          <w:kern w:val="2"/>
          <w:sz w:val="24"/>
          <w:szCs w:val="24"/>
          <w:lang w:val="en-US" w:eastAsia="zh-CN"/>
          <w14:ligatures w14:val="standardContextual"/>
        </w:rPr>
      </w:pPr>
      <w:hyperlink w:anchor="_Toc170578800" w:history="1">
        <w:r w:rsidR="00256F45" w:rsidRPr="000977D1">
          <w:rPr>
            <w:rStyle w:val="Hyperlink"/>
          </w:rPr>
          <w:t>6.14.11</w:t>
        </w:r>
        <w:r w:rsidR="00256F45">
          <w:rPr>
            <w:rFonts w:eastAsiaTheme="minorEastAsia" w:cstheme="minorBidi"/>
            <w:iCs w:val="0"/>
            <w:kern w:val="2"/>
            <w:sz w:val="24"/>
            <w:szCs w:val="24"/>
            <w:lang w:val="en-US" w:eastAsia="zh-CN"/>
            <w14:ligatures w14:val="standardContextual"/>
          </w:rPr>
          <w:tab/>
        </w:r>
        <w:r w:rsidR="00256F45" w:rsidRPr="000977D1">
          <w:rPr>
            <w:rStyle w:val="Hyperlink"/>
          </w:rPr>
          <w:t>Order Cancellation</w:t>
        </w:r>
        <w:r w:rsidR="00256F45">
          <w:rPr>
            <w:webHidden/>
          </w:rPr>
          <w:tab/>
        </w:r>
        <w:r w:rsidR="00256F45">
          <w:rPr>
            <w:webHidden/>
          </w:rPr>
          <w:fldChar w:fldCharType="begin"/>
        </w:r>
        <w:r w:rsidR="00256F45">
          <w:rPr>
            <w:webHidden/>
          </w:rPr>
          <w:instrText xml:space="preserve"> PAGEREF _Toc170578800 \h </w:instrText>
        </w:r>
        <w:r w:rsidR="00256F45">
          <w:rPr>
            <w:webHidden/>
          </w:rPr>
        </w:r>
        <w:r w:rsidR="00256F45">
          <w:rPr>
            <w:webHidden/>
          </w:rPr>
          <w:fldChar w:fldCharType="separate"/>
        </w:r>
        <w:r w:rsidR="00256F45">
          <w:rPr>
            <w:webHidden/>
          </w:rPr>
          <w:t>29</w:t>
        </w:r>
        <w:r w:rsidR="00256F45">
          <w:rPr>
            <w:webHidden/>
          </w:rPr>
          <w:fldChar w:fldCharType="end"/>
        </w:r>
      </w:hyperlink>
    </w:p>
    <w:p w14:paraId="0E94D407" w14:textId="57CF873E" w:rsidR="00256F45" w:rsidRDefault="00000000">
      <w:pPr>
        <w:pStyle w:val="TOC3"/>
        <w:tabs>
          <w:tab w:val="left" w:pos="1920"/>
        </w:tabs>
        <w:rPr>
          <w:rFonts w:eastAsiaTheme="minorEastAsia" w:cstheme="minorBidi"/>
          <w:iCs w:val="0"/>
          <w:kern w:val="2"/>
          <w:sz w:val="24"/>
          <w:szCs w:val="24"/>
          <w:lang w:val="en-US" w:eastAsia="zh-CN"/>
          <w14:ligatures w14:val="standardContextual"/>
        </w:rPr>
      </w:pPr>
      <w:hyperlink w:anchor="_Toc170578801" w:history="1">
        <w:r w:rsidR="00256F45" w:rsidRPr="000977D1">
          <w:rPr>
            <w:rStyle w:val="Hyperlink"/>
          </w:rPr>
          <w:t>6.14.12</w:t>
        </w:r>
        <w:r w:rsidR="00256F45">
          <w:rPr>
            <w:rFonts w:eastAsiaTheme="minorEastAsia" w:cstheme="minorBidi"/>
            <w:iCs w:val="0"/>
            <w:kern w:val="2"/>
            <w:sz w:val="24"/>
            <w:szCs w:val="24"/>
            <w:lang w:val="en-US" w:eastAsia="zh-CN"/>
            <w14:ligatures w14:val="standardContextual"/>
          </w:rPr>
          <w:tab/>
        </w:r>
        <w:r w:rsidR="00256F45" w:rsidRPr="000977D1">
          <w:rPr>
            <w:rStyle w:val="Hyperlink"/>
          </w:rPr>
          <w:t>Unsolicited Order Cancellation</w:t>
        </w:r>
        <w:r w:rsidR="00256F45">
          <w:rPr>
            <w:webHidden/>
          </w:rPr>
          <w:tab/>
        </w:r>
        <w:r w:rsidR="00256F45">
          <w:rPr>
            <w:webHidden/>
          </w:rPr>
          <w:fldChar w:fldCharType="begin"/>
        </w:r>
        <w:r w:rsidR="00256F45">
          <w:rPr>
            <w:webHidden/>
          </w:rPr>
          <w:instrText xml:space="preserve"> PAGEREF _Toc170578801 \h </w:instrText>
        </w:r>
        <w:r w:rsidR="00256F45">
          <w:rPr>
            <w:webHidden/>
          </w:rPr>
        </w:r>
        <w:r w:rsidR="00256F45">
          <w:rPr>
            <w:webHidden/>
          </w:rPr>
          <w:fldChar w:fldCharType="separate"/>
        </w:r>
        <w:r w:rsidR="00256F45">
          <w:rPr>
            <w:webHidden/>
          </w:rPr>
          <w:t>29</w:t>
        </w:r>
        <w:r w:rsidR="00256F45">
          <w:rPr>
            <w:webHidden/>
          </w:rPr>
          <w:fldChar w:fldCharType="end"/>
        </w:r>
      </w:hyperlink>
    </w:p>
    <w:p w14:paraId="7E96C6A3" w14:textId="473D2BA0" w:rsidR="00256F45" w:rsidRDefault="00000000">
      <w:pPr>
        <w:pStyle w:val="TOC3"/>
        <w:tabs>
          <w:tab w:val="left" w:pos="1920"/>
        </w:tabs>
        <w:rPr>
          <w:rFonts w:eastAsiaTheme="minorEastAsia" w:cstheme="minorBidi"/>
          <w:iCs w:val="0"/>
          <w:kern w:val="2"/>
          <w:sz w:val="24"/>
          <w:szCs w:val="24"/>
          <w:lang w:val="en-US" w:eastAsia="zh-CN"/>
          <w14:ligatures w14:val="standardContextual"/>
        </w:rPr>
      </w:pPr>
      <w:hyperlink w:anchor="_Toc170578802" w:history="1">
        <w:r w:rsidR="00256F45" w:rsidRPr="000977D1">
          <w:rPr>
            <w:rStyle w:val="Hyperlink"/>
          </w:rPr>
          <w:t>6.14.13</w:t>
        </w:r>
        <w:r w:rsidR="00256F45">
          <w:rPr>
            <w:rFonts w:eastAsiaTheme="minorEastAsia" w:cstheme="minorBidi"/>
            <w:iCs w:val="0"/>
            <w:kern w:val="2"/>
            <w:sz w:val="24"/>
            <w:szCs w:val="24"/>
            <w:lang w:val="en-US" w:eastAsia="zh-CN"/>
            <w14:ligatures w14:val="standardContextual"/>
          </w:rPr>
          <w:tab/>
        </w:r>
        <w:r w:rsidR="00256F45" w:rsidRPr="000977D1">
          <w:rPr>
            <w:rStyle w:val="Hyperlink"/>
          </w:rPr>
          <w:t>Order Trade</w:t>
        </w:r>
        <w:r w:rsidR="00256F45">
          <w:rPr>
            <w:webHidden/>
          </w:rPr>
          <w:tab/>
        </w:r>
        <w:r w:rsidR="00256F45">
          <w:rPr>
            <w:webHidden/>
          </w:rPr>
          <w:fldChar w:fldCharType="begin"/>
        </w:r>
        <w:r w:rsidR="00256F45">
          <w:rPr>
            <w:webHidden/>
          </w:rPr>
          <w:instrText xml:space="preserve"> PAGEREF _Toc170578802 \h </w:instrText>
        </w:r>
        <w:r w:rsidR="00256F45">
          <w:rPr>
            <w:webHidden/>
          </w:rPr>
        </w:r>
        <w:r w:rsidR="00256F45">
          <w:rPr>
            <w:webHidden/>
          </w:rPr>
          <w:fldChar w:fldCharType="separate"/>
        </w:r>
        <w:r w:rsidR="00256F45">
          <w:rPr>
            <w:webHidden/>
          </w:rPr>
          <w:t>29</w:t>
        </w:r>
        <w:r w:rsidR="00256F45">
          <w:rPr>
            <w:webHidden/>
          </w:rPr>
          <w:fldChar w:fldCharType="end"/>
        </w:r>
      </w:hyperlink>
    </w:p>
    <w:p w14:paraId="794F60F5" w14:textId="5789935B" w:rsidR="00256F45" w:rsidRDefault="00000000">
      <w:pPr>
        <w:pStyle w:val="TOC3"/>
        <w:tabs>
          <w:tab w:val="left" w:pos="1920"/>
        </w:tabs>
        <w:rPr>
          <w:rFonts w:eastAsiaTheme="minorEastAsia" w:cstheme="minorBidi"/>
          <w:iCs w:val="0"/>
          <w:kern w:val="2"/>
          <w:sz w:val="24"/>
          <w:szCs w:val="24"/>
          <w:lang w:val="en-US" w:eastAsia="zh-CN"/>
          <w14:ligatures w14:val="standardContextual"/>
        </w:rPr>
      </w:pPr>
      <w:hyperlink w:anchor="_Toc170578803" w:history="1">
        <w:r w:rsidR="00256F45" w:rsidRPr="000977D1">
          <w:rPr>
            <w:rStyle w:val="Hyperlink"/>
          </w:rPr>
          <w:t>6.14.14</w:t>
        </w:r>
        <w:r w:rsidR="00256F45">
          <w:rPr>
            <w:rFonts w:eastAsiaTheme="minorEastAsia" w:cstheme="minorBidi"/>
            <w:iCs w:val="0"/>
            <w:kern w:val="2"/>
            <w:sz w:val="24"/>
            <w:szCs w:val="24"/>
            <w:lang w:val="en-US" w:eastAsia="zh-CN"/>
            <w14:ligatures w14:val="standardContextual"/>
          </w:rPr>
          <w:tab/>
        </w:r>
        <w:r w:rsidR="00256F45" w:rsidRPr="000977D1">
          <w:rPr>
            <w:rStyle w:val="Hyperlink"/>
          </w:rPr>
          <w:t>Order Trade Busted</w:t>
        </w:r>
        <w:r w:rsidR="00256F45">
          <w:rPr>
            <w:webHidden/>
          </w:rPr>
          <w:tab/>
        </w:r>
        <w:r w:rsidR="00256F45">
          <w:rPr>
            <w:webHidden/>
          </w:rPr>
          <w:fldChar w:fldCharType="begin"/>
        </w:r>
        <w:r w:rsidR="00256F45">
          <w:rPr>
            <w:webHidden/>
          </w:rPr>
          <w:instrText xml:space="preserve"> PAGEREF _Toc170578803 \h </w:instrText>
        </w:r>
        <w:r w:rsidR="00256F45">
          <w:rPr>
            <w:webHidden/>
          </w:rPr>
        </w:r>
        <w:r w:rsidR="00256F45">
          <w:rPr>
            <w:webHidden/>
          </w:rPr>
          <w:fldChar w:fldCharType="separate"/>
        </w:r>
        <w:r w:rsidR="00256F45">
          <w:rPr>
            <w:webHidden/>
          </w:rPr>
          <w:t>29</w:t>
        </w:r>
        <w:r w:rsidR="00256F45">
          <w:rPr>
            <w:webHidden/>
          </w:rPr>
          <w:fldChar w:fldCharType="end"/>
        </w:r>
      </w:hyperlink>
    </w:p>
    <w:p w14:paraId="7547A00B" w14:textId="017A3328" w:rsidR="00256F45" w:rsidRDefault="00000000">
      <w:pPr>
        <w:pStyle w:val="TOC3"/>
        <w:tabs>
          <w:tab w:val="left" w:pos="1920"/>
        </w:tabs>
        <w:rPr>
          <w:rFonts w:eastAsiaTheme="minorEastAsia" w:cstheme="minorBidi"/>
          <w:iCs w:val="0"/>
          <w:kern w:val="2"/>
          <w:sz w:val="24"/>
          <w:szCs w:val="24"/>
          <w:lang w:val="en-US" w:eastAsia="zh-CN"/>
          <w14:ligatures w14:val="standardContextual"/>
        </w:rPr>
      </w:pPr>
      <w:hyperlink w:anchor="_Toc170578804" w:history="1">
        <w:r w:rsidR="00256F45" w:rsidRPr="000977D1">
          <w:rPr>
            <w:rStyle w:val="Hyperlink"/>
          </w:rPr>
          <w:t>6.14.15</w:t>
        </w:r>
        <w:r w:rsidR="00256F45">
          <w:rPr>
            <w:rFonts w:eastAsiaTheme="minorEastAsia" w:cstheme="minorBidi"/>
            <w:iCs w:val="0"/>
            <w:kern w:val="2"/>
            <w:sz w:val="24"/>
            <w:szCs w:val="24"/>
            <w:lang w:val="en-US" w:eastAsia="zh-CN"/>
            <w14:ligatures w14:val="standardContextual"/>
          </w:rPr>
          <w:tab/>
        </w:r>
        <w:r w:rsidR="00256F45" w:rsidRPr="000977D1">
          <w:rPr>
            <w:rStyle w:val="Hyperlink"/>
          </w:rPr>
          <w:t>Order Status</w:t>
        </w:r>
        <w:r w:rsidR="00256F45">
          <w:rPr>
            <w:webHidden/>
          </w:rPr>
          <w:tab/>
        </w:r>
        <w:r w:rsidR="00256F45">
          <w:rPr>
            <w:webHidden/>
          </w:rPr>
          <w:fldChar w:fldCharType="begin"/>
        </w:r>
        <w:r w:rsidR="00256F45">
          <w:rPr>
            <w:webHidden/>
          </w:rPr>
          <w:instrText xml:space="preserve"> PAGEREF _Toc170578804 \h </w:instrText>
        </w:r>
        <w:r w:rsidR="00256F45">
          <w:rPr>
            <w:webHidden/>
          </w:rPr>
        </w:r>
        <w:r w:rsidR="00256F45">
          <w:rPr>
            <w:webHidden/>
          </w:rPr>
          <w:fldChar w:fldCharType="separate"/>
        </w:r>
        <w:r w:rsidR="00256F45">
          <w:rPr>
            <w:webHidden/>
          </w:rPr>
          <w:t>29</w:t>
        </w:r>
        <w:r w:rsidR="00256F45">
          <w:rPr>
            <w:webHidden/>
          </w:rPr>
          <w:fldChar w:fldCharType="end"/>
        </w:r>
      </w:hyperlink>
    </w:p>
    <w:p w14:paraId="57D3CEBD" w14:textId="7DBA7B4C" w:rsidR="00256F45" w:rsidRDefault="00000000">
      <w:pPr>
        <w:pStyle w:val="TOC3"/>
        <w:tabs>
          <w:tab w:val="left" w:pos="1920"/>
        </w:tabs>
        <w:rPr>
          <w:rFonts w:eastAsiaTheme="minorEastAsia" w:cstheme="minorBidi"/>
          <w:iCs w:val="0"/>
          <w:kern w:val="2"/>
          <w:sz w:val="24"/>
          <w:szCs w:val="24"/>
          <w:lang w:val="en-US" w:eastAsia="zh-CN"/>
          <w14:ligatures w14:val="standardContextual"/>
        </w:rPr>
      </w:pPr>
      <w:hyperlink w:anchor="_Toc170578805" w:history="1">
        <w:r w:rsidR="00256F45" w:rsidRPr="000977D1">
          <w:rPr>
            <w:rStyle w:val="Hyperlink"/>
          </w:rPr>
          <w:t>6.14.16</w:t>
        </w:r>
        <w:r w:rsidR="00256F45">
          <w:rPr>
            <w:rFonts w:eastAsiaTheme="minorEastAsia" w:cstheme="minorBidi"/>
            <w:iCs w:val="0"/>
            <w:kern w:val="2"/>
            <w:sz w:val="24"/>
            <w:szCs w:val="24"/>
            <w:lang w:val="en-US" w:eastAsia="zh-CN"/>
            <w14:ligatures w14:val="standardContextual"/>
          </w:rPr>
          <w:tab/>
        </w:r>
        <w:r w:rsidR="00256F45" w:rsidRPr="000977D1">
          <w:rPr>
            <w:rStyle w:val="Hyperlink"/>
          </w:rPr>
          <w:t>Message Flow</w:t>
        </w:r>
        <w:r w:rsidR="00256F45">
          <w:rPr>
            <w:webHidden/>
          </w:rPr>
          <w:tab/>
        </w:r>
        <w:r w:rsidR="00256F45">
          <w:rPr>
            <w:webHidden/>
          </w:rPr>
          <w:fldChar w:fldCharType="begin"/>
        </w:r>
        <w:r w:rsidR="00256F45">
          <w:rPr>
            <w:webHidden/>
          </w:rPr>
          <w:instrText xml:space="preserve"> PAGEREF _Toc170578805 \h </w:instrText>
        </w:r>
        <w:r w:rsidR="00256F45">
          <w:rPr>
            <w:webHidden/>
          </w:rPr>
        </w:r>
        <w:r w:rsidR="00256F45">
          <w:rPr>
            <w:webHidden/>
          </w:rPr>
          <w:fldChar w:fldCharType="separate"/>
        </w:r>
        <w:r w:rsidR="00256F45">
          <w:rPr>
            <w:webHidden/>
          </w:rPr>
          <w:t>31</w:t>
        </w:r>
        <w:r w:rsidR="00256F45">
          <w:rPr>
            <w:webHidden/>
          </w:rPr>
          <w:fldChar w:fldCharType="end"/>
        </w:r>
      </w:hyperlink>
    </w:p>
    <w:p w14:paraId="73AF1587" w14:textId="62EF829B" w:rsidR="00256F45" w:rsidRDefault="00000000">
      <w:pPr>
        <w:pStyle w:val="TOC4"/>
        <w:tabs>
          <w:tab w:val="left" w:pos="2411"/>
        </w:tabs>
        <w:rPr>
          <w:rFonts w:eastAsiaTheme="minorEastAsia" w:cstheme="minorBidi"/>
          <w:noProof/>
          <w:kern w:val="2"/>
          <w:sz w:val="24"/>
          <w:szCs w:val="24"/>
          <w:lang w:eastAsia="zh-CN"/>
          <w14:ligatures w14:val="standardContextual"/>
        </w:rPr>
      </w:pPr>
      <w:hyperlink w:anchor="_Toc170578806" w:history="1">
        <w:r w:rsidR="00256F45" w:rsidRPr="000977D1">
          <w:rPr>
            <w:rStyle w:val="Hyperlink"/>
            <w:rFonts w:cstheme="minorHAnsi"/>
            <w:noProof/>
          </w:rPr>
          <w:t>6.14.16.1</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New Order</w:t>
        </w:r>
        <w:r w:rsidR="00256F45">
          <w:rPr>
            <w:noProof/>
            <w:webHidden/>
          </w:rPr>
          <w:tab/>
        </w:r>
        <w:r w:rsidR="00256F45">
          <w:rPr>
            <w:noProof/>
            <w:webHidden/>
          </w:rPr>
          <w:fldChar w:fldCharType="begin"/>
        </w:r>
        <w:r w:rsidR="00256F45">
          <w:rPr>
            <w:noProof/>
            <w:webHidden/>
          </w:rPr>
          <w:instrText xml:space="preserve"> PAGEREF _Toc170578806 \h </w:instrText>
        </w:r>
        <w:r w:rsidR="00256F45">
          <w:rPr>
            <w:noProof/>
            <w:webHidden/>
          </w:rPr>
        </w:r>
        <w:r w:rsidR="00256F45">
          <w:rPr>
            <w:noProof/>
            <w:webHidden/>
          </w:rPr>
          <w:fldChar w:fldCharType="separate"/>
        </w:r>
        <w:r w:rsidR="00256F45">
          <w:rPr>
            <w:noProof/>
            <w:webHidden/>
          </w:rPr>
          <w:t>31</w:t>
        </w:r>
        <w:r w:rsidR="00256F45">
          <w:rPr>
            <w:noProof/>
            <w:webHidden/>
          </w:rPr>
          <w:fldChar w:fldCharType="end"/>
        </w:r>
      </w:hyperlink>
    </w:p>
    <w:p w14:paraId="1ED9D953" w14:textId="5791C495" w:rsidR="00256F45" w:rsidRDefault="00000000">
      <w:pPr>
        <w:pStyle w:val="TOC4"/>
        <w:tabs>
          <w:tab w:val="left" w:pos="2411"/>
        </w:tabs>
        <w:rPr>
          <w:rFonts w:eastAsiaTheme="minorEastAsia" w:cstheme="minorBidi"/>
          <w:noProof/>
          <w:kern w:val="2"/>
          <w:sz w:val="24"/>
          <w:szCs w:val="24"/>
          <w:lang w:eastAsia="zh-CN"/>
          <w14:ligatures w14:val="standardContextual"/>
        </w:rPr>
      </w:pPr>
      <w:hyperlink w:anchor="_Toc170578807" w:history="1">
        <w:r w:rsidR="00256F45" w:rsidRPr="000977D1">
          <w:rPr>
            <w:rStyle w:val="Hyperlink"/>
            <w:rFonts w:cstheme="minorHAnsi"/>
            <w:noProof/>
          </w:rPr>
          <w:t>6.14.16.2</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Cancel Order</w:t>
        </w:r>
        <w:r w:rsidR="00256F45">
          <w:rPr>
            <w:noProof/>
            <w:webHidden/>
          </w:rPr>
          <w:tab/>
        </w:r>
        <w:r w:rsidR="00256F45">
          <w:rPr>
            <w:noProof/>
            <w:webHidden/>
          </w:rPr>
          <w:fldChar w:fldCharType="begin"/>
        </w:r>
        <w:r w:rsidR="00256F45">
          <w:rPr>
            <w:noProof/>
            <w:webHidden/>
          </w:rPr>
          <w:instrText xml:space="preserve"> PAGEREF _Toc170578807 \h </w:instrText>
        </w:r>
        <w:r w:rsidR="00256F45">
          <w:rPr>
            <w:noProof/>
            <w:webHidden/>
          </w:rPr>
        </w:r>
        <w:r w:rsidR="00256F45">
          <w:rPr>
            <w:noProof/>
            <w:webHidden/>
          </w:rPr>
          <w:fldChar w:fldCharType="separate"/>
        </w:r>
        <w:r w:rsidR="00256F45">
          <w:rPr>
            <w:noProof/>
            <w:webHidden/>
          </w:rPr>
          <w:t>32</w:t>
        </w:r>
        <w:r w:rsidR="00256F45">
          <w:rPr>
            <w:noProof/>
            <w:webHidden/>
          </w:rPr>
          <w:fldChar w:fldCharType="end"/>
        </w:r>
      </w:hyperlink>
    </w:p>
    <w:p w14:paraId="2673139B" w14:textId="6C0020D9" w:rsidR="00256F45" w:rsidRDefault="00000000">
      <w:pPr>
        <w:pStyle w:val="TOC4"/>
        <w:tabs>
          <w:tab w:val="left" w:pos="2411"/>
        </w:tabs>
        <w:rPr>
          <w:rFonts w:eastAsiaTheme="minorEastAsia" w:cstheme="minorBidi"/>
          <w:noProof/>
          <w:kern w:val="2"/>
          <w:sz w:val="24"/>
          <w:szCs w:val="24"/>
          <w:lang w:eastAsia="zh-CN"/>
          <w14:ligatures w14:val="standardContextual"/>
        </w:rPr>
      </w:pPr>
      <w:hyperlink w:anchor="_Toc170578808" w:history="1">
        <w:r w:rsidR="00256F45" w:rsidRPr="000977D1">
          <w:rPr>
            <w:rStyle w:val="Hyperlink"/>
            <w:rFonts w:cstheme="minorHAnsi"/>
            <w:noProof/>
          </w:rPr>
          <w:t>6.14.16.3</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Amend Order</w:t>
        </w:r>
        <w:r w:rsidR="00256F45">
          <w:rPr>
            <w:noProof/>
            <w:webHidden/>
          </w:rPr>
          <w:tab/>
        </w:r>
        <w:r w:rsidR="00256F45">
          <w:rPr>
            <w:noProof/>
            <w:webHidden/>
          </w:rPr>
          <w:fldChar w:fldCharType="begin"/>
        </w:r>
        <w:r w:rsidR="00256F45">
          <w:rPr>
            <w:noProof/>
            <w:webHidden/>
          </w:rPr>
          <w:instrText xml:space="preserve"> PAGEREF _Toc170578808 \h </w:instrText>
        </w:r>
        <w:r w:rsidR="00256F45">
          <w:rPr>
            <w:noProof/>
            <w:webHidden/>
          </w:rPr>
        </w:r>
        <w:r w:rsidR="00256F45">
          <w:rPr>
            <w:noProof/>
            <w:webHidden/>
          </w:rPr>
          <w:fldChar w:fldCharType="separate"/>
        </w:r>
        <w:r w:rsidR="00256F45">
          <w:rPr>
            <w:noProof/>
            <w:webHidden/>
          </w:rPr>
          <w:t>33</w:t>
        </w:r>
        <w:r w:rsidR="00256F45">
          <w:rPr>
            <w:noProof/>
            <w:webHidden/>
          </w:rPr>
          <w:fldChar w:fldCharType="end"/>
        </w:r>
      </w:hyperlink>
    </w:p>
    <w:p w14:paraId="27C3DB9B" w14:textId="13416A21" w:rsidR="00256F45" w:rsidRDefault="00000000">
      <w:pPr>
        <w:pStyle w:val="TOC2"/>
        <w:rPr>
          <w:rFonts w:eastAsiaTheme="minorEastAsia" w:cstheme="minorBidi"/>
          <w:kern w:val="2"/>
          <w:sz w:val="24"/>
          <w:szCs w:val="24"/>
          <w:lang w:eastAsia="zh-CN"/>
          <w14:ligatures w14:val="standardContextual"/>
        </w:rPr>
      </w:pPr>
      <w:hyperlink w:anchor="_Toc170578809" w:history="1">
        <w:r w:rsidR="00256F45" w:rsidRPr="000977D1">
          <w:rPr>
            <w:rStyle w:val="Hyperlink"/>
            <w:rFonts w:cstheme="minorHAnsi"/>
          </w:rPr>
          <w:t>6.15</w:t>
        </w:r>
        <w:r w:rsidR="00256F45">
          <w:rPr>
            <w:rFonts w:eastAsiaTheme="minorEastAsia" w:cstheme="minorBidi"/>
            <w:kern w:val="2"/>
            <w:sz w:val="24"/>
            <w:szCs w:val="24"/>
            <w:lang w:eastAsia="zh-CN"/>
            <w14:ligatures w14:val="standardContextual"/>
          </w:rPr>
          <w:tab/>
        </w:r>
        <w:r w:rsidR="00256F45" w:rsidRPr="000977D1">
          <w:rPr>
            <w:rStyle w:val="Hyperlink"/>
            <w:rFonts w:cstheme="minorHAnsi"/>
          </w:rPr>
          <w:t>Mass Cancellation Handling</w:t>
        </w:r>
        <w:r w:rsidR="00256F45">
          <w:rPr>
            <w:webHidden/>
          </w:rPr>
          <w:tab/>
        </w:r>
        <w:r w:rsidR="00256F45">
          <w:rPr>
            <w:webHidden/>
          </w:rPr>
          <w:fldChar w:fldCharType="begin"/>
        </w:r>
        <w:r w:rsidR="00256F45">
          <w:rPr>
            <w:webHidden/>
          </w:rPr>
          <w:instrText xml:space="preserve"> PAGEREF _Toc170578809 \h </w:instrText>
        </w:r>
        <w:r w:rsidR="00256F45">
          <w:rPr>
            <w:webHidden/>
          </w:rPr>
        </w:r>
        <w:r w:rsidR="00256F45">
          <w:rPr>
            <w:webHidden/>
          </w:rPr>
          <w:fldChar w:fldCharType="separate"/>
        </w:r>
        <w:r w:rsidR="00256F45">
          <w:rPr>
            <w:webHidden/>
          </w:rPr>
          <w:t>34</w:t>
        </w:r>
        <w:r w:rsidR="00256F45">
          <w:rPr>
            <w:webHidden/>
          </w:rPr>
          <w:fldChar w:fldCharType="end"/>
        </w:r>
      </w:hyperlink>
    </w:p>
    <w:p w14:paraId="1FCC88ED" w14:textId="7C86B80F" w:rsidR="00256F45" w:rsidRDefault="00000000">
      <w:pPr>
        <w:pStyle w:val="TOC3"/>
        <w:rPr>
          <w:rFonts w:eastAsiaTheme="minorEastAsia" w:cstheme="minorBidi"/>
          <w:iCs w:val="0"/>
          <w:kern w:val="2"/>
          <w:sz w:val="24"/>
          <w:szCs w:val="24"/>
          <w:lang w:val="en-US" w:eastAsia="zh-CN"/>
          <w14:ligatures w14:val="standardContextual"/>
        </w:rPr>
      </w:pPr>
      <w:hyperlink w:anchor="_Toc170578810" w:history="1">
        <w:r w:rsidR="00256F45" w:rsidRPr="000977D1">
          <w:rPr>
            <w:rStyle w:val="Hyperlink"/>
          </w:rPr>
          <w:t>6.15.1</w:t>
        </w:r>
        <w:r w:rsidR="00256F45">
          <w:rPr>
            <w:rFonts w:eastAsiaTheme="minorEastAsia" w:cstheme="minorBidi"/>
            <w:iCs w:val="0"/>
            <w:kern w:val="2"/>
            <w:sz w:val="24"/>
            <w:szCs w:val="24"/>
            <w:lang w:val="en-US" w:eastAsia="zh-CN"/>
            <w14:ligatures w14:val="standardContextual"/>
          </w:rPr>
          <w:tab/>
        </w:r>
        <w:r w:rsidR="00256F45" w:rsidRPr="000977D1">
          <w:rPr>
            <w:rStyle w:val="Hyperlink"/>
          </w:rPr>
          <w:t>Mass Cancellation Type</w:t>
        </w:r>
        <w:r w:rsidR="00256F45">
          <w:rPr>
            <w:webHidden/>
          </w:rPr>
          <w:tab/>
        </w:r>
        <w:r w:rsidR="00256F45">
          <w:rPr>
            <w:webHidden/>
          </w:rPr>
          <w:fldChar w:fldCharType="begin"/>
        </w:r>
        <w:r w:rsidR="00256F45">
          <w:rPr>
            <w:webHidden/>
          </w:rPr>
          <w:instrText xml:space="preserve"> PAGEREF _Toc170578810 \h </w:instrText>
        </w:r>
        <w:r w:rsidR="00256F45">
          <w:rPr>
            <w:webHidden/>
          </w:rPr>
        </w:r>
        <w:r w:rsidR="00256F45">
          <w:rPr>
            <w:webHidden/>
          </w:rPr>
          <w:fldChar w:fldCharType="separate"/>
        </w:r>
        <w:r w:rsidR="00256F45">
          <w:rPr>
            <w:webHidden/>
          </w:rPr>
          <w:t>34</w:t>
        </w:r>
        <w:r w:rsidR="00256F45">
          <w:rPr>
            <w:webHidden/>
          </w:rPr>
          <w:fldChar w:fldCharType="end"/>
        </w:r>
      </w:hyperlink>
    </w:p>
    <w:p w14:paraId="04ADA7BF" w14:textId="565827B1" w:rsidR="00256F45" w:rsidRDefault="00000000">
      <w:pPr>
        <w:pStyle w:val="TOC3"/>
        <w:rPr>
          <w:rFonts w:eastAsiaTheme="minorEastAsia" w:cstheme="minorBidi"/>
          <w:iCs w:val="0"/>
          <w:kern w:val="2"/>
          <w:sz w:val="24"/>
          <w:szCs w:val="24"/>
          <w:lang w:val="en-US" w:eastAsia="zh-CN"/>
          <w14:ligatures w14:val="standardContextual"/>
        </w:rPr>
      </w:pPr>
      <w:hyperlink w:anchor="_Toc170578811" w:history="1">
        <w:r w:rsidR="00256F45" w:rsidRPr="000977D1">
          <w:rPr>
            <w:rStyle w:val="Hyperlink"/>
          </w:rPr>
          <w:t>6.15.2</w:t>
        </w:r>
        <w:r w:rsidR="00256F45">
          <w:rPr>
            <w:rFonts w:eastAsiaTheme="minorEastAsia" w:cstheme="minorBidi"/>
            <w:iCs w:val="0"/>
            <w:kern w:val="2"/>
            <w:sz w:val="24"/>
            <w:szCs w:val="24"/>
            <w:lang w:val="en-US" w:eastAsia="zh-CN"/>
            <w14:ligatures w14:val="standardContextual"/>
          </w:rPr>
          <w:tab/>
        </w:r>
        <w:r w:rsidR="00256F45" w:rsidRPr="000977D1">
          <w:rPr>
            <w:rStyle w:val="Hyperlink"/>
          </w:rPr>
          <w:t>Mass Cancellation Criteria</w:t>
        </w:r>
        <w:r w:rsidR="00256F45">
          <w:rPr>
            <w:webHidden/>
          </w:rPr>
          <w:tab/>
        </w:r>
        <w:r w:rsidR="00256F45">
          <w:rPr>
            <w:webHidden/>
          </w:rPr>
          <w:fldChar w:fldCharType="begin"/>
        </w:r>
        <w:r w:rsidR="00256F45">
          <w:rPr>
            <w:webHidden/>
          </w:rPr>
          <w:instrText xml:space="preserve"> PAGEREF _Toc170578811 \h </w:instrText>
        </w:r>
        <w:r w:rsidR="00256F45">
          <w:rPr>
            <w:webHidden/>
          </w:rPr>
        </w:r>
        <w:r w:rsidR="00256F45">
          <w:rPr>
            <w:webHidden/>
          </w:rPr>
          <w:fldChar w:fldCharType="separate"/>
        </w:r>
        <w:r w:rsidR="00256F45">
          <w:rPr>
            <w:webHidden/>
          </w:rPr>
          <w:t>34</w:t>
        </w:r>
        <w:r w:rsidR="00256F45">
          <w:rPr>
            <w:webHidden/>
          </w:rPr>
          <w:fldChar w:fldCharType="end"/>
        </w:r>
      </w:hyperlink>
    </w:p>
    <w:p w14:paraId="1508EDFB" w14:textId="3BA4879F" w:rsidR="00256F45" w:rsidRDefault="00000000">
      <w:pPr>
        <w:pStyle w:val="TOC3"/>
        <w:rPr>
          <w:rFonts w:eastAsiaTheme="minorEastAsia" w:cstheme="minorBidi"/>
          <w:iCs w:val="0"/>
          <w:kern w:val="2"/>
          <w:sz w:val="24"/>
          <w:szCs w:val="24"/>
          <w:lang w:val="en-US" w:eastAsia="zh-CN"/>
          <w14:ligatures w14:val="standardContextual"/>
        </w:rPr>
      </w:pPr>
      <w:hyperlink w:anchor="_Toc170578812" w:history="1">
        <w:r w:rsidR="00256F45" w:rsidRPr="000977D1">
          <w:rPr>
            <w:rStyle w:val="Hyperlink"/>
          </w:rPr>
          <w:t>6.15.3</w:t>
        </w:r>
        <w:r w:rsidR="00256F45">
          <w:rPr>
            <w:rFonts w:eastAsiaTheme="minorEastAsia" w:cstheme="minorBidi"/>
            <w:iCs w:val="0"/>
            <w:kern w:val="2"/>
            <w:sz w:val="24"/>
            <w:szCs w:val="24"/>
            <w:lang w:val="en-US" w:eastAsia="zh-CN"/>
            <w14:ligatures w14:val="standardContextual"/>
          </w:rPr>
          <w:tab/>
        </w:r>
        <w:r w:rsidR="00256F45" w:rsidRPr="000977D1">
          <w:rPr>
            <w:rStyle w:val="Hyperlink"/>
          </w:rPr>
          <w:t>Mass Cancellation Processing and Response</w:t>
        </w:r>
        <w:r w:rsidR="00256F45">
          <w:rPr>
            <w:webHidden/>
          </w:rPr>
          <w:tab/>
        </w:r>
        <w:r w:rsidR="00256F45">
          <w:rPr>
            <w:webHidden/>
          </w:rPr>
          <w:fldChar w:fldCharType="begin"/>
        </w:r>
        <w:r w:rsidR="00256F45">
          <w:rPr>
            <w:webHidden/>
          </w:rPr>
          <w:instrText xml:space="preserve"> PAGEREF _Toc170578812 \h </w:instrText>
        </w:r>
        <w:r w:rsidR="00256F45">
          <w:rPr>
            <w:webHidden/>
          </w:rPr>
        </w:r>
        <w:r w:rsidR="00256F45">
          <w:rPr>
            <w:webHidden/>
          </w:rPr>
          <w:fldChar w:fldCharType="separate"/>
        </w:r>
        <w:r w:rsidR="00256F45">
          <w:rPr>
            <w:webHidden/>
          </w:rPr>
          <w:t>34</w:t>
        </w:r>
        <w:r w:rsidR="00256F45">
          <w:rPr>
            <w:webHidden/>
          </w:rPr>
          <w:fldChar w:fldCharType="end"/>
        </w:r>
      </w:hyperlink>
    </w:p>
    <w:p w14:paraId="129E7461" w14:textId="2E998016" w:rsidR="00256F45" w:rsidRDefault="00000000">
      <w:pPr>
        <w:pStyle w:val="TOC3"/>
        <w:rPr>
          <w:rFonts w:eastAsiaTheme="minorEastAsia" w:cstheme="minorBidi"/>
          <w:iCs w:val="0"/>
          <w:kern w:val="2"/>
          <w:sz w:val="24"/>
          <w:szCs w:val="24"/>
          <w:lang w:val="en-US" w:eastAsia="zh-CN"/>
          <w14:ligatures w14:val="standardContextual"/>
        </w:rPr>
      </w:pPr>
      <w:hyperlink w:anchor="_Toc170578813" w:history="1">
        <w:r w:rsidR="00256F45" w:rsidRPr="000977D1">
          <w:rPr>
            <w:rStyle w:val="Hyperlink"/>
          </w:rPr>
          <w:t>6.15.4</w:t>
        </w:r>
        <w:r w:rsidR="00256F45">
          <w:rPr>
            <w:rFonts w:eastAsiaTheme="minorEastAsia" w:cstheme="minorBidi"/>
            <w:iCs w:val="0"/>
            <w:kern w:val="2"/>
            <w:sz w:val="24"/>
            <w:szCs w:val="24"/>
            <w:lang w:val="en-US" w:eastAsia="zh-CN"/>
            <w14:ligatures w14:val="standardContextual"/>
          </w:rPr>
          <w:tab/>
        </w:r>
        <w:r w:rsidR="00256F45" w:rsidRPr="000977D1">
          <w:rPr>
            <w:rStyle w:val="Hyperlink"/>
          </w:rPr>
          <w:t>Message Flow</w:t>
        </w:r>
        <w:r w:rsidR="00256F45">
          <w:rPr>
            <w:webHidden/>
          </w:rPr>
          <w:tab/>
        </w:r>
        <w:r w:rsidR="00256F45">
          <w:rPr>
            <w:webHidden/>
          </w:rPr>
          <w:fldChar w:fldCharType="begin"/>
        </w:r>
        <w:r w:rsidR="00256F45">
          <w:rPr>
            <w:webHidden/>
          </w:rPr>
          <w:instrText xml:space="preserve"> PAGEREF _Toc170578813 \h </w:instrText>
        </w:r>
        <w:r w:rsidR="00256F45">
          <w:rPr>
            <w:webHidden/>
          </w:rPr>
        </w:r>
        <w:r w:rsidR="00256F45">
          <w:rPr>
            <w:webHidden/>
          </w:rPr>
          <w:fldChar w:fldCharType="separate"/>
        </w:r>
        <w:r w:rsidR="00256F45">
          <w:rPr>
            <w:webHidden/>
          </w:rPr>
          <w:t>36</w:t>
        </w:r>
        <w:r w:rsidR="00256F45">
          <w:rPr>
            <w:webHidden/>
          </w:rPr>
          <w:fldChar w:fldCharType="end"/>
        </w:r>
      </w:hyperlink>
    </w:p>
    <w:p w14:paraId="63E35792" w14:textId="39D7768A" w:rsidR="00256F45" w:rsidRDefault="00000000">
      <w:pPr>
        <w:pStyle w:val="TOC4"/>
        <w:tabs>
          <w:tab w:val="left" w:pos="2315"/>
        </w:tabs>
        <w:rPr>
          <w:rFonts w:eastAsiaTheme="minorEastAsia" w:cstheme="minorBidi"/>
          <w:noProof/>
          <w:kern w:val="2"/>
          <w:sz w:val="24"/>
          <w:szCs w:val="24"/>
          <w:lang w:eastAsia="zh-CN"/>
          <w14:ligatures w14:val="standardContextual"/>
        </w:rPr>
      </w:pPr>
      <w:hyperlink w:anchor="_Toc170578814" w:history="1">
        <w:r w:rsidR="00256F45" w:rsidRPr="000977D1">
          <w:rPr>
            <w:rStyle w:val="Hyperlink"/>
            <w:rFonts w:cstheme="minorHAnsi"/>
            <w:noProof/>
          </w:rPr>
          <w:t>6.15.4.1</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Mass Cancel – To Cancel All Orders for the Current Session</w:t>
        </w:r>
        <w:r w:rsidR="00256F45">
          <w:rPr>
            <w:noProof/>
            <w:webHidden/>
          </w:rPr>
          <w:tab/>
        </w:r>
        <w:r w:rsidR="00256F45">
          <w:rPr>
            <w:noProof/>
            <w:webHidden/>
          </w:rPr>
          <w:fldChar w:fldCharType="begin"/>
        </w:r>
        <w:r w:rsidR="00256F45">
          <w:rPr>
            <w:noProof/>
            <w:webHidden/>
          </w:rPr>
          <w:instrText xml:space="preserve"> PAGEREF _Toc170578814 \h </w:instrText>
        </w:r>
        <w:r w:rsidR="00256F45">
          <w:rPr>
            <w:noProof/>
            <w:webHidden/>
          </w:rPr>
        </w:r>
        <w:r w:rsidR="00256F45">
          <w:rPr>
            <w:noProof/>
            <w:webHidden/>
          </w:rPr>
          <w:fldChar w:fldCharType="separate"/>
        </w:r>
        <w:r w:rsidR="00256F45">
          <w:rPr>
            <w:noProof/>
            <w:webHidden/>
          </w:rPr>
          <w:t>36</w:t>
        </w:r>
        <w:r w:rsidR="00256F45">
          <w:rPr>
            <w:noProof/>
            <w:webHidden/>
          </w:rPr>
          <w:fldChar w:fldCharType="end"/>
        </w:r>
      </w:hyperlink>
    </w:p>
    <w:p w14:paraId="23A36DEF" w14:textId="4FFEF385" w:rsidR="00256F45" w:rsidRDefault="00000000">
      <w:pPr>
        <w:pStyle w:val="TOC4"/>
        <w:tabs>
          <w:tab w:val="left" w:pos="2315"/>
        </w:tabs>
        <w:rPr>
          <w:rFonts w:eastAsiaTheme="minorEastAsia" w:cstheme="minorBidi"/>
          <w:noProof/>
          <w:kern w:val="2"/>
          <w:sz w:val="24"/>
          <w:szCs w:val="24"/>
          <w:lang w:eastAsia="zh-CN"/>
          <w14:ligatures w14:val="standardContextual"/>
        </w:rPr>
      </w:pPr>
      <w:hyperlink w:anchor="_Toc170578815" w:history="1">
        <w:r w:rsidR="00256F45" w:rsidRPr="000977D1">
          <w:rPr>
            <w:rStyle w:val="Hyperlink"/>
            <w:rFonts w:cstheme="minorHAnsi"/>
            <w:noProof/>
          </w:rPr>
          <w:t>6.15.4.2</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Mass Cancel – To Cancel All Orders for the participant</w:t>
        </w:r>
        <w:r w:rsidR="00256F45">
          <w:rPr>
            <w:noProof/>
            <w:webHidden/>
          </w:rPr>
          <w:tab/>
        </w:r>
        <w:r w:rsidR="00256F45">
          <w:rPr>
            <w:noProof/>
            <w:webHidden/>
          </w:rPr>
          <w:fldChar w:fldCharType="begin"/>
        </w:r>
        <w:r w:rsidR="00256F45">
          <w:rPr>
            <w:noProof/>
            <w:webHidden/>
          </w:rPr>
          <w:instrText xml:space="preserve"> PAGEREF _Toc170578815 \h </w:instrText>
        </w:r>
        <w:r w:rsidR="00256F45">
          <w:rPr>
            <w:noProof/>
            <w:webHidden/>
          </w:rPr>
        </w:r>
        <w:r w:rsidR="00256F45">
          <w:rPr>
            <w:noProof/>
            <w:webHidden/>
          </w:rPr>
          <w:fldChar w:fldCharType="separate"/>
        </w:r>
        <w:r w:rsidR="00256F45">
          <w:rPr>
            <w:noProof/>
            <w:webHidden/>
          </w:rPr>
          <w:t>37</w:t>
        </w:r>
        <w:r w:rsidR="00256F45">
          <w:rPr>
            <w:noProof/>
            <w:webHidden/>
          </w:rPr>
          <w:fldChar w:fldCharType="end"/>
        </w:r>
      </w:hyperlink>
    </w:p>
    <w:p w14:paraId="4FBD20E5" w14:textId="085237BC" w:rsidR="00256F45" w:rsidRDefault="00000000">
      <w:pPr>
        <w:pStyle w:val="TOC2"/>
        <w:rPr>
          <w:rFonts w:eastAsiaTheme="minorEastAsia" w:cstheme="minorBidi"/>
          <w:kern w:val="2"/>
          <w:sz w:val="24"/>
          <w:szCs w:val="24"/>
          <w:lang w:eastAsia="zh-CN"/>
          <w14:ligatures w14:val="standardContextual"/>
        </w:rPr>
      </w:pPr>
      <w:hyperlink w:anchor="_Toc170578816" w:history="1">
        <w:r w:rsidR="00256F45" w:rsidRPr="000977D1">
          <w:rPr>
            <w:rStyle w:val="Hyperlink"/>
            <w:rFonts w:cstheme="minorHAnsi"/>
          </w:rPr>
          <w:t>6.16</w:t>
        </w:r>
        <w:r w:rsidR="00256F45">
          <w:rPr>
            <w:rFonts w:eastAsiaTheme="minorEastAsia" w:cstheme="minorBidi"/>
            <w:kern w:val="2"/>
            <w:sz w:val="24"/>
            <w:szCs w:val="24"/>
            <w:lang w:eastAsia="zh-CN"/>
            <w14:ligatures w14:val="standardContextual"/>
          </w:rPr>
          <w:tab/>
        </w:r>
        <w:r w:rsidR="00256F45" w:rsidRPr="000977D1">
          <w:rPr>
            <w:rStyle w:val="Hyperlink"/>
            <w:rFonts w:cstheme="minorHAnsi"/>
          </w:rPr>
          <w:t>Quote Handling</w:t>
        </w:r>
        <w:r w:rsidR="00256F45">
          <w:rPr>
            <w:webHidden/>
          </w:rPr>
          <w:tab/>
        </w:r>
        <w:r w:rsidR="00256F45">
          <w:rPr>
            <w:webHidden/>
          </w:rPr>
          <w:fldChar w:fldCharType="begin"/>
        </w:r>
        <w:r w:rsidR="00256F45">
          <w:rPr>
            <w:webHidden/>
          </w:rPr>
          <w:instrText xml:space="preserve"> PAGEREF _Toc170578816 \h </w:instrText>
        </w:r>
        <w:r w:rsidR="00256F45">
          <w:rPr>
            <w:webHidden/>
          </w:rPr>
        </w:r>
        <w:r w:rsidR="00256F45">
          <w:rPr>
            <w:webHidden/>
          </w:rPr>
          <w:fldChar w:fldCharType="separate"/>
        </w:r>
        <w:r w:rsidR="00256F45">
          <w:rPr>
            <w:webHidden/>
          </w:rPr>
          <w:t>38</w:t>
        </w:r>
        <w:r w:rsidR="00256F45">
          <w:rPr>
            <w:webHidden/>
          </w:rPr>
          <w:fldChar w:fldCharType="end"/>
        </w:r>
      </w:hyperlink>
    </w:p>
    <w:p w14:paraId="25A3DE70" w14:textId="785335E4" w:rsidR="00256F45" w:rsidRDefault="00000000">
      <w:pPr>
        <w:pStyle w:val="TOC3"/>
        <w:rPr>
          <w:rFonts w:eastAsiaTheme="minorEastAsia" w:cstheme="minorBidi"/>
          <w:iCs w:val="0"/>
          <w:kern w:val="2"/>
          <w:sz w:val="24"/>
          <w:szCs w:val="24"/>
          <w:lang w:val="en-US" w:eastAsia="zh-CN"/>
          <w14:ligatures w14:val="standardContextual"/>
        </w:rPr>
      </w:pPr>
      <w:hyperlink w:anchor="_Toc170578817" w:history="1">
        <w:r w:rsidR="00256F45" w:rsidRPr="000977D1">
          <w:rPr>
            <w:rStyle w:val="Hyperlink"/>
            <w:rFonts w:ascii="Cambria" w:hAnsi="Cambria"/>
          </w:rPr>
          <w:t>6.16.1</w:t>
        </w:r>
        <w:r w:rsidR="00256F45">
          <w:rPr>
            <w:rFonts w:eastAsiaTheme="minorEastAsia" w:cstheme="minorBidi"/>
            <w:iCs w:val="0"/>
            <w:kern w:val="2"/>
            <w:sz w:val="24"/>
            <w:szCs w:val="24"/>
            <w:lang w:val="en-US" w:eastAsia="zh-CN"/>
            <w14:ligatures w14:val="standardContextual"/>
          </w:rPr>
          <w:tab/>
        </w:r>
        <w:r w:rsidR="00256F45" w:rsidRPr="000977D1">
          <w:rPr>
            <w:rStyle w:val="Hyperlink"/>
            <w:rFonts w:cstheme="minorHAnsi"/>
          </w:rPr>
          <w:t>Multiple Outstanding Quotes for the Same Security</w:t>
        </w:r>
        <w:r w:rsidR="00256F45">
          <w:rPr>
            <w:webHidden/>
          </w:rPr>
          <w:tab/>
        </w:r>
        <w:r w:rsidR="00256F45">
          <w:rPr>
            <w:webHidden/>
          </w:rPr>
          <w:fldChar w:fldCharType="begin"/>
        </w:r>
        <w:r w:rsidR="00256F45">
          <w:rPr>
            <w:webHidden/>
          </w:rPr>
          <w:instrText xml:space="preserve"> PAGEREF _Toc170578817 \h </w:instrText>
        </w:r>
        <w:r w:rsidR="00256F45">
          <w:rPr>
            <w:webHidden/>
          </w:rPr>
        </w:r>
        <w:r w:rsidR="00256F45">
          <w:rPr>
            <w:webHidden/>
          </w:rPr>
          <w:fldChar w:fldCharType="separate"/>
        </w:r>
        <w:r w:rsidR="00256F45">
          <w:rPr>
            <w:webHidden/>
          </w:rPr>
          <w:t>38</w:t>
        </w:r>
        <w:r w:rsidR="00256F45">
          <w:rPr>
            <w:webHidden/>
          </w:rPr>
          <w:fldChar w:fldCharType="end"/>
        </w:r>
      </w:hyperlink>
    </w:p>
    <w:p w14:paraId="1A994216" w14:textId="034B7DEA" w:rsidR="00256F45" w:rsidRDefault="00000000">
      <w:pPr>
        <w:pStyle w:val="TOC3"/>
        <w:rPr>
          <w:rFonts w:eastAsiaTheme="minorEastAsia" w:cstheme="minorBidi"/>
          <w:iCs w:val="0"/>
          <w:kern w:val="2"/>
          <w:sz w:val="24"/>
          <w:szCs w:val="24"/>
          <w:lang w:val="en-US" w:eastAsia="zh-CN"/>
          <w14:ligatures w14:val="standardContextual"/>
        </w:rPr>
      </w:pPr>
      <w:hyperlink w:anchor="_Toc170578818" w:history="1">
        <w:r w:rsidR="00256F45" w:rsidRPr="000977D1">
          <w:rPr>
            <w:rStyle w:val="Hyperlink"/>
            <w:rFonts w:ascii="Cambria" w:hAnsi="Cambria"/>
          </w:rPr>
          <w:t>6.16.2</w:t>
        </w:r>
        <w:r w:rsidR="00256F45">
          <w:rPr>
            <w:rFonts w:eastAsiaTheme="minorEastAsia" w:cstheme="minorBidi"/>
            <w:iCs w:val="0"/>
            <w:kern w:val="2"/>
            <w:sz w:val="24"/>
            <w:szCs w:val="24"/>
            <w:lang w:val="en-US" w:eastAsia="zh-CN"/>
            <w14:ligatures w14:val="standardContextual"/>
          </w:rPr>
          <w:tab/>
        </w:r>
        <w:r w:rsidR="00256F45" w:rsidRPr="000977D1">
          <w:rPr>
            <w:rStyle w:val="Hyperlink"/>
            <w:rFonts w:cstheme="minorHAnsi"/>
          </w:rPr>
          <w:t>Quote Features</w:t>
        </w:r>
        <w:r w:rsidR="00256F45">
          <w:rPr>
            <w:webHidden/>
          </w:rPr>
          <w:tab/>
        </w:r>
        <w:r w:rsidR="00256F45">
          <w:rPr>
            <w:webHidden/>
          </w:rPr>
          <w:fldChar w:fldCharType="begin"/>
        </w:r>
        <w:r w:rsidR="00256F45">
          <w:rPr>
            <w:webHidden/>
          </w:rPr>
          <w:instrText xml:space="preserve"> PAGEREF _Toc170578818 \h </w:instrText>
        </w:r>
        <w:r w:rsidR="00256F45">
          <w:rPr>
            <w:webHidden/>
          </w:rPr>
        </w:r>
        <w:r w:rsidR="00256F45">
          <w:rPr>
            <w:webHidden/>
          </w:rPr>
          <w:fldChar w:fldCharType="separate"/>
        </w:r>
        <w:r w:rsidR="00256F45">
          <w:rPr>
            <w:webHidden/>
          </w:rPr>
          <w:t>38</w:t>
        </w:r>
        <w:r w:rsidR="00256F45">
          <w:rPr>
            <w:webHidden/>
          </w:rPr>
          <w:fldChar w:fldCharType="end"/>
        </w:r>
      </w:hyperlink>
    </w:p>
    <w:p w14:paraId="0488FFD7" w14:textId="52BF06CC" w:rsidR="00256F45" w:rsidRDefault="00000000">
      <w:pPr>
        <w:pStyle w:val="TOC3"/>
        <w:rPr>
          <w:rFonts w:eastAsiaTheme="minorEastAsia" w:cstheme="minorBidi"/>
          <w:iCs w:val="0"/>
          <w:kern w:val="2"/>
          <w:sz w:val="24"/>
          <w:szCs w:val="24"/>
          <w:lang w:val="en-US" w:eastAsia="zh-CN"/>
          <w14:ligatures w14:val="standardContextual"/>
        </w:rPr>
      </w:pPr>
      <w:hyperlink w:anchor="_Toc170578819" w:history="1">
        <w:r w:rsidR="00256F45" w:rsidRPr="000977D1">
          <w:rPr>
            <w:rStyle w:val="Hyperlink"/>
            <w:rFonts w:ascii="Cambria" w:hAnsi="Cambria"/>
          </w:rPr>
          <w:t>6.16.3</w:t>
        </w:r>
        <w:r w:rsidR="00256F45">
          <w:rPr>
            <w:rFonts w:eastAsiaTheme="minorEastAsia" w:cstheme="minorBidi"/>
            <w:iCs w:val="0"/>
            <w:kern w:val="2"/>
            <w:sz w:val="24"/>
            <w:szCs w:val="24"/>
            <w:lang w:val="en-US" w:eastAsia="zh-CN"/>
            <w14:ligatures w14:val="standardContextual"/>
          </w:rPr>
          <w:tab/>
        </w:r>
        <w:r w:rsidR="00256F45" w:rsidRPr="000977D1">
          <w:rPr>
            <w:rStyle w:val="Hyperlink"/>
            <w:rFonts w:cstheme="minorHAnsi"/>
          </w:rPr>
          <w:t>Quote Processing (New, Replace and Cancel)</w:t>
        </w:r>
        <w:r w:rsidR="00256F45">
          <w:rPr>
            <w:webHidden/>
          </w:rPr>
          <w:tab/>
        </w:r>
        <w:r w:rsidR="00256F45">
          <w:rPr>
            <w:webHidden/>
          </w:rPr>
          <w:fldChar w:fldCharType="begin"/>
        </w:r>
        <w:r w:rsidR="00256F45">
          <w:rPr>
            <w:webHidden/>
          </w:rPr>
          <w:instrText xml:space="preserve"> PAGEREF _Toc170578819 \h </w:instrText>
        </w:r>
        <w:r w:rsidR="00256F45">
          <w:rPr>
            <w:webHidden/>
          </w:rPr>
        </w:r>
        <w:r w:rsidR="00256F45">
          <w:rPr>
            <w:webHidden/>
          </w:rPr>
          <w:fldChar w:fldCharType="separate"/>
        </w:r>
        <w:r w:rsidR="00256F45">
          <w:rPr>
            <w:webHidden/>
          </w:rPr>
          <w:t>39</w:t>
        </w:r>
        <w:r w:rsidR="00256F45">
          <w:rPr>
            <w:webHidden/>
          </w:rPr>
          <w:fldChar w:fldCharType="end"/>
        </w:r>
      </w:hyperlink>
    </w:p>
    <w:p w14:paraId="16CB9747" w14:textId="70E31BD2" w:rsidR="00256F45" w:rsidRDefault="00000000">
      <w:pPr>
        <w:pStyle w:val="TOC3"/>
        <w:rPr>
          <w:rFonts w:eastAsiaTheme="minorEastAsia" w:cstheme="minorBidi"/>
          <w:iCs w:val="0"/>
          <w:kern w:val="2"/>
          <w:sz w:val="24"/>
          <w:szCs w:val="24"/>
          <w:lang w:val="en-US" w:eastAsia="zh-CN"/>
          <w14:ligatures w14:val="standardContextual"/>
        </w:rPr>
      </w:pPr>
      <w:hyperlink w:anchor="_Toc170578820" w:history="1">
        <w:r w:rsidR="00256F45" w:rsidRPr="000977D1">
          <w:rPr>
            <w:rStyle w:val="Hyperlink"/>
          </w:rPr>
          <w:t>6.16.4</w:t>
        </w:r>
        <w:r w:rsidR="00256F45">
          <w:rPr>
            <w:rFonts w:eastAsiaTheme="minorEastAsia" w:cstheme="minorBidi"/>
            <w:iCs w:val="0"/>
            <w:kern w:val="2"/>
            <w:sz w:val="24"/>
            <w:szCs w:val="24"/>
            <w:lang w:val="en-US" w:eastAsia="zh-CN"/>
            <w14:ligatures w14:val="standardContextual"/>
          </w:rPr>
          <w:tab/>
        </w:r>
        <w:r w:rsidR="00256F45" w:rsidRPr="000977D1">
          <w:rPr>
            <w:rStyle w:val="Hyperlink"/>
          </w:rPr>
          <w:t>Mass Quote</w:t>
        </w:r>
        <w:r w:rsidR="00256F45">
          <w:rPr>
            <w:webHidden/>
          </w:rPr>
          <w:tab/>
        </w:r>
        <w:r w:rsidR="00256F45">
          <w:rPr>
            <w:webHidden/>
          </w:rPr>
          <w:fldChar w:fldCharType="begin"/>
        </w:r>
        <w:r w:rsidR="00256F45">
          <w:rPr>
            <w:webHidden/>
          </w:rPr>
          <w:instrText xml:space="preserve"> PAGEREF _Toc170578820 \h </w:instrText>
        </w:r>
        <w:r w:rsidR="00256F45">
          <w:rPr>
            <w:webHidden/>
          </w:rPr>
        </w:r>
        <w:r w:rsidR="00256F45">
          <w:rPr>
            <w:webHidden/>
          </w:rPr>
          <w:fldChar w:fldCharType="separate"/>
        </w:r>
        <w:r w:rsidR="00256F45">
          <w:rPr>
            <w:webHidden/>
          </w:rPr>
          <w:t>39</w:t>
        </w:r>
        <w:r w:rsidR="00256F45">
          <w:rPr>
            <w:webHidden/>
          </w:rPr>
          <w:fldChar w:fldCharType="end"/>
        </w:r>
      </w:hyperlink>
    </w:p>
    <w:p w14:paraId="1B772CCD" w14:textId="225EC045" w:rsidR="00256F45" w:rsidRDefault="00000000">
      <w:pPr>
        <w:pStyle w:val="TOC4"/>
        <w:tabs>
          <w:tab w:val="left" w:pos="2315"/>
        </w:tabs>
        <w:rPr>
          <w:rFonts w:eastAsiaTheme="minorEastAsia" w:cstheme="minorBidi"/>
          <w:noProof/>
          <w:kern w:val="2"/>
          <w:sz w:val="24"/>
          <w:szCs w:val="24"/>
          <w:lang w:eastAsia="zh-CN"/>
          <w14:ligatures w14:val="standardContextual"/>
        </w:rPr>
      </w:pPr>
      <w:hyperlink w:anchor="_Toc170578821" w:history="1">
        <w:r w:rsidR="00256F45" w:rsidRPr="000977D1">
          <w:rPr>
            <w:rStyle w:val="Hyperlink"/>
            <w:rFonts w:cstheme="minorHAnsi"/>
            <w:noProof/>
          </w:rPr>
          <w:t>6.16.4.1</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Multiple Matching Engine Partitions Support</w:t>
        </w:r>
        <w:r w:rsidR="00256F45">
          <w:rPr>
            <w:noProof/>
            <w:webHidden/>
          </w:rPr>
          <w:tab/>
        </w:r>
        <w:r w:rsidR="00256F45">
          <w:rPr>
            <w:noProof/>
            <w:webHidden/>
          </w:rPr>
          <w:fldChar w:fldCharType="begin"/>
        </w:r>
        <w:r w:rsidR="00256F45">
          <w:rPr>
            <w:noProof/>
            <w:webHidden/>
          </w:rPr>
          <w:instrText xml:space="preserve"> PAGEREF _Toc170578821 \h </w:instrText>
        </w:r>
        <w:r w:rsidR="00256F45">
          <w:rPr>
            <w:noProof/>
            <w:webHidden/>
          </w:rPr>
        </w:r>
        <w:r w:rsidR="00256F45">
          <w:rPr>
            <w:noProof/>
            <w:webHidden/>
          </w:rPr>
          <w:fldChar w:fldCharType="separate"/>
        </w:r>
        <w:r w:rsidR="00256F45">
          <w:rPr>
            <w:noProof/>
            <w:webHidden/>
          </w:rPr>
          <w:t>39</w:t>
        </w:r>
        <w:r w:rsidR="00256F45">
          <w:rPr>
            <w:noProof/>
            <w:webHidden/>
          </w:rPr>
          <w:fldChar w:fldCharType="end"/>
        </w:r>
      </w:hyperlink>
    </w:p>
    <w:p w14:paraId="45FE7C2E" w14:textId="23A9A8F8" w:rsidR="00256F45" w:rsidRDefault="00000000">
      <w:pPr>
        <w:pStyle w:val="TOC4"/>
        <w:tabs>
          <w:tab w:val="left" w:pos="2315"/>
        </w:tabs>
        <w:rPr>
          <w:rFonts w:eastAsiaTheme="minorEastAsia" w:cstheme="minorBidi"/>
          <w:noProof/>
          <w:kern w:val="2"/>
          <w:sz w:val="24"/>
          <w:szCs w:val="24"/>
          <w:lang w:eastAsia="zh-CN"/>
          <w14:ligatures w14:val="standardContextual"/>
        </w:rPr>
      </w:pPr>
      <w:hyperlink w:anchor="_Toc170578822" w:history="1">
        <w:r w:rsidR="00256F45" w:rsidRPr="000977D1">
          <w:rPr>
            <w:rStyle w:val="Hyperlink"/>
            <w:rFonts w:cstheme="minorHAnsi"/>
            <w:noProof/>
          </w:rPr>
          <w:t>6.16.4.2</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Mass Quote Submission</w:t>
        </w:r>
        <w:r w:rsidR="00256F45">
          <w:rPr>
            <w:noProof/>
            <w:webHidden/>
          </w:rPr>
          <w:tab/>
        </w:r>
        <w:r w:rsidR="00256F45">
          <w:rPr>
            <w:noProof/>
            <w:webHidden/>
          </w:rPr>
          <w:fldChar w:fldCharType="begin"/>
        </w:r>
        <w:r w:rsidR="00256F45">
          <w:rPr>
            <w:noProof/>
            <w:webHidden/>
          </w:rPr>
          <w:instrText xml:space="preserve"> PAGEREF _Toc170578822 \h </w:instrText>
        </w:r>
        <w:r w:rsidR="00256F45">
          <w:rPr>
            <w:noProof/>
            <w:webHidden/>
          </w:rPr>
        </w:r>
        <w:r w:rsidR="00256F45">
          <w:rPr>
            <w:noProof/>
            <w:webHidden/>
          </w:rPr>
          <w:fldChar w:fldCharType="separate"/>
        </w:r>
        <w:r w:rsidR="00256F45">
          <w:rPr>
            <w:noProof/>
            <w:webHidden/>
          </w:rPr>
          <w:t>40</w:t>
        </w:r>
        <w:r w:rsidR="00256F45">
          <w:rPr>
            <w:noProof/>
            <w:webHidden/>
          </w:rPr>
          <w:fldChar w:fldCharType="end"/>
        </w:r>
      </w:hyperlink>
    </w:p>
    <w:p w14:paraId="4EEEC408" w14:textId="4436FA8B" w:rsidR="00256F45" w:rsidRDefault="00000000">
      <w:pPr>
        <w:pStyle w:val="TOC4"/>
        <w:tabs>
          <w:tab w:val="left" w:pos="2315"/>
        </w:tabs>
        <w:rPr>
          <w:rFonts w:eastAsiaTheme="minorEastAsia" w:cstheme="minorBidi"/>
          <w:noProof/>
          <w:kern w:val="2"/>
          <w:sz w:val="24"/>
          <w:szCs w:val="24"/>
          <w:lang w:eastAsia="zh-CN"/>
          <w14:ligatures w14:val="standardContextual"/>
        </w:rPr>
      </w:pPr>
      <w:hyperlink w:anchor="_Toc170578823" w:history="1">
        <w:r w:rsidR="00256F45" w:rsidRPr="000977D1">
          <w:rPr>
            <w:rStyle w:val="Hyperlink"/>
            <w:rFonts w:cstheme="minorHAnsi"/>
            <w:noProof/>
          </w:rPr>
          <w:t>6.16.4.3</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Mass Quote Acknowledgement</w:t>
        </w:r>
        <w:r w:rsidR="00256F45">
          <w:rPr>
            <w:noProof/>
            <w:webHidden/>
          </w:rPr>
          <w:tab/>
        </w:r>
        <w:r w:rsidR="00256F45">
          <w:rPr>
            <w:noProof/>
            <w:webHidden/>
          </w:rPr>
          <w:fldChar w:fldCharType="begin"/>
        </w:r>
        <w:r w:rsidR="00256F45">
          <w:rPr>
            <w:noProof/>
            <w:webHidden/>
          </w:rPr>
          <w:instrText xml:space="preserve"> PAGEREF _Toc170578823 \h </w:instrText>
        </w:r>
        <w:r w:rsidR="00256F45">
          <w:rPr>
            <w:noProof/>
            <w:webHidden/>
          </w:rPr>
        </w:r>
        <w:r w:rsidR="00256F45">
          <w:rPr>
            <w:noProof/>
            <w:webHidden/>
          </w:rPr>
          <w:fldChar w:fldCharType="separate"/>
        </w:r>
        <w:r w:rsidR="00256F45">
          <w:rPr>
            <w:noProof/>
            <w:webHidden/>
          </w:rPr>
          <w:t>40</w:t>
        </w:r>
        <w:r w:rsidR="00256F45">
          <w:rPr>
            <w:noProof/>
            <w:webHidden/>
          </w:rPr>
          <w:fldChar w:fldCharType="end"/>
        </w:r>
      </w:hyperlink>
    </w:p>
    <w:p w14:paraId="38E34026" w14:textId="29234767" w:rsidR="00256F45" w:rsidRDefault="00000000">
      <w:pPr>
        <w:pStyle w:val="TOC4"/>
        <w:tabs>
          <w:tab w:val="left" w:pos="2315"/>
        </w:tabs>
        <w:rPr>
          <w:rFonts w:eastAsiaTheme="minorEastAsia" w:cstheme="minorBidi"/>
          <w:noProof/>
          <w:kern w:val="2"/>
          <w:sz w:val="24"/>
          <w:szCs w:val="24"/>
          <w:lang w:eastAsia="zh-CN"/>
          <w14:ligatures w14:val="standardContextual"/>
        </w:rPr>
      </w:pPr>
      <w:hyperlink w:anchor="_Toc170578824" w:history="1">
        <w:r w:rsidR="00256F45" w:rsidRPr="000977D1">
          <w:rPr>
            <w:rStyle w:val="Hyperlink"/>
            <w:rFonts w:cstheme="minorHAnsi"/>
            <w:noProof/>
          </w:rPr>
          <w:t>6.16.4.4</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Execution</w:t>
        </w:r>
        <w:r w:rsidR="00256F45">
          <w:rPr>
            <w:noProof/>
            <w:webHidden/>
          </w:rPr>
          <w:tab/>
        </w:r>
        <w:r w:rsidR="00256F45">
          <w:rPr>
            <w:noProof/>
            <w:webHidden/>
          </w:rPr>
          <w:fldChar w:fldCharType="begin"/>
        </w:r>
        <w:r w:rsidR="00256F45">
          <w:rPr>
            <w:noProof/>
            <w:webHidden/>
          </w:rPr>
          <w:instrText xml:space="preserve"> PAGEREF _Toc170578824 \h </w:instrText>
        </w:r>
        <w:r w:rsidR="00256F45">
          <w:rPr>
            <w:noProof/>
            <w:webHidden/>
          </w:rPr>
        </w:r>
        <w:r w:rsidR="00256F45">
          <w:rPr>
            <w:noProof/>
            <w:webHidden/>
          </w:rPr>
          <w:fldChar w:fldCharType="separate"/>
        </w:r>
        <w:r w:rsidR="00256F45">
          <w:rPr>
            <w:noProof/>
            <w:webHidden/>
          </w:rPr>
          <w:t>42</w:t>
        </w:r>
        <w:r w:rsidR="00256F45">
          <w:rPr>
            <w:noProof/>
            <w:webHidden/>
          </w:rPr>
          <w:fldChar w:fldCharType="end"/>
        </w:r>
      </w:hyperlink>
    </w:p>
    <w:p w14:paraId="0120B219" w14:textId="5C14A6A2" w:rsidR="00256F45" w:rsidRDefault="00000000">
      <w:pPr>
        <w:pStyle w:val="TOC3"/>
        <w:rPr>
          <w:rFonts w:eastAsiaTheme="minorEastAsia" w:cstheme="minorBidi"/>
          <w:iCs w:val="0"/>
          <w:kern w:val="2"/>
          <w:sz w:val="24"/>
          <w:szCs w:val="24"/>
          <w:lang w:val="en-US" w:eastAsia="zh-CN"/>
          <w14:ligatures w14:val="standardContextual"/>
        </w:rPr>
      </w:pPr>
      <w:hyperlink w:anchor="_Toc170578825" w:history="1">
        <w:r w:rsidR="00256F45" w:rsidRPr="000977D1">
          <w:rPr>
            <w:rStyle w:val="Hyperlink"/>
          </w:rPr>
          <w:t>6.16.5</w:t>
        </w:r>
        <w:r w:rsidR="00256F45">
          <w:rPr>
            <w:rFonts w:eastAsiaTheme="minorEastAsia" w:cstheme="minorBidi"/>
            <w:iCs w:val="0"/>
            <w:kern w:val="2"/>
            <w:sz w:val="24"/>
            <w:szCs w:val="24"/>
            <w:lang w:val="en-US" w:eastAsia="zh-CN"/>
            <w14:ligatures w14:val="standardContextual"/>
          </w:rPr>
          <w:tab/>
        </w:r>
        <w:r w:rsidR="00256F45" w:rsidRPr="000977D1">
          <w:rPr>
            <w:rStyle w:val="Hyperlink"/>
          </w:rPr>
          <w:t>Single Quote</w:t>
        </w:r>
        <w:r w:rsidR="00256F45">
          <w:rPr>
            <w:webHidden/>
          </w:rPr>
          <w:tab/>
        </w:r>
        <w:r w:rsidR="00256F45">
          <w:rPr>
            <w:webHidden/>
          </w:rPr>
          <w:fldChar w:fldCharType="begin"/>
        </w:r>
        <w:r w:rsidR="00256F45">
          <w:rPr>
            <w:webHidden/>
          </w:rPr>
          <w:instrText xml:space="preserve"> PAGEREF _Toc170578825 \h </w:instrText>
        </w:r>
        <w:r w:rsidR="00256F45">
          <w:rPr>
            <w:webHidden/>
          </w:rPr>
        </w:r>
        <w:r w:rsidR="00256F45">
          <w:rPr>
            <w:webHidden/>
          </w:rPr>
          <w:fldChar w:fldCharType="separate"/>
        </w:r>
        <w:r w:rsidR="00256F45">
          <w:rPr>
            <w:webHidden/>
          </w:rPr>
          <w:t>42</w:t>
        </w:r>
        <w:r w:rsidR="00256F45">
          <w:rPr>
            <w:webHidden/>
          </w:rPr>
          <w:fldChar w:fldCharType="end"/>
        </w:r>
      </w:hyperlink>
    </w:p>
    <w:p w14:paraId="5E5D16B6" w14:textId="1446515B" w:rsidR="00256F45" w:rsidRDefault="00000000">
      <w:pPr>
        <w:pStyle w:val="TOC4"/>
        <w:tabs>
          <w:tab w:val="left" w:pos="2315"/>
        </w:tabs>
        <w:rPr>
          <w:rFonts w:eastAsiaTheme="minorEastAsia" w:cstheme="minorBidi"/>
          <w:noProof/>
          <w:kern w:val="2"/>
          <w:sz w:val="24"/>
          <w:szCs w:val="24"/>
          <w:lang w:eastAsia="zh-CN"/>
          <w14:ligatures w14:val="standardContextual"/>
        </w:rPr>
      </w:pPr>
      <w:hyperlink w:anchor="_Toc170578826" w:history="1">
        <w:r w:rsidR="00256F45" w:rsidRPr="000977D1">
          <w:rPr>
            <w:rStyle w:val="Hyperlink"/>
            <w:rFonts w:cstheme="minorHAnsi"/>
            <w:noProof/>
          </w:rPr>
          <w:t>6.16.5.1</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Single Quote Submission</w:t>
        </w:r>
        <w:r w:rsidR="00256F45">
          <w:rPr>
            <w:noProof/>
            <w:webHidden/>
          </w:rPr>
          <w:tab/>
        </w:r>
        <w:r w:rsidR="00256F45">
          <w:rPr>
            <w:noProof/>
            <w:webHidden/>
          </w:rPr>
          <w:fldChar w:fldCharType="begin"/>
        </w:r>
        <w:r w:rsidR="00256F45">
          <w:rPr>
            <w:noProof/>
            <w:webHidden/>
          </w:rPr>
          <w:instrText xml:space="preserve"> PAGEREF _Toc170578826 \h </w:instrText>
        </w:r>
        <w:r w:rsidR="00256F45">
          <w:rPr>
            <w:noProof/>
            <w:webHidden/>
          </w:rPr>
        </w:r>
        <w:r w:rsidR="00256F45">
          <w:rPr>
            <w:noProof/>
            <w:webHidden/>
          </w:rPr>
          <w:fldChar w:fldCharType="separate"/>
        </w:r>
        <w:r w:rsidR="00256F45">
          <w:rPr>
            <w:noProof/>
            <w:webHidden/>
          </w:rPr>
          <w:t>42</w:t>
        </w:r>
        <w:r w:rsidR="00256F45">
          <w:rPr>
            <w:noProof/>
            <w:webHidden/>
          </w:rPr>
          <w:fldChar w:fldCharType="end"/>
        </w:r>
      </w:hyperlink>
    </w:p>
    <w:p w14:paraId="343D35B6" w14:textId="2ED93BE6" w:rsidR="00256F45" w:rsidRDefault="00000000">
      <w:pPr>
        <w:pStyle w:val="TOC4"/>
        <w:tabs>
          <w:tab w:val="left" w:pos="2315"/>
        </w:tabs>
        <w:rPr>
          <w:rFonts w:eastAsiaTheme="minorEastAsia" w:cstheme="minorBidi"/>
          <w:noProof/>
          <w:kern w:val="2"/>
          <w:sz w:val="24"/>
          <w:szCs w:val="24"/>
          <w:lang w:eastAsia="zh-CN"/>
          <w14:ligatures w14:val="standardContextual"/>
        </w:rPr>
      </w:pPr>
      <w:hyperlink w:anchor="_Toc170578827" w:history="1">
        <w:r w:rsidR="00256F45" w:rsidRPr="000977D1">
          <w:rPr>
            <w:rStyle w:val="Hyperlink"/>
            <w:rFonts w:cstheme="minorHAnsi"/>
            <w:noProof/>
          </w:rPr>
          <w:t>6.16.5.2</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Single Quote Rejected</w:t>
        </w:r>
        <w:r w:rsidR="00256F45">
          <w:rPr>
            <w:noProof/>
            <w:webHidden/>
          </w:rPr>
          <w:tab/>
        </w:r>
        <w:r w:rsidR="00256F45">
          <w:rPr>
            <w:noProof/>
            <w:webHidden/>
          </w:rPr>
          <w:fldChar w:fldCharType="begin"/>
        </w:r>
        <w:r w:rsidR="00256F45">
          <w:rPr>
            <w:noProof/>
            <w:webHidden/>
          </w:rPr>
          <w:instrText xml:space="preserve"> PAGEREF _Toc170578827 \h </w:instrText>
        </w:r>
        <w:r w:rsidR="00256F45">
          <w:rPr>
            <w:noProof/>
            <w:webHidden/>
          </w:rPr>
        </w:r>
        <w:r w:rsidR="00256F45">
          <w:rPr>
            <w:noProof/>
            <w:webHidden/>
          </w:rPr>
          <w:fldChar w:fldCharType="separate"/>
        </w:r>
        <w:r w:rsidR="00256F45">
          <w:rPr>
            <w:noProof/>
            <w:webHidden/>
          </w:rPr>
          <w:t>42</w:t>
        </w:r>
        <w:r w:rsidR="00256F45">
          <w:rPr>
            <w:noProof/>
            <w:webHidden/>
          </w:rPr>
          <w:fldChar w:fldCharType="end"/>
        </w:r>
      </w:hyperlink>
    </w:p>
    <w:p w14:paraId="2B425425" w14:textId="35375965" w:rsidR="00256F45" w:rsidRDefault="00000000">
      <w:pPr>
        <w:pStyle w:val="TOC4"/>
        <w:tabs>
          <w:tab w:val="left" w:pos="2315"/>
        </w:tabs>
        <w:rPr>
          <w:rFonts w:eastAsiaTheme="minorEastAsia" w:cstheme="minorBidi"/>
          <w:noProof/>
          <w:kern w:val="2"/>
          <w:sz w:val="24"/>
          <w:szCs w:val="24"/>
          <w:lang w:eastAsia="zh-CN"/>
          <w14:ligatures w14:val="standardContextual"/>
        </w:rPr>
      </w:pPr>
      <w:hyperlink w:anchor="_Toc170578828" w:history="1">
        <w:r w:rsidR="00256F45" w:rsidRPr="000977D1">
          <w:rPr>
            <w:rStyle w:val="Hyperlink"/>
            <w:rFonts w:cstheme="minorHAnsi"/>
            <w:noProof/>
          </w:rPr>
          <w:t>6.16.5.3</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Execution</w:t>
        </w:r>
        <w:r w:rsidR="00256F45">
          <w:rPr>
            <w:noProof/>
            <w:webHidden/>
          </w:rPr>
          <w:tab/>
        </w:r>
        <w:r w:rsidR="00256F45">
          <w:rPr>
            <w:noProof/>
            <w:webHidden/>
          </w:rPr>
          <w:fldChar w:fldCharType="begin"/>
        </w:r>
        <w:r w:rsidR="00256F45">
          <w:rPr>
            <w:noProof/>
            <w:webHidden/>
          </w:rPr>
          <w:instrText xml:space="preserve"> PAGEREF _Toc170578828 \h </w:instrText>
        </w:r>
        <w:r w:rsidR="00256F45">
          <w:rPr>
            <w:noProof/>
            <w:webHidden/>
          </w:rPr>
        </w:r>
        <w:r w:rsidR="00256F45">
          <w:rPr>
            <w:noProof/>
            <w:webHidden/>
          </w:rPr>
          <w:fldChar w:fldCharType="separate"/>
        </w:r>
        <w:r w:rsidR="00256F45">
          <w:rPr>
            <w:noProof/>
            <w:webHidden/>
          </w:rPr>
          <w:t>42</w:t>
        </w:r>
        <w:r w:rsidR="00256F45">
          <w:rPr>
            <w:noProof/>
            <w:webHidden/>
          </w:rPr>
          <w:fldChar w:fldCharType="end"/>
        </w:r>
      </w:hyperlink>
    </w:p>
    <w:p w14:paraId="2AA2DECB" w14:textId="68F0B8B2" w:rsidR="00256F45" w:rsidRDefault="00000000">
      <w:pPr>
        <w:pStyle w:val="TOC3"/>
        <w:rPr>
          <w:rFonts w:eastAsiaTheme="minorEastAsia" w:cstheme="minorBidi"/>
          <w:iCs w:val="0"/>
          <w:kern w:val="2"/>
          <w:sz w:val="24"/>
          <w:szCs w:val="24"/>
          <w:lang w:val="en-US" w:eastAsia="zh-CN"/>
          <w14:ligatures w14:val="standardContextual"/>
        </w:rPr>
      </w:pPr>
      <w:hyperlink w:anchor="_Toc170578829" w:history="1">
        <w:r w:rsidR="00256F45" w:rsidRPr="000977D1">
          <w:rPr>
            <w:rStyle w:val="Hyperlink"/>
          </w:rPr>
          <w:t>6.16.6</w:t>
        </w:r>
        <w:r w:rsidR="00256F45">
          <w:rPr>
            <w:rFonts w:eastAsiaTheme="minorEastAsia" w:cstheme="minorBidi"/>
            <w:iCs w:val="0"/>
            <w:kern w:val="2"/>
            <w:sz w:val="24"/>
            <w:szCs w:val="24"/>
            <w:lang w:val="en-US" w:eastAsia="zh-CN"/>
            <w14:ligatures w14:val="standardContextual"/>
          </w:rPr>
          <w:tab/>
        </w:r>
        <w:r w:rsidR="00256F45" w:rsidRPr="000977D1">
          <w:rPr>
            <w:rStyle w:val="Hyperlink"/>
            <w:rFonts w:cstheme="minorHAnsi"/>
          </w:rPr>
          <w:t>Quote Cancellation Submission</w:t>
        </w:r>
        <w:r w:rsidR="00256F45">
          <w:rPr>
            <w:webHidden/>
          </w:rPr>
          <w:tab/>
        </w:r>
        <w:r w:rsidR="00256F45">
          <w:rPr>
            <w:webHidden/>
          </w:rPr>
          <w:fldChar w:fldCharType="begin"/>
        </w:r>
        <w:r w:rsidR="00256F45">
          <w:rPr>
            <w:webHidden/>
          </w:rPr>
          <w:instrText xml:space="preserve"> PAGEREF _Toc170578829 \h </w:instrText>
        </w:r>
        <w:r w:rsidR="00256F45">
          <w:rPr>
            <w:webHidden/>
          </w:rPr>
        </w:r>
        <w:r w:rsidR="00256F45">
          <w:rPr>
            <w:webHidden/>
          </w:rPr>
          <w:fldChar w:fldCharType="separate"/>
        </w:r>
        <w:r w:rsidR="00256F45">
          <w:rPr>
            <w:webHidden/>
          </w:rPr>
          <w:t>42</w:t>
        </w:r>
        <w:r w:rsidR="00256F45">
          <w:rPr>
            <w:webHidden/>
          </w:rPr>
          <w:fldChar w:fldCharType="end"/>
        </w:r>
      </w:hyperlink>
    </w:p>
    <w:p w14:paraId="4549D2EF" w14:textId="6DF7307F" w:rsidR="00256F45" w:rsidRDefault="00000000">
      <w:pPr>
        <w:pStyle w:val="TOC3"/>
        <w:rPr>
          <w:rFonts w:eastAsiaTheme="minorEastAsia" w:cstheme="minorBidi"/>
          <w:iCs w:val="0"/>
          <w:kern w:val="2"/>
          <w:sz w:val="24"/>
          <w:szCs w:val="24"/>
          <w:lang w:val="en-US" w:eastAsia="zh-CN"/>
          <w14:ligatures w14:val="standardContextual"/>
        </w:rPr>
      </w:pPr>
      <w:hyperlink w:anchor="_Toc170578830" w:history="1">
        <w:r w:rsidR="00256F45" w:rsidRPr="000977D1">
          <w:rPr>
            <w:rStyle w:val="Hyperlink"/>
          </w:rPr>
          <w:t>6.16.7</w:t>
        </w:r>
        <w:r w:rsidR="00256F45">
          <w:rPr>
            <w:rFonts w:eastAsiaTheme="minorEastAsia" w:cstheme="minorBidi"/>
            <w:iCs w:val="0"/>
            <w:kern w:val="2"/>
            <w:sz w:val="24"/>
            <w:szCs w:val="24"/>
            <w:lang w:val="en-US" w:eastAsia="zh-CN"/>
            <w14:ligatures w14:val="standardContextual"/>
          </w:rPr>
          <w:tab/>
        </w:r>
        <w:r w:rsidR="00256F45" w:rsidRPr="000977D1">
          <w:rPr>
            <w:rStyle w:val="Hyperlink"/>
          </w:rPr>
          <w:t>Quote Cancellation Notification</w:t>
        </w:r>
        <w:r w:rsidR="00256F45">
          <w:rPr>
            <w:webHidden/>
          </w:rPr>
          <w:tab/>
        </w:r>
        <w:r w:rsidR="00256F45">
          <w:rPr>
            <w:webHidden/>
          </w:rPr>
          <w:fldChar w:fldCharType="begin"/>
        </w:r>
        <w:r w:rsidR="00256F45">
          <w:rPr>
            <w:webHidden/>
          </w:rPr>
          <w:instrText xml:space="preserve"> PAGEREF _Toc170578830 \h </w:instrText>
        </w:r>
        <w:r w:rsidR="00256F45">
          <w:rPr>
            <w:webHidden/>
          </w:rPr>
        </w:r>
        <w:r w:rsidR="00256F45">
          <w:rPr>
            <w:webHidden/>
          </w:rPr>
          <w:fldChar w:fldCharType="separate"/>
        </w:r>
        <w:r w:rsidR="00256F45">
          <w:rPr>
            <w:webHidden/>
          </w:rPr>
          <w:t>43</w:t>
        </w:r>
        <w:r w:rsidR="00256F45">
          <w:rPr>
            <w:webHidden/>
          </w:rPr>
          <w:fldChar w:fldCharType="end"/>
        </w:r>
      </w:hyperlink>
    </w:p>
    <w:p w14:paraId="3C2DF5B6" w14:textId="199C0E77" w:rsidR="00256F45" w:rsidRDefault="00000000">
      <w:pPr>
        <w:pStyle w:val="TOC4"/>
        <w:tabs>
          <w:tab w:val="left" w:pos="2315"/>
        </w:tabs>
        <w:rPr>
          <w:rFonts w:eastAsiaTheme="minorEastAsia" w:cstheme="minorBidi"/>
          <w:noProof/>
          <w:kern w:val="2"/>
          <w:sz w:val="24"/>
          <w:szCs w:val="24"/>
          <w:lang w:eastAsia="zh-CN"/>
          <w14:ligatures w14:val="standardContextual"/>
        </w:rPr>
      </w:pPr>
      <w:hyperlink w:anchor="_Toc170578831" w:history="1">
        <w:r w:rsidR="00256F45" w:rsidRPr="000977D1">
          <w:rPr>
            <w:rStyle w:val="Hyperlink"/>
            <w:rFonts w:cstheme="minorHAnsi"/>
            <w:noProof/>
          </w:rPr>
          <w:t>6.16.7.1</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Quote Cancellation on Security Level</w:t>
        </w:r>
        <w:r w:rsidR="00256F45">
          <w:rPr>
            <w:noProof/>
            <w:webHidden/>
          </w:rPr>
          <w:tab/>
        </w:r>
        <w:r w:rsidR="00256F45">
          <w:rPr>
            <w:noProof/>
            <w:webHidden/>
          </w:rPr>
          <w:fldChar w:fldCharType="begin"/>
        </w:r>
        <w:r w:rsidR="00256F45">
          <w:rPr>
            <w:noProof/>
            <w:webHidden/>
          </w:rPr>
          <w:instrText xml:space="preserve"> PAGEREF _Toc170578831 \h </w:instrText>
        </w:r>
        <w:r w:rsidR="00256F45">
          <w:rPr>
            <w:noProof/>
            <w:webHidden/>
          </w:rPr>
        </w:r>
        <w:r w:rsidR="00256F45">
          <w:rPr>
            <w:noProof/>
            <w:webHidden/>
          </w:rPr>
          <w:fldChar w:fldCharType="separate"/>
        </w:r>
        <w:r w:rsidR="00256F45">
          <w:rPr>
            <w:noProof/>
            <w:webHidden/>
          </w:rPr>
          <w:t>43</w:t>
        </w:r>
        <w:r w:rsidR="00256F45">
          <w:rPr>
            <w:noProof/>
            <w:webHidden/>
          </w:rPr>
          <w:fldChar w:fldCharType="end"/>
        </w:r>
      </w:hyperlink>
    </w:p>
    <w:p w14:paraId="4A382D9E" w14:textId="0368B9B5" w:rsidR="00256F45" w:rsidRDefault="00000000">
      <w:pPr>
        <w:pStyle w:val="TOC4"/>
        <w:tabs>
          <w:tab w:val="left" w:pos="2315"/>
        </w:tabs>
        <w:rPr>
          <w:rFonts w:eastAsiaTheme="minorEastAsia" w:cstheme="minorBidi"/>
          <w:noProof/>
          <w:kern w:val="2"/>
          <w:sz w:val="24"/>
          <w:szCs w:val="24"/>
          <w:lang w:eastAsia="zh-CN"/>
          <w14:ligatures w14:val="standardContextual"/>
        </w:rPr>
      </w:pPr>
      <w:hyperlink w:anchor="_Toc170578832" w:history="1">
        <w:r w:rsidR="00256F45" w:rsidRPr="000977D1">
          <w:rPr>
            <w:rStyle w:val="Hyperlink"/>
            <w:rFonts w:cstheme="minorHAnsi"/>
            <w:noProof/>
          </w:rPr>
          <w:t>6.16.7.2</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Quote Cancellation on Order Level</w:t>
        </w:r>
        <w:r w:rsidR="00256F45">
          <w:rPr>
            <w:noProof/>
            <w:webHidden/>
          </w:rPr>
          <w:tab/>
        </w:r>
        <w:r w:rsidR="00256F45">
          <w:rPr>
            <w:noProof/>
            <w:webHidden/>
          </w:rPr>
          <w:fldChar w:fldCharType="begin"/>
        </w:r>
        <w:r w:rsidR="00256F45">
          <w:rPr>
            <w:noProof/>
            <w:webHidden/>
          </w:rPr>
          <w:instrText xml:space="preserve"> PAGEREF _Toc170578832 \h </w:instrText>
        </w:r>
        <w:r w:rsidR="00256F45">
          <w:rPr>
            <w:noProof/>
            <w:webHidden/>
          </w:rPr>
        </w:r>
        <w:r w:rsidR="00256F45">
          <w:rPr>
            <w:noProof/>
            <w:webHidden/>
          </w:rPr>
          <w:fldChar w:fldCharType="separate"/>
        </w:r>
        <w:r w:rsidR="00256F45">
          <w:rPr>
            <w:noProof/>
            <w:webHidden/>
          </w:rPr>
          <w:t>43</w:t>
        </w:r>
        <w:r w:rsidR="00256F45">
          <w:rPr>
            <w:noProof/>
            <w:webHidden/>
          </w:rPr>
          <w:fldChar w:fldCharType="end"/>
        </w:r>
      </w:hyperlink>
    </w:p>
    <w:p w14:paraId="683AF2D1" w14:textId="3913EBC1" w:rsidR="00256F45" w:rsidRDefault="00000000">
      <w:pPr>
        <w:pStyle w:val="TOC3"/>
        <w:rPr>
          <w:rFonts w:eastAsiaTheme="minorEastAsia" w:cstheme="minorBidi"/>
          <w:iCs w:val="0"/>
          <w:kern w:val="2"/>
          <w:sz w:val="24"/>
          <w:szCs w:val="24"/>
          <w:lang w:val="en-US" w:eastAsia="zh-CN"/>
          <w14:ligatures w14:val="standardContextual"/>
        </w:rPr>
      </w:pPr>
      <w:hyperlink w:anchor="_Toc170578833" w:history="1">
        <w:r w:rsidR="00256F45" w:rsidRPr="000977D1">
          <w:rPr>
            <w:rStyle w:val="Hyperlink"/>
          </w:rPr>
          <w:t>6.16.8</w:t>
        </w:r>
        <w:r w:rsidR="00256F45">
          <w:rPr>
            <w:rFonts w:eastAsiaTheme="minorEastAsia" w:cstheme="minorBidi"/>
            <w:iCs w:val="0"/>
            <w:kern w:val="2"/>
            <w:sz w:val="24"/>
            <w:szCs w:val="24"/>
            <w:lang w:val="en-US" w:eastAsia="zh-CN"/>
            <w14:ligatures w14:val="standardContextual"/>
          </w:rPr>
          <w:tab/>
        </w:r>
        <w:r w:rsidR="00256F45" w:rsidRPr="000977D1">
          <w:rPr>
            <w:rStyle w:val="Hyperlink"/>
          </w:rPr>
          <w:t>Quote Request</w:t>
        </w:r>
        <w:r w:rsidR="00256F45">
          <w:rPr>
            <w:webHidden/>
          </w:rPr>
          <w:tab/>
        </w:r>
        <w:r w:rsidR="00256F45">
          <w:rPr>
            <w:webHidden/>
          </w:rPr>
          <w:fldChar w:fldCharType="begin"/>
        </w:r>
        <w:r w:rsidR="00256F45">
          <w:rPr>
            <w:webHidden/>
          </w:rPr>
          <w:instrText xml:space="preserve"> PAGEREF _Toc170578833 \h </w:instrText>
        </w:r>
        <w:r w:rsidR="00256F45">
          <w:rPr>
            <w:webHidden/>
          </w:rPr>
        </w:r>
        <w:r w:rsidR="00256F45">
          <w:rPr>
            <w:webHidden/>
          </w:rPr>
          <w:fldChar w:fldCharType="separate"/>
        </w:r>
        <w:r w:rsidR="00256F45">
          <w:rPr>
            <w:webHidden/>
          </w:rPr>
          <w:t>44</w:t>
        </w:r>
        <w:r w:rsidR="00256F45">
          <w:rPr>
            <w:webHidden/>
          </w:rPr>
          <w:fldChar w:fldCharType="end"/>
        </w:r>
      </w:hyperlink>
    </w:p>
    <w:p w14:paraId="388235C3" w14:textId="38B0C722" w:rsidR="00256F45" w:rsidRDefault="00000000">
      <w:pPr>
        <w:pStyle w:val="TOC3"/>
        <w:rPr>
          <w:rFonts w:eastAsiaTheme="minorEastAsia" w:cstheme="minorBidi"/>
          <w:iCs w:val="0"/>
          <w:kern w:val="2"/>
          <w:sz w:val="24"/>
          <w:szCs w:val="24"/>
          <w:lang w:val="en-US" w:eastAsia="zh-CN"/>
          <w14:ligatures w14:val="standardContextual"/>
        </w:rPr>
      </w:pPr>
      <w:hyperlink w:anchor="_Toc170578834" w:history="1">
        <w:r w:rsidR="00256F45" w:rsidRPr="000977D1">
          <w:rPr>
            <w:rStyle w:val="Hyperlink"/>
          </w:rPr>
          <w:t>6.16.9</w:t>
        </w:r>
        <w:r w:rsidR="00256F45">
          <w:rPr>
            <w:rFonts w:eastAsiaTheme="minorEastAsia" w:cstheme="minorBidi"/>
            <w:iCs w:val="0"/>
            <w:kern w:val="2"/>
            <w:sz w:val="24"/>
            <w:szCs w:val="24"/>
            <w:lang w:val="en-US" w:eastAsia="zh-CN"/>
            <w14:ligatures w14:val="standardContextual"/>
          </w:rPr>
          <w:tab/>
        </w:r>
        <w:r w:rsidR="00256F45" w:rsidRPr="000977D1">
          <w:rPr>
            <w:rStyle w:val="Hyperlink"/>
          </w:rPr>
          <w:t>Message Flow</w:t>
        </w:r>
        <w:r w:rsidR="00256F45">
          <w:rPr>
            <w:webHidden/>
          </w:rPr>
          <w:tab/>
        </w:r>
        <w:r w:rsidR="00256F45">
          <w:rPr>
            <w:webHidden/>
          </w:rPr>
          <w:fldChar w:fldCharType="begin"/>
        </w:r>
        <w:r w:rsidR="00256F45">
          <w:rPr>
            <w:webHidden/>
          </w:rPr>
          <w:instrText xml:space="preserve"> PAGEREF _Toc170578834 \h </w:instrText>
        </w:r>
        <w:r w:rsidR="00256F45">
          <w:rPr>
            <w:webHidden/>
          </w:rPr>
        </w:r>
        <w:r w:rsidR="00256F45">
          <w:rPr>
            <w:webHidden/>
          </w:rPr>
          <w:fldChar w:fldCharType="separate"/>
        </w:r>
        <w:r w:rsidR="00256F45">
          <w:rPr>
            <w:webHidden/>
          </w:rPr>
          <w:t>45</w:t>
        </w:r>
        <w:r w:rsidR="00256F45">
          <w:rPr>
            <w:webHidden/>
          </w:rPr>
          <w:fldChar w:fldCharType="end"/>
        </w:r>
      </w:hyperlink>
    </w:p>
    <w:p w14:paraId="76553AA6" w14:textId="07A995CD" w:rsidR="00256F45" w:rsidRDefault="00000000">
      <w:pPr>
        <w:pStyle w:val="TOC4"/>
        <w:tabs>
          <w:tab w:val="left" w:pos="2315"/>
        </w:tabs>
        <w:rPr>
          <w:rFonts w:eastAsiaTheme="minorEastAsia" w:cstheme="minorBidi"/>
          <w:noProof/>
          <w:kern w:val="2"/>
          <w:sz w:val="24"/>
          <w:szCs w:val="24"/>
          <w:lang w:eastAsia="zh-CN"/>
          <w14:ligatures w14:val="standardContextual"/>
        </w:rPr>
      </w:pPr>
      <w:hyperlink w:anchor="_Toc170578835" w:history="1">
        <w:r w:rsidR="00256F45" w:rsidRPr="000977D1">
          <w:rPr>
            <w:rStyle w:val="Hyperlink"/>
            <w:rFonts w:cstheme="minorHAnsi"/>
            <w:noProof/>
          </w:rPr>
          <w:t>6.16.9.1</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Mass Quote – for All Accepted, All Rejected and Multiple ME</w:t>
        </w:r>
        <w:r w:rsidR="00256F45">
          <w:rPr>
            <w:noProof/>
            <w:webHidden/>
          </w:rPr>
          <w:tab/>
        </w:r>
        <w:r w:rsidR="00256F45">
          <w:rPr>
            <w:noProof/>
            <w:webHidden/>
          </w:rPr>
          <w:fldChar w:fldCharType="begin"/>
        </w:r>
        <w:r w:rsidR="00256F45">
          <w:rPr>
            <w:noProof/>
            <w:webHidden/>
          </w:rPr>
          <w:instrText xml:space="preserve"> PAGEREF _Toc170578835 \h </w:instrText>
        </w:r>
        <w:r w:rsidR="00256F45">
          <w:rPr>
            <w:noProof/>
            <w:webHidden/>
          </w:rPr>
        </w:r>
        <w:r w:rsidR="00256F45">
          <w:rPr>
            <w:noProof/>
            <w:webHidden/>
          </w:rPr>
          <w:fldChar w:fldCharType="separate"/>
        </w:r>
        <w:r w:rsidR="00256F45">
          <w:rPr>
            <w:noProof/>
            <w:webHidden/>
          </w:rPr>
          <w:t>45</w:t>
        </w:r>
        <w:r w:rsidR="00256F45">
          <w:rPr>
            <w:noProof/>
            <w:webHidden/>
          </w:rPr>
          <w:fldChar w:fldCharType="end"/>
        </w:r>
      </w:hyperlink>
    </w:p>
    <w:p w14:paraId="3EB7F714" w14:textId="762D2B68" w:rsidR="00256F45" w:rsidRDefault="00000000">
      <w:pPr>
        <w:pStyle w:val="TOC4"/>
        <w:tabs>
          <w:tab w:val="left" w:pos="2315"/>
        </w:tabs>
        <w:rPr>
          <w:rFonts w:eastAsiaTheme="minorEastAsia" w:cstheme="minorBidi"/>
          <w:noProof/>
          <w:kern w:val="2"/>
          <w:sz w:val="24"/>
          <w:szCs w:val="24"/>
          <w:lang w:eastAsia="zh-CN"/>
          <w14:ligatures w14:val="standardContextual"/>
        </w:rPr>
      </w:pPr>
      <w:hyperlink w:anchor="_Toc170578836" w:history="1">
        <w:r w:rsidR="00256F45" w:rsidRPr="000977D1">
          <w:rPr>
            <w:rStyle w:val="Hyperlink"/>
            <w:rFonts w:cstheme="minorHAnsi"/>
            <w:noProof/>
          </w:rPr>
          <w:t>6.16.9.2</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Mass Quote – for Partially Accepted and Multiple ME</w:t>
        </w:r>
        <w:r w:rsidR="00256F45">
          <w:rPr>
            <w:noProof/>
            <w:webHidden/>
          </w:rPr>
          <w:tab/>
        </w:r>
        <w:r w:rsidR="00256F45">
          <w:rPr>
            <w:noProof/>
            <w:webHidden/>
          </w:rPr>
          <w:fldChar w:fldCharType="begin"/>
        </w:r>
        <w:r w:rsidR="00256F45">
          <w:rPr>
            <w:noProof/>
            <w:webHidden/>
          </w:rPr>
          <w:instrText xml:space="preserve"> PAGEREF _Toc170578836 \h </w:instrText>
        </w:r>
        <w:r w:rsidR="00256F45">
          <w:rPr>
            <w:noProof/>
            <w:webHidden/>
          </w:rPr>
        </w:r>
        <w:r w:rsidR="00256F45">
          <w:rPr>
            <w:noProof/>
            <w:webHidden/>
          </w:rPr>
          <w:fldChar w:fldCharType="separate"/>
        </w:r>
        <w:r w:rsidR="00256F45">
          <w:rPr>
            <w:noProof/>
            <w:webHidden/>
          </w:rPr>
          <w:t>46</w:t>
        </w:r>
        <w:r w:rsidR="00256F45">
          <w:rPr>
            <w:noProof/>
            <w:webHidden/>
          </w:rPr>
          <w:fldChar w:fldCharType="end"/>
        </w:r>
      </w:hyperlink>
    </w:p>
    <w:p w14:paraId="328E8F03" w14:textId="3FE8253A" w:rsidR="00256F45" w:rsidRDefault="00000000">
      <w:pPr>
        <w:pStyle w:val="TOC4"/>
        <w:tabs>
          <w:tab w:val="left" w:pos="2315"/>
        </w:tabs>
        <w:rPr>
          <w:rFonts w:eastAsiaTheme="minorEastAsia" w:cstheme="minorBidi"/>
          <w:noProof/>
          <w:kern w:val="2"/>
          <w:sz w:val="24"/>
          <w:szCs w:val="24"/>
          <w:lang w:eastAsia="zh-CN"/>
          <w14:ligatures w14:val="standardContextual"/>
        </w:rPr>
      </w:pPr>
      <w:hyperlink w:anchor="_Toc170578837" w:history="1">
        <w:r w:rsidR="00256F45" w:rsidRPr="000977D1">
          <w:rPr>
            <w:rStyle w:val="Hyperlink"/>
            <w:rFonts w:cstheme="minorHAnsi"/>
            <w:noProof/>
          </w:rPr>
          <w:t>6.16.9.3</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Mass Quote – for Immediate Matching</w:t>
        </w:r>
        <w:r w:rsidR="00256F45">
          <w:rPr>
            <w:noProof/>
            <w:webHidden/>
          </w:rPr>
          <w:tab/>
        </w:r>
        <w:r w:rsidR="00256F45">
          <w:rPr>
            <w:noProof/>
            <w:webHidden/>
          </w:rPr>
          <w:fldChar w:fldCharType="begin"/>
        </w:r>
        <w:r w:rsidR="00256F45">
          <w:rPr>
            <w:noProof/>
            <w:webHidden/>
          </w:rPr>
          <w:instrText xml:space="preserve"> PAGEREF _Toc170578837 \h </w:instrText>
        </w:r>
        <w:r w:rsidR="00256F45">
          <w:rPr>
            <w:noProof/>
            <w:webHidden/>
          </w:rPr>
        </w:r>
        <w:r w:rsidR="00256F45">
          <w:rPr>
            <w:noProof/>
            <w:webHidden/>
          </w:rPr>
          <w:fldChar w:fldCharType="separate"/>
        </w:r>
        <w:r w:rsidR="00256F45">
          <w:rPr>
            <w:noProof/>
            <w:webHidden/>
          </w:rPr>
          <w:t>47</w:t>
        </w:r>
        <w:r w:rsidR="00256F45">
          <w:rPr>
            <w:noProof/>
            <w:webHidden/>
          </w:rPr>
          <w:fldChar w:fldCharType="end"/>
        </w:r>
      </w:hyperlink>
    </w:p>
    <w:p w14:paraId="22112A47" w14:textId="33A3A3EB" w:rsidR="00256F45" w:rsidRDefault="00000000">
      <w:pPr>
        <w:pStyle w:val="TOC4"/>
        <w:tabs>
          <w:tab w:val="left" w:pos="2315"/>
        </w:tabs>
        <w:rPr>
          <w:rFonts w:eastAsiaTheme="minorEastAsia" w:cstheme="minorBidi"/>
          <w:noProof/>
          <w:kern w:val="2"/>
          <w:sz w:val="24"/>
          <w:szCs w:val="24"/>
          <w:lang w:eastAsia="zh-CN"/>
          <w14:ligatures w14:val="standardContextual"/>
        </w:rPr>
      </w:pPr>
      <w:hyperlink w:anchor="_Toc170578838" w:history="1">
        <w:r w:rsidR="00256F45" w:rsidRPr="000977D1">
          <w:rPr>
            <w:rStyle w:val="Hyperlink"/>
            <w:rFonts w:cstheme="minorHAnsi"/>
            <w:noProof/>
          </w:rPr>
          <w:t>6.16.9.4</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Mass Quote – for Quote Response Level=101(Acknowledge on order level)</w:t>
        </w:r>
        <w:r w:rsidR="00256F45">
          <w:rPr>
            <w:noProof/>
            <w:webHidden/>
          </w:rPr>
          <w:tab/>
        </w:r>
        <w:r w:rsidR="00256F45">
          <w:rPr>
            <w:noProof/>
            <w:webHidden/>
          </w:rPr>
          <w:fldChar w:fldCharType="begin"/>
        </w:r>
        <w:r w:rsidR="00256F45">
          <w:rPr>
            <w:noProof/>
            <w:webHidden/>
          </w:rPr>
          <w:instrText xml:space="preserve"> PAGEREF _Toc170578838 \h </w:instrText>
        </w:r>
        <w:r w:rsidR="00256F45">
          <w:rPr>
            <w:noProof/>
            <w:webHidden/>
          </w:rPr>
        </w:r>
        <w:r w:rsidR="00256F45">
          <w:rPr>
            <w:noProof/>
            <w:webHidden/>
          </w:rPr>
          <w:fldChar w:fldCharType="separate"/>
        </w:r>
        <w:r w:rsidR="00256F45">
          <w:rPr>
            <w:noProof/>
            <w:webHidden/>
          </w:rPr>
          <w:t>48</w:t>
        </w:r>
        <w:r w:rsidR="00256F45">
          <w:rPr>
            <w:noProof/>
            <w:webHidden/>
          </w:rPr>
          <w:fldChar w:fldCharType="end"/>
        </w:r>
      </w:hyperlink>
    </w:p>
    <w:p w14:paraId="078FA483" w14:textId="631DD8AF" w:rsidR="00256F45" w:rsidRDefault="00000000">
      <w:pPr>
        <w:pStyle w:val="TOC4"/>
        <w:tabs>
          <w:tab w:val="left" w:pos="2315"/>
        </w:tabs>
        <w:rPr>
          <w:rFonts w:eastAsiaTheme="minorEastAsia" w:cstheme="minorBidi"/>
          <w:noProof/>
          <w:kern w:val="2"/>
          <w:sz w:val="24"/>
          <w:szCs w:val="24"/>
          <w:lang w:eastAsia="zh-CN"/>
          <w14:ligatures w14:val="standardContextual"/>
        </w:rPr>
      </w:pPr>
      <w:hyperlink w:anchor="_Toc170578839" w:history="1">
        <w:r w:rsidR="00256F45" w:rsidRPr="000977D1">
          <w:rPr>
            <w:rStyle w:val="Hyperlink"/>
            <w:rFonts w:cstheme="minorHAnsi"/>
            <w:noProof/>
          </w:rPr>
          <w:t>6.16.9.5</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Single Quote</w:t>
        </w:r>
        <w:r w:rsidR="00256F45">
          <w:rPr>
            <w:noProof/>
            <w:webHidden/>
          </w:rPr>
          <w:tab/>
        </w:r>
        <w:r w:rsidR="00256F45">
          <w:rPr>
            <w:noProof/>
            <w:webHidden/>
          </w:rPr>
          <w:fldChar w:fldCharType="begin"/>
        </w:r>
        <w:r w:rsidR="00256F45">
          <w:rPr>
            <w:noProof/>
            <w:webHidden/>
          </w:rPr>
          <w:instrText xml:space="preserve"> PAGEREF _Toc170578839 \h </w:instrText>
        </w:r>
        <w:r w:rsidR="00256F45">
          <w:rPr>
            <w:noProof/>
            <w:webHidden/>
          </w:rPr>
        </w:r>
        <w:r w:rsidR="00256F45">
          <w:rPr>
            <w:noProof/>
            <w:webHidden/>
          </w:rPr>
          <w:fldChar w:fldCharType="separate"/>
        </w:r>
        <w:r w:rsidR="00256F45">
          <w:rPr>
            <w:noProof/>
            <w:webHidden/>
          </w:rPr>
          <w:t>49</w:t>
        </w:r>
        <w:r w:rsidR="00256F45">
          <w:rPr>
            <w:noProof/>
            <w:webHidden/>
          </w:rPr>
          <w:fldChar w:fldCharType="end"/>
        </w:r>
      </w:hyperlink>
    </w:p>
    <w:p w14:paraId="2CA6EA57" w14:textId="592A292A" w:rsidR="00256F45" w:rsidRDefault="00000000">
      <w:pPr>
        <w:pStyle w:val="TOC4"/>
        <w:tabs>
          <w:tab w:val="left" w:pos="2315"/>
        </w:tabs>
        <w:rPr>
          <w:rFonts w:eastAsiaTheme="minorEastAsia" w:cstheme="minorBidi"/>
          <w:noProof/>
          <w:kern w:val="2"/>
          <w:sz w:val="24"/>
          <w:szCs w:val="24"/>
          <w:lang w:eastAsia="zh-CN"/>
          <w14:ligatures w14:val="standardContextual"/>
        </w:rPr>
      </w:pPr>
      <w:hyperlink w:anchor="_Toc170578840" w:history="1">
        <w:r w:rsidR="00256F45" w:rsidRPr="000977D1">
          <w:rPr>
            <w:rStyle w:val="Hyperlink"/>
            <w:rFonts w:cstheme="minorHAnsi"/>
            <w:noProof/>
          </w:rPr>
          <w:t>6.16.9.6</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Quote Request</w:t>
        </w:r>
        <w:r w:rsidR="00256F45">
          <w:rPr>
            <w:noProof/>
            <w:webHidden/>
          </w:rPr>
          <w:tab/>
        </w:r>
        <w:r w:rsidR="00256F45">
          <w:rPr>
            <w:noProof/>
            <w:webHidden/>
          </w:rPr>
          <w:fldChar w:fldCharType="begin"/>
        </w:r>
        <w:r w:rsidR="00256F45">
          <w:rPr>
            <w:noProof/>
            <w:webHidden/>
          </w:rPr>
          <w:instrText xml:space="preserve"> PAGEREF _Toc170578840 \h </w:instrText>
        </w:r>
        <w:r w:rsidR="00256F45">
          <w:rPr>
            <w:noProof/>
            <w:webHidden/>
          </w:rPr>
        </w:r>
        <w:r w:rsidR="00256F45">
          <w:rPr>
            <w:noProof/>
            <w:webHidden/>
          </w:rPr>
          <w:fldChar w:fldCharType="separate"/>
        </w:r>
        <w:r w:rsidR="00256F45">
          <w:rPr>
            <w:noProof/>
            <w:webHidden/>
          </w:rPr>
          <w:t>50</w:t>
        </w:r>
        <w:r w:rsidR="00256F45">
          <w:rPr>
            <w:noProof/>
            <w:webHidden/>
          </w:rPr>
          <w:fldChar w:fldCharType="end"/>
        </w:r>
      </w:hyperlink>
    </w:p>
    <w:p w14:paraId="1A78E0A7" w14:textId="22A246C5" w:rsidR="00256F45" w:rsidRDefault="00000000">
      <w:pPr>
        <w:pStyle w:val="TOC2"/>
        <w:rPr>
          <w:rFonts w:eastAsiaTheme="minorEastAsia" w:cstheme="minorBidi"/>
          <w:kern w:val="2"/>
          <w:sz w:val="24"/>
          <w:szCs w:val="24"/>
          <w:lang w:eastAsia="zh-CN"/>
          <w14:ligatures w14:val="standardContextual"/>
        </w:rPr>
      </w:pPr>
      <w:hyperlink w:anchor="_Toc170578841" w:history="1">
        <w:r w:rsidR="00256F45" w:rsidRPr="000977D1">
          <w:rPr>
            <w:rStyle w:val="Hyperlink"/>
            <w:rFonts w:cstheme="minorHAnsi"/>
          </w:rPr>
          <w:t>6.17</w:t>
        </w:r>
        <w:r w:rsidR="00256F45">
          <w:rPr>
            <w:rFonts w:eastAsiaTheme="minorEastAsia" w:cstheme="minorBidi"/>
            <w:kern w:val="2"/>
            <w:sz w:val="24"/>
            <w:szCs w:val="24"/>
            <w:lang w:eastAsia="zh-CN"/>
            <w14:ligatures w14:val="standardContextual"/>
          </w:rPr>
          <w:tab/>
        </w:r>
        <w:r w:rsidR="00256F45" w:rsidRPr="000977D1">
          <w:rPr>
            <w:rStyle w:val="Hyperlink"/>
            <w:rFonts w:cstheme="minorHAnsi"/>
          </w:rPr>
          <w:t>Trade Report Handling</w:t>
        </w:r>
        <w:r w:rsidR="00256F45">
          <w:rPr>
            <w:webHidden/>
          </w:rPr>
          <w:tab/>
        </w:r>
        <w:r w:rsidR="00256F45">
          <w:rPr>
            <w:webHidden/>
          </w:rPr>
          <w:fldChar w:fldCharType="begin"/>
        </w:r>
        <w:r w:rsidR="00256F45">
          <w:rPr>
            <w:webHidden/>
          </w:rPr>
          <w:instrText xml:space="preserve"> PAGEREF _Toc170578841 \h </w:instrText>
        </w:r>
        <w:r w:rsidR="00256F45">
          <w:rPr>
            <w:webHidden/>
          </w:rPr>
        </w:r>
        <w:r w:rsidR="00256F45">
          <w:rPr>
            <w:webHidden/>
          </w:rPr>
          <w:fldChar w:fldCharType="separate"/>
        </w:r>
        <w:r w:rsidR="00256F45">
          <w:rPr>
            <w:webHidden/>
          </w:rPr>
          <w:t>50</w:t>
        </w:r>
        <w:r w:rsidR="00256F45">
          <w:rPr>
            <w:webHidden/>
          </w:rPr>
          <w:fldChar w:fldCharType="end"/>
        </w:r>
      </w:hyperlink>
    </w:p>
    <w:p w14:paraId="2A4F205D" w14:textId="662EAB1B" w:rsidR="00256F45" w:rsidRDefault="00000000">
      <w:pPr>
        <w:pStyle w:val="TOC3"/>
        <w:rPr>
          <w:rFonts w:eastAsiaTheme="minorEastAsia" w:cstheme="minorBidi"/>
          <w:iCs w:val="0"/>
          <w:kern w:val="2"/>
          <w:sz w:val="24"/>
          <w:szCs w:val="24"/>
          <w:lang w:val="en-US" w:eastAsia="zh-CN"/>
          <w14:ligatures w14:val="standardContextual"/>
        </w:rPr>
      </w:pPr>
      <w:hyperlink w:anchor="_Toc170578842" w:history="1">
        <w:r w:rsidR="00256F45" w:rsidRPr="000977D1">
          <w:rPr>
            <w:rStyle w:val="Hyperlink"/>
          </w:rPr>
          <w:t>6.17.1</w:t>
        </w:r>
        <w:r w:rsidR="00256F45">
          <w:rPr>
            <w:rFonts w:eastAsiaTheme="minorEastAsia" w:cstheme="minorBidi"/>
            <w:iCs w:val="0"/>
            <w:kern w:val="2"/>
            <w:sz w:val="24"/>
            <w:szCs w:val="24"/>
            <w:lang w:val="en-US" w:eastAsia="zh-CN"/>
            <w14:ligatures w14:val="standardContextual"/>
          </w:rPr>
          <w:tab/>
        </w:r>
        <w:r w:rsidR="00256F45" w:rsidRPr="000977D1">
          <w:rPr>
            <w:rStyle w:val="Hyperlink"/>
          </w:rPr>
          <w:t>Block Trade Matching Criteria</w:t>
        </w:r>
        <w:r w:rsidR="00256F45">
          <w:rPr>
            <w:webHidden/>
          </w:rPr>
          <w:tab/>
        </w:r>
        <w:r w:rsidR="00256F45">
          <w:rPr>
            <w:webHidden/>
          </w:rPr>
          <w:fldChar w:fldCharType="begin"/>
        </w:r>
        <w:r w:rsidR="00256F45">
          <w:rPr>
            <w:webHidden/>
          </w:rPr>
          <w:instrText xml:space="preserve"> PAGEREF _Toc170578842 \h </w:instrText>
        </w:r>
        <w:r w:rsidR="00256F45">
          <w:rPr>
            <w:webHidden/>
          </w:rPr>
        </w:r>
        <w:r w:rsidR="00256F45">
          <w:rPr>
            <w:webHidden/>
          </w:rPr>
          <w:fldChar w:fldCharType="separate"/>
        </w:r>
        <w:r w:rsidR="00256F45">
          <w:rPr>
            <w:webHidden/>
          </w:rPr>
          <w:t>50</w:t>
        </w:r>
        <w:r w:rsidR="00256F45">
          <w:rPr>
            <w:webHidden/>
          </w:rPr>
          <w:fldChar w:fldCharType="end"/>
        </w:r>
      </w:hyperlink>
    </w:p>
    <w:p w14:paraId="38996461" w14:textId="4E82C128" w:rsidR="00256F45" w:rsidRDefault="00000000">
      <w:pPr>
        <w:pStyle w:val="TOC3"/>
        <w:rPr>
          <w:rFonts w:eastAsiaTheme="minorEastAsia" w:cstheme="minorBidi"/>
          <w:iCs w:val="0"/>
          <w:kern w:val="2"/>
          <w:sz w:val="24"/>
          <w:szCs w:val="24"/>
          <w:lang w:val="en-US" w:eastAsia="zh-CN"/>
          <w14:ligatures w14:val="standardContextual"/>
        </w:rPr>
      </w:pPr>
      <w:hyperlink w:anchor="_Toc170578843" w:history="1">
        <w:r w:rsidR="00256F45" w:rsidRPr="000977D1">
          <w:rPr>
            <w:rStyle w:val="Hyperlink"/>
          </w:rPr>
          <w:t>6.17.2</w:t>
        </w:r>
        <w:r w:rsidR="00256F45">
          <w:rPr>
            <w:rFonts w:eastAsiaTheme="minorEastAsia" w:cstheme="minorBidi"/>
            <w:iCs w:val="0"/>
            <w:kern w:val="2"/>
            <w:sz w:val="24"/>
            <w:szCs w:val="24"/>
            <w:lang w:val="en-US" w:eastAsia="zh-CN"/>
            <w14:ligatures w14:val="standardContextual"/>
          </w:rPr>
          <w:tab/>
        </w:r>
        <w:r w:rsidR="00256F45" w:rsidRPr="000977D1">
          <w:rPr>
            <w:rStyle w:val="Hyperlink"/>
          </w:rPr>
          <w:t>Block Trade Matched</w:t>
        </w:r>
        <w:r w:rsidR="00256F45">
          <w:rPr>
            <w:webHidden/>
          </w:rPr>
          <w:tab/>
        </w:r>
        <w:r w:rsidR="00256F45">
          <w:rPr>
            <w:webHidden/>
          </w:rPr>
          <w:fldChar w:fldCharType="begin"/>
        </w:r>
        <w:r w:rsidR="00256F45">
          <w:rPr>
            <w:webHidden/>
          </w:rPr>
          <w:instrText xml:space="preserve"> PAGEREF _Toc170578843 \h </w:instrText>
        </w:r>
        <w:r w:rsidR="00256F45">
          <w:rPr>
            <w:webHidden/>
          </w:rPr>
        </w:r>
        <w:r w:rsidR="00256F45">
          <w:rPr>
            <w:webHidden/>
          </w:rPr>
          <w:fldChar w:fldCharType="separate"/>
        </w:r>
        <w:r w:rsidR="00256F45">
          <w:rPr>
            <w:webHidden/>
          </w:rPr>
          <w:t>51</w:t>
        </w:r>
        <w:r w:rsidR="00256F45">
          <w:rPr>
            <w:webHidden/>
          </w:rPr>
          <w:fldChar w:fldCharType="end"/>
        </w:r>
      </w:hyperlink>
    </w:p>
    <w:p w14:paraId="6FACB9D9" w14:textId="05DAAA1B" w:rsidR="00256F45" w:rsidRDefault="00000000">
      <w:pPr>
        <w:pStyle w:val="TOC3"/>
        <w:rPr>
          <w:rFonts w:eastAsiaTheme="minorEastAsia" w:cstheme="minorBidi"/>
          <w:iCs w:val="0"/>
          <w:kern w:val="2"/>
          <w:sz w:val="24"/>
          <w:szCs w:val="24"/>
          <w:lang w:val="en-US" w:eastAsia="zh-CN"/>
          <w14:ligatures w14:val="standardContextual"/>
        </w:rPr>
      </w:pPr>
      <w:hyperlink w:anchor="_Toc170578844" w:history="1">
        <w:r w:rsidR="00256F45" w:rsidRPr="000977D1">
          <w:rPr>
            <w:rStyle w:val="Hyperlink"/>
          </w:rPr>
          <w:t>6.17.3</w:t>
        </w:r>
        <w:r w:rsidR="00256F45">
          <w:rPr>
            <w:rFonts w:eastAsiaTheme="minorEastAsia" w:cstheme="minorBidi"/>
            <w:iCs w:val="0"/>
            <w:kern w:val="2"/>
            <w:sz w:val="24"/>
            <w:szCs w:val="24"/>
            <w:lang w:val="en-US" w:eastAsia="zh-CN"/>
            <w14:ligatures w14:val="standardContextual"/>
          </w:rPr>
          <w:tab/>
        </w:r>
        <w:r w:rsidR="00256F45" w:rsidRPr="000977D1">
          <w:rPr>
            <w:rStyle w:val="Hyperlink"/>
          </w:rPr>
          <w:t>Two-party Trade</w:t>
        </w:r>
        <w:r w:rsidR="00256F45">
          <w:rPr>
            <w:webHidden/>
          </w:rPr>
          <w:tab/>
        </w:r>
        <w:r w:rsidR="00256F45">
          <w:rPr>
            <w:webHidden/>
          </w:rPr>
          <w:fldChar w:fldCharType="begin"/>
        </w:r>
        <w:r w:rsidR="00256F45">
          <w:rPr>
            <w:webHidden/>
          </w:rPr>
          <w:instrText xml:space="preserve"> PAGEREF _Toc170578844 \h </w:instrText>
        </w:r>
        <w:r w:rsidR="00256F45">
          <w:rPr>
            <w:webHidden/>
          </w:rPr>
        </w:r>
        <w:r w:rsidR="00256F45">
          <w:rPr>
            <w:webHidden/>
          </w:rPr>
          <w:fldChar w:fldCharType="separate"/>
        </w:r>
        <w:r w:rsidR="00256F45">
          <w:rPr>
            <w:webHidden/>
          </w:rPr>
          <w:t>51</w:t>
        </w:r>
        <w:r w:rsidR="00256F45">
          <w:rPr>
            <w:webHidden/>
          </w:rPr>
          <w:fldChar w:fldCharType="end"/>
        </w:r>
      </w:hyperlink>
    </w:p>
    <w:p w14:paraId="5062A727" w14:textId="494C3C58" w:rsidR="00256F45" w:rsidRDefault="00000000">
      <w:pPr>
        <w:pStyle w:val="TOC3"/>
        <w:rPr>
          <w:rFonts w:eastAsiaTheme="minorEastAsia" w:cstheme="minorBidi"/>
          <w:iCs w:val="0"/>
          <w:kern w:val="2"/>
          <w:sz w:val="24"/>
          <w:szCs w:val="24"/>
          <w:lang w:val="en-US" w:eastAsia="zh-CN"/>
          <w14:ligatures w14:val="standardContextual"/>
        </w:rPr>
      </w:pPr>
      <w:hyperlink w:anchor="_Toc170578845" w:history="1">
        <w:r w:rsidR="00256F45" w:rsidRPr="000977D1">
          <w:rPr>
            <w:rStyle w:val="Hyperlink"/>
          </w:rPr>
          <w:t>6.17.4</w:t>
        </w:r>
        <w:r w:rsidR="00256F45">
          <w:rPr>
            <w:rFonts w:eastAsiaTheme="minorEastAsia" w:cstheme="minorBidi"/>
            <w:iCs w:val="0"/>
            <w:kern w:val="2"/>
            <w:sz w:val="24"/>
            <w:szCs w:val="24"/>
            <w:lang w:val="en-US" w:eastAsia="zh-CN"/>
            <w14:ligatures w14:val="standardContextual"/>
          </w:rPr>
          <w:tab/>
        </w:r>
        <w:r w:rsidR="00256F45" w:rsidRPr="000977D1">
          <w:rPr>
            <w:rStyle w:val="Hyperlink"/>
          </w:rPr>
          <w:t>One-party Trade</w:t>
        </w:r>
        <w:r w:rsidR="00256F45">
          <w:rPr>
            <w:webHidden/>
          </w:rPr>
          <w:tab/>
        </w:r>
        <w:r w:rsidR="00256F45">
          <w:rPr>
            <w:webHidden/>
          </w:rPr>
          <w:fldChar w:fldCharType="begin"/>
        </w:r>
        <w:r w:rsidR="00256F45">
          <w:rPr>
            <w:webHidden/>
          </w:rPr>
          <w:instrText xml:space="preserve"> PAGEREF _Toc170578845 \h </w:instrText>
        </w:r>
        <w:r w:rsidR="00256F45">
          <w:rPr>
            <w:webHidden/>
          </w:rPr>
        </w:r>
        <w:r w:rsidR="00256F45">
          <w:rPr>
            <w:webHidden/>
          </w:rPr>
          <w:fldChar w:fldCharType="separate"/>
        </w:r>
        <w:r w:rsidR="00256F45">
          <w:rPr>
            <w:webHidden/>
          </w:rPr>
          <w:t>51</w:t>
        </w:r>
        <w:r w:rsidR="00256F45">
          <w:rPr>
            <w:webHidden/>
          </w:rPr>
          <w:fldChar w:fldCharType="end"/>
        </w:r>
      </w:hyperlink>
    </w:p>
    <w:p w14:paraId="73B35D9B" w14:textId="14415325" w:rsidR="00256F45" w:rsidRDefault="00000000">
      <w:pPr>
        <w:pStyle w:val="TOC3"/>
        <w:rPr>
          <w:rFonts w:eastAsiaTheme="minorEastAsia" w:cstheme="minorBidi"/>
          <w:iCs w:val="0"/>
          <w:kern w:val="2"/>
          <w:sz w:val="24"/>
          <w:szCs w:val="24"/>
          <w:lang w:val="en-US" w:eastAsia="zh-CN"/>
          <w14:ligatures w14:val="standardContextual"/>
        </w:rPr>
      </w:pPr>
      <w:hyperlink w:anchor="_Toc170578846" w:history="1">
        <w:r w:rsidR="00256F45" w:rsidRPr="000977D1">
          <w:rPr>
            <w:rStyle w:val="Hyperlink"/>
          </w:rPr>
          <w:t>6.17.5</w:t>
        </w:r>
        <w:r w:rsidR="00256F45">
          <w:rPr>
            <w:rFonts w:eastAsiaTheme="minorEastAsia" w:cstheme="minorBidi"/>
            <w:iCs w:val="0"/>
            <w:kern w:val="2"/>
            <w:sz w:val="24"/>
            <w:szCs w:val="24"/>
            <w:lang w:val="en-US" w:eastAsia="zh-CN"/>
            <w14:ligatures w14:val="standardContextual"/>
          </w:rPr>
          <w:tab/>
        </w:r>
        <w:r w:rsidR="00256F45" w:rsidRPr="000977D1">
          <w:rPr>
            <w:rStyle w:val="Hyperlink"/>
          </w:rPr>
          <w:t>On-behalf Trade</w:t>
        </w:r>
        <w:r w:rsidR="00256F45">
          <w:rPr>
            <w:webHidden/>
          </w:rPr>
          <w:tab/>
        </w:r>
        <w:r w:rsidR="00256F45">
          <w:rPr>
            <w:webHidden/>
          </w:rPr>
          <w:fldChar w:fldCharType="begin"/>
        </w:r>
        <w:r w:rsidR="00256F45">
          <w:rPr>
            <w:webHidden/>
          </w:rPr>
          <w:instrText xml:space="preserve"> PAGEREF _Toc170578846 \h </w:instrText>
        </w:r>
        <w:r w:rsidR="00256F45">
          <w:rPr>
            <w:webHidden/>
          </w:rPr>
        </w:r>
        <w:r w:rsidR="00256F45">
          <w:rPr>
            <w:webHidden/>
          </w:rPr>
          <w:fldChar w:fldCharType="separate"/>
        </w:r>
        <w:r w:rsidR="00256F45">
          <w:rPr>
            <w:webHidden/>
          </w:rPr>
          <w:t>52</w:t>
        </w:r>
        <w:r w:rsidR="00256F45">
          <w:rPr>
            <w:webHidden/>
          </w:rPr>
          <w:fldChar w:fldCharType="end"/>
        </w:r>
      </w:hyperlink>
    </w:p>
    <w:p w14:paraId="431AE65D" w14:textId="4D448F04" w:rsidR="00256F45" w:rsidRDefault="00000000">
      <w:pPr>
        <w:pStyle w:val="TOC3"/>
        <w:rPr>
          <w:rFonts w:eastAsiaTheme="minorEastAsia" w:cstheme="minorBidi"/>
          <w:iCs w:val="0"/>
          <w:kern w:val="2"/>
          <w:sz w:val="24"/>
          <w:szCs w:val="24"/>
          <w:lang w:val="en-US" w:eastAsia="zh-CN"/>
          <w14:ligatures w14:val="standardContextual"/>
        </w:rPr>
      </w:pPr>
      <w:hyperlink w:anchor="_Toc170578847" w:history="1">
        <w:r w:rsidR="00256F45" w:rsidRPr="000977D1">
          <w:rPr>
            <w:rStyle w:val="Hyperlink"/>
          </w:rPr>
          <w:t>6.17.6</w:t>
        </w:r>
        <w:r w:rsidR="00256F45">
          <w:rPr>
            <w:rFonts w:eastAsiaTheme="minorEastAsia" w:cstheme="minorBidi"/>
            <w:iCs w:val="0"/>
            <w:kern w:val="2"/>
            <w:sz w:val="24"/>
            <w:szCs w:val="24"/>
            <w:lang w:val="en-US" w:eastAsia="zh-CN"/>
            <w14:ligatures w14:val="standardContextual"/>
          </w:rPr>
          <w:tab/>
        </w:r>
        <w:r w:rsidR="00256F45" w:rsidRPr="000977D1">
          <w:rPr>
            <w:rStyle w:val="Hyperlink"/>
          </w:rPr>
          <w:t>Message Flow</w:t>
        </w:r>
        <w:r w:rsidR="00256F45">
          <w:rPr>
            <w:webHidden/>
          </w:rPr>
          <w:tab/>
        </w:r>
        <w:r w:rsidR="00256F45">
          <w:rPr>
            <w:webHidden/>
          </w:rPr>
          <w:fldChar w:fldCharType="begin"/>
        </w:r>
        <w:r w:rsidR="00256F45">
          <w:rPr>
            <w:webHidden/>
          </w:rPr>
          <w:instrText xml:space="preserve"> PAGEREF _Toc170578847 \h </w:instrText>
        </w:r>
        <w:r w:rsidR="00256F45">
          <w:rPr>
            <w:webHidden/>
          </w:rPr>
        </w:r>
        <w:r w:rsidR="00256F45">
          <w:rPr>
            <w:webHidden/>
          </w:rPr>
          <w:fldChar w:fldCharType="separate"/>
        </w:r>
        <w:r w:rsidR="00256F45">
          <w:rPr>
            <w:webHidden/>
          </w:rPr>
          <w:t>53</w:t>
        </w:r>
        <w:r w:rsidR="00256F45">
          <w:rPr>
            <w:webHidden/>
          </w:rPr>
          <w:fldChar w:fldCharType="end"/>
        </w:r>
      </w:hyperlink>
    </w:p>
    <w:p w14:paraId="7A045CB7" w14:textId="721BCBD8" w:rsidR="00256F45" w:rsidRDefault="00000000">
      <w:pPr>
        <w:pStyle w:val="TOC4"/>
        <w:tabs>
          <w:tab w:val="left" w:pos="2315"/>
        </w:tabs>
        <w:rPr>
          <w:rFonts w:eastAsiaTheme="minorEastAsia" w:cstheme="minorBidi"/>
          <w:noProof/>
          <w:kern w:val="2"/>
          <w:sz w:val="24"/>
          <w:szCs w:val="24"/>
          <w:lang w:eastAsia="zh-CN"/>
          <w14:ligatures w14:val="standardContextual"/>
        </w:rPr>
      </w:pPr>
      <w:hyperlink w:anchor="_Toc170578848" w:history="1">
        <w:r w:rsidR="00256F45" w:rsidRPr="000977D1">
          <w:rPr>
            <w:rStyle w:val="Hyperlink"/>
            <w:rFonts w:cstheme="minorHAnsi"/>
            <w:noProof/>
          </w:rPr>
          <w:t>6.17.6.1</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Two-party Trade</w:t>
        </w:r>
        <w:r w:rsidR="00256F45">
          <w:rPr>
            <w:noProof/>
            <w:webHidden/>
          </w:rPr>
          <w:tab/>
        </w:r>
        <w:r w:rsidR="00256F45">
          <w:rPr>
            <w:noProof/>
            <w:webHidden/>
          </w:rPr>
          <w:fldChar w:fldCharType="begin"/>
        </w:r>
        <w:r w:rsidR="00256F45">
          <w:rPr>
            <w:noProof/>
            <w:webHidden/>
          </w:rPr>
          <w:instrText xml:space="preserve"> PAGEREF _Toc170578848 \h </w:instrText>
        </w:r>
        <w:r w:rsidR="00256F45">
          <w:rPr>
            <w:noProof/>
            <w:webHidden/>
          </w:rPr>
        </w:r>
        <w:r w:rsidR="00256F45">
          <w:rPr>
            <w:noProof/>
            <w:webHidden/>
          </w:rPr>
          <w:fldChar w:fldCharType="separate"/>
        </w:r>
        <w:r w:rsidR="00256F45">
          <w:rPr>
            <w:noProof/>
            <w:webHidden/>
          </w:rPr>
          <w:t>53</w:t>
        </w:r>
        <w:r w:rsidR="00256F45">
          <w:rPr>
            <w:noProof/>
            <w:webHidden/>
          </w:rPr>
          <w:fldChar w:fldCharType="end"/>
        </w:r>
      </w:hyperlink>
    </w:p>
    <w:p w14:paraId="1465DE01" w14:textId="2974D320" w:rsidR="00256F45" w:rsidRDefault="00000000">
      <w:pPr>
        <w:pStyle w:val="TOC4"/>
        <w:tabs>
          <w:tab w:val="left" w:pos="2315"/>
        </w:tabs>
        <w:rPr>
          <w:rFonts w:eastAsiaTheme="minorEastAsia" w:cstheme="minorBidi"/>
          <w:noProof/>
          <w:kern w:val="2"/>
          <w:sz w:val="24"/>
          <w:szCs w:val="24"/>
          <w:lang w:eastAsia="zh-CN"/>
          <w14:ligatures w14:val="standardContextual"/>
        </w:rPr>
      </w:pPr>
      <w:hyperlink w:anchor="_Toc170578849" w:history="1">
        <w:r w:rsidR="00256F45" w:rsidRPr="000977D1">
          <w:rPr>
            <w:rStyle w:val="Hyperlink"/>
            <w:rFonts w:cstheme="minorHAnsi"/>
            <w:noProof/>
          </w:rPr>
          <w:t>6.17.6.2</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One-party Trade – Confirmed</w:t>
        </w:r>
        <w:r w:rsidR="00256F45">
          <w:rPr>
            <w:noProof/>
            <w:webHidden/>
          </w:rPr>
          <w:tab/>
        </w:r>
        <w:r w:rsidR="00256F45">
          <w:rPr>
            <w:noProof/>
            <w:webHidden/>
          </w:rPr>
          <w:fldChar w:fldCharType="begin"/>
        </w:r>
        <w:r w:rsidR="00256F45">
          <w:rPr>
            <w:noProof/>
            <w:webHidden/>
          </w:rPr>
          <w:instrText xml:space="preserve"> PAGEREF _Toc170578849 \h </w:instrText>
        </w:r>
        <w:r w:rsidR="00256F45">
          <w:rPr>
            <w:noProof/>
            <w:webHidden/>
          </w:rPr>
        </w:r>
        <w:r w:rsidR="00256F45">
          <w:rPr>
            <w:noProof/>
            <w:webHidden/>
          </w:rPr>
          <w:fldChar w:fldCharType="separate"/>
        </w:r>
        <w:r w:rsidR="00256F45">
          <w:rPr>
            <w:noProof/>
            <w:webHidden/>
          </w:rPr>
          <w:t>54</w:t>
        </w:r>
        <w:r w:rsidR="00256F45">
          <w:rPr>
            <w:noProof/>
            <w:webHidden/>
          </w:rPr>
          <w:fldChar w:fldCharType="end"/>
        </w:r>
      </w:hyperlink>
    </w:p>
    <w:p w14:paraId="23029A37" w14:textId="46A483FD" w:rsidR="00256F45" w:rsidRDefault="00000000">
      <w:pPr>
        <w:pStyle w:val="TOC4"/>
        <w:tabs>
          <w:tab w:val="left" w:pos="2315"/>
        </w:tabs>
        <w:rPr>
          <w:rFonts w:eastAsiaTheme="minorEastAsia" w:cstheme="minorBidi"/>
          <w:noProof/>
          <w:kern w:val="2"/>
          <w:sz w:val="24"/>
          <w:szCs w:val="24"/>
          <w:lang w:eastAsia="zh-CN"/>
          <w14:ligatures w14:val="standardContextual"/>
        </w:rPr>
      </w:pPr>
      <w:hyperlink w:anchor="_Toc170578850" w:history="1">
        <w:r w:rsidR="00256F45" w:rsidRPr="000977D1">
          <w:rPr>
            <w:rStyle w:val="Hyperlink"/>
            <w:rFonts w:cstheme="minorHAnsi"/>
            <w:noProof/>
          </w:rPr>
          <w:t>6.17.6.3</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One-party Trade – Cancelled by Originator</w:t>
        </w:r>
        <w:r w:rsidR="00256F45">
          <w:rPr>
            <w:noProof/>
            <w:webHidden/>
          </w:rPr>
          <w:tab/>
        </w:r>
        <w:r w:rsidR="00256F45">
          <w:rPr>
            <w:noProof/>
            <w:webHidden/>
          </w:rPr>
          <w:fldChar w:fldCharType="begin"/>
        </w:r>
        <w:r w:rsidR="00256F45">
          <w:rPr>
            <w:noProof/>
            <w:webHidden/>
          </w:rPr>
          <w:instrText xml:space="preserve"> PAGEREF _Toc170578850 \h </w:instrText>
        </w:r>
        <w:r w:rsidR="00256F45">
          <w:rPr>
            <w:noProof/>
            <w:webHidden/>
          </w:rPr>
        </w:r>
        <w:r w:rsidR="00256F45">
          <w:rPr>
            <w:noProof/>
            <w:webHidden/>
          </w:rPr>
          <w:fldChar w:fldCharType="separate"/>
        </w:r>
        <w:r w:rsidR="00256F45">
          <w:rPr>
            <w:noProof/>
            <w:webHidden/>
          </w:rPr>
          <w:t>55</w:t>
        </w:r>
        <w:r w:rsidR="00256F45">
          <w:rPr>
            <w:noProof/>
            <w:webHidden/>
          </w:rPr>
          <w:fldChar w:fldCharType="end"/>
        </w:r>
      </w:hyperlink>
    </w:p>
    <w:p w14:paraId="35E2FF41" w14:textId="63E95A6F" w:rsidR="00256F45" w:rsidRDefault="00000000">
      <w:pPr>
        <w:pStyle w:val="TOC4"/>
        <w:tabs>
          <w:tab w:val="left" w:pos="2315"/>
        </w:tabs>
        <w:rPr>
          <w:rFonts w:eastAsiaTheme="minorEastAsia" w:cstheme="minorBidi"/>
          <w:noProof/>
          <w:kern w:val="2"/>
          <w:sz w:val="24"/>
          <w:szCs w:val="24"/>
          <w:lang w:eastAsia="zh-CN"/>
          <w14:ligatures w14:val="standardContextual"/>
        </w:rPr>
      </w:pPr>
      <w:hyperlink w:anchor="_Toc170578851" w:history="1">
        <w:r w:rsidR="00256F45" w:rsidRPr="000977D1">
          <w:rPr>
            <w:rStyle w:val="Hyperlink"/>
            <w:rFonts w:cstheme="minorHAnsi"/>
            <w:noProof/>
          </w:rPr>
          <w:t>6.17.6.4</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On-behalf Trade</w:t>
        </w:r>
        <w:r w:rsidR="00256F45">
          <w:rPr>
            <w:noProof/>
            <w:webHidden/>
          </w:rPr>
          <w:tab/>
        </w:r>
        <w:r w:rsidR="00256F45">
          <w:rPr>
            <w:noProof/>
            <w:webHidden/>
          </w:rPr>
          <w:fldChar w:fldCharType="begin"/>
        </w:r>
        <w:r w:rsidR="00256F45">
          <w:rPr>
            <w:noProof/>
            <w:webHidden/>
          </w:rPr>
          <w:instrText xml:space="preserve"> PAGEREF _Toc170578851 \h </w:instrText>
        </w:r>
        <w:r w:rsidR="00256F45">
          <w:rPr>
            <w:noProof/>
            <w:webHidden/>
          </w:rPr>
        </w:r>
        <w:r w:rsidR="00256F45">
          <w:rPr>
            <w:noProof/>
            <w:webHidden/>
          </w:rPr>
          <w:fldChar w:fldCharType="separate"/>
        </w:r>
        <w:r w:rsidR="00256F45">
          <w:rPr>
            <w:noProof/>
            <w:webHidden/>
          </w:rPr>
          <w:t>56</w:t>
        </w:r>
        <w:r w:rsidR="00256F45">
          <w:rPr>
            <w:noProof/>
            <w:webHidden/>
          </w:rPr>
          <w:fldChar w:fldCharType="end"/>
        </w:r>
      </w:hyperlink>
    </w:p>
    <w:p w14:paraId="60674132" w14:textId="4D8978DF" w:rsidR="00256F45" w:rsidRDefault="00000000">
      <w:pPr>
        <w:pStyle w:val="TOC2"/>
        <w:rPr>
          <w:rFonts w:eastAsiaTheme="minorEastAsia" w:cstheme="minorBidi"/>
          <w:kern w:val="2"/>
          <w:sz w:val="24"/>
          <w:szCs w:val="24"/>
          <w:lang w:eastAsia="zh-CN"/>
          <w14:ligatures w14:val="standardContextual"/>
        </w:rPr>
      </w:pPr>
      <w:hyperlink w:anchor="_Toc170578852" w:history="1">
        <w:r w:rsidR="00256F45" w:rsidRPr="000977D1">
          <w:rPr>
            <w:rStyle w:val="Hyperlink"/>
            <w:rFonts w:cstheme="minorHAnsi"/>
          </w:rPr>
          <w:t>6.18</w:t>
        </w:r>
        <w:r w:rsidR="00256F45">
          <w:rPr>
            <w:rFonts w:eastAsiaTheme="minorEastAsia" w:cstheme="minorBidi"/>
            <w:kern w:val="2"/>
            <w:sz w:val="24"/>
            <w:szCs w:val="24"/>
            <w:lang w:eastAsia="zh-CN"/>
            <w14:ligatures w14:val="standardContextual"/>
          </w:rPr>
          <w:tab/>
        </w:r>
        <w:r w:rsidR="00256F45" w:rsidRPr="000977D1">
          <w:rPr>
            <w:rStyle w:val="Hyperlink"/>
            <w:rFonts w:cstheme="minorHAnsi"/>
          </w:rPr>
          <w:t>Error Trade Handling</w:t>
        </w:r>
        <w:r w:rsidR="00256F45">
          <w:rPr>
            <w:webHidden/>
          </w:rPr>
          <w:tab/>
        </w:r>
        <w:r w:rsidR="00256F45">
          <w:rPr>
            <w:webHidden/>
          </w:rPr>
          <w:fldChar w:fldCharType="begin"/>
        </w:r>
        <w:r w:rsidR="00256F45">
          <w:rPr>
            <w:webHidden/>
          </w:rPr>
          <w:instrText xml:space="preserve"> PAGEREF _Toc170578852 \h </w:instrText>
        </w:r>
        <w:r w:rsidR="00256F45">
          <w:rPr>
            <w:webHidden/>
          </w:rPr>
        </w:r>
        <w:r w:rsidR="00256F45">
          <w:rPr>
            <w:webHidden/>
          </w:rPr>
          <w:fldChar w:fldCharType="separate"/>
        </w:r>
        <w:r w:rsidR="00256F45">
          <w:rPr>
            <w:webHidden/>
          </w:rPr>
          <w:t>56</w:t>
        </w:r>
        <w:r w:rsidR="00256F45">
          <w:rPr>
            <w:webHidden/>
          </w:rPr>
          <w:fldChar w:fldCharType="end"/>
        </w:r>
      </w:hyperlink>
    </w:p>
    <w:p w14:paraId="743CFA2C" w14:textId="09065813" w:rsidR="00256F45" w:rsidRDefault="00000000">
      <w:pPr>
        <w:pStyle w:val="TOC3"/>
        <w:rPr>
          <w:rFonts w:eastAsiaTheme="minorEastAsia" w:cstheme="minorBidi"/>
          <w:iCs w:val="0"/>
          <w:kern w:val="2"/>
          <w:sz w:val="24"/>
          <w:szCs w:val="24"/>
          <w:lang w:val="en-US" w:eastAsia="zh-CN"/>
          <w14:ligatures w14:val="standardContextual"/>
        </w:rPr>
      </w:pPr>
      <w:hyperlink w:anchor="_Toc170578853" w:history="1">
        <w:r w:rsidR="00256F45" w:rsidRPr="000977D1">
          <w:rPr>
            <w:rStyle w:val="Hyperlink"/>
          </w:rPr>
          <w:t>6.18.1</w:t>
        </w:r>
        <w:r w:rsidR="00256F45">
          <w:rPr>
            <w:rFonts w:eastAsiaTheme="minorEastAsia" w:cstheme="minorBidi"/>
            <w:iCs w:val="0"/>
            <w:kern w:val="2"/>
            <w:sz w:val="24"/>
            <w:szCs w:val="24"/>
            <w:lang w:val="en-US" w:eastAsia="zh-CN"/>
            <w14:ligatures w14:val="standardContextual"/>
          </w:rPr>
          <w:tab/>
        </w:r>
        <w:r w:rsidR="00256F45" w:rsidRPr="000977D1">
          <w:rPr>
            <w:rStyle w:val="Hyperlink"/>
            <w:rFonts w:cstheme="minorHAnsi"/>
          </w:rPr>
          <w:t xml:space="preserve">Error Trade </w:t>
        </w:r>
        <w:r w:rsidR="00256F45" w:rsidRPr="000977D1">
          <w:rPr>
            <w:rStyle w:val="Hyperlink"/>
          </w:rPr>
          <w:t>workflow</w:t>
        </w:r>
        <w:r w:rsidR="00256F45">
          <w:rPr>
            <w:webHidden/>
          </w:rPr>
          <w:tab/>
        </w:r>
        <w:r w:rsidR="00256F45">
          <w:rPr>
            <w:webHidden/>
          </w:rPr>
          <w:fldChar w:fldCharType="begin"/>
        </w:r>
        <w:r w:rsidR="00256F45">
          <w:rPr>
            <w:webHidden/>
          </w:rPr>
          <w:instrText xml:space="preserve"> PAGEREF _Toc170578853 \h </w:instrText>
        </w:r>
        <w:r w:rsidR="00256F45">
          <w:rPr>
            <w:webHidden/>
          </w:rPr>
        </w:r>
        <w:r w:rsidR="00256F45">
          <w:rPr>
            <w:webHidden/>
          </w:rPr>
          <w:fldChar w:fldCharType="separate"/>
        </w:r>
        <w:r w:rsidR="00256F45">
          <w:rPr>
            <w:webHidden/>
          </w:rPr>
          <w:t>56</w:t>
        </w:r>
        <w:r w:rsidR="00256F45">
          <w:rPr>
            <w:webHidden/>
          </w:rPr>
          <w:fldChar w:fldCharType="end"/>
        </w:r>
      </w:hyperlink>
    </w:p>
    <w:p w14:paraId="6256501C" w14:textId="5B0B3724" w:rsidR="00256F45" w:rsidRDefault="00000000">
      <w:pPr>
        <w:pStyle w:val="TOC3"/>
        <w:rPr>
          <w:rFonts w:eastAsiaTheme="minorEastAsia" w:cstheme="minorBidi"/>
          <w:iCs w:val="0"/>
          <w:kern w:val="2"/>
          <w:sz w:val="24"/>
          <w:szCs w:val="24"/>
          <w:lang w:val="en-US" w:eastAsia="zh-CN"/>
          <w14:ligatures w14:val="standardContextual"/>
        </w:rPr>
      </w:pPr>
      <w:hyperlink w:anchor="_Toc170578854" w:history="1">
        <w:r w:rsidR="00256F45" w:rsidRPr="000977D1">
          <w:rPr>
            <w:rStyle w:val="Hyperlink"/>
          </w:rPr>
          <w:t>6.18.2</w:t>
        </w:r>
        <w:r w:rsidR="00256F45">
          <w:rPr>
            <w:rFonts w:eastAsiaTheme="minorEastAsia" w:cstheme="minorBidi"/>
            <w:iCs w:val="0"/>
            <w:kern w:val="2"/>
            <w:sz w:val="24"/>
            <w:szCs w:val="24"/>
            <w:lang w:val="en-US" w:eastAsia="zh-CN"/>
            <w14:ligatures w14:val="standardContextual"/>
          </w:rPr>
          <w:tab/>
        </w:r>
        <w:r w:rsidR="00256F45" w:rsidRPr="000977D1">
          <w:rPr>
            <w:rStyle w:val="Hyperlink"/>
          </w:rPr>
          <w:t>Message Flow</w:t>
        </w:r>
        <w:r w:rsidR="00256F45">
          <w:rPr>
            <w:webHidden/>
          </w:rPr>
          <w:tab/>
        </w:r>
        <w:r w:rsidR="00256F45">
          <w:rPr>
            <w:webHidden/>
          </w:rPr>
          <w:fldChar w:fldCharType="begin"/>
        </w:r>
        <w:r w:rsidR="00256F45">
          <w:rPr>
            <w:webHidden/>
          </w:rPr>
          <w:instrText xml:space="preserve"> PAGEREF _Toc170578854 \h </w:instrText>
        </w:r>
        <w:r w:rsidR="00256F45">
          <w:rPr>
            <w:webHidden/>
          </w:rPr>
        </w:r>
        <w:r w:rsidR="00256F45">
          <w:rPr>
            <w:webHidden/>
          </w:rPr>
          <w:fldChar w:fldCharType="separate"/>
        </w:r>
        <w:r w:rsidR="00256F45">
          <w:rPr>
            <w:webHidden/>
          </w:rPr>
          <w:t>57</w:t>
        </w:r>
        <w:r w:rsidR="00256F45">
          <w:rPr>
            <w:webHidden/>
          </w:rPr>
          <w:fldChar w:fldCharType="end"/>
        </w:r>
      </w:hyperlink>
    </w:p>
    <w:p w14:paraId="244C3231" w14:textId="3FEDC1E3" w:rsidR="00256F45" w:rsidRDefault="00000000">
      <w:pPr>
        <w:pStyle w:val="TOC2"/>
        <w:rPr>
          <w:rFonts w:eastAsiaTheme="minorEastAsia" w:cstheme="minorBidi"/>
          <w:kern w:val="2"/>
          <w:sz w:val="24"/>
          <w:szCs w:val="24"/>
          <w:lang w:eastAsia="zh-CN"/>
          <w14:ligatures w14:val="standardContextual"/>
        </w:rPr>
      </w:pPr>
      <w:hyperlink w:anchor="_Toc170578855" w:history="1">
        <w:r w:rsidR="00256F45" w:rsidRPr="000977D1">
          <w:rPr>
            <w:rStyle w:val="Hyperlink"/>
            <w:rFonts w:cstheme="minorHAnsi"/>
          </w:rPr>
          <w:t>6.19</w:t>
        </w:r>
        <w:r w:rsidR="00256F45">
          <w:rPr>
            <w:rFonts w:eastAsiaTheme="minorEastAsia" w:cstheme="minorBidi"/>
            <w:kern w:val="2"/>
            <w:sz w:val="24"/>
            <w:szCs w:val="24"/>
            <w:lang w:eastAsia="zh-CN"/>
            <w14:ligatures w14:val="standardContextual"/>
          </w:rPr>
          <w:tab/>
        </w:r>
        <w:r w:rsidR="00256F45" w:rsidRPr="000977D1">
          <w:rPr>
            <w:rStyle w:val="Hyperlink"/>
            <w:rFonts w:cstheme="minorHAnsi"/>
          </w:rPr>
          <w:t>Trade Amendment Handling</w:t>
        </w:r>
        <w:r w:rsidR="00256F45">
          <w:rPr>
            <w:webHidden/>
          </w:rPr>
          <w:tab/>
        </w:r>
        <w:r w:rsidR="00256F45">
          <w:rPr>
            <w:webHidden/>
          </w:rPr>
          <w:fldChar w:fldCharType="begin"/>
        </w:r>
        <w:r w:rsidR="00256F45">
          <w:rPr>
            <w:webHidden/>
          </w:rPr>
          <w:instrText xml:space="preserve"> PAGEREF _Toc170578855 \h </w:instrText>
        </w:r>
        <w:r w:rsidR="00256F45">
          <w:rPr>
            <w:webHidden/>
          </w:rPr>
        </w:r>
        <w:r w:rsidR="00256F45">
          <w:rPr>
            <w:webHidden/>
          </w:rPr>
          <w:fldChar w:fldCharType="separate"/>
        </w:r>
        <w:r w:rsidR="00256F45">
          <w:rPr>
            <w:webHidden/>
          </w:rPr>
          <w:t>58</w:t>
        </w:r>
        <w:r w:rsidR="00256F45">
          <w:rPr>
            <w:webHidden/>
          </w:rPr>
          <w:fldChar w:fldCharType="end"/>
        </w:r>
      </w:hyperlink>
    </w:p>
    <w:p w14:paraId="1A2E4A7C" w14:textId="5105EE76" w:rsidR="00256F45" w:rsidRDefault="00000000">
      <w:pPr>
        <w:pStyle w:val="TOC3"/>
        <w:rPr>
          <w:rFonts w:eastAsiaTheme="minorEastAsia" w:cstheme="minorBidi"/>
          <w:iCs w:val="0"/>
          <w:kern w:val="2"/>
          <w:sz w:val="24"/>
          <w:szCs w:val="24"/>
          <w:lang w:val="en-US" w:eastAsia="zh-CN"/>
          <w14:ligatures w14:val="standardContextual"/>
        </w:rPr>
      </w:pPr>
      <w:hyperlink w:anchor="_Toc170578856" w:history="1">
        <w:r w:rsidR="00256F45" w:rsidRPr="000977D1">
          <w:rPr>
            <w:rStyle w:val="Hyperlink"/>
          </w:rPr>
          <w:t>6.19.1</w:t>
        </w:r>
        <w:r w:rsidR="00256F45">
          <w:rPr>
            <w:rFonts w:eastAsiaTheme="minorEastAsia" w:cstheme="minorBidi"/>
            <w:iCs w:val="0"/>
            <w:kern w:val="2"/>
            <w:sz w:val="24"/>
            <w:szCs w:val="24"/>
            <w:lang w:val="en-US" w:eastAsia="zh-CN"/>
            <w14:ligatures w14:val="standardContextual"/>
          </w:rPr>
          <w:tab/>
        </w:r>
        <w:r w:rsidR="00256F45" w:rsidRPr="000977D1">
          <w:rPr>
            <w:rStyle w:val="Hyperlink"/>
          </w:rPr>
          <w:t>Trade Amendment</w:t>
        </w:r>
        <w:r w:rsidR="00256F45">
          <w:rPr>
            <w:webHidden/>
          </w:rPr>
          <w:tab/>
        </w:r>
        <w:r w:rsidR="00256F45">
          <w:rPr>
            <w:webHidden/>
          </w:rPr>
          <w:fldChar w:fldCharType="begin"/>
        </w:r>
        <w:r w:rsidR="00256F45">
          <w:rPr>
            <w:webHidden/>
          </w:rPr>
          <w:instrText xml:space="preserve"> PAGEREF _Toc170578856 \h </w:instrText>
        </w:r>
        <w:r w:rsidR="00256F45">
          <w:rPr>
            <w:webHidden/>
          </w:rPr>
        </w:r>
        <w:r w:rsidR="00256F45">
          <w:rPr>
            <w:webHidden/>
          </w:rPr>
          <w:fldChar w:fldCharType="separate"/>
        </w:r>
        <w:r w:rsidR="00256F45">
          <w:rPr>
            <w:webHidden/>
          </w:rPr>
          <w:t>58</w:t>
        </w:r>
        <w:r w:rsidR="00256F45">
          <w:rPr>
            <w:webHidden/>
          </w:rPr>
          <w:fldChar w:fldCharType="end"/>
        </w:r>
      </w:hyperlink>
    </w:p>
    <w:p w14:paraId="7CEC31DD" w14:textId="3C7275BB" w:rsidR="00256F45" w:rsidRDefault="00000000">
      <w:pPr>
        <w:pStyle w:val="TOC3"/>
        <w:rPr>
          <w:rFonts w:eastAsiaTheme="minorEastAsia" w:cstheme="minorBidi"/>
          <w:iCs w:val="0"/>
          <w:kern w:val="2"/>
          <w:sz w:val="24"/>
          <w:szCs w:val="24"/>
          <w:lang w:val="en-US" w:eastAsia="zh-CN"/>
          <w14:ligatures w14:val="standardContextual"/>
        </w:rPr>
      </w:pPr>
      <w:hyperlink w:anchor="_Toc170578857" w:history="1">
        <w:r w:rsidR="00256F45" w:rsidRPr="000977D1">
          <w:rPr>
            <w:rStyle w:val="Hyperlink"/>
          </w:rPr>
          <w:t>6.19.2</w:t>
        </w:r>
        <w:r w:rsidR="00256F45">
          <w:rPr>
            <w:rFonts w:eastAsiaTheme="minorEastAsia" w:cstheme="minorBidi"/>
            <w:iCs w:val="0"/>
            <w:kern w:val="2"/>
            <w:sz w:val="24"/>
            <w:szCs w:val="24"/>
            <w:lang w:val="en-US" w:eastAsia="zh-CN"/>
            <w14:ligatures w14:val="standardContextual"/>
          </w:rPr>
          <w:tab/>
        </w:r>
        <w:r w:rsidR="00256F45" w:rsidRPr="000977D1">
          <w:rPr>
            <w:rStyle w:val="Hyperlink"/>
          </w:rPr>
          <w:t>Message Flow</w:t>
        </w:r>
        <w:r w:rsidR="00256F45">
          <w:rPr>
            <w:webHidden/>
          </w:rPr>
          <w:tab/>
        </w:r>
        <w:r w:rsidR="00256F45">
          <w:rPr>
            <w:webHidden/>
          </w:rPr>
          <w:fldChar w:fldCharType="begin"/>
        </w:r>
        <w:r w:rsidR="00256F45">
          <w:rPr>
            <w:webHidden/>
          </w:rPr>
          <w:instrText xml:space="preserve"> PAGEREF _Toc170578857 \h </w:instrText>
        </w:r>
        <w:r w:rsidR="00256F45">
          <w:rPr>
            <w:webHidden/>
          </w:rPr>
        </w:r>
        <w:r w:rsidR="00256F45">
          <w:rPr>
            <w:webHidden/>
          </w:rPr>
          <w:fldChar w:fldCharType="separate"/>
        </w:r>
        <w:r w:rsidR="00256F45">
          <w:rPr>
            <w:webHidden/>
          </w:rPr>
          <w:t>58</w:t>
        </w:r>
        <w:r w:rsidR="00256F45">
          <w:rPr>
            <w:webHidden/>
          </w:rPr>
          <w:fldChar w:fldCharType="end"/>
        </w:r>
      </w:hyperlink>
    </w:p>
    <w:p w14:paraId="0C41DBAE" w14:textId="4F5D5378" w:rsidR="00256F45" w:rsidRDefault="00000000">
      <w:pPr>
        <w:pStyle w:val="TOC1"/>
        <w:rPr>
          <w:rFonts w:eastAsiaTheme="minorEastAsia" w:cstheme="minorBidi"/>
          <w:b w:val="0"/>
          <w:bCs w:val="0"/>
          <w:kern w:val="2"/>
          <w:sz w:val="24"/>
          <w:szCs w:val="24"/>
          <w:lang w:eastAsia="zh-CN"/>
          <w14:ligatures w14:val="standardContextual"/>
        </w:rPr>
      </w:pPr>
      <w:hyperlink w:anchor="_Toc170578858" w:history="1">
        <w:r w:rsidR="00256F45" w:rsidRPr="000977D1">
          <w:rPr>
            <w:rStyle w:val="Hyperlink"/>
          </w:rPr>
          <w:t>7.</w:t>
        </w:r>
        <w:r w:rsidR="00256F45">
          <w:rPr>
            <w:rFonts w:eastAsiaTheme="minorEastAsia" w:cstheme="minorBidi"/>
            <w:b w:val="0"/>
            <w:bCs w:val="0"/>
            <w:kern w:val="2"/>
            <w:sz w:val="24"/>
            <w:szCs w:val="24"/>
            <w:lang w:eastAsia="zh-CN"/>
            <w14:ligatures w14:val="standardContextual"/>
          </w:rPr>
          <w:tab/>
        </w:r>
        <w:r w:rsidR="00256F45" w:rsidRPr="000977D1">
          <w:rPr>
            <w:rStyle w:val="Hyperlink"/>
          </w:rPr>
          <w:t>Message Definitions</w:t>
        </w:r>
        <w:r w:rsidR="00256F45">
          <w:rPr>
            <w:webHidden/>
          </w:rPr>
          <w:tab/>
        </w:r>
        <w:r w:rsidR="00256F45">
          <w:rPr>
            <w:webHidden/>
          </w:rPr>
          <w:fldChar w:fldCharType="begin"/>
        </w:r>
        <w:r w:rsidR="00256F45">
          <w:rPr>
            <w:webHidden/>
          </w:rPr>
          <w:instrText xml:space="preserve"> PAGEREF _Toc170578858 \h </w:instrText>
        </w:r>
        <w:r w:rsidR="00256F45">
          <w:rPr>
            <w:webHidden/>
          </w:rPr>
        </w:r>
        <w:r w:rsidR="00256F45">
          <w:rPr>
            <w:webHidden/>
          </w:rPr>
          <w:fldChar w:fldCharType="separate"/>
        </w:r>
        <w:r w:rsidR="00256F45">
          <w:rPr>
            <w:webHidden/>
          </w:rPr>
          <w:t>59</w:t>
        </w:r>
        <w:r w:rsidR="00256F45">
          <w:rPr>
            <w:webHidden/>
          </w:rPr>
          <w:fldChar w:fldCharType="end"/>
        </w:r>
      </w:hyperlink>
    </w:p>
    <w:p w14:paraId="5595675E" w14:textId="167237AF" w:rsidR="00256F45" w:rsidRDefault="00000000">
      <w:pPr>
        <w:pStyle w:val="TOC2"/>
        <w:rPr>
          <w:rFonts w:eastAsiaTheme="minorEastAsia" w:cstheme="minorBidi"/>
          <w:kern w:val="2"/>
          <w:sz w:val="24"/>
          <w:szCs w:val="24"/>
          <w:lang w:eastAsia="zh-CN"/>
          <w14:ligatures w14:val="standardContextual"/>
        </w:rPr>
      </w:pPr>
      <w:hyperlink w:anchor="_Toc170578859" w:history="1">
        <w:r w:rsidR="00256F45" w:rsidRPr="000977D1">
          <w:rPr>
            <w:rStyle w:val="Hyperlink"/>
            <w:rFonts w:cstheme="minorHAnsi"/>
          </w:rPr>
          <w:t>7.1</w:t>
        </w:r>
        <w:r w:rsidR="00256F45">
          <w:rPr>
            <w:rFonts w:eastAsiaTheme="minorEastAsia" w:cstheme="minorBidi"/>
            <w:kern w:val="2"/>
            <w:sz w:val="24"/>
            <w:szCs w:val="24"/>
            <w:lang w:eastAsia="zh-CN"/>
            <w14:ligatures w14:val="standardContextual"/>
          </w:rPr>
          <w:tab/>
        </w:r>
        <w:r w:rsidR="00256F45" w:rsidRPr="000977D1">
          <w:rPr>
            <w:rStyle w:val="Hyperlink"/>
            <w:rFonts w:cstheme="minorHAnsi"/>
          </w:rPr>
          <w:t>Inbound and Outbound Messages</w:t>
        </w:r>
        <w:r w:rsidR="00256F45">
          <w:rPr>
            <w:webHidden/>
          </w:rPr>
          <w:tab/>
        </w:r>
        <w:r w:rsidR="00256F45">
          <w:rPr>
            <w:webHidden/>
          </w:rPr>
          <w:fldChar w:fldCharType="begin"/>
        </w:r>
        <w:r w:rsidR="00256F45">
          <w:rPr>
            <w:webHidden/>
          </w:rPr>
          <w:instrText xml:space="preserve"> PAGEREF _Toc170578859 \h </w:instrText>
        </w:r>
        <w:r w:rsidR="00256F45">
          <w:rPr>
            <w:webHidden/>
          </w:rPr>
        </w:r>
        <w:r w:rsidR="00256F45">
          <w:rPr>
            <w:webHidden/>
          </w:rPr>
          <w:fldChar w:fldCharType="separate"/>
        </w:r>
        <w:r w:rsidR="00256F45">
          <w:rPr>
            <w:webHidden/>
          </w:rPr>
          <w:t>59</w:t>
        </w:r>
        <w:r w:rsidR="00256F45">
          <w:rPr>
            <w:webHidden/>
          </w:rPr>
          <w:fldChar w:fldCharType="end"/>
        </w:r>
      </w:hyperlink>
    </w:p>
    <w:p w14:paraId="5FAB7416" w14:textId="5E3E9A54" w:rsidR="00256F45" w:rsidRDefault="00000000">
      <w:pPr>
        <w:pStyle w:val="TOC2"/>
        <w:rPr>
          <w:rFonts w:eastAsiaTheme="minorEastAsia" w:cstheme="minorBidi"/>
          <w:kern w:val="2"/>
          <w:sz w:val="24"/>
          <w:szCs w:val="24"/>
          <w:lang w:eastAsia="zh-CN"/>
          <w14:ligatures w14:val="standardContextual"/>
        </w:rPr>
      </w:pPr>
      <w:hyperlink w:anchor="_Toc170578860" w:history="1">
        <w:r w:rsidR="00256F45" w:rsidRPr="000977D1">
          <w:rPr>
            <w:rStyle w:val="Hyperlink"/>
            <w:rFonts w:cstheme="minorHAnsi"/>
          </w:rPr>
          <w:t>7.2</w:t>
        </w:r>
        <w:r w:rsidR="00256F45">
          <w:rPr>
            <w:rFonts w:eastAsiaTheme="minorEastAsia" w:cstheme="minorBidi"/>
            <w:kern w:val="2"/>
            <w:sz w:val="24"/>
            <w:szCs w:val="24"/>
            <w:lang w:eastAsia="zh-CN"/>
            <w14:ligatures w14:val="standardContextual"/>
          </w:rPr>
          <w:tab/>
        </w:r>
        <w:r w:rsidR="00256F45" w:rsidRPr="000977D1">
          <w:rPr>
            <w:rStyle w:val="Hyperlink"/>
            <w:rFonts w:cstheme="minorHAnsi"/>
          </w:rPr>
          <w:t>Supported Message Category</w:t>
        </w:r>
        <w:r w:rsidR="00256F45">
          <w:rPr>
            <w:webHidden/>
          </w:rPr>
          <w:tab/>
        </w:r>
        <w:r w:rsidR="00256F45">
          <w:rPr>
            <w:webHidden/>
          </w:rPr>
          <w:fldChar w:fldCharType="begin"/>
        </w:r>
        <w:r w:rsidR="00256F45">
          <w:rPr>
            <w:webHidden/>
          </w:rPr>
          <w:instrText xml:space="preserve"> PAGEREF _Toc170578860 \h </w:instrText>
        </w:r>
        <w:r w:rsidR="00256F45">
          <w:rPr>
            <w:webHidden/>
          </w:rPr>
        </w:r>
        <w:r w:rsidR="00256F45">
          <w:rPr>
            <w:webHidden/>
          </w:rPr>
          <w:fldChar w:fldCharType="separate"/>
        </w:r>
        <w:r w:rsidR="00256F45">
          <w:rPr>
            <w:webHidden/>
          </w:rPr>
          <w:t>59</w:t>
        </w:r>
        <w:r w:rsidR="00256F45">
          <w:rPr>
            <w:webHidden/>
          </w:rPr>
          <w:fldChar w:fldCharType="end"/>
        </w:r>
      </w:hyperlink>
    </w:p>
    <w:p w14:paraId="4F916242" w14:textId="0DC7CB73" w:rsidR="00256F45" w:rsidRDefault="00000000">
      <w:pPr>
        <w:pStyle w:val="TOC3"/>
        <w:rPr>
          <w:rFonts w:eastAsiaTheme="minorEastAsia" w:cstheme="minorBidi"/>
          <w:iCs w:val="0"/>
          <w:kern w:val="2"/>
          <w:sz w:val="24"/>
          <w:szCs w:val="24"/>
          <w:lang w:val="en-US" w:eastAsia="zh-CN"/>
          <w14:ligatures w14:val="standardContextual"/>
        </w:rPr>
      </w:pPr>
      <w:hyperlink w:anchor="_Toc170578861" w:history="1">
        <w:r w:rsidR="00256F45" w:rsidRPr="000977D1">
          <w:rPr>
            <w:rStyle w:val="Hyperlink"/>
          </w:rPr>
          <w:t>7.2.1</w:t>
        </w:r>
        <w:r w:rsidR="00256F45">
          <w:rPr>
            <w:rFonts w:eastAsiaTheme="minorEastAsia" w:cstheme="minorBidi"/>
            <w:iCs w:val="0"/>
            <w:kern w:val="2"/>
            <w:sz w:val="24"/>
            <w:szCs w:val="24"/>
            <w:lang w:val="en-US" w:eastAsia="zh-CN"/>
            <w14:ligatures w14:val="standardContextual"/>
          </w:rPr>
          <w:tab/>
        </w:r>
        <w:r w:rsidR="00256F45" w:rsidRPr="000977D1">
          <w:rPr>
            <w:rStyle w:val="Hyperlink"/>
          </w:rPr>
          <w:t>Basic Message</w:t>
        </w:r>
        <w:r w:rsidR="00256F45">
          <w:rPr>
            <w:webHidden/>
          </w:rPr>
          <w:tab/>
        </w:r>
        <w:r w:rsidR="00256F45">
          <w:rPr>
            <w:webHidden/>
          </w:rPr>
          <w:fldChar w:fldCharType="begin"/>
        </w:r>
        <w:r w:rsidR="00256F45">
          <w:rPr>
            <w:webHidden/>
          </w:rPr>
          <w:instrText xml:space="preserve"> PAGEREF _Toc170578861 \h </w:instrText>
        </w:r>
        <w:r w:rsidR="00256F45">
          <w:rPr>
            <w:webHidden/>
          </w:rPr>
        </w:r>
        <w:r w:rsidR="00256F45">
          <w:rPr>
            <w:webHidden/>
          </w:rPr>
          <w:fldChar w:fldCharType="separate"/>
        </w:r>
        <w:r w:rsidR="00256F45">
          <w:rPr>
            <w:webHidden/>
          </w:rPr>
          <w:t>59</w:t>
        </w:r>
        <w:r w:rsidR="00256F45">
          <w:rPr>
            <w:webHidden/>
          </w:rPr>
          <w:fldChar w:fldCharType="end"/>
        </w:r>
      </w:hyperlink>
    </w:p>
    <w:p w14:paraId="177357E5" w14:textId="5824347D" w:rsidR="00256F45" w:rsidRDefault="00000000">
      <w:pPr>
        <w:pStyle w:val="TOC3"/>
        <w:rPr>
          <w:rFonts w:eastAsiaTheme="minorEastAsia" w:cstheme="minorBidi"/>
          <w:iCs w:val="0"/>
          <w:kern w:val="2"/>
          <w:sz w:val="24"/>
          <w:szCs w:val="24"/>
          <w:lang w:val="en-US" w:eastAsia="zh-CN"/>
          <w14:ligatures w14:val="standardContextual"/>
        </w:rPr>
      </w:pPr>
      <w:hyperlink w:anchor="_Toc170578862" w:history="1">
        <w:r w:rsidR="00256F45" w:rsidRPr="000977D1">
          <w:rPr>
            <w:rStyle w:val="Hyperlink"/>
          </w:rPr>
          <w:t>7.2.2</w:t>
        </w:r>
        <w:r w:rsidR="00256F45">
          <w:rPr>
            <w:rFonts w:eastAsiaTheme="minorEastAsia" w:cstheme="minorBidi"/>
            <w:iCs w:val="0"/>
            <w:kern w:val="2"/>
            <w:sz w:val="24"/>
            <w:szCs w:val="24"/>
            <w:lang w:val="en-US" w:eastAsia="zh-CN"/>
            <w14:ligatures w14:val="standardContextual"/>
          </w:rPr>
          <w:tab/>
        </w:r>
        <w:r w:rsidR="00256F45" w:rsidRPr="000977D1">
          <w:rPr>
            <w:rStyle w:val="Hyperlink"/>
          </w:rPr>
          <w:t>Extended Message</w:t>
        </w:r>
        <w:r w:rsidR="00256F45">
          <w:rPr>
            <w:webHidden/>
          </w:rPr>
          <w:tab/>
        </w:r>
        <w:r w:rsidR="00256F45">
          <w:rPr>
            <w:webHidden/>
          </w:rPr>
          <w:fldChar w:fldCharType="begin"/>
        </w:r>
        <w:r w:rsidR="00256F45">
          <w:rPr>
            <w:webHidden/>
          </w:rPr>
          <w:instrText xml:space="preserve"> PAGEREF _Toc170578862 \h </w:instrText>
        </w:r>
        <w:r w:rsidR="00256F45">
          <w:rPr>
            <w:webHidden/>
          </w:rPr>
        </w:r>
        <w:r w:rsidR="00256F45">
          <w:rPr>
            <w:webHidden/>
          </w:rPr>
          <w:fldChar w:fldCharType="separate"/>
        </w:r>
        <w:r w:rsidR="00256F45">
          <w:rPr>
            <w:webHidden/>
          </w:rPr>
          <w:t>59</w:t>
        </w:r>
        <w:r w:rsidR="00256F45">
          <w:rPr>
            <w:webHidden/>
          </w:rPr>
          <w:fldChar w:fldCharType="end"/>
        </w:r>
      </w:hyperlink>
    </w:p>
    <w:p w14:paraId="3EFF9E78" w14:textId="7E2922F9" w:rsidR="00256F45" w:rsidRDefault="00000000">
      <w:pPr>
        <w:pStyle w:val="TOC4"/>
        <w:rPr>
          <w:rFonts w:eastAsiaTheme="minorEastAsia" w:cstheme="minorBidi"/>
          <w:noProof/>
          <w:kern w:val="2"/>
          <w:sz w:val="24"/>
          <w:szCs w:val="24"/>
          <w:lang w:eastAsia="zh-CN"/>
          <w14:ligatures w14:val="standardContextual"/>
        </w:rPr>
      </w:pPr>
      <w:hyperlink w:anchor="_Toc170578863" w:history="1">
        <w:r w:rsidR="00256F45" w:rsidRPr="000977D1">
          <w:rPr>
            <w:rStyle w:val="Hyperlink"/>
            <w:rFonts w:cstheme="minorHAnsi"/>
            <w:noProof/>
          </w:rPr>
          <w:t>7.2.2.1</w:t>
        </w:r>
        <w:r w:rsidR="00256F45">
          <w:rPr>
            <w:rFonts w:eastAsiaTheme="minorEastAsia" w:cstheme="minorBidi"/>
            <w:noProof/>
            <w:kern w:val="2"/>
            <w:sz w:val="24"/>
            <w:szCs w:val="24"/>
            <w:lang w:eastAsia="zh-CN"/>
            <w14:ligatures w14:val="standardContextual"/>
          </w:rPr>
          <w:tab/>
        </w:r>
        <w:r w:rsidR="00256F45" w:rsidRPr="000977D1">
          <w:rPr>
            <w:rStyle w:val="Hyperlink"/>
            <w:noProof/>
          </w:rPr>
          <w:t>Field Presence Map</w:t>
        </w:r>
        <w:r w:rsidR="00256F45">
          <w:rPr>
            <w:noProof/>
            <w:webHidden/>
          </w:rPr>
          <w:tab/>
        </w:r>
        <w:r w:rsidR="00256F45">
          <w:rPr>
            <w:noProof/>
            <w:webHidden/>
          </w:rPr>
          <w:fldChar w:fldCharType="begin"/>
        </w:r>
        <w:r w:rsidR="00256F45">
          <w:rPr>
            <w:noProof/>
            <w:webHidden/>
          </w:rPr>
          <w:instrText xml:space="preserve"> PAGEREF _Toc170578863 \h </w:instrText>
        </w:r>
        <w:r w:rsidR="00256F45">
          <w:rPr>
            <w:noProof/>
            <w:webHidden/>
          </w:rPr>
        </w:r>
        <w:r w:rsidR="00256F45">
          <w:rPr>
            <w:noProof/>
            <w:webHidden/>
          </w:rPr>
          <w:fldChar w:fldCharType="separate"/>
        </w:r>
        <w:r w:rsidR="00256F45">
          <w:rPr>
            <w:noProof/>
            <w:webHidden/>
          </w:rPr>
          <w:t>60</w:t>
        </w:r>
        <w:r w:rsidR="00256F45">
          <w:rPr>
            <w:noProof/>
            <w:webHidden/>
          </w:rPr>
          <w:fldChar w:fldCharType="end"/>
        </w:r>
      </w:hyperlink>
    </w:p>
    <w:p w14:paraId="6F6F36DC" w14:textId="72631179" w:rsidR="00256F45" w:rsidRDefault="00000000">
      <w:pPr>
        <w:pStyle w:val="TOC2"/>
        <w:rPr>
          <w:rFonts w:eastAsiaTheme="minorEastAsia" w:cstheme="minorBidi"/>
          <w:kern w:val="2"/>
          <w:sz w:val="24"/>
          <w:szCs w:val="24"/>
          <w:lang w:eastAsia="zh-CN"/>
          <w14:ligatures w14:val="standardContextual"/>
        </w:rPr>
      </w:pPr>
      <w:hyperlink w:anchor="_Toc170578864" w:history="1">
        <w:r w:rsidR="00256F45" w:rsidRPr="000977D1">
          <w:rPr>
            <w:rStyle w:val="Hyperlink"/>
            <w:rFonts w:cstheme="minorHAnsi"/>
          </w:rPr>
          <w:t>7.3</w:t>
        </w:r>
        <w:r w:rsidR="00256F45">
          <w:rPr>
            <w:rFonts w:eastAsiaTheme="minorEastAsia" w:cstheme="minorBidi"/>
            <w:kern w:val="2"/>
            <w:sz w:val="24"/>
            <w:szCs w:val="24"/>
            <w:lang w:eastAsia="zh-CN"/>
            <w14:ligatures w14:val="standardContextual"/>
          </w:rPr>
          <w:tab/>
        </w:r>
        <w:r w:rsidR="00256F45" w:rsidRPr="000977D1">
          <w:rPr>
            <w:rStyle w:val="Hyperlink"/>
            <w:rFonts w:cstheme="minorHAnsi"/>
          </w:rPr>
          <w:t>Supported Message Types</w:t>
        </w:r>
        <w:r w:rsidR="00256F45">
          <w:rPr>
            <w:webHidden/>
          </w:rPr>
          <w:tab/>
        </w:r>
        <w:r w:rsidR="00256F45">
          <w:rPr>
            <w:webHidden/>
          </w:rPr>
          <w:fldChar w:fldCharType="begin"/>
        </w:r>
        <w:r w:rsidR="00256F45">
          <w:rPr>
            <w:webHidden/>
          </w:rPr>
          <w:instrText xml:space="preserve"> PAGEREF _Toc170578864 \h </w:instrText>
        </w:r>
        <w:r w:rsidR="00256F45">
          <w:rPr>
            <w:webHidden/>
          </w:rPr>
        </w:r>
        <w:r w:rsidR="00256F45">
          <w:rPr>
            <w:webHidden/>
          </w:rPr>
          <w:fldChar w:fldCharType="separate"/>
        </w:r>
        <w:r w:rsidR="00256F45">
          <w:rPr>
            <w:webHidden/>
          </w:rPr>
          <w:t>60</w:t>
        </w:r>
        <w:r w:rsidR="00256F45">
          <w:rPr>
            <w:webHidden/>
          </w:rPr>
          <w:fldChar w:fldCharType="end"/>
        </w:r>
      </w:hyperlink>
    </w:p>
    <w:p w14:paraId="18988AE3" w14:textId="7B5E09C8" w:rsidR="00256F45" w:rsidRDefault="00000000">
      <w:pPr>
        <w:pStyle w:val="TOC3"/>
        <w:rPr>
          <w:rFonts w:eastAsiaTheme="minorEastAsia" w:cstheme="minorBidi"/>
          <w:iCs w:val="0"/>
          <w:kern w:val="2"/>
          <w:sz w:val="24"/>
          <w:szCs w:val="24"/>
          <w:lang w:val="en-US" w:eastAsia="zh-CN"/>
          <w14:ligatures w14:val="standardContextual"/>
        </w:rPr>
      </w:pPr>
      <w:hyperlink w:anchor="_Toc170578865" w:history="1">
        <w:r w:rsidR="00256F45" w:rsidRPr="000977D1">
          <w:rPr>
            <w:rStyle w:val="Hyperlink"/>
          </w:rPr>
          <w:t>7.3.1</w:t>
        </w:r>
        <w:r w:rsidR="00256F45">
          <w:rPr>
            <w:rFonts w:eastAsiaTheme="minorEastAsia" w:cstheme="minorBidi"/>
            <w:iCs w:val="0"/>
            <w:kern w:val="2"/>
            <w:sz w:val="24"/>
            <w:szCs w:val="24"/>
            <w:lang w:val="en-US" w:eastAsia="zh-CN"/>
            <w14:ligatures w14:val="standardContextual"/>
          </w:rPr>
          <w:tab/>
        </w:r>
        <w:r w:rsidR="00256F45" w:rsidRPr="000977D1">
          <w:rPr>
            <w:rStyle w:val="Hyperlink"/>
          </w:rPr>
          <w:t>Note on Message ID</w:t>
        </w:r>
        <w:r w:rsidR="00256F45">
          <w:rPr>
            <w:webHidden/>
          </w:rPr>
          <w:tab/>
        </w:r>
        <w:r w:rsidR="00256F45">
          <w:rPr>
            <w:webHidden/>
          </w:rPr>
          <w:fldChar w:fldCharType="begin"/>
        </w:r>
        <w:r w:rsidR="00256F45">
          <w:rPr>
            <w:webHidden/>
          </w:rPr>
          <w:instrText xml:space="preserve"> PAGEREF _Toc170578865 \h </w:instrText>
        </w:r>
        <w:r w:rsidR="00256F45">
          <w:rPr>
            <w:webHidden/>
          </w:rPr>
        </w:r>
        <w:r w:rsidR="00256F45">
          <w:rPr>
            <w:webHidden/>
          </w:rPr>
          <w:fldChar w:fldCharType="separate"/>
        </w:r>
        <w:r w:rsidR="00256F45">
          <w:rPr>
            <w:webHidden/>
          </w:rPr>
          <w:t>60</w:t>
        </w:r>
        <w:r w:rsidR="00256F45">
          <w:rPr>
            <w:webHidden/>
          </w:rPr>
          <w:fldChar w:fldCharType="end"/>
        </w:r>
      </w:hyperlink>
    </w:p>
    <w:p w14:paraId="2F14EEC6" w14:textId="5501B9A8" w:rsidR="00256F45" w:rsidRDefault="00000000">
      <w:pPr>
        <w:pStyle w:val="TOC3"/>
        <w:rPr>
          <w:rFonts w:eastAsiaTheme="minorEastAsia" w:cstheme="minorBidi"/>
          <w:iCs w:val="0"/>
          <w:kern w:val="2"/>
          <w:sz w:val="24"/>
          <w:szCs w:val="24"/>
          <w:lang w:val="en-US" w:eastAsia="zh-CN"/>
          <w14:ligatures w14:val="standardContextual"/>
        </w:rPr>
      </w:pPr>
      <w:hyperlink w:anchor="_Toc170578866" w:history="1">
        <w:r w:rsidR="00256F45" w:rsidRPr="000977D1">
          <w:rPr>
            <w:rStyle w:val="Hyperlink"/>
          </w:rPr>
          <w:t>7.3.2</w:t>
        </w:r>
        <w:r w:rsidR="00256F45">
          <w:rPr>
            <w:rFonts w:eastAsiaTheme="minorEastAsia" w:cstheme="minorBidi"/>
            <w:iCs w:val="0"/>
            <w:kern w:val="2"/>
            <w:sz w:val="24"/>
            <w:szCs w:val="24"/>
            <w:lang w:val="en-US" w:eastAsia="zh-CN"/>
            <w14:ligatures w14:val="standardContextual"/>
          </w:rPr>
          <w:tab/>
        </w:r>
        <w:r w:rsidR="00256F45" w:rsidRPr="000977D1">
          <w:rPr>
            <w:rStyle w:val="Hyperlink"/>
          </w:rPr>
          <w:t>Inbound Message</w:t>
        </w:r>
        <w:r w:rsidR="00256F45">
          <w:rPr>
            <w:webHidden/>
          </w:rPr>
          <w:tab/>
        </w:r>
        <w:r w:rsidR="00256F45">
          <w:rPr>
            <w:webHidden/>
          </w:rPr>
          <w:fldChar w:fldCharType="begin"/>
        </w:r>
        <w:r w:rsidR="00256F45">
          <w:rPr>
            <w:webHidden/>
          </w:rPr>
          <w:instrText xml:space="preserve"> PAGEREF _Toc170578866 \h </w:instrText>
        </w:r>
        <w:r w:rsidR="00256F45">
          <w:rPr>
            <w:webHidden/>
          </w:rPr>
        </w:r>
        <w:r w:rsidR="00256F45">
          <w:rPr>
            <w:webHidden/>
          </w:rPr>
          <w:fldChar w:fldCharType="separate"/>
        </w:r>
        <w:r w:rsidR="00256F45">
          <w:rPr>
            <w:webHidden/>
          </w:rPr>
          <w:t>60</w:t>
        </w:r>
        <w:r w:rsidR="00256F45">
          <w:rPr>
            <w:webHidden/>
          </w:rPr>
          <w:fldChar w:fldCharType="end"/>
        </w:r>
      </w:hyperlink>
    </w:p>
    <w:p w14:paraId="5118E045" w14:textId="46DE38E1" w:rsidR="00256F45" w:rsidRDefault="00000000">
      <w:pPr>
        <w:pStyle w:val="TOC3"/>
        <w:rPr>
          <w:rFonts w:eastAsiaTheme="minorEastAsia" w:cstheme="minorBidi"/>
          <w:iCs w:val="0"/>
          <w:kern w:val="2"/>
          <w:sz w:val="24"/>
          <w:szCs w:val="24"/>
          <w:lang w:val="en-US" w:eastAsia="zh-CN"/>
          <w14:ligatures w14:val="standardContextual"/>
        </w:rPr>
      </w:pPr>
      <w:hyperlink w:anchor="_Toc170578867" w:history="1">
        <w:r w:rsidR="00256F45" w:rsidRPr="000977D1">
          <w:rPr>
            <w:rStyle w:val="Hyperlink"/>
          </w:rPr>
          <w:t>7.3.3</w:t>
        </w:r>
        <w:r w:rsidR="00256F45">
          <w:rPr>
            <w:rFonts w:eastAsiaTheme="minorEastAsia" w:cstheme="minorBidi"/>
            <w:iCs w:val="0"/>
            <w:kern w:val="2"/>
            <w:sz w:val="24"/>
            <w:szCs w:val="24"/>
            <w:lang w:val="en-US" w:eastAsia="zh-CN"/>
            <w14:ligatures w14:val="standardContextual"/>
          </w:rPr>
          <w:tab/>
        </w:r>
        <w:r w:rsidR="00256F45" w:rsidRPr="000977D1">
          <w:rPr>
            <w:rStyle w:val="Hyperlink"/>
          </w:rPr>
          <w:t>Outbound Message</w:t>
        </w:r>
        <w:r w:rsidR="00256F45">
          <w:rPr>
            <w:webHidden/>
          </w:rPr>
          <w:tab/>
        </w:r>
        <w:r w:rsidR="00256F45">
          <w:rPr>
            <w:webHidden/>
          </w:rPr>
          <w:fldChar w:fldCharType="begin"/>
        </w:r>
        <w:r w:rsidR="00256F45">
          <w:rPr>
            <w:webHidden/>
          </w:rPr>
          <w:instrText xml:space="preserve"> PAGEREF _Toc170578867 \h </w:instrText>
        </w:r>
        <w:r w:rsidR="00256F45">
          <w:rPr>
            <w:webHidden/>
          </w:rPr>
        </w:r>
        <w:r w:rsidR="00256F45">
          <w:rPr>
            <w:webHidden/>
          </w:rPr>
          <w:fldChar w:fldCharType="separate"/>
        </w:r>
        <w:r w:rsidR="00256F45">
          <w:rPr>
            <w:webHidden/>
          </w:rPr>
          <w:t>62</w:t>
        </w:r>
        <w:r w:rsidR="00256F45">
          <w:rPr>
            <w:webHidden/>
          </w:rPr>
          <w:fldChar w:fldCharType="end"/>
        </w:r>
      </w:hyperlink>
    </w:p>
    <w:p w14:paraId="426095B3" w14:textId="41EAAB91" w:rsidR="00256F45" w:rsidRDefault="00000000">
      <w:pPr>
        <w:pStyle w:val="TOC2"/>
        <w:rPr>
          <w:rFonts w:eastAsiaTheme="minorEastAsia" w:cstheme="minorBidi"/>
          <w:kern w:val="2"/>
          <w:sz w:val="24"/>
          <w:szCs w:val="24"/>
          <w:lang w:eastAsia="zh-CN"/>
          <w14:ligatures w14:val="standardContextual"/>
        </w:rPr>
      </w:pPr>
      <w:hyperlink w:anchor="_Toc170578868" w:history="1">
        <w:r w:rsidR="00256F45" w:rsidRPr="000977D1">
          <w:rPr>
            <w:rStyle w:val="Hyperlink"/>
            <w:rFonts w:cstheme="minorHAnsi"/>
          </w:rPr>
          <w:t>7.4</w:t>
        </w:r>
        <w:r w:rsidR="00256F45">
          <w:rPr>
            <w:rFonts w:eastAsiaTheme="minorEastAsia" w:cstheme="minorBidi"/>
            <w:kern w:val="2"/>
            <w:sz w:val="24"/>
            <w:szCs w:val="24"/>
            <w:lang w:eastAsia="zh-CN"/>
            <w14:ligatures w14:val="standardContextual"/>
          </w:rPr>
          <w:tab/>
        </w:r>
        <w:r w:rsidR="00256F45" w:rsidRPr="000977D1">
          <w:rPr>
            <w:rStyle w:val="Hyperlink"/>
            <w:rFonts w:cstheme="minorHAnsi"/>
          </w:rPr>
          <w:t>Message Header</w:t>
        </w:r>
        <w:r w:rsidR="00256F45">
          <w:rPr>
            <w:webHidden/>
          </w:rPr>
          <w:tab/>
        </w:r>
        <w:r w:rsidR="00256F45">
          <w:rPr>
            <w:webHidden/>
          </w:rPr>
          <w:fldChar w:fldCharType="begin"/>
        </w:r>
        <w:r w:rsidR="00256F45">
          <w:rPr>
            <w:webHidden/>
          </w:rPr>
          <w:instrText xml:space="preserve"> PAGEREF _Toc170578868 \h </w:instrText>
        </w:r>
        <w:r w:rsidR="00256F45">
          <w:rPr>
            <w:webHidden/>
          </w:rPr>
        </w:r>
        <w:r w:rsidR="00256F45">
          <w:rPr>
            <w:webHidden/>
          </w:rPr>
          <w:fldChar w:fldCharType="separate"/>
        </w:r>
        <w:r w:rsidR="00256F45">
          <w:rPr>
            <w:webHidden/>
          </w:rPr>
          <w:t>64</w:t>
        </w:r>
        <w:r w:rsidR="00256F45">
          <w:rPr>
            <w:webHidden/>
          </w:rPr>
          <w:fldChar w:fldCharType="end"/>
        </w:r>
      </w:hyperlink>
    </w:p>
    <w:p w14:paraId="0E5BDDAE" w14:textId="067E59E6" w:rsidR="00256F45" w:rsidRDefault="00000000">
      <w:pPr>
        <w:pStyle w:val="TOC2"/>
        <w:rPr>
          <w:rFonts w:eastAsiaTheme="minorEastAsia" w:cstheme="minorBidi"/>
          <w:kern w:val="2"/>
          <w:sz w:val="24"/>
          <w:szCs w:val="24"/>
          <w:lang w:eastAsia="zh-CN"/>
          <w14:ligatures w14:val="standardContextual"/>
        </w:rPr>
      </w:pPr>
      <w:hyperlink w:anchor="_Toc170578869" w:history="1">
        <w:r w:rsidR="00256F45" w:rsidRPr="000977D1">
          <w:rPr>
            <w:rStyle w:val="Hyperlink"/>
          </w:rPr>
          <w:t>7.5</w:t>
        </w:r>
        <w:r w:rsidR="00256F45">
          <w:rPr>
            <w:rFonts w:eastAsiaTheme="minorEastAsia" w:cstheme="minorBidi"/>
            <w:kern w:val="2"/>
            <w:sz w:val="24"/>
            <w:szCs w:val="24"/>
            <w:lang w:eastAsia="zh-CN"/>
            <w14:ligatures w14:val="standardContextual"/>
          </w:rPr>
          <w:tab/>
        </w:r>
        <w:r w:rsidR="00256F45" w:rsidRPr="000977D1">
          <w:rPr>
            <w:rStyle w:val="Hyperlink"/>
          </w:rPr>
          <w:t>Lookup Service</w:t>
        </w:r>
        <w:r w:rsidR="00256F45">
          <w:rPr>
            <w:webHidden/>
          </w:rPr>
          <w:tab/>
        </w:r>
        <w:r w:rsidR="00256F45">
          <w:rPr>
            <w:webHidden/>
          </w:rPr>
          <w:fldChar w:fldCharType="begin"/>
        </w:r>
        <w:r w:rsidR="00256F45">
          <w:rPr>
            <w:webHidden/>
          </w:rPr>
          <w:instrText xml:space="preserve"> PAGEREF _Toc170578869 \h </w:instrText>
        </w:r>
        <w:r w:rsidR="00256F45">
          <w:rPr>
            <w:webHidden/>
          </w:rPr>
        </w:r>
        <w:r w:rsidR="00256F45">
          <w:rPr>
            <w:webHidden/>
          </w:rPr>
          <w:fldChar w:fldCharType="separate"/>
        </w:r>
        <w:r w:rsidR="00256F45">
          <w:rPr>
            <w:webHidden/>
          </w:rPr>
          <w:t>64</w:t>
        </w:r>
        <w:r w:rsidR="00256F45">
          <w:rPr>
            <w:webHidden/>
          </w:rPr>
          <w:fldChar w:fldCharType="end"/>
        </w:r>
      </w:hyperlink>
    </w:p>
    <w:p w14:paraId="75541408" w14:textId="2C2A15FA" w:rsidR="00256F45" w:rsidRDefault="00000000">
      <w:pPr>
        <w:pStyle w:val="TOC3"/>
        <w:rPr>
          <w:rFonts w:eastAsiaTheme="minorEastAsia" w:cstheme="minorBidi"/>
          <w:iCs w:val="0"/>
          <w:kern w:val="2"/>
          <w:sz w:val="24"/>
          <w:szCs w:val="24"/>
          <w:lang w:val="en-US" w:eastAsia="zh-CN"/>
          <w14:ligatures w14:val="standardContextual"/>
        </w:rPr>
      </w:pPr>
      <w:hyperlink w:anchor="_Toc170578870" w:history="1">
        <w:r w:rsidR="00256F45" w:rsidRPr="000977D1">
          <w:rPr>
            <w:rStyle w:val="Hyperlink"/>
          </w:rPr>
          <w:t>7.5.1</w:t>
        </w:r>
        <w:r w:rsidR="00256F45">
          <w:rPr>
            <w:rFonts w:eastAsiaTheme="minorEastAsia" w:cstheme="minorBidi"/>
            <w:iCs w:val="0"/>
            <w:kern w:val="2"/>
            <w:sz w:val="24"/>
            <w:szCs w:val="24"/>
            <w:lang w:val="en-US" w:eastAsia="zh-CN"/>
            <w14:ligatures w14:val="standardContextual"/>
          </w:rPr>
          <w:tab/>
        </w:r>
        <w:r w:rsidR="00256F45" w:rsidRPr="000977D1">
          <w:rPr>
            <w:rStyle w:val="Hyperlink"/>
          </w:rPr>
          <w:t>Lookup Request (9)</w:t>
        </w:r>
        <w:r w:rsidR="00256F45">
          <w:rPr>
            <w:webHidden/>
          </w:rPr>
          <w:tab/>
        </w:r>
        <w:r w:rsidR="00256F45">
          <w:rPr>
            <w:webHidden/>
          </w:rPr>
          <w:fldChar w:fldCharType="begin"/>
        </w:r>
        <w:r w:rsidR="00256F45">
          <w:rPr>
            <w:webHidden/>
          </w:rPr>
          <w:instrText xml:space="preserve"> PAGEREF _Toc170578870 \h </w:instrText>
        </w:r>
        <w:r w:rsidR="00256F45">
          <w:rPr>
            <w:webHidden/>
          </w:rPr>
        </w:r>
        <w:r w:rsidR="00256F45">
          <w:rPr>
            <w:webHidden/>
          </w:rPr>
          <w:fldChar w:fldCharType="separate"/>
        </w:r>
        <w:r w:rsidR="00256F45">
          <w:rPr>
            <w:webHidden/>
          </w:rPr>
          <w:t>64</w:t>
        </w:r>
        <w:r w:rsidR="00256F45">
          <w:rPr>
            <w:webHidden/>
          </w:rPr>
          <w:fldChar w:fldCharType="end"/>
        </w:r>
      </w:hyperlink>
    </w:p>
    <w:p w14:paraId="35915D1C" w14:textId="480A08A6" w:rsidR="00256F45" w:rsidRDefault="00000000">
      <w:pPr>
        <w:pStyle w:val="TOC3"/>
        <w:rPr>
          <w:rFonts w:eastAsiaTheme="minorEastAsia" w:cstheme="minorBidi"/>
          <w:iCs w:val="0"/>
          <w:kern w:val="2"/>
          <w:sz w:val="24"/>
          <w:szCs w:val="24"/>
          <w:lang w:val="en-US" w:eastAsia="zh-CN"/>
          <w14:ligatures w14:val="standardContextual"/>
        </w:rPr>
      </w:pPr>
      <w:hyperlink w:anchor="_Toc170578871" w:history="1">
        <w:r w:rsidR="00256F45" w:rsidRPr="000977D1">
          <w:rPr>
            <w:rStyle w:val="Hyperlink"/>
          </w:rPr>
          <w:t>7.5.2</w:t>
        </w:r>
        <w:r w:rsidR="00256F45">
          <w:rPr>
            <w:rFonts w:eastAsiaTheme="minorEastAsia" w:cstheme="minorBidi"/>
            <w:iCs w:val="0"/>
            <w:kern w:val="2"/>
            <w:sz w:val="24"/>
            <w:szCs w:val="24"/>
            <w:lang w:val="en-US" w:eastAsia="zh-CN"/>
            <w14:ligatures w14:val="standardContextual"/>
          </w:rPr>
          <w:tab/>
        </w:r>
        <w:r w:rsidR="00256F45" w:rsidRPr="000977D1">
          <w:rPr>
            <w:rStyle w:val="Hyperlink"/>
          </w:rPr>
          <w:t>Lookup Response (10)</w:t>
        </w:r>
        <w:r w:rsidR="00256F45">
          <w:rPr>
            <w:webHidden/>
          </w:rPr>
          <w:tab/>
        </w:r>
        <w:r w:rsidR="00256F45">
          <w:rPr>
            <w:webHidden/>
          </w:rPr>
          <w:fldChar w:fldCharType="begin"/>
        </w:r>
        <w:r w:rsidR="00256F45">
          <w:rPr>
            <w:webHidden/>
          </w:rPr>
          <w:instrText xml:space="preserve"> PAGEREF _Toc170578871 \h </w:instrText>
        </w:r>
        <w:r w:rsidR="00256F45">
          <w:rPr>
            <w:webHidden/>
          </w:rPr>
        </w:r>
        <w:r w:rsidR="00256F45">
          <w:rPr>
            <w:webHidden/>
          </w:rPr>
          <w:fldChar w:fldCharType="separate"/>
        </w:r>
        <w:r w:rsidR="00256F45">
          <w:rPr>
            <w:webHidden/>
          </w:rPr>
          <w:t>65</w:t>
        </w:r>
        <w:r w:rsidR="00256F45">
          <w:rPr>
            <w:webHidden/>
          </w:rPr>
          <w:fldChar w:fldCharType="end"/>
        </w:r>
      </w:hyperlink>
    </w:p>
    <w:p w14:paraId="24ADCBB9" w14:textId="69F54559" w:rsidR="00256F45" w:rsidRDefault="00000000">
      <w:pPr>
        <w:pStyle w:val="TOC2"/>
        <w:rPr>
          <w:rFonts w:eastAsiaTheme="minorEastAsia" w:cstheme="minorBidi"/>
          <w:kern w:val="2"/>
          <w:sz w:val="24"/>
          <w:szCs w:val="24"/>
          <w:lang w:eastAsia="zh-CN"/>
          <w14:ligatures w14:val="standardContextual"/>
        </w:rPr>
      </w:pPr>
      <w:hyperlink w:anchor="_Toc170578872" w:history="1">
        <w:r w:rsidR="00256F45" w:rsidRPr="000977D1">
          <w:rPr>
            <w:rStyle w:val="Hyperlink"/>
            <w:rFonts w:cstheme="minorHAnsi"/>
          </w:rPr>
          <w:t>7.6</w:t>
        </w:r>
        <w:r w:rsidR="00256F45">
          <w:rPr>
            <w:rFonts w:eastAsiaTheme="minorEastAsia" w:cstheme="minorBidi"/>
            <w:kern w:val="2"/>
            <w:sz w:val="24"/>
            <w:szCs w:val="24"/>
            <w:lang w:eastAsia="zh-CN"/>
            <w14:ligatures w14:val="standardContextual"/>
          </w:rPr>
          <w:tab/>
        </w:r>
        <w:r w:rsidR="00256F45" w:rsidRPr="000977D1">
          <w:rPr>
            <w:rStyle w:val="Hyperlink"/>
            <w:rFonts w:cstheme="minorHAnsi"/>
          </w:rPr>
          <w:t>Administrative Messages and Business Message Reject</w:t>
        </w:r>
        <w:r w:rsidR="00256F45">
          <w:rPr>
            <w:webHidden/>
          </w:rPr>
          <w:tab/>
        </w:r>
        <w:r w:rsidR="00256F45">
          <w:rPr>
            <w:webHidden/>
          </w:rPr>
          <w:fldChar w:fldCharType="begin"/>
        </w:r>
        <w:r w:rsidR="00256F45">
          <w:rPr>
            <w:webHidden/>
          </w:rPr>
          <w:instrText xml:space="preserve"> PAGEREF _Toc170578872 \h </w:instrText>
        </w:r>
        <w:r w:rsidR="00256F45">
          <w:rPr>
            <w:webHidden/>
          </w:rPr>
        </w:r>
        <w:r w:rsidR="00256F45">
          <w:rPr>
            <w:webHidden/>
          </w:rPr>
          <w:fldChar w:fldCharType="separate"/>
        </w:r>
        <w:r w:rsidR="00256F45">
          <w:rPr>
            <w:webHidden/>
          </w:rPr>
          <w:t>65</w:t>
        </w:r>
        <w:r w:rsidR="00256F45">
          <w:rPr>
            <w:webHidden/>
          </w:rPr>
          <w:fldChar w:fldCharType="end"/>
        </w:r>
      </w:hyperlink>
    </w:p>
    <w:p w14:paraId="3A6D35CC" w14:textId="656F09C8" w:rsidR="00256F45" w:rsidRDefault="00000000">
      <w:pPr>
        <w:pStyle w:val="TOC3"/>
        <w:rPr>
          <w:rFonts w:eastAsiaTheme="minorEastAsia" w:cstheme="minorBidi"/>
          <w:iCs w:val="0"/>
          <w:kern w:val="2"/>
          <w:sz w:val="24"/>
          <w:szCs w:val="24"/>
          <w:lang w:val="en-US" w:eastAsia="zh-CN"/>
          <w14:ligatures w14:val="standardContextual"/>
        </w:rPr>
      </w:pPr>
      <w:hyperlink w:anchor="_Toc170578873" w:history="1">
        <w:r w:rsidR="00256F45" w:rsidRPr="000977D1">
          <w:rPr>
            <w:rStyle w:val="Hyperlink"/>
          </w:rPr>
          <w:t>7.6.1</w:t>
        </w:r>
        <w:r w:rsidR="00256F45">
          <w:rPr>
            <w:rFonts w:eastAsiaTheme="minorEastAsia" w:cstheme="minorBidi"/>
            <w:iCs w:val="0"/>
            <w:kern w:val="2"/>
            <w:sz w:val="24"/>
            <w:szCs w:val="24"/>
            <w:lang w:val="en-US" w:eastAsia="zh-CN"/>
            <w14:ligatures w14:val="standardContextual"/>
          </w:rPr>
          <w:tab/>
        </w:r>
        <w:r w:rsidR="00256F45" w:rsidRPr="000977D1">
          <w:rPr>
            <w:rStyle w:val="Hyperlink"/>
          </w:rPr>
          <w:t>Logon Request (5)</w:t>
        </w:r>
        <w:r w:rsidR="00256F45">
          <w:rPr>
            <w:webHidden/>
          </w:rPr>
          <w:tab/>
        </w:r>
        <w:r w:rsidR="00256F45">
          <w:rPr>
            <w:webHidden/>
          </w:rPr>
          <w:fldChar w:fldCharType="begin"/>
        </w:r>
        <w:r w:rsidR="00256F45">
          <w:rPr>
            <w:webHidden/>
          </w:rPr>
          <w:instrText xml:space="preserve"> PAGEREF _Toc170578873 \h </w:instrText>
        </w:r>
        <w:r w:rsidR="00256F45">
          <w:rPr>
            <w:webHidden/>
          </w:rPr>
        </w:r>
        <w:r w:rsidR="00256F45">
          <w:rPr>
            <w:webHidden/>
          </w:rPr>
          <w:fldChar w:fldCharType="separate"/>
        </w:r>
        <w:r w:rsidR="00256F45">
          <w:rPr>
            <w:webHidden/>
          </w:rPr>
          <w:t>65</w:t>
        </w:r>
        <w:r w:rsidR="00256F45">
          <w:rPr>
            <w:webHidden/>
          </w:rPr>
          <w:fldChar w:fldCharType="end"/>
        </w:r>
      </w:hyperlink>
    </w:p>
    <w:p w14:paraId="0AB5B8CA" w14:textId="6DF4F1F7" w:rsidR="00256F45" w:rsidRDefault="00000000">
      <w:pPr>
        <w:pStyle w:val="TOC3"/>
        <w:rPr>
          <w:rFonts w:eastAsiaTheme="minorEastAsia" w:cstheme="minorBidi"/>
          <w:iCs w:val="0"/>
          <w:kern w:val="2"/>
          <w:sz w:val="24"/>
          <w:szCs w:val="24"/>
          <w:lang w:val="en-US" w:eastAsia="zh-CN"/>
          <w14:ligatures w14:val="standardContextual"/>
        </w:rPr>
      </w:pPr>
      <w:hyperlink w:anchor="_Toc170578874" w:history="1">
        <w:r w:rsidR="00256F45" w:rsidRPr="000977D1">
          <w:rPr>
            <w:rStyle w:val="Hyperlink"/>
          </w:rPr>
          <w:t>7.6.2</w:t>
        </w:r>
        <w:r w:rsidR="00256F45">
          <w:rPr>
            <w:rFonts w:eastAsiaTheme="minorEastAsia" w:cstheme="minorBidi"/>
            <w:iCs w:val="0"/>
            <w:kern w:val="2"/>
            <w:sz w:val="24"/>
            <w:szCs w:val="24"/>
            <w:lang w:val="en-US" w:eastAsia="zh-CN"/>
            <w14:ligatures w14:val="standardContextual"/>
          </w:rPr>
          <w:tab/>
        </w:r>
        <w:r w:rsidR="00256F45" w:rsidRPr="000977D1">
          <w:rPr>
            <w:rStyle w:val="Hyperlink"/>
          </w:rPr>
          <w:t>Logon Response (6)</w:t>
        </w:r>
        <w:r w:rsidR="00256F45">
          <w:rPr>
            <w:webHidden/>
          </w:rPr>
          <w:tab/>
        </w:r>
        <w:r w:rsidR="00256F45">
          <w:rPr>
            <w:webHidden/>
          </w:rPr>
          <w:fldChar w:fldCharType="begin"/>
        </w:r>
        <w:r w:rsidR="00256F45">
          <w:rPr>
            <w:webHidden/>
          </w:rPr>
          <w:instrText xml:space="preserve"> PAGEREF _Toc170578874 \h </w:instrText>
        </w:r>
        <w:r w:rsidR="00256F45">
          <w:rPr>
            <w:webHidden/>
          </w:rPr>
        </w:r>
        <w:r w:rsidR="00256F45">
          <w:rPr>
            <w:webHidden/>
          </w:rPr>
          <w:fldChar w:fldCharType="separate"/>
        </w:r>
        <w:r w:rsidR="00256F45">
          <w:rPr>
            <w:webHidden/>
          </w:rPr>
          <w:t>66</w:t>
        </w:r>
        <w:r w:rsidR="00256F45">
          <w:rPr>
            <w:webHidden/>
          </w:rPr>
          <w:fldChar w:fldCharType="end"/>
        </w:r>
      </w:hyperlink>
    </w:p>
    <w:p w14:paraId="787EE383" w14:textId="3584EE3E" w:rsidR="00256F45" w:rsidRDefault="00000000">
      <w:pPr>
        <w:pStyle w:val="TOC3"/>
        <w:rPr>
          <w:rFonts w:eastAsiaTheme="minorEastAsia" w:cstheme="minorBidi"/>
          <w:iCs w:val="0"/>
          <w:kern w:val="2"/>
          <w:sz w:val="24"/>
          <w:szCs w:val="24"/>
          <w:lang w:val="en-US" w:eastAsia="zh-CN"/>
          <w14:ligatures w14:val="standardContextual"/>
        </w:rPr>
      </w:pPr>
      <w:hyperlink w:anchor="_Toc170578875" w:history="1">
        <w:r w:rsidR="00256F45" w:rsidRPr="000977D1">
          <w:rPr>
            <w:rStyle w:val="Hyperlink"/>
          </w:rPr>
          <w:t>7.6.3</w:t>
        </w:r>
        <w:r w:rsidR="00256F45">
          <w:rPr>
            <w:rFonts w:eastAsiaTheme="minorEastAsia" w:cstheme="minorBidi"/>
            <w:iCs w:val="0"/>
            <w:kern w:val="2"/>
            <w:sz w:val="24"/>
            <w:szCs w:val="24"/>
            <w:lang w:val="en-US" w:eastAsia="zh-CN"/>
            <w14:ligatures w14:val="standardContextual"/>
          </w:rPr>
          <w:tab/>
        </w:r>
        <w:r w:rsidR="00256F45" w:rsidRPr="000977D1">
          <w:rPr>
            <w:rStyle w:val="Hyperlink"/>
          </w:rPr>
          <w:t>Logout (7)</w:t>
        </w:r>
        <w:r w:rsidR="00256F45">
          <w:rPr>
            <w:webHidden/>
          </w:rPr>
          <w:tab/>
        </w:r>
        <w:r w:rsidR="00256F45">
          <w:rPr>
            <w:webHidden/>
          </w:rPr>
          <w:fldChar w:fldCharType="begin"/>
        </w:r>
        <w:r w:rsidR="00256F45">
          <w:rPr>
            <w:webHidden/>
          </w:rPr>
          <w:instrText xml:space="preserve"> PAGEREF _Toc170578875 \h </w:instrText>
        </w:r>
        <w:r w:rsidR="00256F45">
          <w:rPr>
            <w:webHidden/>
          </w:rPr>
        </w:r>
        <w:r w:rsidR="00256F45">
          <w:rPr>
            <w:webHidden/>
          </w:rPr>
          <w:fldChar w:fldCharType="separate"/>
        </w:r>
        <w:r w:rsidR="00256F45">
          <w:rPr>
            <w:webHidden/>
          </w:rPr>
          <w:t>66</w:t>
        </w:r>
        <w:r w:rsidR="00256F45">
          <w:rPr>
            <w:webHidden/>
          </w:rPr>
          <w:fldChar w:fldCharType="end"/>
        </w:r>
      </w:hyperlink>
    </w:p>
    <w:p w14:paraId="36EB1964" w14:textId="322112CC" w:rsidR="00256F45" w:rsidRDefault="00000000">
      <w:pPr>
        <w:pStyle w:val="TOC3"/>
        <w:rPr>
          <w:rFonts w:eastAsiaTheme="minorEastAsia" w:cstheme="minorBidi"/>
          <w:iCs w:val="0"/>
          <w:kern w:val="2"/>
          <w:sz w:val="24"/>
          <w:szCs w:val="24"/>
          <w:lang w:val="en-US" w:eastAsia="zh-CN"/>
          <w14:ligatures w14:val="standardContextual"/>
        </w:rPr>
      </w:pPr>
      <w:hyperlink w:anchor="_Toc170578876" w:history="1">
        <w:r w:rsidR="00256F45" w:rsidRPr="000977D1">
          <w:rPr>
            <w:rStyle w:val="Hyperlink"/>
          </w:rPr>
          <w:t>7.6.4</w:t>
        </w:r>
        <w:r w:rsidR="00256F45">
          <w:rPr>
            <w:rFonts w:eastAsiaTheme="minorEastAsia" w:cstheme="minorBidi"/>
            <w:iCs w:val="0"/>
            <w:kern w:val="2"/>
            <w:sz w:val="24"/>
            <w:szCs w:val="24"/>
            <w:lang w:val="en-US" w:eastAsia="zh-CN"/>
            <w14:ligatures w14:val="standardContextual"/>
          </w:rPr>
          <w:tab/>
        </w:r>
        <w:r w:rsidR="00256F45" w:rsidRPr="000977D1">
          <w:rPr>
            <w:rStyle w:val="Hyperlink"/>
          </w:rPr>
          <w:t>Heartbeat (0)</w:t>
        </w:r>
        <w:r w:rsidR="00256F45">
          <w:rPr>
            <w:webHidden/>
          </w:rPr>
          <w:tab/>
        </w:r>
        <w:r w:rsidR="00256F45">
          <w:rPr>
            <w:webHidden/>
          </w:rPr>
          <w:fldChar w:fldCharType="begin"/>
        </w:r>
        <w:r w:rsidR="00256F45">
          <w:rPr>
            <w:webHidden/>
          </w:rPr>
          <w:instrText xml:space="preserve"> PAGEREF _Toc170578876 \h </w:instrText>
        </w:r>
        <w:r w:rsidR="00256F45">
          <w:rPr>
            <w:webHidden/>
          </w:rPr>
        </w:r>
        <w:r w:rsidR="00256F45">
          <w:rPr>
            <w:webHidden/>
          </w:rPr>
          <w:fldChar w:fldCharType="separate"/>
        </w:r>
        <w:r w:rsidR="00256F45">
          <w:rPr>
            <w:webHidden/>
          </w:rPr>
          <w:t>67</w:t>
        </w:r>
        <w:r w:rsidR="00256F45">
          <w:rPr>
            <w:webHidden/>
          </w:rPr>
          <w:fldChar w:fldCharType="end"/>
        </w:r>
      </w:hyperlink>
    </w:p>
    <w:p w14:paraId="7439F475" w14:textId="11D5760C" w:rsidR="00256F45" w:rsidRDefault="00000000">
      <w:pPr>
        <w:pStyle w:val="TOC3"/>
        <w:rPr>
          <w:rFonts w:eastAsiaTheme="minorEastAsia" w:cstheme="minorBidi"/>
          <w:iCs w:val="0"/>
          <w:kern w:val="2"/>
          <w:sz w:val="24"/>
          <w:szCs w:val="24"/>
          <w:lang w:val="en-US" w:eastAsia="zh-CN"/>
          <w14:ligatures w14:val="standardContextual"/>
        </w:rPr>
      </w:pPr>
      <w:hyperlink w:anchor="_Toc170578877" w:history="1">
        <w:r w:rsidR="00256F45" w:rsidRPr="000977D1">
          <w:rPr>
            <w:rStyle w:val="Hyperlink"/>
          </w:rPr>
          <w:t>7.6.5</w:t>
        </w:r>
        <w:r w:rsidR="00256F45">
          <w:rPr>
            <w:rFonts w:eastAsiaTheme="minorEastAsia" w:cstheme="minorBidi"/>
            <w:iCs w:val="0"/>
            <w:kern w:val="2"/>
            <w:sz w:val="24"/>
            <w:szCs w:val="24"/>
            <w:lang w:val="en-US" w:eastAsia="zh-CN"/>
            <w14:ligatures w14:val="standardContextual"/>
          </w:rPr>
          <w:tab/>
        </w:r>
        <w:r w:rsidR="00256F45" w:rsidRPr="000977D1">
          <w:rPr>
            <w:rStyle w:val="Hyperlink"/>
          </w:rPr>
          <w:t>Test Request (1)</w:t>
        </w:r>
        <w:r w:rsidR="00256F45">
          <w:rPr>
            <w:webHidden/>
          </w:rPr>
          <w:tab/>
        </w:r>
        <w:r w:rsidR="00256F45">
          <w:rPr>
            <w:webHidden/>
          </w:rPr>
          <w:fldChar w:fldCharType="begin"/>
        </w:r>
        <w:r w:rsidR="00256F45">
          <w:rPr>
            <w:webHidden/>
          </w:rPr>
          <w:instrText xml:space="preserve"> PAGEREF _Toc170578877 \h </w:instrText>
        </w:r>
        <w:r w:rsidR="00256F45">
          <w:rPr>
            <w:webHidden/>
          </w:rPr>
        </w:r>
        <w:r w:rsidR="00256F45">
          <w:rPr>
            <w:webHidden/>
          </w:rPr>
          <w:fldChar w:fldCharType="separate"/>
        </w:r>
        <w:r w:rsidR="00256F45">
          <w:rPr>
            <w:webHidden/>
          </w:rPr>
          <w:t>67</w:t>
        </w:r>
        <w:r w:rsidR="00256F45">
          <w:rPr>
            <w:webHidden/>
          </w:rPr>
          <w:fldChar w:fldCharType="end"/>
        </w:r>
      </w:hyperlink>
    </w:p>
    <w:p w14:paraId="6E641241" w14:textId="7B011ABC" w:rsidR="00256F45" w:rsidRDefault="00000000">
      <w:pPr>
        <w:pStyle w:val="TOC3"/>
        <w:rPr>
          <w:rFonts w:eastAsiaTheme="minorEastAsia" w:cstheme="minorBidi"/>
          <w:iCs w:val="0"/>
          <w:kern w:val="2"/>
          <w:sz w:val="24"/>
          <w:szCs w:val="24"/>
          <w:lang w:val="en-US" w:eastAsia="zh-CN"/>
          <w14:ligatures w14:val="standardContextual"/>
        </w:rPr>
      </w:pPr>
      <w:hyperlink w:anchor="_Toc170578878" w:history="1">
        <w:r w:rsidR="00256F45" w:rsidRPr="000977D1">
          <w:rPr>
            <w:rStyle w:val="Hyperlink"/>
          </w:rPr>
          <w:t>7.6.6</w:t>
        </w:r>
        <w:r w:rsidR="00256F45">
          <w:rPr>
            <w:rFonts w:eastAsiaTheme="minorEastAsia" w:cstheme="minorBidi"/>
            <w:iCs w:val="0"/>
            <w:kern w:val="2"/>
            <w:sz w:val="24"/>
            <w:szCs w:val="24"/>
            <w:lang w:val="en-US" w:eastAsia="zh-CN"/>
            <w14:ligatures w14:val="standardContextual"/>
          </w:rPr>
          <w:tab/>
        </w:r>
        <w:r w:rsidR="00256F45" w:rsidRPr="000977D1">
          <w:rPr>
            <w:rStyle w:val="Hyperlink"/>
          </w:rPr>
          <w:t>Resend Request (2)</w:t>
        </w:r>
        <w:r w:rsidR="00256F45">
          <w:rPr>
            <w:webHidden/>
          </w:rPr>
          <w:tab/>
        </w:r>
        <w:r w:rsidR="00256F45">
          <w:rPr>
            <w:webHidden/>
          </w:rPr>
          <w:fldChar w:fldCharType="begin"/>
        </w:r>
        <w:r w:rsidR="00256F45">
          <w:rPr>
            <w:webHidden/>
          </w:rPr>
          <w:instrText xml:space="preserve"> PAGEREF _Toc170578878 \h </w:instrText>
        </w:r>
        <w:r w:rsidR="00256F45">
          <w:rPr>
            <w:webHidden/>
          </w:rPr>
        </w:r>
        <w:r w:rsidR="00256F45">
          <w:rPr>
            <w:webHidden/>
          </w:rPr>
          <w:fldChar w:fldCharType="separate"/>
        </w:r>
        <w:r w:rsidR="00256F45">
          <w:rPr>
            <w:webHidden/>
          </w:rPr>
          <w:t>67</w:t>
        </w:r>
        <w:r w:rsidR="00256F45">
          <w:rPr>
            <w:webHidden/>
          </w:rPr>
          <w:fldChar w:fldCharType="end"/>
        </w:r>
      </w:hyperlink>
    </w:p>
    <w:p w14:paraId="101D3B3B" w14:textId="5EB15867" w:rsidR="00256F45" w:rsidRDefault="00000000">
      <w:pPr>
        <w:pStyle w:val="TOC3"/>
        <w:rPr>
          <w:rFonts w:eastAsiaTheme="minorEastAsia" w:cstheme="minorBidi"/>
          <w:iCs w:val="0"/>
          <w:kern w:val="2"/>
          <w:sz w:val="24"/>
          <w:szCs w:val="24"/>
          <w:lang w:val="en-US" w:eastAsia="zh-CN"/>
          <w14:ligatures w14:val="standardContextual"/>
        </w:rPr>
      </w:pPr>
      <w:hyperlink w:anchor="_Toc170578879" w:history="1">
        <w:r w:rsidR="00256F45" w:rsidRPr="000977D1">
          <w:rPr>
            <w:rStyle w:val="Hyperlink"/>
          </w:rPr>
          <w:t>7.6.7</w:t>
        </w:r>
        <w:r w:rsidR="00256F45">
          <w:rPr>
            <w:rFonts w:eastAsiaTheme="minorEastAsia" w:cstheme="minorBidi"/>
            <w:iCs w:val="0"/>
            <w:kern w:val="2"/>
            <w:sz w:val="24"/>
            <w:szCs w:val="24"/>
            <w:lang w:val="en-US" w:eastAsia="zh-CN"/>
            <w14:ligatures w14:val="standardContextual"/>
          </w:rPr>
          <w:tab/>
        </w:r>
        <w:r w:rsidR="00256F45" w:rsidRPr="000977D1">
          <w:rPr>
            <w:rStyle w:val="Hyperlink"/>
          </w:rPr>
          <w:t>Reject (3)</w:t>
        </w:r>
        <w:r w:rsidR="00256F45">
          <w:rPr>
            <w:webHidden/>
          </w:rPr>
          <w:tab/>
        </w:r>
        <w:r w:rsidR="00256F45">
          <w:rPr>
            <w:webHidden/>
          </w:rPr>
          <w:fldChar w:fldCharType="begin"/>
        </w:r>
        <w:r w:rsidR="00256F45">
          <w:rPr>
            <w:webHidden/>
          </w:rPr>
          <w:instrText xml:space="preserve"> PAGEREF _Toc170578879 \h </w:instrText>
        </w:r>
        <w:r w:rsidR="00256F45">
          <w:rPr>
            <w:webHidden/>
          </w:rPr>
        </w:r>
        <w:r w:rsidR="00256F45">
          <w:rPr>
            <w:webHidden/>
          </w:rPr>
          <w:fldChar w:fldCharType="separate"/>
        </w:r>
        <w:r w:rsidR="00256F45">
          <w:rPr>
            <w:webHidden/>
          </w:rPr>
          <w:t>68</w:t>
        </w:r>
        <w:r w:rsidR="00256F45">
          <w:rPr>
            <w:webHidden/>
          </w:rPr>
          <w:fldChar w:fldCharType="end"/>
        </w:r>
      </w:hyperlink>
    </w:p>
    <w:p w14:paraId="4C760466" w14:textId="380F53F7" w:rsidR="00256F45" w:rsidRDefault="00000000">
      <w:pPr>
        <w:pStyle w:val="TOC3"/>
        <w:rPr>
          <w:rFonts w:eastAsiaTheme="minorEastAsia" w:cstheme="minorBidi"/>
          <w:iCs w:val="0"/>
          <w:kern w:val="2"/>
          <w:sz w:val="24"/>
          <w:szCs w:val="24"/>
          <w:lang w:val="en-US" w:eastAsia="zh-CN"/>
          <w14:ligatures w14:val="standardContextual"/>
        </w:rPr>
      </w:pPr>
      <w:hyperlink w:anchor="_Toc170578880" w:history="1">
        <w:r w:rsidR="00256F45" w:rsidRPr="000977D1">
          <w:rPr>
            <w:rStyle w:val="Hyperlink"/>
          </w:rPr>
          <w:t>7.6.8</w:t>
        </w:r>
        <w:r w:rsidR="00256F45">
          <w:rPr>
            <w:rFonts w:eastAsiaTheme="minorEastAsia" w:cstheme="minorBidi"/>
            <w:iCs w:val="0"/>
            <w:kern w:val="2"/>
            <w:sz w:val="24"/>
            <w:szCs w:val="24"/>
            <w:lang w:val="en-US" w:eastAsia="zh-CN"/>
            <w14:ligatures w14:val="standardContextual"/>
          </w:rPr>
          <w:tab/>
        </w:r>
        <w:r w:rsidR="00256F45" w:rsidRPr="000977D1">
          <w:rPr>
            <w:rStyle w:val="Hyperlink"/>
          </w:rPr>
          <w:t>Sequence Reset (4)</w:t>
        </w:r>
        <w:r w:rsidR="00256F45">
          <w:rPr>
            <w:webHidden/>
          </w:rPr>
          <w:tab/>
        </w:r>
        <w:r w:rsidR="00256F45">
          <w:rPr>
            <w:webHidden/>
          </w:rPr>
          <w:fldChar w:fldCharType="begin"/>
        </w:r>
        <w:r w:rsidR="00256F45">
          <w:rPr>
            <w:webHidden/>
          </w:rPr>
          <w:instrText xml:space="preserve"> PAGEREF _Toc170578880 \h </w:instrText>
        </w:r>
        <w:r w:rsidR="00256F45">
          <w:rPr>
            <w:webHidden/>
          </w:rPr>
        </w:r>
        <w:r w:rsidR="00256F45">
          <w:rPr>
            <w:webHidden/>
          </w:rPr>
          <w:fldChar w:fldCharType="separate"/>
        </w:r>
        <w:r w:rsidR="00256F45">
          <w:rPr>
            <w:webHidden/>
          </w:rPr>
          <w:t>68</w:t>
        </w:r>
        <w:r w:rsidR="00256F45">
          <w:rPr>
            <w:webHidden/>
          </w:rPr>
          <w:fldChar w:fldCharType="end"/>
        </w:r>
      </w:hyperlink>
    </w:p>
    <w:p w14:paraId="66939F35" w14:textId="039319C9" w:rsidR="00256F45" w:rsidRDefault="00000000">
      <w:pPr>
        <w:pStyle w:val="TOC3"/>
        <w:rPr>
          <w:rFonts w:eastAsiaTheme="minorEastAsia" w:cstheme="minorBidi"/>
          <w:iCs w:val="0"/>
          <w:kern w:val="2"/>
          <w:sz w:val="24"/>
          <w:szCs w:val="24"/>
          <w:lang w:val="en-US" w:eastAsia="zh-CN"/>
          <w14:ligatures w14:val="standardContextual"/>
        </w:rPr>
      </w:pPr>
      <w:hyperlink w:anchor="_Toc170578881" w:history="1">
        <w:r w:rsidR="00256F45" w:rsidRPr="000977D1">
          <w:rPr>
            <w:rStyle w:val="Hyperlink"/>
          </w:rPr>
          <w:t>7.6.9</w:t>
        </w:r>
        <w:r w:rsidR="00256F45">
          <w:rPr>
            <w:rFonts w:eastAsiaTheme="minorEastAsia" w:cstheme="minorBidi"/>
            <w:iCs w:val="0"/>
            <w:kern w:val="2"/>
            <w:sz w:val="24"/>
            <w:szCs w:val="24"/>
            <w:lang w:val="en-US" w:eastAsia="zh-CN"/>
            <w14:ligatures w14:val="standardContextual"/>
          </w:rPr>
          <w:tab/>
        </w:r>
        <w:r w:rsidR="00256F45" w:rsidRPr="000977D1">
          <w:rPr>
            <w:rStyle w:val="Hyperlink"/>
          </w:rPr>
          <w:t>Business Message Reject (8)</w:t>
        </w:r>
        <w:r w:rsidR="00256F45">
          <w:rPr>
            <w:webHidden/>
          </w:rPr>
          <w:tab/>
        </w:r>
        <w:r w:rsidR="00256F45">
          <w:rPr>
            <w:webHidden/>
          </w:rPr>
          <w:fldChar w:fldCharType="begin"/>
        </w:r>
        <w:r w:rsidR="00256F45">
          <w:rPr>
            <w:webHidden/>
          </w:rPr>
          <w:instrText xml:space="preserve"> PAGEREF _Toc170578881 \h </w:instrText>
        </w:r>
        <w:r w:rsidR="00256F45">
          <w:rPr>
            <w:webHidden/>
          </w:rPr>
        </w:r>
        <w:r w:rsidR="00256F45">
          <w:rPr>
            <w:webHidden/>
          </w:rPr>
          <w:fldChar w:fldCharType="separate"/>
        </w:r>
        <w:r w:rsidR="00256F45">
          <w:rPr>
            <w:webHidden/>
          </w:rPr>
          <w:t>68</w:t>
        </w:r>
        <w:r w:rsidR="00256F45">
          <w:rPr>
            <w:webHidden/>
          </w:rPr>
          <w:fldChar w:fldCharType="end"/>
        </w:r>
      </w:hyperlink>
    </w:p>
    <w:p w14:paraId="484FB282" w14:textId="17BA62F1" w:rsidR="00256F45" w:rsidRDefault="00000000">
      <w:pPr>
        <w:pStyle w:val="TOC2"/>
        <w:rPr>
          <w:rFonts w:eastAsiaTheme="minorEastAsia" w:cstheme="minorBidi"/>
          <w:kern w:val="2"/>
          <w:sz w:val="24"/>
          <w:szCs w:val="24"/>
          <w:lang w:eastAsia="zh-CN"/>
          <w14:ligatures w14:val="standardContextual"/>
        </w:rPr>
      </w:pPr>
      <w:hyperlink w:anchor="_Toc170578882" w:history="1">
        <w:r w:rsidR="00256F45" w:rsidRPr="000977D1">
          <w:rPr>
            <w:rStyle w:val="Hyperlink"/>
            <w:rFonts w:cstheme="minorHAnsi"/>
          </w:rPr>
          <w:t>7.7</w:t>
        </w:r>
        <w:r w:rsidR="00256F45">
          <w:rPr>
            <w:rFonts w:eastAsiaTheme="minorEastAsia" w:cstheme="minorBidi"/>
            <w:kern w:val="2"/>
            <w:sz w:val="24"/>
            <w:szCs w:val="24"/>
            <w:lang w:eastAsia="zh-CN"/>
            <w14:ligatures w14:val="standardContextual"/>
          </w:rPr>
          <w:tab/>
        </w:r>
        <w:r w:rsidR="00256F45" w:rsidRPr="000977D1">
          <w:rPr>
            <w:rStyle w:val="Hyperlink"/>
            <w:rFonts w:cstheme="minorHAnsi"/>
          </w:rPr>
          <w:t>Business Messages – Order Handling</w:t>
        </w:r>
        <w:r w:rsidR="00256F45">
          <w:rPr>
            <w:webHidden/>
          </w:rPr>
          <w:tab/>
        </w:r>
        <w:r w:rsidR="00256F45">
          <w:rPr>
            <w:webHidden/>
          </w:rPr>
          <w:fldChar w:fldCharType="begin"/>
        </w:r>
        <w:r w:rsidR="00256F45">
          <w:rPr>
            <w:webHidden/>
          </w:rPr>
          <w:instrText xml:space="preserve"> PAGEREF _Toc170578882 \h </w:instrText>
        </w:r>
        <w:r w:rsidR="00256F45">
          <w:rPr>
            <w:webHidden/>
          </w:rPr>
        </w:r>
        <w:r w:rsidR="00256F45">
          <w:rPr>
            <w:webHidden/>
          </w:rPr>
          <w:fldChar w:fldCharType="separate"/>
        </w:r>
        <w:r w:rsidR="00256F45">
          <w:rPr>
            <w:webHidden/>
          </w:rPr>
          <w:t>70</w:t>
        </w:r>
        <w:r w:rsidR="00256F45">
          <w:rPr>
            <w:webHidden/>
          </w:rPr>
          <w:fldChar w:fldCharType="end"/>
        </w:r>
      </w:hyperlink>
    </w:p>
    <w:p w14:paraId="3480018A" w14:textId="7A508D20" w:rsidR="00256F45" w:rsidRDefault="00000000">
      <w:pPr>
        <w:pStyle w:val="TOC3"/>
        <w:rPr>
          <w:rFonts w:eastAsiaTheme="minorEastAsia" w:cstheme="minorBidi"/>
          <w:iCs w:val="0"/>
          <w:kern w:val="2"/>
          <w:sz w:val="24"/>
          <w:szCs w:val="24"/>
          <w:lang w:val="en-US" w:eastAsia="zh-CN"/>
          <w14:ligatures w14:val="standardContextual"/>
        </w:rPr>
      </w:pPr>
      <w:hyperlink w:anchor="_Toc170578883" w:history="1">
        <w:r w:rsidR="00256F45" w:rsidRPr="000977D1">
          <w:rPr>
            <w:rStyle w:val="Hyperlink"/>
          </w:rPr>
          <w:t>7.7.1</w:t>
        </w:r>
        <w:r w:rsidR="00256F45">
          <w:rPr>
            <w:rFonts w:eastAsiaTheme="minorEastAsia" w:cstheme="minorBidi"/>
            <w:iCs w:val="0"/>
            <w:kern w:val="2"/>
            <w:sz w:val="24"/>
            <w:szCs w:val="24"/>
            <w:lang w:val="en-US" w:eastAsia="zh-CN"/>
            <w14:ligatures w14:val="standardContextual"/>
          </w:rPr>
          <w:tab/>
        </w:r>
        <w:r w:rsidR="00256F45" w:rsidRPr="000977D1">
          <w:rPr>
            <w:rStyle w:val="Hyperlink"/>
          </w:rPr>
          <w:t>New Order Single (11)</w:t>
        </w:r>
        <w:r w:rsidR="00256F45">
          <w:rPr>
            <w:webHidden/>
          </w:rPr>
          <w:tab/>
        </w:r>
        <w:r w:rsidR="00256F45">
          <w:rPr>
            <w:webHidden/>
          </w:rPr>
          <w:fldChar w:fldCharType="begin"/>
        </w:r>
        <w:r w:rsidR="00256F45">
          <w:rPr>
            <w:webHidden/>
          </w:rPr>
          <w:instrText xml:space="preserve"> PAGEREF _Toc170578883 \h </w:instrText>
        </w:r>
        <w:r w:rsidR="00256F45">
          <w:rPr>
            <w:webHidden/>
          </w:rPr>
        </w:r>
        <w:r w:rsidR="00256F45">
          <w:rPr>
            <w:webHidden/>
          </w:rPr>
          <w:fldChar w:fldCharType="separate"/>
        </w:r>
        <w:r w:rsidR="00256F45">
          <w:rPr>
            <w:webHidden/>
          </w:rPr>
          <w:t>70</w:t>
        </w:r>
        <w:r w:rsidR="00256F45">
          <w:rPr>
            <w:webHidden/>
          </w:rPr>
          <w:fldChar w:fldCharType="end"/>
        </w:r>
      </w:hyperlink>
    </w:p>
    <w:p w14:paraId="2DC7DC95" w14:textId="2DF22E18" w:rsidR="00256F45" w:rsidRDefault="00000000">
      <w:pPr>
        <w:pStyle w:val="TOC3"/>
        <w:rPr>
          <w:rFonts w:eastAsiaTheme="minorEastAsia" w:cstheme="minorBidi"/>
          <w:iCs w:val="0"/>
          <w:kern w:val="2"/>
          <w:sz w:val="24"/>
          <w:szCs w:val="24"/>
          <w:lang w:val="en-US" w:eastAsia="zh-CN"/>
          <w14:ligatures w14:val="standardContextual"/>
        </w:rPr>
      </w:pPr>
      <w:hyperlink w:anchor="_Toc170578884" w:history="1">
        <w:r w:rsidR="00256F45" w:rsidRPr="000977D1">
          <w:rPr>
            <w:rStyle w:val="Hyperlink"/>
          </w:rPr>
          <w:t>7.7.2</w:t>
        </w:r>
        <w:r w:rsidR="00256F45">
          <w:rPr>
            <w:rFonts w:eastAsiaTheme="minorEastAsia" w:cstheme="minorBidi"/>
            <w:iCs w:val="0"/>
            <w:kern w:val="2"/>
            <w:sz w:val="24"/>
            <w:szCs w:val="24"/>
            <w:lang w:val="en-US" w:eastAsia="zh-CN"/>
            <w14:ligatures w14:val="standardContextual"/>
          </w:rPr>
          <w:tab/>
        </w:r>
        <w:r w:rsidR="00256F45" w:rsidRPr="000977D1">
          <w:rPr>
            <w:rStyle w:val="Hyperlink"/>
          </w:rPr>
          <w:t>Order Amend Request (12)</w:t>
        </w:r>
        <w:r w:rsidR="00256F45">
          <w:rPr>
            <w:webHidden/>
          </w:rPr>
          <w:tab/>
        </w:r>
        <w:r w:rsidR="00256F45">
          <w:rPr>
            <w:webHidden/>
          </w:rPr>
          <w:fldChar w:fldCharType="begin"/>
        </w:r>
        <w:r w:rsidR="00256F45">
          <w:rPr>
            <w:webHidden/>
          </w:rPr>
          <w:instrText xml:space="preserve"> PAGEREF _Toc170578884 \h </w:instrText>
        </w:r>
        <w:r w:rsidR="00256F45">
          <w:rPr>
            <w:webHidden/>
          </w:rPr>
        </w:r>
        <w:r w:rsidR="00256F45">
          <w:rPr>
            <w:webHidden/>
          </w:rPr>
          <w:fldChar w:fldCharType="separate"/>
        </w:r>
        <w:r w:rsidR="00256F45">
          <w:rPr>
            <w:webHidden/>
          </w:rPr>
          <w:t>71</w:t>
        </w:r>
        <w:r w:rsidR="00256F45">
          <w:rPr>
            <w:webHidden/>
          </w:rPr>
          <w:fldChar w:fldCharType="end"/>
        </w:r>
      </w:hyperlink>
    </w:p>
    <w:p w14:paraId="6766049C" w14:textId="75E74872" w:rsidR="00256F45" w:rsidRDefault="00000000">
      <w:pPr>
        <w:pStyle w:val="TOC3"/>
        <w:rPr>
          <w:rFonts w:eastAsiaTheme="minorEastAsia" w:cstheme="minorBidi"/>
          <w:iCs w:val="0"/>
          <w:kern w:val="2"/>
          <w:sz w:val="24"/>
          <w:szCs w:val="24"/>
          <w:lang w:val="en-US" w:eastAsia="zh-CN"/>
          <w14:ligatures w14:val="standardContextual"/>
        </w:rPr>
      </w:pPr>
      <w:hyperlink w:anchor="_Toc170578885" w:history="1">
        <w:r w:rsidR="00256F45" w:rsidRPr="000977D1">
          <w:rPr>
            <w:rStyle w:val="Hyperlink"/>
          </w:rPr>
          <w:t>7.7.3</w:t>
        </w:r>
        <w:r w:rsidR="00256F45">
          <w:rPr>
            <w:rFonts w:eastAsiaTheme="minorEastAsia" w:cstheme="minorBidi"/>
            <w:iCs w:val="0"/>
            <w:kern w:val="2"/>
            <w:sz w:val="24"/>
            <w:szCs w:val="24"/>
            <w:lang w:val="en-US" w:eastAsia="zh-CN"/>
            <w14:ligatures w14:val="standardContextual"/>
          </w:rPr>
          <w:tab/>
        </w:r>
        <w:r w:rsidR="00256F45" w:rsidRPr="000977D1">
          <w:rPr>
            <w:rStyle w:val="Hyperlink"/>
          </w:rPr>
          <w:t>Order Cancel Request (13)</w:t>
        </w:r>
        <w:r w:rsidR="00256F45">
          <w:rPr>
            <w:webHidden/>
          </w:rPr>
          <w:tab/>
        </w:r>
        <w:r w:rsidR="00256F45">
          <w:rPr>
            <w:webHidden/>
          </w:rPr>
          <w:fldChar w:fldCharType="begin"/>
        </w:r>
        <w:r w:rsidR="00256F45">
          <w:rPr>
            <w:webHidden/>
          </w:rPr>
          <w:instrText xml:space="preserve"> PAGEREF _Toc170578885 \h </w:instrText>
        </w:r>
        <w:r w:rsidR="00256F45">
          <w:rPr>
            <w:webHidden/>
          </w:rPr>
        </w:r>
        <w:r w:rsidR="00256F45">
          <w:rPr>
            <w:webHidden/>
          </w:rPr>
          <w:fldChar w:fldCharType="separate"/>
        </w:r>
        <w:r w:rsidR="00256F45">
          <w:rPr>
            <w:webHidden/>
          </w:rPr>
          <w:t>72</w:t>
        </w:r>
        <w:r w:rsidR="00256F45">
          <w:rPr>
            <w:webHidden/>
          </w:rPr>
          <w:fldChar w:fldCharType="end"/>
        </w:r>
      </w:hyperlink>
    </w:p>
    <w:p w14:paraId="4FCBD59F" w14:textId="638EE83A" w:rsidR="00256F45" w:rsidRDefault="00000000">
      <w:pPr>
        <w:pStyle w:val="TOC3"/>
        <w:rPr>
          <w:rFonts w:eastAsiaTheme="minorEastAsia" w:cstheme="minorBidi"/>
          <w:iCs w:val="0"/>
          <w:kern w:val="2"/>
          <w:sz w:val="24"/>
          <w:szCs w:val="24"/>
          <w:lang w:val="en-US" w:eastAsia="zh-CN"/>
          <w14:ligatures w14:val="standardContextual"/>
        </w:rPr>
      </w:pPr>
      <w:hyperlink w:anchor="_Toc170578886" w:history="1">
        <w:r w:rsidR="00256F45" w:rsidRPr="000977D1">
          <w:rPr>
            <w:rStyle w:val="Hyperlink"/>
          </w:rPr>
          <w:t>7.7.4</w:t>
        </w:r>
        <w:r w:rsidR="00256F45">
          <w:rPr>
            <w:rFonts w:eastAsiaTheme="minorEastAsia" w:cstheme="minorBidi"/>
            <w:iCs w:val="0"/>
            <w:kern w:val="2"/>
            <w:sz w:val="24"/>
            <w:szCs w:val="24"/>
            <w:lang w:val="en-US" w:eastAsia="zh-CN"/>
            <w14:ligatures w14:val="standardContextual"/>
          </w:rPr>
          <w:tab/>
        </w:r>
        <w:r w:rsidR="00256F45" w:rsidRPr="000977D1">
          <w:rPr>
            <w:rStyle w:val="Hyperlink"/>
          </w:rPr>
          <w:t>Order Rejected (51)</w:t>
        </w:r>
        <w:r w:rsidR="00256F45">
          <w:rPr>
            <w:webHidden/>
          </w:rPr>
          <w:tab/>
        </w:r>
        <w:r w:rsidR="00256F45">
          <w:rPr>
            <w:webHidden/>
          </w:rPr>
          <w:fldChar w:fldCharType="begin"/>
        </w:r>
        <w:r w:rsidR="00256F45">
          <w:rPr>
            <w:webHidden/>
          </w:rPr>
          <w:instrText xml:space="preserve"> PAGEREF _Toc170578886 \h </w:instrText>
        </w:r>
        <w:r w:rsidR="00256F45">
          <w:rPr>
            <w:webHidden/>
          </w:rPr>
        </w:r>
        <w:r w:rsidR="00256F45">
          <w:rPr>
            <w:webHidden/>
          </w:rPr>
          <w:fldChar w:fldCharType="separate"/>
        </w:r>
        <w:r w:rsidR="00256F45">
          <w:rPr>
            <w:webHidden/>
          </w:rPr>
          <w:t>72</w:t>
        </w:r>
        <w:r w:rsidR="00256F45">
          <w:rPr>
            <w:webHidden/>
          </w:rPr>
          <w:fldChar w:fldCharType="end"/>
        </w:r>
      </w:hyperlink>
    </w:p>
    <w:p w14:paraId="59CF25C1" w14:textId="10E1BFE8" w:rsidR="00256F45" w:rsidRDefault="00000000">
      <w:pPr>
        <w:pStyle w:val="TOC3"/>
        <w:rPr>
          <w:rFonts w:eastAsiaTheme="minorEastAsia" w:cstheme="minorBidi"/>
          <w:iCs w:val="0"/>
          <w:kern w:val="2"/>
          <w:sz w:val="24"/>
          <w:szCs w:val="24"/>
          <w:lang w:val="en-US" w:eastAsia="zh-CN"/>
          <w14:ligatures w14:val="standardContextual"/>
        </w:rPr>
      </w:pPr>
      <w:hyperlink w:anchor="_Toc170578887" w:history="1">
        <w:r w:rsidR="00256F45" w:rsidRPr="000977D1">
          <w:rPr>
            <w:rStyle w:val="Hyperlink"/>
          </w:rPr>
          <w:t>7.7.5</w:t>
        </w:r>
        <w:r w:rsidR="00256F45">
          <w:rPr>
            <w:rFonts w:eastAsiaTheme="minorEastAsia" w:cstheme="minorBidi"/>
            <w:iCs w:val="0"/>
            <w:kern w:val="2"/>
            <w:sz w:val="24"/>
            <w:szCs w:val="24"/>
            <w:lang w:val="en-US" w:eastAsia="zh-CN"/>
            <w14:ligatures w14:val="standardContextual"/>
          </w:rPr>
          <w:tab/>
        </w:r>
        <w:r w:rsidR="00256F45" w:rsidRPr="000977D1">
          <w:rPr>
            <w:rStyle w:val="Hyperlink"/>
          </w:rPr>
          <w:t>Cancel Rejected (52)</w:t>
        </w:r>
        <w:r w:rsidR="00256F45">
          <w:rPr>
            <w:webHidden/>
          </w:rPr>
          <w:tab/>
        </w:r>
        <w:r w:rsidR="00256F45">
          <w:rPr>
            <w:webHidden/>
          </w:rPr>
          <w:fldChar w:fldCharType="begin"/>
        </w:r>
        <w:r w:rsidR="00256F45">
          <w:rPr>
            <w:webHidden/>
          </w:rPr>
          <w:instrText xml:space="preserve"> PAGEREF _Toc170578887 \h </w:instrText>
        </w:r>
        <w:r w:rsidR="00256F45">
          <w:rPr>
            <w:webHidden/>
          </w:rPr>
        </w:r>
        <w:r w:rsidR="00256F45">
          <w:rPr>
            <w:webHidden/>
          </w:rPr>
          <w:fldChar w:fldCharType="separate"/>
        </w:r>
        <w:r w:rsidR="00256F45">
          <w:rPr>
            <w:webHidden/>
          </w:rPr>
          <w:t>73</w:t>
        </w:r>
        <w:r w:rsidR="00256F45">
          <w:rPr>
            <w:webHidden/>
          </w:rPr>
          <w:fldChar w:fldCharType="end"/>
        </w:r>
      </w:hyperlink>
    </w:p>
    <w:p w14:paraId="7AE833A7" w14:textId="24EB4480" w:rsidR="00256F45" w:rsidRDefault="00000000">
      <w:pPr>
        <w:pStyle w:val="TOC3"/>
        <w:rPr>
          <w:rFonts w:eastAsiaTheme="minorEastAsia" w:cstheme="minorBidi"/>
          <w:iCs w:val="0"/>
          <w:kern w:val="2"/>
          <w:sz w:val="24"/>
          <w:szCs w:val="24"/>
          <w:lang w:val="en-US" w:eastAsia="zh-CN"/>
          <w14:ligatures w14:val="standardContextual"/>
        </w:rPr>
      </w:pPr>
      <w:hyperlink w:anchor="_Toc170578888" w:history="1">
        <w:r w:rsidR="00256F45" w:rsidRPr="000977D1">
          <w:rPr>
            <w:rStyle w:val="Hyperlink"/>
          </w:rPr>
          <w:t>7.7.6</w:t>
        </w:r>
        <w:r w:rsidR="00256F45">
          <w:rPr>
            <w:rFonts w:eastAsiaTheme="minorEastAsia" w:cstheme="minorBidi"/>
            <w:iCs w:val="0"/>
            <w:kern w:val="2"/>
            <w:sz w:val="24"/>
            <w:szCs w:val="24"/>
            <w:lang w:val="en-US" w:eastAsia="zh-CN"/>
            <w14:ligatures w14:val="standardContextual"/>
          </w:rPr>
          <w:tab/>
        </w:r>
        <w:r w:rsidR="00256F45" w:rsidRPr="000977D1">
          <w:rPr>
            <w:rStyle w:val="Hyperlink"/>
          </w:rPr>
          <w:t>Amend Rejected (53)</w:t>
        </w:r>
        <w:r w:rsidR="00256F45">
          <w:rPr>
            <w:webHidden/>
          </w:rPr>
          <w:tab/>
        </w:r>
        <w:r w:rsidR="00256F45">
          <w:rPr>
            <w:webHidden/>
          </w:rPr>
          <w:fldChar w:fldCharType="begin"/>
        </w:r>
        <w:r w:rsidR="00256F45">
          <w:rPr>
            <w:webHidden/>
          </w:rPr>
          <w:instrText xml:space="preserve"> PAGEREF _Toc170578888 \h </w:instrText>
        </w:r>
        <w:r w:rsidR="00256F45">
          <w:rPr>
            <w:webHidden/>
          </w:rPr>
        </w:r>
        <w:r w:rsidR="00256F45">
          <w:rPr>
            <w:webHidden/>
          </w:rPr>
          <w:fldChar w:fldCharType="separate"/>
        </w:r>
        <w:r w:rsidR="00256F45">
          <w:rPr>
            <w:webHidden/>
          </w:rPr>
          <w:t>73</w:t>
        </w:r>
        <w:r w:rsidR="00256F45">
          <w:rPr>
            <w:webHidden/>
          </w:rPr>
          <w:fldChar w:fldCharType="end"/>
        </w:r>
      </w:hyperlink>
    </w:p>
    <w:p w14:paraId="39128601" w14:textId="34A6A3C2" w:rsidR="00256F45" w:rsidRDefault="00000000">
      <w:pPr>
        <w:pStyle w:val="TOC3"/>
        <w:rPr>
          <w:rFonts w:eastAsiaTheme="minorEastAsia" w:cstheme="minorBidi"/>
          <w:iCs w:val="0"/>
          <w:kern w:val="2"/>
          <w:sz w:val="24"/>
          <w:szCs w:val="24"/>
          <w:lang w:val="en-US" w:eastAsia="zh-CN"/>
          <w14:ligatures w14:val="standardContextual"/>
        </w:rPr>
      </w:pPr>
      <w:hyperlink w:anchor="_Toc170578889" w:history="1">
        <w:r w:rsidR="00256F45" w:rsidRPr="000977D1">
          <w:rPr>
            <w:rStyle w:val="Hyperlink"/>
          </w:rPr>
          <w:t>7.7.7</w:t>
        </w:r>
        <w:r w:rsidR="00256F45">
          <w:rPr>
            <w:rFonts w:eastAsiaTheme="minorEastAsia" w:cstheme="minorBidi"/>
            <w:iCs w:val="0"/>
            <w:kern w:val="2"/>
            <w:sz w:val="24"/>
            <w:szCs w:val="24"/>
            <w:lang w:val="en-US" w:eastAsia="zh-CN"/>
            <w14:ligatures w14:val="standardContextual"/>
          </w:rPr>
          <w:tab/>
        </w:r>
        <w:r w:rsidR="00256F45" w:rsidRPr="000977D1">
          <w:rPr>
            <w:rStyle w:val="Hyperlink"/>
          </w:rPr>
          <w:t>Order Accepted (54)</w:t>
        </w:r>
        <w:r w:rsidR="00256F45">
          <w:rPr>
            <w:webHidden/>
          </w:rPr>
          <w:tab/>
        </w:r>
        <w:r w:rsidR="00256F45">
          <w:rPr>
            <w:webHidden/>
          </w:rPr>
          <w:fldChar w:fldCharType="begin"/>
        </w:r>
        <w:r w:rsidR="00256F45">
          <w:rPr>
            <w:webHidden/>
          </w:rPr>
          <w:instrText xml:space="preserve"> PAGEREF _Toc170578889 \h </w:instrText>
        </w:r>
        <w:r w:rsidR="00256F45">
          <w:rPr>
            <w:webHidden/>
          </w:rPr>
        </w:r>
        <w:r w:rsidR="00256F45">
          <w:rPr>
            <w:webHidden/>
          </w:rPr>
          <w:fldChar w:fldCharType="separate"/>
        </w:r>
        <w:r w:rsidR="00256F45">
          <w:rPr>
            <w:webHidden/>
          </w:rPr>
          <w:t>74</w:t>
        </w:r>
        <w:r w:rsidR="00256F45">
          <w:rPr>
            <w:webHidden/>
          </w:rPr>
          <w:fldChar w:fldCharType="end"/>
        </w:r>
      </w:hyperlink>
    </w:p>
    <w:p w14:paraId="16ABA36A" w14:textId="3DAB2857" w:rsidR="00256F45" w:rsidRDefault="00000000">
      <w:pPr>
        <w:pStyle w:val="TOC3"/>
        <w:rPr>
          <w:rFonts w:eastAsiaTheme="minorEastAsia" w:cstheme="minorBidi"/>
          <w:iCs w:val="0"/>
          <w:kern w:val="2"/>
          <w:sz w:val="24"/>
          <w:szCs w:val="24"/>
          <w:lang w:val="en-US" w:eastAsia="zh-CN"/>
          <w14:ligatures w14:val="standardContextual"/>
        </w:rPr>
      </w:pPr>
      <w:hyperlink w:anchor="_Toc170578890" w:history="1">
        <w:r w:rsidR="00256F45" w:rsidRPr="000977D1">
          <w:rPr>
            <w:rStyle w:val="Hyperlink"/>
          </w:rPr>
          <w:t>7.7.8</w:t>
        </w:r>
        <w:r w:rsidR="00256F45">
          <w:rPr>
            <w:rFonts w:eastAsiaTheme="minorEastAsia" w:cstheme="minorBidi"/>
            <w:iCs w:val="0"/>
            <w:kern w:val="2"/>
            <w:sz w:val="24"/>
            <w:szCs w:val="24"/>
            <w:lang w:val="en-US" w:eastAsia="zh-CN"/>
            <w14:ligatures w14:val="standardContextual"/>
          </w:rPr>
          <w:tab/>
        </w:r>
        <w:r w:rsidR="00256F45" w:rsidRPr="000977D1">
          <w:rPr>
            <w:rStyle w:val="Hyperlink"/>
          </w:rPr>
          <w:t>Order Replaced (55)</w:t>
        </w:r>
        <w:r w:rsidR="00256F45">
          <w:rPr>
            <w:webHidden/>
          </w:rPr>
          <w:tab/>
        </w:r>
        <w:r w:rsidR="00256F45">
          <w:rPr>
            <w:webHidden/>
          </w:rPr>
          <w:fldChar w:fldCharType="begin"/>
        </w:r>
        <w:r w:rsidR="00256F45">
          <w:rPr>
            <w:webHidden/>
          </w:rPr>
          <w:instrText xml:space="preserve"> PAGEREF _Toc170578890 \h </w:instrText>
        </w:r>
        <w:r w:rsidR="00256F45">
          <w:rPr>
            <w:webHidden/>
          </w:rPr>
        </w:r>
        <w:r w:rsidR="00256F45">
          <w:rPr>
            <w:webHidden/>
          </w:rPr>
          <w:fldChar w:fldCharType="separate"/>
        </w:r>
        <w:r w:rsidR="00256F45">
          <w:rPr>
            <w:webHidden/>
          </w:rPr>
          <w:t>75</w:t>
        </w:r>
        <w:r w:rsidR="00256F45">
          <w:rPr>
            <w:webHidden/>
          </w:rPr>
          <w:fldChar w:fldCharType="end"/>
        </w:r>
      </w:hyperlink>
    </w:p>
    <w:p w14:paraId="51A8E52F" w14:textId="3A9B9928" w:rsidR="00256F45" w:rsidRDefault="00000000">
      <w:pPr>
        <w:pStyle w:val="TOC3"/>
        <w:rPr>
          <w:rFonts w:eastAsiaTheme="minorEastAsia" w:cstheme="minorBidi"/>
          <w:iCs w:val="0"/>
          <w:kern w:val="2"/>
          <w:sz w:val="24"/>
          <w:szCs w:val="24"/>
          <w:lang w:val="en-US" w:eastAsia="zh-CN"/>
          <w14:ligatures w14:val="standardContextual"/>
        </w:rPr>
      </w:pPr>
      <w:hyperlink w:anchor="_Toc170578891" w:history="1">
        <w:r w:rsidR="00256F45" w:rsidRPr="000977D1">
          <w:rPr>
            <w:rStyle w:val="Hyperlink"/>
          </w:rPr>
          <w:t>7.7.9</w:t>
        </w:r>
        <w:r w:rsidR="00256F45">
          <w:rPr>
            <w:rFonts w:eastAsiaTheme="minorEastAsia" w:cstheme="minorBidi"/>
            <w:iCs w:val="0"/>
            <w:kern w:val="2"/>
            <w:sz w:val="24"/>
            <w:szCs w:val="24"/>
            <w:lang w:val="en-US" w:eastAsia="zh-CN"/>
            <w14:ligatures w14:val="standardContextual"/>
          </w:rPr>
          <w:tab/>
        </w:r>
        <w:r w:rsidR="00256F45" w:rsidRPr="000977D1">
          <w:rPr>
            <w:rStyle w:val="Hyperlink"/>
          </w:rPr>
          <w:t>Cancel Accepted (56)</w:t>
        </w:r>
        <w:r w:rsidR="00256F45">
          <w:rPr>
            <w:webHidden/>
          </w:rPr>
          <w:tab/>
        </w:r>
        <w:r w:rsidR="00256F45">
          <w:rPr>
            <w:webHidden/>
          </w:rPr>
          <w:fldChar w:fldCharType="begin"/>
        </w:r>
        <w:r w:rsidR="00256F45">
          <w:rPr>
            <w:webHidden/>
          </w:rPr>
          <w:instrText xml:space="preserve"> PAGEREF _Toc170578891 \h </w:instrText>
        </w:r>
        <w:r w:rsidR="00256F45">
          <w:rPr>
            <w:webHidden/>
          </w:rPr>
        </w:r>
        <w:r w:rsidR="00256F45">
          <w:rPr>
            <w:webHidden/>
          </w:rPr>
          <w:fldChar w:fldCharType="separate"/>
        </w:r>
        <w:r w:rsidR="00256F45">
          <w:rPr>
            <w:webHidden/>
          </w:rPr>
          <w:t>77</w:t>
        </w:r>
        <w:r w:rsidR="00256F45">
          <w:rPr>
            <w:webHidden/>
          </w:rPr>
          <w:fldChar w:fldCharType="end"/>
        </w:r>
      </w:hyperlink>
    </w:p>
    <w:p w14:paraId="576D2772" w14:textId="0D81532B" w:rsidR="00256F45" w:rsidRDefault="00000000">
      <w:pPr>
        <w:pStyle w:val="TOC3"/>
        <w:rPr>
          <w:rFonts w:eastAsiaTheme="minorEastAsia" w:cstheme="minorBidi"/>
          <w:iCs w:val="0"/>
          <w:kern w:val="2"/>
          <w:sz w:val="24"/>
          <w:szCs w:val="24"/>
          <w:lang w:val="en-US" w:eastAsia="zh-CN"/>
          <w14:ligatures w14:val="standardContextual"/>
        </w:rPr>
      </w:pPr>
      <w:hyperlink w:anchor="_Toc170578892" w:history="1">
        <w:r w:rsidR="00256F45" w:rsidRPr="000977D1">
          <w:rPr>
            <w:rStyle w:val="Hyperlink"/>
          </w:rPr>
          <w:t>7.7.10</w:t>
        </w:r>
        <w:r w:rsidR="00256F45">
          <w:rPr>
            <w:rFonts w:eastAsiaTheme="minorEastAsia" w:cstheme="minorBidi"/>
            <w:iCs w:val="0"/>
            <w:kern w:val="2"/>
            <w:sz w:val="24"/>
            <w:szCs w:val="24"/>
            <w:lang w:val="en-US" w:eastAsia="zh-CN"/>
            <w14:ligatures w14:val="standardContextual"/>
          </w:rPr>
          <w:tab/>
        </w:r>
        <w:r w:rsidR="00256F45" w:rsidRPr="000977D1">
          <w:rPr>
            <w:rStyle w:val="Hyperlink"/>
          </w:rPr>
          <w:t>Order Restated (57)</w:t>
        </w:r>
        <w:r w:rsidR="00256F45">
          <w:rPr>
            <w:webHidden/>
          </w:rPr>
          <w:tab/>
        </w:r>
        <w:r w:rsidR="00256F45">
          <w:rPr>
            <w:webHidden/>
          </w:rPr>
          <w:fldChar w:fldCharType="begin"/>
        </w:r>
        <w:r w:rsidR="00256F45">
          <w:rPr>
            <w:webHidden/>
          </w:rPr>
          <w:instrText xml:space="preserve"> PAGEREF _Toc170578892 \h </w:instrText>
        </w:r>
        <w:r w:rsidR="00256F45">
          <w:rPr>
            <w:webHidden/>
          </w:rPr>
        </w:r>
        <w:r w:rsidR="00256F45">
          <w:rPr>
            <w:webHidden/>
          </w:rPr>
          <w:fldChar w:fldCharType="separate"/>
        </w:r>
        <w:r w:rsidR="00256F45">
          <w:rPr>
            <w:webHidden/>
          </w:rPr>
          <w:t>78</w:t>
        </w:r>
        <w:r w:rsidR="00256F45">
          <w:rPr>
            <w:webHidden/>
          </w:rPr>
          <w:fldChar w:fldCharType="end"/>
        </w:r>
      </w:hyperlink>
    </w:p>
    <w:p w14:paraId="118F256C" w14:textId="58B6BDEF" w:rsidR="00256F45" w:rsidRDefault="00000000">
      <w:pPr>
        <w:pStyle w:val="TOC3"/>
        <w:rPr>
          <w:rFonts w:eastAsiaTheme="minorEastAsia" w:cstheme="minorBidi"/>
          <w:iCs w:val="0"/>
          <w:kern w:val="2"/>
          <w:sz w:val="24"/>
          <w:szCs w:val="24"/>
          <w:lang w:val="en-US" w:eastAsia="zh-CN"/>
          <w14:ligatures w14:val="standardContextual"/>
        </w:rPr>
      </w:pPr>
      <w:hyperlink w:anchor="_Toc170578893" w:history="1">
        <w:r w:rsidR="00256F45" w:rsidRPr="000977D1">
          <w:rPr>
            <w:rStyle w:val="Hyperlink"/>
          </w:rPr>
          <w:t>7.7.11</w:t>
        </w:r>
        <w:r w:rsidR="00256F45">
          <w:rPr>
            <w:rFonts w:eastAsiaTheme="minorEastAsia" w:cstheme="minorBidi"/>
            <w:iCs w:val="0"/>
            <w:kern w:val="2"/>
            <w:sz w:val="24"/>
            <w:szCs w:val="24"/>
            <w:lang w:val="en-US" w:eastAsia="zh-CN"/>
            <w14:ligatures w14:val="standardContextual"/>
          </w:rPr>
          <w:tab/>
        </w:r>
        <w:r w:rsidR="00256F45" w:rsidRPr="000977D1">
          <w:rPr>
            <w:rStyle w:val="Hyperlink"/>
          </w:rPr>
          <w:t>Order Executed (58)</w:t>
        </w:r>
        <w:r w:rsidR="00256F45">
          <w:rPr>
            <w:webHidden/>
          </w:rPr>
          <w:tab/>
        </w:r>
        <w:r w:rsidR="00256F45">
          <w:rPr>
            <w:webHidden/>
          </w:rPr>
          <w:fldChar w:fldCharType="begin"/>
        </w:r>
        <w:r w:rsidR="00256F45">
          <w:rPr>
            <w:webHidden/>
          </w:rPr>
          <w:instrText xml:space="preserve"> PAGEREF _Toc170578893 \h </w:instrText>
        </w:r>
        <w:r w:rsidR="00256F45">
          <w:rPr>
            <w:webHidden/>
          </w:rPr>
        </w:r>
        <w:r w:rsidR="00256F45">
          <w:rPr>
            <w:webHidden/>
          </w:rPr>
          <w:fldChar w:fldCharType="separate"/>
        </w:r>
        <w:r w:rsidR="00256F45">
          <w:rPr>
            <w:webHidden/>
          </w:rPr>
          <w:t>79</w:t>
        </w:r>
        <w:r w:rsidR="00256F45">
          <w:rPr>
            <w:webHidden/>
          </w:rPr>
          <w:fldChar w:fldCharType="end"/>
        </w:r>
      </w:hyperlink>
    </w:p>
    <w:p w14:paraId="3B9B4E04" w14:textId="64050093" w:rsidR="00256F45" w:rsidRDefault="00000000">
      <w:pPr>
        <w:pStyle w:val="TOC3"/>
        <w:rPr>
          <w:rFonts w:eastAsiaTheme="minorEastAsia" w:cstheme="minorBidi"/>
          <w:iCs w:val="0"/>
          <w:kern w:val="2"/>
          <w:sz w:val="24"/>
          <w:szCs w:val="24"/>
          <w:lang w:val="en-US" w:eastAsia="zh-CN"/>
          <w14:ligatures w14:val="standardContextual"/>
        </w:rPr>
      </w:pPr>
      <w:hyperlink w:anchor="_Toc170578894" w:history="1">
        <w:r w:rsidR="00256F45" w:rsidRPr="000977D1">
          <w:rPr>
            <w:rStyle w:val="Hyperlink"/>
          </w:rPr>
          <w:t>7.7.12</w:t>
        </w:r>
        <w:r w:rsidR="00256F45">
          <w:rPr>
            <w:rFonts w:eastAsiaTheme="minorEastAsia" w:cstheme="minorBidi"/>
            <w:iCs w:val="0"/>
            <w:kern w:val="2"/>
            <w:sz w:val="24"/>
            <w:szCs w:val="24"/>
            <w:lang w:val="en-US" w:eastAsia="zh-CN"/>
            <w14:ligatures w14:val="standardContextual"/>
          </w:rPr>
          <w:tab/>
        </w:r>
        <w:r w:rsidR="00256F45" w:rsidRPr="000977D1">
          <w:rPr>
            <w:rStyle w:val="Hyperlink"/>
          </w:rPr>
          <w:t>Order Cancelled by Mass Cancel (59)</w:t>
        </w:r>
        <w:r w:rsidR="00256F45">
          <w:rPr>
            <w:webHidden/>
          </w:rPr>
          <w:tab/>
        </w:r>
        <w:r w:rsidR="00256F45">
          <w:rPr>
            <w:webHidden/>
          </w:rPr>
          <w:fldChar w:fldCharType="begin"/>
        </w:r>
        <w:r w:rsidR="00256F45">
          <w:rPr>
            <w:webHidden/>
          </w:rPr>
          <w:instrText xml:space="preserve"> PAGEREF _Toc170578894 \h </w:instrText>
        </w:r>
        <w:r w:rsidR="00256F45">
          <w:rPr>
            <w:webHidden/>
          </w:rPr>
        </w:r>
        <w:r w:rsidR="00256F45">
          <w:rPr>
            <w:webHidden/>
          </w:rPr>
          <w:fldChar w:fldCharType="separate"/>
        </w:r>
        <w:r w:rsidR="00256F45">
          <w:rPr>
            <w:webHidden/>
          </w:rPr>
          <w:t>81</w:t>
        </w:r>
        <w:r w:rsidR="00256F45">
          <w:rPr>
            <w:webHidden/>
          </w:rPr>
          <w:fldChar w:fldCharType="end"/>
        </w:r>
      </w:hyperlink>
    </w:p>
    <w:p w14:paraId="500CC89E" w14:textId="7980EC7C" w:rsidR="00256F45" w:rsidRDefault="00000000">
      <w:pPr>
        <w:pStyle w:val="TOC3"/>
        <w:rPr>
          <w:rFonts w:eastAsiaTheme="minorEastAsia" w:cstheme="minorBidi"/>
          <w:iCs w:val="0"/>
          <w:kern w:val="2"/>
          <w:sz w:val="24"/>
          <w:szCs w:val="24"/>
          <w:lang w:val="en-US" w:eastAsia="zh-CN"/>
          <w14:ligatures w14:val="standardContextual"/>
        </w:rPr>
      </w:pPr>
      <w:hyperlink w:anchor="_Toc170578895" w:history="1">
        <w:r w:rsidR="00256F45" w:rsidRPr="000977D1">
          <w:rPr>
            <w:rStyle w:val="Hyperlink"/>
          </w:rPr>
          <w:t>7.7.13</w:t>
        </w:r>
        <w:r w:rsidR="00256F45">
          <w:rPr>
            <w:rFonts w:eastAsiaTheme="minorEastAsia" w:cstheme="minorBidi"/>
            <w:iCs w:val="0"/>
            <w:kern w:val="2"/>
            <w:sz w:val="24"/>
            <w:szCs w:val="24"/>
            <w:lang w:val="en-US" w:eastAsia="zh-CN"/>
            <w14:ligatures w14:val="standardContextual"/>
          </w:rPr>
          <w:tab/>
        </w:r>
        <w:r w:rsidR="00256F45" w:rsidRPr="000977D1">
          <w:rPr>
            <w:rStyle w:val="Hyperlink"/>
          </w:rPr>
          <w:t>Order Unsolicited Cancelled (60)</w:t>
        </w:r>
        <w:r w:rsidR="00256F45">
          <w:rPr>
            <w:webHidden/>
          </w:rPr>
          <w:tab/>
        </w:r>
        <w:r w:rsidR="00256F45">
          <w:rPr>
            <w:webHidden/>
          </w:rPr>
          <w:fldChar w:fldCharType="begin"/>
        </w:r>
        <w:r w:rsidR="00256F45">
          <w:rPr>
            <w:webHidden/>
          </w:rPr>
          <w:instrText xml:space="preserve"> PAGEREF _Toc170578895 \h </w:instrText>
        </w:r>
        <w:r w:rsidR="00256F45">
          <w:rPr>
            <w:webHidden/>
          </w:rPr>
        </w:r>
        <w:r w:rsidR="00256F45">
          <w:rPr>
            <w:webHidden/>
          </w:rPr>
          <w:fldChar w:fldCharType="separate"/>
        </w:r>
        <w:r w:rsidR="00256F45">
          <w:rPr>
            <w:webHidden/>
          </w:rPr>
          <w:t>82</w:t>
        </w:r>
        <w:r w:rsidR="00256F45">
          <w:rPr>
            <w:webHidden/>
          </w:rPr>
          <w:fldChar w:fldCharType="end"/>
        </w:r>
      </w:hyperlink>
    </w:p>
    <w:p w14:paraId="15793516" w14:textId="0A8DC28C" w:rsidR="00256F45" w:rsidRDefault="00000000">
      <w:pPr>
        <w:pStyle w:val="TOC2"/>
        <w:rPr>
          <w:rFonts w:eastAsiaTheme="minorEastAsia" w:cstheme="minorBidi"/>
          <w:kern w:val="2"/>
          <w:sz w:val="24"/>
          <w:szCs w:val="24"/>
          <w:lang w:eastAsia="zh-CN"/>
          <w14:ligatures w14:val="standardContextual"/>
        </w:rPr>
      </w:pPr>
      <w:hyperlink w:anchor="_Toc170578896" w:history="1">
        <w:r w:rsidR="00256F45" w:rsidRPr="000977D1">
          <w:rPr>
            <w:rStyle w:val="Hyperlink"/>
            <w:rFonts w:cstheme="minorHAnsi"/>
          </w:rPr>
          <w:t>7.8</w:t>
        </w:r>
        <w:r w:rsidR="00256F45">
          <w:rPr>
            <w:rFonts w:eastAsiaTheme="minorEastAsia" w:cstheme="minorBidi"/>
            <w:kern w:val="2"/>
            <w:sz w:val="24"/>
            <w:szCs w:val="24"/>
            <w:lang w:eastAsia="zh-CN"/>
            <w14:ligatures w14:val="standardContextual"/>
          </w:rPr>
          <w:tab/>
        </w:r>
        <w:r w:rsidR="00256F45" w:rsidRPr="000977D1">
          <w:rPr>
            <w:rStyle w:val="Hyperlink"/>
            <w:rFonts w:cstheme="minorHAnsi"/>
          </w:rPr>
          <w:t>Business Messages – Mass Cancellation Handling</w:t>
        </w:r>
        <w:r w:rsidR="00256F45">
          <w:rPr>
            <w:webHidden/>
          </w:rPr>
          <w:tab/>
        </w:r>
        <w:r w:rsidR="00256F45">
          <w:rPr>
            <w:webHidden/>
          </w:rPr>
          <w:fldChar w:fldCharType="begin"/>
        </w:r>
        <w:r w:rsidR="00256F45">
          <w:rPr>
            <w:webHidden/>
          </w:rPr>
          <w:instrText xml:space="preserve"> PAGEREF _Toc170578896 \h </w:instrText>
        </w:r>
        <w:r w:rsidR="00256F45">
          <w:rPr>
            <w:webHidden/>
          </w:rPr>
        </w:r>
        <w:r w:rsidR="00256F45">
          <w:rPr>
            <w:webHidden/>
          </w:rPr>
          <w:fldChar w:fldCharType="separate"/>
        </w:r>
        <w:r w:rsidR="00256F45">
          <w:rPr>
            <w:webHidden/>
          </w:rPr>
          <w:t>82</w:t>
        </w:r>
        <w:r w:rsidR="00256F45">
          <w:rPr>
            <w:webHidden/>
          </w:rPr>
          <w:fldChar w:fldCharType="end"/>
        </w:r>
      </w:hyperlink>
    </w:p>
    <w:p w14:paraId="65F63EBE" w14:textId="3E716E30" w:rsidR="00256F45" w:rsidRDefault="00000000">
      <w:pPr>
        <w:pStyle w:val="TOC3"/>
        <w:rPr>
          <w:rFonts w:eastAsiaTheme="minorEastAsia" w:cstheme="minorBidi"/>
          <w:iCs w:val="0"/>
          <w:kern w:val="2"/>
          <w:sz w:val="24"/>
          <w:szCs w:val="24"/>
          <w:lang w:val="en-US" w:eastAsia="zh-CN"/>
          <w14:ligatures w14:val="standardContextual"/>
        </w:rPr>
      </w:pPr>
      <w:hyperlink w:anchor="_Toc170578897" w:history="1">
        <w:r w:rsidR="00256F45" w:rsidRPr="000977D1">
          <w:rPr>
            <w:rStyle w:val="Hyperlink"/>
          </w:rPr>
          <w:t>7.8.1</w:t>
        </w:r>
        <w:r w:rsidR="00256F45">
          <w:rPr>
            <w:rFonts w:eastAsiaTheme="minorEastAsia" w:cstheme="minorBidi"/>
            <w:iCs w:val="0"/>
            <w:kern w:val="2"/>
            <w:sz w:val="24"/>
            <w:szCs w:val="24"/>
            <w:lang w:val="en-US" w:eastAsia="zh-CN"/>
            <w14:ligatures w14:val="standardContextual"/>
          </w:rPr>
          <w:tab/>
        </w:r>
        <w:r w:rsidR="00256F45" w:rsidRPr="000977D1">
          <w:rPr>
            <w:rStyle w:val="Hyperlink"/>
          </w:rPr>
          <w:t>Mass Cancel Request (14)</w:t>
        </w:r>
        <w:r w:rsidR="00256F45">
          <w:rPr>
            <w:webHidden/>
          </w:rPr>
          <w:tab/>
        </w:r>
        <w:r w:rsidR="00256F45">
          <w:rPr>
            <w:webHidden/>
          </w:rPr>
          <w:fldChar w:fldCharType="begin"/>
        </w:r>
        <w:r w:rsidR="00256F45">
          <w:rPr>
            <w:webHidden/>
          </w:rPr>
          <w:instrText xml:space="preserve"> PAGEREF _Toc170578897 \h </w:instrText>
        </w:r>
        <w:r w:rsidR="00256F45">
          <w:rPr>
            <w:webHidden/>
          </w:rPr>
        </w:r>
        <w:r w:rsidR="00256F45">
          <w:rPr>
            <w:webHidden/>
          </w:rPr>
          <w:fldChar w:fldCharType="separate"/>
        </w:r>
        <w:r w:rsidR="00256F45">
          <w:rPr>
            <w:webHidden/>
          </w:rPr>
          <w:t>82</w:t>
        </w:r>
        <w:r w:rsidR="00256F45">
          <w:rPr>
            <w:webHidden/>
          </w:rPr>
          <w:fldChar w:fldCharType="end"/>
        </w:r>
      </w:hyperlink>
    </w:p>
    <w:p w14:paraId="32D1F03E" w14:textId="028CE27D" w:rsidR="00256F45" w:rsidRDefault="00000000">
      <w:pPr>
        <w:pStyle w:val="TOC3"/>
        <w:rPr>
          <w:rFonts w:eastAsiaTheme="minorEastAsia" w:cstheme="minorBidi"/>
          <w:iCs w:val="0"/>
          <w:kern w:val="2"/>
          <w:sz w:val="24"/>
          <w:szCs w:val="24"/>
          <w:lang w:val="en-US" w:eastAsia="zh-CN"/>
          <w14:ligatures w14:val="standardContextual"/>
        </w:rPr>
      </w:pPr>
      <w:hyperlink w:anchor="_Toc170578898" w:history="1">
        <w:r w:rsidR="00256F45" w:rsidRPr="000977D1">
          <w:rPr>
            <w:rStyle w:val="Hyperlink"/>
          </w:rPr>
          <w:t>7.8.2</w:t>
        </w:r>
        <w:r w:rsidR="00256F45">
          <w:rPr>
            <w:rFonts w:eastAsiaTheme="minorEastAsia" w:cstheme="minorBidi"/>
            <w:iCs w:val="0"/>
            <w:kern w:val="2"/>
            <w:sz w:val="24"/>
            <w:szCs w:val="24"/>
            <w:lang w:val="en-US" w:eastAsia="zh-CN"/>
            <w14:ligatures w14:val="standardContextual"/>
          </w:rPr>
          <w:tab/>
        </w:r>
        <w:r w:rsidR="00256F45" w:rsidRPr="000977D1">
          <w:rPr>
            <w:rStyle w:val="Hyperlink"/>
          </w:rPr>
          <w:t>OBO Mass Cancel Request (15)</w:t>
        </w:r>
        <w:r w:rsidR="00256F45">
          <w:rPr>
            <w:webHidden/>
          </w:rPr>
          <w:tab/>
        </w:r>
        <w:r w:rsidR="00256F45">
          <w:rPr>
            <w:webHidden/>
          </w:rPr>
          <w:fldChar w:fldCharType="begin"/>
        </w:r>
        <w:r w:rsidR="00256F45">
          <w:rPr>
            <w:webHidden/>
          </w:rPr>
          <w:instrText xml:space="preserve"> PAGEREF _Toc170578898 \h </w:instrText>
        </w:r>
        <w:r w:rsidR="00256F45">
          <w:rPr>
            <w:webHidden/>
          </w:rPr>
        </w:r>
        <w:r w:rsidR="00256F45">
          <w:rPr>
            <w:webHidden/>
          </w:rPr>
          <w:fldChar w:fldCharType="separate"/>
        </w:r>
        <w:r w:rsidR="00256F45">
          <w:rPr>
            <w:webHidden/>
          </w:rPr>
          <w:t>83</w:t>
        </w:r>
        <w:r w:rsidR="00256F45">
          <w:rPr>
            <w:webHidden/>
          </w:rPr>
          <w:fldChar w:fldCharType="end"/>
        </w:r>
      </w:hyperlink>
    </w:p>
    <w:p w14:paraId="3AFA3F9C" w14:textId="253F616E" w:rsidR="00256F45" w:rsidRDefault="00000000">
      <w:pPr>
        <w:pStyle w:val="TOC3"/>
        <w:rPr>
          <w:rFonts w:eastAsiaTheme="minorEastAsia" w:cstheme="minorBidi"/>
          <w:iCs w:val="0"/>
          <w:kern w:val="2"/>
          <w:sz w:val="24"/>
          <w:szCs w:val="24"/>
          <w:lang w:val="en-US" w:eastAsia="zh-CN"/>
          <w14:ligatures w14:val="standardContextual"/>
        </w:rPr>
      </w:pPr>
      <w:hyperlink w:anchor="_Toc170578899" w:history="1">
        <w:r w:rsidR="00256F45" w:rsidRPr="000977D1">
          <w:rPr>
            <w:rStyle w:val="Hyperlink"/>
          </w:rPr>
          <w:t>7.8.3</w:t>
        </w:r>
        <w:r w:rsidR="00256F45">
          <w:rPr>
            <w:rFonts w:eastAsiaTheme="minorEastAsia" w:cstheme="minorBidi"/>
            <w:iCs w:val="0"/>
            <w:kern w:val="2"/>
            <w:sz w:val="24"/>
            <w:szCs w:val="24"/>
            <w:lang w:val="en-US" w:eastAsia="zh-CN"/>
            <w14:ligatures w14:val="standardContextual"/>
          </w:rPr>
          <w:tab/>
        </w:r>
        <w:r w:rsidR="00256F45" w:rsidRPr="000977D1">
          <w:rPr>
            <w:rStyle w:val="Hyperlink"/>
          </w:rPr>
          <w:t>Mass Cancel Report (61)</w:t>
        </w:r>
        <w:r w:rsidR="00256F45">
          <w:rPr>
            <w:webHidden/>
          </w:rPr>
          <w:tab/>
        </w:r>
        <w:r w:rsidR="00256F45">
          <w:rPr>
            <w:webHidden/>
          </w:rPr>
          <w:fldChar w:fldCharType="begin"/>
        </w:r>
        <w:r w:rsidR="00256F45">
          <w:rPr>
            <w:webHidden/>
          </w:rPr>
          <w:instrText xml:space="preserve"> PAGEREF _Toc170578899 \h </w:instrText>
        </w:r>
        <w:r w:rsidR="00256F45">
          <w:rPr>
            <w:webHidden/>
          </w:rPr>
        </w:r>
        <w:r w:rsidR="00256F45">
          <w:rPr>
            <w:webHidden/>
          </w:rPr>
          <w:fldChar w:fldCharType="separate"/>
        </w:r>
        <w:r w:rsidR="00256F45">
          <w:rPr>
            <w:webHidden/>
          </w:rPr>
          <w:t>84</w:t>
        </w:r>
        <w:r w:rsidR="00256F45">
          <w:rPr>
            <w:webHidden/>
          </w:rPr>
          <w:fldChar w:fldCharType="end"/>
        </w:r>
      </w:hyperlink>
    </w:p>
    <w:p w14:paraId="2D670948" w14:textId="7CA39C16" w:rsidR="00256F45" w:rsidRDefault="00000000">
      <w:pPr>
        <w:pStyle w:val="TOC3"/>
        <w:rPr>
          <w:rFonts w:eastAsiaTheme="minorEastAsia" w:cstheme="minorBidi"/>
          <w:iCs w:val="0"/>
          <w:kern w:val="2"/>
          <w:sz w:val="24"/>
          <w:szCs w:val="24"/>
          <w:lang w:val="en-US" w:eastAsia="zh-CN"/>
          <w14:ligatures w14:val="standardContextual"/>
        </w:rPr>
      </w:pPr>
      <w:hyperlink w:anchor="_Toc170578900" w:history="1">
        <w:r w:rsidR="00256F45" w:rsidRPr="000977D1">
          <w:rPr>
            <w:rStyle w:val="Hyperlink"/>
          </w:rPr>
          <w:t>7.8.4</w:t>
        </w:r>
        <w:r w:rsidR="00256F45">
          <w:rPr>
            <w:rFonts w:eastAsiaTheme="minorEastAsia" w:cstheme="minorBidi"/>
            <w:iCs w:val="0"/>
            <w:kern w:val="2"/>
            <w:sz w:val="24"/>
            <w:szCs w:val="24"/>
            <w:lang w:val="en-US" w:eastAsia="zh-CN"/>
            <w14:ligatures w14:val="standardContextual"/>
          </w:rPr>
          <w:tab/>
        </w:r>
        <w:r w:rsidR="00256F45" w:rsidRPr="000977D1">
          <w:rPr>
            <w:rStyle w:val="Hyperlink"/>
          </w:rPr>
          <w:t>OBO Mass Cancel Report (62)</w:t>
        </w:r>
        <w:r w:rsidR="00256F45">
          <w:rPr>
            <w:webHidden/>
          </w:rPr>
          <w:tab/>
        </w:r>
        <w:r w:rsidR="00256F45">
          <w:rPr>
            <w:webHidden/>
          </w:rPr>
          <w:fldChar w:fldCharType="begin"/>
        </w:r>
        <w:r w:rsidR="00256F45">
          <w:rPr>
            <w:webHidden/>
          </w:rPr>
          <w:instrText xml:space="preserve"> PAGEREF _Toc170578900 \h </w:instrText>
        </w:r>
        <w:r w:rsidR="00256F45">
          <w:rPr>
            <w:webHidden/>
          </w:rPr>
        </w:r>
        <w:r w:rsidR="00256F45">
          <w:rPr>
            <w:webHidden/>
          </w:rPr>
          <w:fldChar w:fldCharType="separate"/>
        </w:r>
        <w:r w:rsidR="00256F45">
          <w:rPr>
            <w:webHidden/>
          </w:rPr>
          <w:t>85</w:t>
        </w:r>
        <w:r w:rsidR="00256F45">
          <w:rPr>
            <w:webHidden/>
          </w:rPr>
          <w:fldChar w:fldCharType="end"/>
        </w:r>
      </w:hyperlink>
    </w:p>
    <w:p w14:paraId="64DBDF2E" w14:textId="1399E947" w:rsidR="00256F45" w:rsidRDefault="00000000">
      <w:pPr>
        <w:pStyle w:val="TOC2"/>
        <w:rPr>
          <w:rFonts w:eastAsiaTheme="minorEastAsia" w:cstheme="minorBidi"/>
          <w:kern w:val="2"/>
          <w:sz w:val="24"/>
          <w:szCs w:val="24"/>
          <w:lang w:eastAsia="zh-CN"/>
          <w14:ligatures w14:val="standardContextual"/>
        </w:rPr>
      </w:pPr>
      <w:hyperlink w:anchor="_Toc170578901" w:history="1">
        <w:r w:rsidR="00256F45" w:rsidRPr="000977D1">
          <w:rPr>
            <w:rStyle w:val="Hyperlink"/>
            <w:rFonts w:cstheme="minorHAnsi"/>
          </w:rPr>
          <w:t>7.9</w:t>
        </w:r>
        <w:r w:rsidR="00256F45">
          <w:rPr>
            <w:rFonts w:eastAsiaTheme="minorEastAsia" w:cstheme="minorBidi"/>
            <w:kern w:val="2"/>
            <w:sz w:val="24"/>
            <w:szCs w:val="24"/>
            <w:lang w:eastAsia="zh-CN"/>
            <w14:ligatures w14:val="standardContextual"/>
          </w:rPr>
          <w:tab/>
        </w:r>
        <w:r w:rsidR="00256F45" w:rsidRPr="000977D1">
          <w:rPr>
            <w:rStyle w:val="Hyperlink"/>
            <w:rFonts w:cstheme="minorHAnsi"/>
          </w:rPr>
          <w:t>Business Messages – Quote Handling</w:t>
        </w:r>
        <w:r w:rsidR="00256F45">
          <w:rPr>
            <w:webHidden/>
          </w:rPr>
          <w:tab/>
        </w:r>
        <w:r w:rsidR="00256F45">
          <w:rPr>
            <w:webHidden/>
          </w:rPr>
          <w:fldChar w:fldCharType="begin"/>
        </w:r>
        <w:r w:rsidR="00256F45">
          <w:rPr>
            <w:webHidden/>
          </w:rPr>
          <w:instrText xml:space="preserve"> PAGEREF _Toc170578901 \h </w:instrText>
        </w:r>
        <w:r w:rsidR="00256F45">
          <w:rPr>
            <w:webHidden/>
          </w:rPr>
        </w:r>
        <w:r w:rsidR="00256F45">
          <w:rPr>
            <w:webHidden/>
          </w:rPr>
          <w:fldChar w:fldCharType="separate"/>
        </w:r>
        <w:r w:rsidR="00256F45">
          <w:rPr>
            <w:webHidden/>
          </w:rPr>
          <w:t>87</w:t>
        </w:r>
        <w:r w:rsidR="00256F45">
          <w:rPr>
            <w:webHidden/>
          </w:rPr>
          <w:fldChar w:fldCharType="end"/>
        </w:r>
      </w:hyperlink>
    </w:p>
    <w:p w14:paraId="620DC140" w14:textId="2A7F8B6C" w:rsidR="00256F45" w:rsidRDefault="00000000">
      <w:pPr>
        <w:pStyle w:val="TOC3"/>
        <w:rPr>
          <w:rFonts w:eastAsiaTheme="minorEastAsia" w:cstheme="minorBidi"/>
          <w:iCs w:val="0"/>
          <w:kern w:val="2"/>
          <w:sz w:val="24"/>
          <w:szCs w:val="24"/>
          <w:lang w:val="en-US" w:eastAsia="zh-CN"/>
          <w14:ligatures w14:val="standardContextual"/>
        </w:rPr>
      </w:pPr>
      <w:hyperlink w:anchor="_Toc170578902" w:history="1">
        <w:r w:rsidR="00256F45" w:rsidRPr="000977D1">
          <w:rPr>
            <w:rStyle w:val="Hyperlink"/>
          </w:rPr>
          <w:t>7.9.1</w:t>
        </w:r>
        <w:r w:rsidR="00256F45">
          <w:rPr>
            <w:rFonts w:eastAsiaTheme="minorEastAsia" w:cstheme="minorBidi"/>
            <w:iCs w:val="0"/>
            <w:kern w:val="2"/>
            <w:sz w:val="24"/>
            <w:szCs w:val="24"/>
            <w:lang w:val="en-US" w:eastAsia="zh-CN"/>
            <w14:ligatures w14:val="standardContextual"/>
          </w:rPr>
          <w:tab/>
        </w:r>
        <w:r w:rsidR="00256F45" w:rsidRPr="000977D1">
          <w:rPr>
            <w:rStyle w:val="Hyperlink"/>
          </w:rPr>
          <w:t>Quote Entry Block</w:t>
        </w:r>
        <w:r w:rsidR="00256F45">
          <w:rPr>
            <w:webHidden/>
          </w:rPr>
          <w:tab/>
        </w:r>
        <w:r w:rsidR="00256F45">
          <w:rPr>
            <w:webHidden/>
          </w:rPr>
          <w:fldChar w:fldCharType="begin"/>
        </w:r>
        <w:r w:rsidR="00256F45">
          <w:rPr>
            <w:webHidden/>
          </w:rPr>
          <w:instrText xml:space="preserve"> PAGEREF _Toc170578902 \h </w:instrText>
        </w:r>
        <w:r w:rsidR="00256F45">
          <w:rPr>
            <w:webHidden/>
          </w:rPr>
        </w:r>
        <w:r w:rsidR="00256F45">
          <w:rPr>
            <w:webHidden/>
          </w:rPr>
          <w:fldChar w:fldCharType="separate"/>
        </w:r>
        <w:r w:rsidR="00256F45">
          <w:rPr>
            <w:webHidden/>
          </w:rPr>
          <w:t>87</w:t>
        </w:r>
        <w:r w:rsidR="00256F45">
          <w:rPr>
            <w:webHidden/>
          </w:rPr>
          <w:fldChar w:fldCharType="end"/>
        </w:r>
      </w:hyperlink>
    </w:p>
    <w:p w14:paraId="44BB9069" w14:textId="06C0FEB1" w:rsidR="00256F45" w:rsidRDefault="00000000">
      <w:pPr>
        <w:pStyle w:val="TOC4"/>
        <w:rPr>
          <w:rFonts w:eastAsiaTheme="minorEastAsia" w:cstheme="minorBidi"/>
          <w:noProof/>
          <w:kern w:val="2"/>
          <w:sz w:val="24"/>
          <w:szCs w:val="24"/>
          <w:lang w:eastAsia="zh-CN"/>
          <w14:ligatures w14:val="standardContextual"/>
        </w:rPr>
      </w:pPr>
      <w:hyperlink w:anchor="_Toc170578903" w:history="1">
        <w:r w:rsidR="00256F45" w:rsidRPr="000977D1">
          <w:rPr>
            <w:rStyle w:val="Hyperlink"/>
            <w:rFonts w:cstheme="minorHAnsi"/>
            <w:noProof/>
          </w:rPr>
          <w:t>7.9.1.1</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Quote Entry Submission Block</w:t>
        </w:r>
        <w:r w:rsidR="00256F45">
          <w:rPr>
            <w:noProof/>
            <w:webHidden/>
          </w:rPr>
          <w:tab/>
        </w:r>
        <w:r w:rsidR="00256F45">
          <w:rPr>
            <w:noProof/>
            <w:webHidden/>
          </w:rPr>
          <w:fldChar w:fldCharType="begin"/>
        </w:r>
        <w:r w:rsidR="00256F45">
          <w:rPr>
            <w:noProof/>
            <w:webHidden/>
          </w:rPr>
          <w:instrText xml:space="preserve"> PAGEREF _Toc170578903 \h </w:instrText>
        </w:r>
        <w:r w:rsidR="00256F45">
          <w:rPr>
            <w:noProof/>
            <w:webHidden/>
          </w:rPr>
        </w:r>
        <w:r w:rsidR="00256F45">
          <w:rPr>
            <w:noProof/>
            <w:webHidden/>
          </w:rPr>
          <w:fldChar w:fldCharType="separate"/>
        </w:r>
        <w:r w:rsidR="00256F45">
          <w:rPr>
            <w:noProof/>
            <w:webHidden/>
          </w:rPr>
          <w:t>87</w:t>
        </w:r>
        <w:r w:rsidR="00256F45">
          <w:rPr>
            <w:noProof/>
            <w:webHidden/>
          </w:rPr>
          <w:fldChar w:fldCharType="end"/>
        </w:r>
      </w:hyperlink>
    </w:p>
    <w:p w14:paraId="6A9FF604" w14:textId="1EAC02F1" w:rsidR="00256F45" w:rsidRDefault="00000000">
      <w:pPr>
        <w:pStyle w:val="TOC4"/>
        <w:rPr>
          <w:rFonts w:eastAsiaTheme="minorEastAsia" w:cstheme="minorBidi"/>
          <w:noProof/>
          <w:kern w:val="2"/>
          <w:sz w:val="24"/>
          <w:szCs w:val="24"/>
          <w:lang w:eastAsia="zh-CN"/>
          <w14:ligatures w14:val="standardContextual"/>
        </w:rPr>
      </w:pPr>
      <w:hyperlink w:anchor="_Toc170578904" w:history="1">
        <w:r w:rsidR="00256F45" w:rsidRPr="000977D1">
          <w:rPr>
            <w:rStyle w:val="Hyperlink"/>
            <w:rFonts w:cstheme="minorHAnsi"/>
            <w:noProof/>
          </w:rPr>
          <w:t>7.9.1.2</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Quote Entry Resultant Block</w:t>
        </w:r>
        <w:r w:rsidR="00256F45">
          <w:rPr>
            <w:noProof/>
            <w:webHidden/>
          </w:rPr>
          <w:tab/>
        </w:r>
        <w:r w:rsidR="00256F45">
          <w:rPr>
            <w:noProof/>
            <w:webHidden/>
          </w:rPr>
          <w:fldChar w:fldCharType="begin"/>
        </w:r>
        <w:r w:rsidR="00256F45">
          <w:rPr>
            <w:noProof/>
            <w:webHidden/>
          </w:rPr>
          <w:instrText xml:space="preserve"> PAGEREF _Toc170578904 \h </w:instrText>
        </w:r>
        <w:r w:rsidR="00256F45">
          <w:rPr>
            <w:noProof/>
            <w:webHidden/>
          </w:rPr>
        </w:r>
        <w:r w:rsidR="00256F45">
          <w:rPr>
            <w:noProof/>
            <w:webHidden/>
          </w:rPr>
          <w:fldChar w:fldCharType="separate"/>
        </w:r>
        <w:r w:rsidR="00256F45">
          <w:rPr>
            <w:noProof/>
            <w:webHidden/>
          </w:rPr>
          <w:t>87</w:t>
        </w:r>
        <w:r w:rsidR="00256F45">
          <w:rPr>
            <w:noProof/>
            <w:webHidden/>
          </w:rPr>
          <w:fldChar w:fldCharType="end"/>
        </w:r>
      </w:hyperlink>
    </w:p>
    <w:p w14:paraId="15ADEA8C" w14:textId="63B41263" w:rsidR="00256F45" w:rsidRDefault="00000000">
      <w:pPr>
        <w:pStyle w:val="TOC3"/>
        <w:rPr>
          <w:rFonts w:eastAsiaTheme="minorEastAsia" w:cstheme="minorBidi"/>
          <w:iCs w:val="0"/>
          <w:kern w:val="2"/>
          <w:sz w:val="24"/>
          <w:szCs w:val="24"/>
          <w:lang w:val="en-US" w:eastAsia="zh-CN"/>
          <w14:ligatures w14:val="standardContextual"/>
        </w:rPr>
      </w:pPr>
      <w:hyperlink w:anchor="_Toc170578905" w:history="1">
        <w:r w:rsidR="00256F45" w:rsidRPr="000977D1">
          <w:rPr>
            <w:rStyle w:val="Hyperlink"/>
          </w:rPr>
          <w:t>7.9.2</w:t>
        </w:r>
        <w:r w:rsidR="00256F45">
          <w:rPr>
            <w:rFonts w:eastAsiaTheme="minorEastAsia" w:cstheme="minorBidi"/>
            <w:iCs w:val="0"/>
            <w:kern w:val="2"/>
            <w:sz w:val="24"/>
            <w:szCs w:val="24"/>
            <w:lang w:val="en-US" w:eastAsia="zh-CN"/>
            <w14:ligatures w14:val="standardContextual"/>
          </w:rPr>
          <w:tab/>
        </w:r>
        <w:r w:rsidR="00256F45" w:rsidRPr="000977D1">
          <w:rPr>
            <w:rStyle w:val="Hyperlink"/>
          </w:rPr>
          <w:t>Mass Quote (16)</w:t>
        </w:r>
        <w:r w:rsidR="00256F45">
          <w:rPr>
            <w:webHidden/>
          </w:rPr>
          <w:tab/>
        </w:r>
        <w:r w:rsidR="00256F45">
          <w:rPr>
            <w:webHidden/>
          </w:rPr>
          <w:fldChar w:fldCharType="begin"/>
        </w:r>
        <w:r w:rsidR="00256F45">
          <w:rPr>
            <w:webHidden/>
          </w:rPr>
          <w:instrText xml:space="preserve"> PAGEREF _Toc170578905 \h </w:instrText>
        </w:r>
        <w:r w:rsidR="00256F45">
          <w:rPr>
            <w:webHidden/>
          </w:rPr>
        </w:r>
        <w:r w:rsidR="00256F45">
          <w:rPr>
            <w:webHidden/>
          </w:rPr>
          <w:fldChar w:fldCharType="separate"/>
        </w:r>
        <w:r w:rsidR="00256F45">
          <w:rPr>
            <w:webHidden/>
          </w:rPr>
          <w:t>87</w:t>
        </w:r>
        <w:r w:rsidR="00256F45">
          <w:rPr>
            <w:webHidden/>
          </w:rPr>
          <w:fldChar w:fldCharType="end"/>
        </w:r>
      </w:hyperlink>
    </w:p>
    <w:p w14:paraId="4C0BB056" w14:textId="2C65E2A8" w:rsidR="00256F45" w:rsidRDefault="00000000">
      <w:pPr>
        <w:pStyle w:val="TOC3"/>
        <w:rPr>
          <w:rFonts w:eastAsiaTheme="minorEastAsia" w:cstheme="minorBidi"/>
          <w:iCs w:val="0"/>
          <w:kern w:val="2"/>
          <w:sz w:val="24"/>
          <w:szCs w:val="24"/>
          <w:lang w:val="en-US" w:eastAsia="zh-CN"/>
          <w14:ligatures w14:val="standardContextual"/>
        </w:rPr>
      </w:pPr>
      <w:hyperlink w:anchor="_Toc170578906" w:history="1">
        <w:r w:rsidR="00256F45" w:rsidRPr="000977D1">
          <w:rPr>
            <w:rStyle w:val="Hyperlink"/>
          </w:rPr>
          <w:t>7.9.3</w:t>
        </w:r>
        <w:r w:rsidR="00256F45">
          <w:rPr>
            <w:rFonts w:eastAsiaTheme="minorEastAsia" w:cstheme="minorBidi"/>
            <w:iCs w:val="0"/>
            <w:kern w:val="2"/>
            <w:sz w:val="24"/>
            <w:szCs w:val="24"/>
            <w:lang w:val="en-US" w:eastAsia="zh-CN"/>
            <w14:ligatures w14:val="standardContextual"/>
          </w:rPr>
          <w:tab/>
        </w:r>
        <w:r w:rsidR="00256F45" w:rsidRPr="000977D1">
          <w:rPr>
            <w:rStyle w:val="Hyperlink"/>
          </w:rPr>
          <w:t>Single Quote (17)</w:t>
        </w:r>
        <w:r w:rsidR="00256F45">
          <w:rPr>
            <w:webHidden/>
          </w:rPr>
          <w:tab/>
        </w:r>
        <w:r w:rsidR="00256F45">
          <w:rPr>
            <w:webHidden/>
          </w:rPr>
          <w:fldChar w:fldCharType="begin"/>
        </w:r>
        <w:r w:rsidR="00256F45">
          <w:rPr>
            <w:webHidden/>
          </w:rPr>
          <w:instrText xml:space="preserve"> PAGEREF _Toc170578906 \h </w:instrText>
        </w:r>
        <w:r w:rsidR="00256F45">
          <w:rPr>
            <w:webHidden/>
          </w:rPr>
        </w:r>
        <w:r w:rsidR="00256F45">
          <w:rPr>
            <w:webHidden/>
          </w:rPr>
          <w:fldChar w:fldCharType="separate"/>
        </w:r>
        <w:r w:rsidR="00256F45">
          <w:rPr>
            <w:webHidden/>
          </w:rPr>
          <w:t>88</w:t>
        </w:r>
        <w:r w:rsidR="00256F45">
          <w:rPr>
            <w:webHidden/>
          </w:rPr>
          <w:fldChar w:fldCharType="end"/>
        </w:r>
      </w:hyperlink>
    </w:p>
    <w:p w14:paraId="7778A4E9" w14:textId="6035A311" w:rsidR="00256F45" w:rsidRDefault="00000000">
      <w:pPr>
        <w:pStyle w:val="TOC3"/>
        <w:rPr>
          <w:rFonts w:eastAsiaTheme="minorEastAsia" w:cstheme="minorBidi"/>
          <w:iCs w:val="0"/>
          <w:kern w:val="2"/>
          <w:sz w:val="24"/>
          <w:szCs w:val="24"/>
          <w:lang w:val="en-US" w:eastAsia="zh-CN"/>
          <w14:ligatures w14:val="standardContextual"/>
        </w:rPr>
      </w:pPr>
      <w:hyperlink w:anchor="_Toc170578907" w:history="1">
        <w:r w:rsidR="00256F45" w:rsidRPr="000977D1">
          <w:rPr>
            <w:rStyle w:val="Hyperlink"/>
          </w:rPr>
          <w:t>7.9.4</w:t>
        </w:r>
        <w:r w:rsidR="00256F45">
          <w:rPr>
            <w:rFonts w:eastAsiaTheme="minorEastAsia" w:cstheme="minorBidi"/>
            <w:iCs w:val="0"/>
            <w:kern w:val="2"/>
            <w:sz w:val="24"/>
            <w:szCs w:val="24"/>
            <w:lang w:val="en-US" w:eastAsia="zh-CN"/>
            <w14:ligatures w14:val="standardContextual"/>
          </w:rPr>
          <w:tab/>
        </w:r>
        <w:r w:rsidR="00256F45" w:rsidRPr="000977D1">
          <w:rPr>
            <w:rStyle w:val="Hyperlink"/>
          </w:rPr>
          <w:t>Mass Quote Ack (63)</w:t>
        </w:r>
        <w:r w:rsidR="00256F45">
          <w:rPr>
            <w:webHidden/>
          </w:rPr>
          <w:tab/>
        </w:r>
        <w:r w:rsidR="00256F45">
          <w:rPr>
            <w:webHidden/>
          </w:rPr>
          <w:fldChar w:fldCharType="begin"/>
        </w:r>
        <w:r w:rsidR="00256F45">
          <w:rPr>
            <w:webHidden/>
          </w:rPr>
          <w:instrText xml:space="preserve"> PAGEREF _Toc170578907 \h </w:instrText>
        </w:r>
        <w:r w:rsidR="00256F45">
          <w:rPr>
            <w:webHidden/>
          </w:rPr>
        </w:r>
        <w:r w:rsidR="00256F45">
          <w:rPr>
            <w:webHidden/>
          </w:rPr>
          <w:fldChar w:fldCharType="separate"/>
        </w:r>
        <w:r w:rsidR="00256F45">
          <w:rPr>
            <w:webHidden/>
          </w:rPr>
          <w:t>89</w:t>
        </w:r>
        <w:r w:rsidR="00256F45">
          <w:rPr>
            <w:webHidden/>
          </w:rPr>
          <w:fldChar w:fldCharType="end"/>
        </w:r>
      </w:hyperlink>
    </w:p>
    <w:p w14:paraId="6A5B7E65" w14:textId="43397086" w:rsidR="00256F45" w:rsidRDefault="00000000">
      <w:pPr>
        <w:pStyle w:val="TOC3"/>
        <w:rPr>
          <w:rFonts w:eastAsiaTheme="minorEastAsia" w:cstheme="minorBidi"/>
          <w:iCs w:val="0"/>
          <w:kern w:val="2"/>
          <w:sz w:val="24"/>
          <w:szCs w:val="24"/>
          <w:lang w:val="en-US" w:eastAsia="zh-CN"/>
          <w14:ligatures w14:val="standardContextual"/>
        </w:rPr>
      </w:pPr>
      <w:hyperlink w:anchor="_Toc170578908" w:history="1">
        <w:r w:rsidR="00256F45" w:rsidRPr="000977D1">
          <w:rPr>
            <w:rStyle w:val="Hyperlink"/>
          </w:rPr>
          <w:t>7.9.5</w:t>
        </w:r>
        <w:r w:rsidR="00256F45">
          <w:rPr>
            <w:rFonts w:eastAsiaTheme="minorEastAsia" w:cstheme="minorBidi"/>
            <w:iCs w:val="0"/>
            <w:kern w:val="2"/>
            <w:sz w:val="24"/>
            <w:szCs w:val="24"/>
            <w:lang w:val="en-US" w:eastAsia="zh-CN"/>
            <w14:ligatures w14:val="standardContextual"/>
          </w:rPr>
          <w:tab/>
        </w:r>
        <w:r w:rsidR="00256F45" w:rsidRPr="000977D1">
          <w:rPr>
            <w:rStyle w:val="Hyperlink"/>
          </w:rPr>
          <w:t>Single Quote Rejected (64)</w:t>
        </w:r>
        <w:r w:rsidR="00256F45">
          <w:rPr>
            <w:webHidden/>
          </w:rPr>
          <w:tab/>
        </w:r>
        <w:r w:rsidR="00256F45">
          <w:rPr>
            <w:webHidden/>
          </w:rPr>
          <w:fldChar w:fldCharType="begin"/>
        </w:r>
        <w:r w:rsidR="00256F45">
          <w:rPr>
            <w:webHidden/>
          </w:rPr>
          <w:instrText xml:space="preserve"> PAGEREF _Toc170578908 \h </w:instrText>
        </w:r>
        <w:r w:rsidR="00256F45">
          <w:rPr>
            <w:webHidden/>
          </w:rPr>
        </w:r>
        <w:r w:rsidR="00256F45">
          <w:rPr>
            <w:webHidden/>
          </w:rPr>
          <w:fldChar w:fldCharType="separate"/>
        </w:r>
        <w:r w:rsidR="00256F45">
          <w:rPr>
            <w:webHidden/>
          </w:rPr>
          <w:t>90</w:t>
        </w:r>
        <w:r w:rsidR="00256F45">
          <w:rPr>
            <w:webHidden/>
          </w:rPr>
          <w:fldChar w:fldCharType="end"/>
        </w:r>
      </w:hyperlink>
    </w:p>
    <w:p w14:paraId="530CDD5B" w14:textId="04AE36A5" w:rsidR="00256F45" w:rsidRDefault="00000000">
      <w:pPr>
        <w:pStyle w:val="TOC3"/>
        <w:rPr>
          <w:rFonts w:eastAsiaTheme="minorEastAsia" w:cstheme="minorBidi"/>
          <w:iCs w:val="0"/>
          <w:kern w:val="2"/>
          <w:sz w:val="24"/>
          <w:szCs w:val="24"/>
          <w:lang w:val="en-US" w:eastAsia="zh-CN"/>
          <w14:ligatures w14:val="standardContextual"/>
        </w:rPr>
      </w:pPr>
      <w:hyperlink w:anchor="_Toc170578909" w:history="1">
        <w:r w:rsidR="00256F45" w:rsidRPr="000977D1">
          <w:rPr>
            <w:rStyle w:val="Hyperlink"/>
          </w:rPr>
          <w:t>7.9.6</w:t>
        </w:r>
        <w:r w:rsidR="00256F45">
          <w:rPr>
            <w:rFonts w:eastAsiaTheme="minorEastAsia" w:cstheme="minorBidi"/>
            <w:iCs w:val="0"/>
            <w:kern w:val="2"/>
            <w:sz w:val="24"/>
            <w:szCs w:val="24"/>
            <w:lang w:val="en-US" w:eastAsia="zh-CN"/>
            <w14:ligatures w14:val="standardContextual"/>
          </w:rPr>
          <w:tab/>
        </w:r>
        <w:r w:rsidR="00256F45" w:rsidRPr="000977D1">
          <w:rPr>
            <w:rStyle w:val="Hyperlink"/>
          </w:rPr>
          <w:t>Quote Order Ack (65)</w:t>
        </w:r>
        <w:r w:rsidR="00256F45">
          <w:rPr>
            <w:webHidden/>
          </w:rPr>
          <w:tab/>
        </w:r>
        <w:r w:rsidR="00256F45">
          <w:rPr>
            <w:webHidden/>
          </w:rPr>
          <w:fldChar w:fldCharType="begin"/>
        </w:r>
        <w:r w:rsidR="00256F45">
          <w:rPr>
            <w:webHidden/>
          </w:rPr>
          <w:instrText xml:space="preserve"> PAGEREF _Toc170578909 \h </w:instrText>
        </w:r>
        <w:r w:rsidR="00256F45">
          <w:rPr>
            <w:webHidden/>
          </w:rPr>
        </w:r>
        <w:r w:rsidR="00256F45">
          <w:rPr>
            <w:webHidden/>
          </w:rPr>
          <w:fldChar w:fldCharType="separate"/>
        </w:r>
        <w:r w:rsidR="00256F45">
          <w:rPr>
            <w:webHidden/>
          </w:rPr>
          <w:t>90</w:t>
        </w:r>
        <w:r w:rsidR="00256F45">
          <w:rPr>
            <w:webHidden/>
          </w:rPr>
          <w:fldChar w:fldCharType="end"/>
        </w:r>
      </w:hyperlink>
    </w:p>
    <w:p w14:paraId="2F94BEC8" w14:textId="11D93990" w:rsidR="00256F45" w:rsidRDefault="00000000">
      <w:pPr>
        <w:pStyle w:val="TOC3"/>
        <w:rPr>
          <w:rFonts w:eastAsiaTheme="minorEastAsia" w:cstheme="minorBidi"/>
          <w:iCs w:val="0"/>
          <w:kern w:val="2"/>
          <w:sz w:val="24"/>
          <w:szCs w:val="24"/>
          <w:lang w:val="en-US" w:eastAsia="zh-CN"/>
          <w14:ligatures w14:val="standardContextual"/>
        </w:rPr>
      </w:pPr>
      <w:hyperlink w:anchor="_Toc170578910" w:history="1">
        <w:r w:rsidR="00256F45" w:rsidRPr="000977D1">
          <w:rPr>
            <w:rStyle w:val="Hyperlink"/>
          </w:rPr>
          <w:t>7.9.7</w:t>
        </w:r>
        <w:r w:rsidR="00256F45">
          <w:rPr>
            <w:rFonts w:eastAsiaTheme="minorEastAsia" w:cstheme="minorBidi"/>
            <w:iCs w:val="0"/>
            <w:kern w:val="2"/>
            <w:sz w:val="24"/>
            <w:szCs w:val="24"/>
            <w:lang w:val="en-US" w:eastAsia="zh-CN"/>
            <w14:ligatures w14:val="standardContextual"/>
          </w:rPr>
          <w:tab/>
        </w:r>
        <w:r w:rsidR="00256F45" w:rsidRPr="000977D1">
          <w:rPr>
            <w:rStyle w:val="Hyperlink"/>
          </w:rPr>
          <w:t>Quote Cancel on Security Level (66)</w:t>
        </w:r>
        <w:r w:rsidR="00256F45">
          <w:rPr>
            <w:webHidden/>
          </w:rPr>
          <w:tab/>
        </w:r>
        <w:r w:rsidR="00256F45">
          <w:rPr>
            <w:webHidden/>
          </w:rPr>
          <w:fldChar w:fldCharType="begin"/>
        </w:r>
        <w:r w:rsidR="00256F45">
          <w:rPr>
            <w:webHidden/>
          </w:rPr>
          <w:instrText xml:space="preserve"> PAGEREF _Toc170578910 \h </w:instrText>
        </w:r>
        <w:r w:rsidR="00256F45">
          <w:rPr>
            <w:webHidden/>
          </w:rPr>
        </w:r>
        <w:r w:rsidR="00256F45">
          <w:rPr>
            <w:webHidden/>
          </w:rPr>
          <w:fldChar w:fldCharType="separate"/>
        </w:r>
        <w:r w:rsidR="00256F45">
          <w:rPr>
            <w:webHidden/>
          </w:rPr>
          <w:t>91</w:t>
        </w:r>
        <w:r w:rsidR="00256F45">
          <w:rPr>
            <w:webHidden/>
          </w:rPr>
          <w:fldChar w:fldCharType="end"/>
        </w:r>
      </w:hyperlink>
    </w:p>
    <w:p w14:paraId="7867C682" w14:textId="06BD9DCC" w:rsidR="00256F45" w:rsidRDefault="00000000">
      <w:pPr>
        <w:pStyle w:val="TOC3"/>
        <w:rPr>
          <w:rFonts w:eastAsiaTheme="minorEastAsia" w:cstheme="minorBidi"/>
          <w:iCs w:val="0"/>
          <w:kern w:val="2"/>
          <w:sz w:val="24"/>
          <w:szCs w:val="24"/>
          <w:lang w:val="en-US" w:eastAsia="zh-CN"/>
          <w14:ligatures w14:val="standardContextual"/>
        </w:rPr>
      </w:pPr>
      <w:hyperlink w:anchor="_Toc170578911" w:history="1">
        <w:r w:rsidR="00256F45" w:rsidRPr="000977D1">
          <w:rPr>
            <w:rStyle w:val="Hyperlink"/>
          </w:rPr>
          <w:t>7.9.8</w:t>
        </w:r>
        <w:r w:rsidR="00256F45">
          <w:rPr>
            <w:rFonts w:eastAsiaTheme="minorEastAsia" w:cstheme="minorBidi"/>
            <w:iCs w:val="0"/>
            <w:kern w:val="2"/>
            <w:sz w:val="24"/>
            <w:szCs w:val="24"/>
            <w:lang w:val="en-US" w:eastAsia="zh-CN"/>
            <w14:ligatures w14:val="standardContextual"/>
          </w:rPr>
          <w:tab/>
        </w:r>
        <w:r w:rsidR="00256F45" w:rsidRPr="000977D1">
          <w:rPr>
            <w:rStyle w:val="Hyperlink"/>
          </w:rPr>
          <w:t>Quote Cancel on Order Level (67)</w:t>
        </w:r>
        <w:r w:rsidR="00256F45">
          <w:rPr>
            <w:webHidden/>
          </w:rPr>
          <w:tab/>
        </w:r>
        <w:r w:rsidR="00256F45">
          <w:rPr>
            <w:webHidden/>
          </w:rPr>
          <w:fldChar w:fldCharType="begin"/>
        </w:r>
        <w:r w:rsidR="00256F45">
          <w:rPr>
            <w:webHidden/>
          </w:rPr>
          <w:instrText xml:space="preserve"> PAGEREF _Toc170578911 \h </w:instrText>
        </w:r>
        <w:r w:rsidR="00256F45">
          <w:rPr>
            <w:webHidden/>
          </w:rPr>
        </w:r>
        <w:r w:rsidR="00256F45">
          <w:rPr>
            <w:webHidden/>
          </w:rPr>
          <w:fldChar w:fldCharType="separate"/>
        </w:r>
        <w:r w:rsidR="00256F45">
          <w:rPr>
            <w:webHidden/>
          </w:rPr>
          <w:t>92</w:t>
        </w:r>
        <w:r w:rsidR="00256F45">
          <w:rPr>
            <w:webHidden/>
          </w:rPr>
          <w:fldChar w:fldCharType="end"/>
        </w:r>
      </w:hyperlink>
    </w:p>
    <w:p w14:paraId="403770D9" w14:textId="6DD0C90F" w:rsidR="00256F45" w:rsidRDefault="00000000">
      <w:pPr>
        <w:pStyle w:val="TOC3"/>
        <w:rPr>
          <w:rFonts w:eastAsiaTheme="minorEastAsia" w:cstheme="minorBidi"/>
          <w:iCs w:val="0"/>
          <w:kern w:val="2"/>
          <w:sz w:val="24"/>
          <w:szCs w:val="24"/>
          <w:lang w:val="en-US" w:eastAsia="zh-CN"/>
          <w14:ligatures w14:val="standardContextual"/>
        </w:rPr>
      </w:pPr>
      <w:hyperlink w:anchor="_Toc170578912" w:history="1">
        <w:r w:rsidR="00256F45" w:rsidRPr="000977D1">
          <w:rPr>
            <w:rStyle w:val="Hyperlink"/>
          </w:rPr>
          <w:t>7.9.9</w:t>
        </w:r>
        <w:r w:rsidR="00256F45">
          <w:rPr>
            <w:rFonts w:eastAsiaTheme="minorEastAsia" w:cstheme="minorBidi"/>
            <w:iCs w:val="0"/>
            <w:kern w:val="2"/>
            <w:sz w:val="24"/>
            <w:szCs w:val="24"/>
            <w:lang w:val="en-US" w:eastAsia="zh-CN"/>
            <w14:ligatures w14:val="standardContextual"/>
          </w:rPr>
          <w:tab/>
        </w:r>
        <w:r w:rsidR="00256F45" w:rsidRPr="000977D1">
          <w:rPr>
            <w:rStyle w:val="Hyperlink"/>
          </w:rPr>
          <w:t>Quote Executed (68)</w:t>
        </w:r>
        <w:r w:rsidR="00256F45">
          <w:rPr>
            <w:webHidden/>
          </w:rPr>
          <w:tab/>
        </w:r>
        <w:r w:rsidR="00256F45">
          <w:rPr>
            <w:webHidden/>
          </w:rPr>
          <w:fldChar w:fldCharType="begin"/>
        </w:r>
        <w:r w:rsidR="00256F45">
          <w:rPr>
            <w:webHidden/>
          </w:rPr>
          <w:instrText xml:space="preserve"> PAGEREF _Toc170578912 \h </w:instrText>
        </w:r>
        <w:r w:rsidR="00256F45">
          <w:rPr>
            <w:webHidden/>
          </w:rPr>
        </w:r>
        <w:r w:rsidR="00256F45">
          <w:rPr>
            <w:webHidden/>
          </w:rPr>
          <w:fldChar w:fldCharType="separate"/>
        </w:r>
        <w:r w:rsidR="00256F45">
          <w:rPr>
            <w:webHidden/>
          </w:rPr>
          <w:t>93</w:t>
        </w:r>
        <w:r w:rsidR="00256F45">
          <w:rPr>
            <w:webHidden/>
          </w:rPr>
          <w:fldChar w:fldCharType="end"/>
        </w:r>
      </w:hyperlink>
    </w:p>
    <w:p w14:paraId="29F105FB" w14:textId="240CC5CC" w:rsidR="00256F45" w:rsidRDefault="00000000">
      <w:pPr>
        <w:pStyle w:val="TOC3"/>
        <w:rPr>
          <w:rFonts w:eastAsiaTheme="minorEastAsia" w:cstheme="minorBidi"/>
          <w:iCs w:val="0"/>
          <w:kern w:val="2"/>
          <w:sz w:val="24"/>
          <w:szCs w:val="24"/>
          <w:lang w:val="en-US" w:eastAsia="zh-CN"/>
          <w14:ligatures w14:val="standardContextual"/>
        </w:rPr>
      </w:pPr>
      <w:hyperlink w:anchor="_Toc170578913" w:history="1">
        <w:r w:rsidR="00256F45" w:rsidRPr="000977D1">
          <w:rPr>
            <w:rStyle w:val="Hyperlink"/>
          </w:rPr>
          <w:t>7.9.10</w:t>
        </w:r>
        <w:r w:rsidR="00256F45">
          <w:rPr>
            <w:rFonts w:eastAsiaTheme="minorEastAsia" w:cstheme="minorBidi"/>
            <w:iCs w:val="0"/>
            <w:kern w:val="2"/>
            <w:sz w:val="24"/>
            <w:szCs w:val="24"/>
            <w:lang w:val="en-US" w:eastAsia="zh-CN"/>
            <w14:ligatures w14:val="standardContextual"/>
          </w:rPr>
          <w:tab/>
        </w:r>
        <w:r w:rsidR="00256F45" w:rsidRPr="000977D1">
          <w:rPr>
            <w:rStyle w:val="Hyperlink"/>
          </w:rPr>
          <w:t>Quote Request (18)</w:t>
        </w:r>
        <w:r w:rsidR="00256F45">
          <w:rPr>
            <w:webHidden/>
          </w:rPr>
          <w:tab/>
        </w:r>
        <w:r w:rsidR="00256F45">
          <w:rPr>
            <w:webHidden/>
          </w:rPr>
          <w:fldChar w:fldCharType="begin"/>
        </w:r>
        <w:r w:rsidR="00256F45">
          <w:rPr>
            <w:webHidden/>
          </w:rPr>
          <w:instrText xml:space="preserve"> PAGEREF _Toc170578913 \h </w:instrText>
        </w:r>
        <w:r w:rsidR="00256F45">
          <w:rPr>
            <w:webHidden/>
          </w:rPr>
        </w:r>
        <w:r w:rsidR="00256F45">
          <w:rPr>
            <w:webHidden/>
          </w:rPr>
          <w:fldChar w:fldCharType="separate"/>
        </w:r>
        <w:r w:rsidR="00256F45">
          <w:rPr>
            <w:webHidden/>
          </w:rPr>
          <w:t>94</w:t>
        </w:r>
        <w:r w:rsidR="00256F45">
          <w:rPr>
            <w:webHidden/>
          </w:rPr>
          <w:fldChar w:fldCharType="end"/>
        </w:r>
      </w:hyperlink>
    </w:p>
    <w:p w14:paraId="1E7F3D29" w14:textId="1663CC65" w:rsidR="00256F45" w:rsidRDefault="00000000">
      <w:pPr>
        <w:pStyle w:val="TOC3"/>
        <w:rPr>
          <w:rFonts w:eastAsiaTheme="minorEastAsia" w:cstheme="minorBidi"/>
          <w:iCs w:val="0"/>
          <w:kern w:val="2"/>
          <w:sz w:val="24"/>
          <w:szCs w:val="24"/>
          <w:lang w:val="en-US" w:eastAsia="zh-CN"/>
          <w14:ligatures w14:val="standardContextual"/>
        </w:rPr>
      </w:pPr>
      <w:hyperlink w:anchor="_Toc170578914" w:history="1">
        <w:r w:rsidR="00256F45" w:rsidRPr="000977D1">
          <w:rPr>
            <w:rStyle w:val="Hyperlink"/>
          </w:rPr>
          <w:t>7.9.11</w:t>
        </w:r>
        <w:r w:rsidR="00256F45">
          <w:rPr>
            <w:rFonts w:eastAsiaTheme="minorEastAsia" w:cstheme="minorBidi"/>
            <w:iCs w:val="0"/>
            <w:kern w:val="2"/>
            <w:sz w:val="24"/>
            <w:szCs w:val="24"/>
            <w:lang w:val="en-US" w:eastAsia="zh-CN"/>
            <w14:ligatures w14:val="standardContextual"/>
          </w:rPr>
          <w:tab/>
        </w:r>
        <w:r w:rsidR="00256F45" w:rsidRPr="000977D1">
          <w:rPr>
            <w:rStyle w:val="Hyperlink"/>
          </w:rPr>
          <w:t>Quote Request Ack (69)</w:t>
        </w:r>
        <w:r w:rsidR="00256F45">
          <w:rPr>
            <w:webHidden/>
          </w:rPr>
          <w:tab/>
        </w:r>
        <w:r w:rsidR="00256F45">
          <w:rPr>
            <w:webHidden/>
          </w:rPr>
          <w:fldChar w:fldCharType="begin"/>
        </w:r>
        <w:r w:rsidR="00256F45">
          <w:rPr>
            <w:webHidden/>
          </w:rPr>
          <w:instrText xml:space="preserve"> PAGEREF _Toc170578914 \h </w:instrText>
        </w:r>
        <w:r w:rsidR="00256F45">
          <w:rPr>
            <w:webHidden/>
          </w:rPr>
        </w:r>
        <w:r w:rsidR="00256F45">
          <w:rPr>
            <w:webHidden/>
          </w:rPr>
          <w:fldChar w:fldCharType="separate"/>
        </w:r>
        <w:r w:rsidR="00256F45">
          <w:rPr>
            <w:webHidden/>
          </w:rPr>
          <w:t>94</w:t>
        </w:r>
        <w:r w:rsidR="00256F45">
          <w:rPr>
            <w:webHidden/>
          </w:rPr>
          <w:fldChar w:fldCharType="end"/>
        </w:r>
      </w:hyperlink>
    </w:p>
    <w:p w14:paraId="125A129B" w14:textId="599FDF45" w:rsidR="00256F45" w:rsidRDefault="00000000">
      <w:pPr>
        <w:pStyle w:val="TOC2"/>
        <w:rPr>
          <w:rFonts w:eastAsiaTheme="minorEastAsia" w:cstheme="minorBidi"/>
          <w:kern w:val="2"/>
          <w:sz w:val="24"/>
          <w:szCs w:val="24"/>
          <w:lang w:eastAsia="zh-CN"/>
          <w14:ligatures w14:val="standardContextual"/>
        </w:rPr>
      </w:pPr>
      <w:hyperlink w:anchor="_Toc170578915" w:history="1">
        <w:r w:rsidR="00256F45" w:rsidRPr="000977D1">
          <w:rPr>
            <w:rStyle w:val="Hyperlink"/>
            <w:rFonts w:cstheme="minorHAnsi"/>
          </w:rPr>
          <w:t>7.10</w:t>
        </w:r>
        <w:r w:rsidR="00256F45">
          <w:rPr>
            <w:rFonts w:eastAsiaTheme="minorEastAsia" w:cstheme="minorBidi"/>
            <w:kern w:val="2"/>
            <w:sz w:val="24"/>
            <w:szCs w:val="24"/>
            <w:lang w:eastAsia="zh-CN"/>
            <w14:ligatures w14:val="standardContextual"/>
          </w:rPr>
          <w:tab/>
        </w:r>
        <w:r w:rsidR="00256F45" w:rsidRPr="000977D1">
          <w:rPr>
            <w:rStyle w:val="Hyperlink"/>
            <w:rFonts w:cstheme="minorHAnsi"/>
          </w:rPr>
          <w:t>Business Messages – Block Trade Handling</w:t>
        </w:r>
        <w:r w:rsidR="00256F45">
          <w:rPr>
            <w:webHidden/>
          </w:rPr>
          <w:tab/>
        </w:r>
        <w:r w:rsidR="00256F45">
          <w:rPr>
            <w:webHidden/>
          </w:rPr>
          <w:fldChar w:fldCharType="begin"/>
        </w:r>
        <w:r w:rsidR="00256F45">
          <w:rPr>
            <w:webHidden/>
          </w:rPr>
          <w:instrText xml:space="preserve"> PAGEREF _Toc170578915 \h </w:instrText>
        </w:r>
        <w:r w:rsidR="00256F45">
          <w:rPr>
            <w:webHidden/>
          </w:rPr>
        </w:r>
        <w:r w:rsidR="00256F45">
          <w:rPr>
            <w:webHidden/>
          </w:rPr>
          <w:fldChar w:fldCharType="separate"/>
        </w:r>
        <w:r w:rsidR="00256F45">
          <w:rPr>
            <w:webHidden/>
          </w:rPr>
          <w:t>95</w:t>
        </w:r>
        <w:r w:rsidR="00256F45">
          <w:rPr>
            <w:webHidden/>
          </w:rPr>
          <w:fldChar w:fldCharType="end"/>
        </w:r>
      </w:hyperlink>
    </w:p>
    <w:p w14:paraId="24888D71" w14:textId="5B5F171E" w:rsidR="00256F45" w:rsidRDefault="00000000">
      <w:pPr>
        <w:pStyle w:val="TOC3"/>
        <w:rPr>
          <w:rFonts w:eastAsiaTheme="minorEastAsia" w:cstheme="minorBidi"/>
          <w:iCs w:val="0"/>
          <w:kern w:val="2"/>
          <w:sz w:val="24"/>
          <w:szCs w:val="24"/>
          <w:lang w:val="en-US" w:eastAsia="zh-CN"/>
          <w14:ligatures w14:val="standardContextual"/>
        </w:rPr>
      </w:pPr>
      <w:hyperlink w:anchor="_Toc170578916" w:history="1">
        <w:r w:rsidR="00256F45" w:rsidRPr="000977D1">
          <w:rPr>
            <w:rStyle w:val="Hyperlink"/>
          </w:rPr>
          <w:t>7.10.1</w:t>
        </w:r>
        <w:r w:rsidR="00256F45">
          <w:rPr>
            <w:rFonts w:eastAsiaTheme="minorEastAsia" w:cstheme="minorBidi"/>
            <w:iCs w:val="0"/>
            <w:kern w:val="2"/>
            <w:sz w:val="24"/>
            <w:szCs w:val="24"/>
            <w:lang w:val="en-US" w:eastAsia="zh-CN"/>
            <w14:ligatures w14:val="standardContextual"/>
          </w:rPr>
          <w:tab/>
        </w:r>
        <w:r w:rsidR="00256F45" w:rsidRPr="000977D1">
          <w:rPr>
            <w:rStyle w:val="Hyperlink"/>
          </w:rPr>
          <w:t>Instrument Leg Blocks</w:t>
        </w:r>
        <w:r w:rsidR="00256F45">
          <w:rPr>
            <w:webHidden/>
          </w:rPr>
          <w:tab/>
        </w:r>
        <w:r w:rsidR="00256F45">
          <w:rPr>
            <w:webHidden/>
          </w:rPr>
          <w:fldChar w:fldCharType="begin"/>
        </w:r>
        <w:r w:rsidR="00256F45">
          <w:rPr>
            <w:webHidden/>
          </w:rPr>
          <w:instrText xml:space="preserve"> PAGEREF _Toc170578916 \h </w:instrText>
        </w:r>
        <w:r w:rsidR="00256F45">
          <w:rPr>
            <w:webHidden/>
          </w:rPr>
        </w:r>
        <w:r w:rsidR="00256F45">
          <w:rPr>
            <w:webHidden/>
          </w:rPr>
          <w:fldChar w:fldCharType="separate"/>
        </w:r>
        <w:r w:rsidR="00256F45">
          <w:rPr>
            <w:webHidden/>
          </w:rPr>
          <w:t>95</w:t>
        </w:r>
        <w:r w:rsidR="00256F45">
          <w:rPr>
            <w:webHidden/>
          </w:rPr>
          <w:fldChar w:fldCharType="end"/>
        </w:r>
      </w:hyperlink>
    </w:p>
    <w:p w14:paraId="25A6E651" w14:textId="40780DA0" w:rsidR="00256F45" w:rsidRDefault="00000000">
      <w:pPr>
        <w:pStyle w:val="TOC4"/>
        <w:tabs>
          <w:tab w:val="left" w:pos="2315"/>
        </w:tabs>
        <w:rPr>
          <w:rFonts w:eastAsiaTheme="minorEastAsia" w:cstheme="minorBidi"/>
          <w:noProof/>
          <w:kern w:val="2"/>
          <w:sz w:val="24"/>
          <w:szCs w:val="24"/>
          <w:lang w:eastAsia="zh-CN"/>
          <w14:ligatures w14:val="standardContextual"/>
        </w:rPr>
      </w:pPr>
      <w:hyperlink w:anchor="_Toc170578917" w:history="1">
        <w:r w:rsidR="00256F45" w:rsidRPr="000977D1">
          <w:rPr>
            <w:rStyle w:val="Hyperlink"/>
            <w:rFonts w:cstheme="minorHAnsi"/>
            <w:noProof/>
          </w:rPr>
          <w:t>7.10.1.1</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Basic Instrument Leg Block</w:t>
        </w:r>
        <w:r w:rsidR="00256F45">
          <w:rPr>
            <w:noProof/>
            <w:webHidden/>
          </w:rPr>
          <w:tab/>
        </w:r>
        <w:r w:rsidR="00256F45">
          <w:rPr>
            <w:noProof/>
            <w:webHidden/>
          </w:rPr>
          <w:fldChar w:fldCharType="begin"/>
        </w:r>
        <w:r w:rsidR="00256F45">
          <w:rPr>
            <w:noProof/>
            <w:webHidden/>
          </w:rPr>
          <w:instrText xml:space="preserve"> PAGEREF _Toc170578917 \h </w:instrText>
        </w:r>
        <w:r w:rsidR="00256F45">
          <w:rPr>
            <w:noProof/>
            <w:webHidden/>
          </w:rPr>
        </w:r>
        <w:r w:rsidR="00256F45">
          <w:rPr>
            <w:noProof/>
            <w:webHidden/>
          </w:rPr>
          <w:fldChar w:fldCharType="separate"/>
        </w:r>
        <w:r w:rsidR="00256F45">
          <w:rPr>
            <w:noProof/>
            <w:webHidden/>
          </w:rPr>
          <w:t>95</w:t>
        </w:r>
        <w:r w:rsidR="00256F45">
          <w:rPr>
            <w:noProof/>
            <w:webHidden/>
          </w:rPr>
          <w:fldChar w:fldCharType="end"/>
        </w:r>
      </w:hyperlink>
    </w:p>
    <w:p w14:paraId="0EDE8918" w14:textId="4B3E5A7A" w:rsidR="00256F45" w:rsidRDefault="00000000">
      <w:pPr>
        <w:pStyle w:val="TOC4"/>
        <w:tabs>
          <w:tab w:val="left" w:pos="2315"/>
        </w:tabs>
        <w:rPr>
          <w:rFonts w:eastAsiaTheme="minorEastAsia" w:cstheme="minorBidi"/>
          <w:noProof/>
          <w:kern w:val="2"/>
          <w:sz w:val="24"/>
          <w:szCs w:val="24"/>
          <w:lang w:eastAsia="zh-CN"/>
          <w14:ligatures w14:val="standardContextual"/>
        </w:rPr>
      </w:pPr>
      <w:hyperlink w:anchor="_Toc170578918" w:history="1">
        <w:r w:rsidR="00256F45" w:rsidRPr="000977D1">
          <w:rPr>
            <w:rStyle w:val="Hyperlink"/>
            <w:rFonts w:cstheme="minorHAnsi"/>
            <w:noProof/>
          </w:rPr>
          <w:t>7.10.1.2</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Two-party Trade Instrument Leg Block</w:t>
        </w:r>
        <w:r w:rsidR="00256F45">
          <w:rPr>
            <w:noProof/>
            <w:webHidden/>
          </w:rPr>
          <w:tab/>
        </w:r>
        <w:r w:rsidR="00256F45">
          <w:rPr>
            <w:noProof/>
            <w:webHidden/>
          </w:rPr>
          <w:fldChar w:fldCharType="begin"/>
        </w:r>
        <w:r w:rsidR="00256F45">
          <w:rPr>
            <w:noProof/>
            <w:webHidden/>
          </w:rPr>
          <w:instrText xml:space="preserve"> PAGEREF _Toc170578918 \h </w:instrText>
        </w:r>
        <w:r w:rsidR="00256F45">
          <w:rPr>
            <w:noProof/>
            <w:webHidden/>
          </w:rPr>
        </w:r>
        <w:r w:rsidR="00256F45">
          <w:rPr>
            <w:noProof/>
            <w:webHidden/>
          </w:rPr>
          <w:fldChar w:fldCharType="separate"/>
        </w:r>
        <w:r w:rsidR="00256F45">
          <w:rPr>
            <w:noProof/>
            <w:webHidden/>
          </w:rPr>
          <w:t>95</w:t>
        </w:r>
        <w:r w:rsidR="00256F45">
          <w:rPr>
            <w:noProof/>
            <w:webHidden/>
          </w:rPr>
          <w:fldChar w:fldCharType="end"/>
        </w:r>
      </w:hyperlink>
    </w:p>
    <w:p w14:paraId="0A3E2521" w14:textId="29EAE862" w:rsidR="00256F45" w:rsidRDefault="00000000">
      <w:pPr>
        <w:pStyle w:val="TOC4"/>
        <w:tabs>
          <w:tab w:val="left" w:pos="2315"/>
        </w:tabs>
        <w:rPr>
          <w:rFonts w:eastAsiaTheme="minorEastAsia" w:cstheme="minorBidi"/>
          <w:noProof/>
          <w:kern w:val="2"/>
          <w:sz w:val="24"/>
          <w:szCs w:val="24"/>
          <w:lang w:eastAsia="zh-CN"/>
          <w14:ligatures w14:val="standardContextual"/>
        </w:rPr>
      </w:pPr>
      <w:hyperlink w:anchor="_Toc170578919" w:history="1">
        <w:r w:rsidR="00256F45" w:rsidRPr="000977D1">
          <w:rPr>
            <w:rStyle w:val="Hyperlink"/>
            <w:rFonts w:cstheme="minorHAnsi"/>
            <w:noProof/>
          </w:rPr>
          <w:t>7.10.1.3</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One-party Trade Instrument Leg Block</w:t>
        </w:r>
        <w:r w:rsidR="00256F45">
          <w:rPr>
            <w:noProof/>
            <w:webHidden/>
          </w:rPr>
          <w:tab/>
        </w:r>
        <w:r w:rsidR="00256F45">
          <w:rPr>
            <w:noProof/>
            <w:webHidden/>
          </w:rPr>
          <w:fldChar w:fldCharType="begin"/>
        </w:r>
        <w:r w:rsidR="00256F45">
          <w:rPr>
            <w:noProof/>
            <w:webHidden/>
          </w:rPr>
          <w:instrText xml:space="preserve"> PAGEREF _Toc170578919 \h </w:instrText>
        </w:r>
        <w:r w:rsidR="00256F45">
          <w:rPr>
            <w:noProof/>
            <w:webHidden/>
          </w:rPr>
        </w:r>
        <w:r w:rsidR="00256F45">
          <w:rPr>
            <w:noProof/>
            <w:webHidden/>
          </w:rPr>
          <w:fldChar w:fldCharType="separate"/>
        </w:r>
        <w:r w:rsidR="00256F45">
          <w:rPr>
            <w:noProof/>
            <w:webHidden/>
          </w:rPr>
          <w:t>96</w:t>
        </w:r>
        <w:r w:rsidR="00256F45">
          <w:rPr>
            <w:noProof/>
            <w:webHidden/>
          </w:rPr>
          <w:fldChar w:fldCharType="end"/>
        </w:r>
      </w:hyperlink>
    </w:p>
    <w:p w14:paraId="0D231A70" w14:textId="701F1218" w:rsidR="00256F45" w:rsidRDefault="00000000">
      <w:pPr>
        <w:pStyle w:val="TOC3"/>
        <w:rPr>
          <w:rFonts w:eastAsiaTheme="minorEastAsia" w:cstheme="minorBidi"/>
          <w:iCs w:val="0"/>
          <w:kern w:val="2"/>
          <w:sz w:val="24"/>
          <w:szCs w:val="24"/>
          <w:lang w:val="en-US" w:eastAsia="zh-CN"/>
          <w14:ligatures w14:val="standardContextual"/>
        </w:rPr>
      </w:pPr>
      <w:hyperlink w:anchor="_Toc170578920" w:history="1">
        <w:r w:rsidR="00256F45" w:rsidRPr="000977D1">
          <w:rPr>
            <w:rStyle w:val="Hyperlink"/>
          </w:rPr>
          <w:t>7.10.2</w:t>
        </w:r>
        <w:r w:rsidR="00256F45">
          <w:rPr>
            <w:rFonts w:eastAsiaTheme="minorEastAsia" w:cstheme="minorBidi"/>
            <w:iCs w:val="0"/>
            <w:kern w:val="2"/>
            <w:sz w:val="24"/>
            <w:szCs w:val="24"/>
            <w:lang w:val="en-US" w:eastAsia="zh-CN"/>
            <w14:ligatures w14:val="standardContextual"/>
          </w:rPr>
          <w:tab/>
        </w:r>
        <w:r w:rsidR="00256F45" w:rsidRPr="000977D1">
          <w:rPr>
            <w:rStyle w:val="Hyperlink"/>
            <w:rFonts w:cstheme="minorHAnsi"/>
          </w:rPr>
          <w:t>Block Trade Confirmed (70)</w:t>
        </w:r>
        <w:r w:rsidR="00256F45">
          <w:rPr>
            <w:webHidden/>
          </w:rPr>
          <w:tab/>
        </w:r>
        <w:r w:rsidR="00256F45">
          <w:rPr>
            <w:webHidden/>
          </w:rPr>
          <w:fldChar w:fldCharType="begin"/>
        </w:r>
        <w:r w:rsidR="00256F45">
          <w:rPr>
            <w:webHidden/>
          </w:rPr>
          <w:instrText xml:space="preserve"> PAGEREF _Toc170578920 \h </w:instrText>
        </w:r>
        <w:r w:rsidR="00256F45">
          <w:rPr>
            <w:webHidden/>
          </w:rPr>
        </w:r>
        <w:r w:rsidR="00256F45">
          <w:rPr>
            <w:webHidden/>
          </w:rPr>
          <w:fldChar w:fldCharType="separate"/>
        </w:r>
        <w:r w:rsidR="00256F45">
          <w:rPr>
            <w:webHidden/>
          </w:rPr>
          <w:t>96</w:t>
        </w:r>
        <w:r w:rsidR="00256F45">
          <w:rPr>
            <w:webHidden/>
          </w:rPr>
          <w:fldChar w:fldCharType="end"/>
        </w:r>
      </w:hyperlink>
    </w:p>
    <w:p w14:paraId="16B9FE0D" w14:textId="09032B6D" w:rsidR="00256F45" w:rsidRDefault="00000000">
      <w:pPr>
        <w:pStyle w:val="TOC3"/>
        <w:rPr>
          <w:rFonts w:eastAsiaTheme="minorEastAsia" w:cstheme="minorBidi"/>
          <w:iCs w:val="0"/>
          <w:kern w:val="2"/>
          <w:sz w:val="24"/>
          <w:szCs w:val="24"/>
          <w:lang w:val="en-US" w:eastAsia="zh-CN"/>
          <w14:ligatures w14:val="standardContextual"/>
        </w:rPr>
      </w:pPr>
      <w:hyperlink w:anchor="_Toc170578921" w:history="1">
        <w:r w:rsidR="00256F45" w:rsidRPr="000977D1">
          <w:rPr>
            <w:rStyle w:val="Hyperlink"/>
          </w:rPr>
          <w:t>7.10.3</w:t>
        </w:r>
        <w:r w:rsidR="00256F45">
          <w:rPr>
            <w:rFonts w:eastAsiaTheme="minorEastAsia" w:cstheme="minorBidi"/>
            <w:iCs w:val="0"/>
            <w:kern w:val="2"/>
            <w:sz w:val="24"/>
            <w:szCs w:val="24"/>
            <w:lang w:val="en-US" w:eastAsia="zh-CN"/>
            <w14:ligatures w14:val="standardContextual"/>
          </w:rPr>
          <w:tab/>
        </w:r>
        <w:r w:rsidR="00256F45" w:rsidRPr="000977D1">
          <w:rPr>
            <w:rStyle w:val="Hyperlink"/>
          </w:rPr>
          <w:t>Leg Instrument Matched (71)</w:t>
        </w:r>
        <w:r w:rsidR="00256F45">
          <w:rPr>
            <w:webHidden/>
          </w:rPr>
          <w:tab/>
        </w:r>
        <w:r w:rsidR="00256F45">
          <w:rPr>
            <w:webHidden/>
          </w:rPr>
          <w:fldChar w:fldCharType="begin"/>
        </w:r>
        <w:r w:rsidR="00256F45">
          <w:rPr>
            <w:webHidden/>
          </w:rPr>
          <w:instrText xml:space="preserve"> PAGEREF _Toc170578921 \h </w:instrText>
        </w:r>
        <w:r w:rsidR="00256F45">
          <w:rPr>
            <w:webHidden/>
          </w:rPr>
        </w:r>
        <w:r w:rsidR="00256F45">
          <w:rPr>
            <w:webHidden/>
          </w:rPr>
          <w:fldChar w:fldCharType="separate"/>
        </w:r>
        <w:r w:rsidR="00256F45">
          <w:rPr>
            <w:webHidden/>
          </w:rPr>
          <w:t>97</w:t>
        </w:r>
        <w:r w:rsidR="00256F45">
          <w:rPr>
            <w:webHidden/>
          </w:rPr>
          <w:fldChar w:fldCharType="end"/>
        </w:r>
      </w:hyperlink>
    </w:p>
    <w:p w14:paraId="7853F782" w14:textId="76182A28" w:rsidR="00256F45" w:rsidRDefault="00000000">
      <w:pPr>
        <w:pStyle w:val="TOC3"/>
        <w:rPr>
          <w:rFonts w:eastAsiaTheme="minorEastAsia" w:cstheme="minorBidi"/>
          <w:iCs w:val="0"/>
          <w:kern w:val="2"/>
          <w:sz w:val="24"/>
          <w:szCs w:val="24"/>
          <w:lang w:val="en-US" w:eastAsia="zh-CN"/>
          <w14:ligatures w14:val="standardContextual"/>
        </w:rPr>
      </w:pPr>
      <w:hyperlink w:anchor="_Toc170578922" w:history="1">
        <w:r w:rsidR="00256F45" w:rsidRPr="000977D1">
          <w:rPr>
            <w:rStyle w:val="Hyperlink"/>
          </w:rPr>
          <w:t>7.10.4</w:t>
        </w:r>
        <w:r w:rsidR="00256F45">
          <w:rPr>
            <w:rFonts w:eastAsiaTheme="minorEastAsia" w:cstheme="minorBidi"/>
            <w:iCs w:val="0"/>
            <w:kern w:val="2"/>
            <w:sz w:val="24"/>
            <w:szCs w:val="24"/>
            <w:lang w:val="en-US" w:eastAsia="zh-CN"/>
            <w14:ligatures w14:val="standardContextual"/>
          </w:rPr>
          <w:tab/>
        </w:r>
        <w:r w:rsidR="00256F45" w:rsidRPr="000977D1">
          <w:rPr>
            <w:rStyle w:val="Hyperlink"/>
          </w:rPr>
          <w:t>Two-party Trade</w:t>
        </w:r>
        <w:r w:rsidR="00256F45">
          <w:rPr>
            <w:webHidden/>
          </w:rPr>
          <w:tab/>
        </w:r>
        <w:r w:rsidR="00256F45">
          <w:rPr>
            <w:webHidden/>
          </w:rPr>
          <w:fldChar w:fldCharType="begin"/>
        </w:r>
        <w:r w:rsidR="00256F45">
          <w:rPr>
            <w:webHidden/>
          </w:rPr>
          <w:instrText xml:space="preserve"> PAGEREF _Toc170578922 \h </w:instrText>
        </w:r>
        <w:r w:rsidR="00256F45">
          <w:rPr>
            <w:webHidden/>
          </w:rPr>
        </w:r>
        <w:r w:rsidR="00256F45">
          <w:rPr>
            <w:webHidden/>
          </w:rPr>
          <w:fldChar w:fldCharType="separate"/>
        </w:r>
        <w:r w:rsidR="00256F45">
          <w:rPr>
            <w:webHidden/>
          </w:rPr>
          <w:t>98</w:t>
        </w:r>
        <w:r w:rsidR="00256F45">
          <w:rPr>
            <w:webHidden/>
          </w:rPr>
          <w:fldChar w:fldCharType="end"/>
        </w:r>
      </w:hyperlink>
    </w:p>
    <w:p w14:paraId="484B3EAC" w14:textId="1DC37C1A" w:rsidR="00256F45" w:rsidRDefault="00000000">
      <w:pPr>
        <w:pStyle w:val="TOC4"/>
        <w:tabs>
          <w:tab w:val="left" w:pos="2315"/>
        </w:tabs>
        <w:rPr>
          <w:rFonts w:eastAsiaTheme="minorEastAsia" w:cstheme="minorBidi"/>
          <w:noProof/>
          <w:kern w:val="2"/>
          <w:sz w:val="24"/>
          <w:szCs w:val="24"/>
          <w:lang w:eastAsia="zh-CN"/>
          <w14:ligatures w14:val="standardContextual"/>
        </w:rPr>
      </w:pPr>
      <w:hyperlink w:anchor="_Toc170578923" w:history="1">
        <w:r w:rsidR="00256F45" w:rsidRPr="000977D1">
          <w:rPr>
            <w:rStyle w:val="Hyperlink"/>
            <w:rFonts w:cstheme="minorHAnsi"/>
            <w:noProof/>
          </w:rPr>
          <w:t>7.10.4.1</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Two-party Trade Request (19)</w:t>
        </w:r>
        <w:r w:rsidR="00256F45">
          <w:rPr>
            <w:noProof/>
            <w:webHidden/>
          </w:rPr>
          <w:tab/>
        </w:r>
        <w:r w:rsidR="00256F45">
          <w:rPr>
            <w:noProof/>
            <w:webHidden/>
          </w:rPr>
          <w:fldChar w:fldCharType="begin"/>
        </w:r>
        <w:r w:rsidR="00256F45">
          <w:rPr>
            <w:noProof/>
            <w:webHidden/>
          </w:rPr>
          <w:instrText xml:space="preserve"> PAGEREF _Toc170578923 \h </w:instrText>
        </w:r>
        <w:r w:rsidR="00256F45">
          <w:rPr>
            <w:noProof/>
            <w:webHidden/>
          </w:rPr>
        </w:r>
        <w:r w:rsidR="00256F45">
          <w:rPr>
            <w:noProof/>
            <w:webHidden/>
          </w:rPr>
          <w:fldChar w:fldCharType="separate"/>
        </w:r>
        <w:r w:rsidR="00256F45">
          <w:rPr>
            <w:noProof/>
            <w:webHidden/>
          </w:rPr>
          <w:t>98</w:t>
        </w:r>
        <w:r w:rsidR="00256F45">
          <w:rPr>
            <w:noProof/>
            <w:webHidden/>
          </w:rPr>
          <w:fldChar w:fldCharType="end"/>
        </w:r>
      </w:hyperlink>
    </w:p>
    <w:p w14:paraId="09B01D7C" w14:textId="0A6327E6" w:rsidR="00256F45" w:rsidRDefault="00000000">
      <w:pPr>
        <w:pStyle w:val="TOC4"/>
        <w:tabs>
          <w:tab w:val="left" w:pos="2315"/>
        </w:tabs>
        <w:rPr>
          <w:rFonts w:eastAsiaTheme="minorEastAsia" w:cstheme="minorBidi"/>
          <w:noProof/>
          <w:kern w:val="2"/>
          <w:sz w:val="24"/>
          <w:szCs w:val="24"/>
          <w:lang w:eastAsia="zh-CN"/>
          <w14:ligatures w14:val="standardContextual"/>
        </w:rPr>
      </w:pPr>
      <w:hyperlink w:anchor="_Toc170578924" w:history="1">
        <w:r w:rsidR="00256F45" w:rsidRPr="000977D1">
          <w:rPr>
            <w:rStyle w:val="Hyperlink"/>
            <w:rFonts w:cstheme="minorHAnsi"/>
            <w:noProof/>
          </w:rPr>
          <w:t>7.10.4.2</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Two-party Trade Request Ack (72)</w:t>
        </w:r>
        <w:r w:rsidR="00256F45">
          <w:rPr>
            <w:noProof/>
            <w:webHidden/>
          </w:rPr>
          <w:tab/>
        </w:r>
        <w:r w:rsidR="00256F45">
          <w:rPr>
            <w:noProof/>
            <w:webHidden/>
          </w:rPr>
          <w:fldChar w:fldCharType="begin"/>
        </w:r>
        <w:r w:rsidR="00256F45">
          <w:rPr>
            <w:noProof/>
            <w:webHidden/>
          </w:rPr>
          <w:instrText xml:space="preserve"> PAGEREF _Toc170578924 \h </w:instrText>
        </w:r>
        <w:r w:rsidR="00256F45">
          <w:rPr>
            <w:noProof/>
            <w:webHidden/>
          </w:rPr>
        </w:r>
        <w:r w:rsidR="00256F45">
          <w:rPr>
            <w:noProof/>
            <w:webHidden/>
          </w:rPr>
          <w:fldChar w:fldCharType="separate"/>
        </w:r>
        <w:r w:rsidR="00256F45">
          <w:rPr>
            <w:noProof/>
            <w:webHidden/>
          </w:rPr>
          <w:t>98</w:t>
        </w:r>
        <w:r w:rsidR="00256F45">
          <w:rPr>
            <w:noProof/>
            <w:webHidden/>
          </w:rPr>
          <w:fldChar w:fldCharType="end"/>
        </w:r>
      </w:hyperlink>
    </w:p>
    <w:p w14:paraId="4467DF16" w14:textId="36D284B2" w:rsidR="00256F45" w:rsidRDefault="00000000">
      <w:pPr>
        <w:pStyle w:val="TOC3"/>
        <w:rPr>
          <w:rFonts w:eastAsiaTheme="minorEastAsia" w:cstheme="minorBidi"/>
          <w:iCs w:val="0"/>
          <w:kern w:val="2"/>
          <w:sz w:val="24"/>
          <w:szCs w:val="24"/>
          <w:lang w:val="en-US" w:eastAsia="zh-CN"/>
          <w14:ligatures w14:val="standardContextual"/>
        </w:rPr>
      </w:pPr>
      <w:hyperlink w:anchor="_Toc170578925" w:history="1">
        <w:r w:rsidR="00256F45" w:rsidRPr="000977D1">
          <w:rPr>
            <w:rStyle w:val="Hyperlink"/>
          </w:rPr>
          <w:t>7.10.5</w:t>
        </w:r>
        <w:r w:rsidR="00256F45">
          <w:rPr>
            <w:rFonts w:eastAsiaTheme="minorEastAsia" w:cstheme="minorBidi"/>
            <w:iCs w:val="0"/>
            <w:kern w:val="2"/>
            <w:sz w:val="24"/>
            <w:szCs w:val="24"/>
            <w:lang w:val="en-US" w:eastAsia="zh-CN"/>
            <w14:ligatures w14:val="standardContextual"/>
          </w:rPr>
          <w:tab/>
        </w:r>
        <w:r w:rsidR="00256F45" w:rsidRPr="000977D1">
          <w:rPr>
            <w:rStyle w:val="Hyperlink"/>
          </w:rPr>
          <w:t>One-party Trade</w:t>
        </w:r>
        <w:r w:rsidR="00256F45">
          <w:rPr>
            <w:webHidden/>
          </w:rPr>
          <w:tab/>
        </w:r>
        <w:r w:rsidR="00256F45">
          <w:rPr>
            <w:webHidden/>
          </w:rPr>
          <w:fldChar w:fldCharType="begin"/>
        </w:r>
        <w:r w:rsidR="00256F45">
          <w:rPr>
            <w:webHidden/>
          </w:rPr>
          <w:instrText xml:space="preserve"> PAGEREF _Toc170578925 \h </w:instrText>
        </w:r>
        <w:r w:rsidR="00256F45">
          <w:rPr>
            <w:webHidden/>
          </w:rPr>
        </w:r>
        <w:r w:rsidR="00256F45">
          <w:rPr>
            <w:webHidden/>
          </w:rPr>
          <w:fldChar w:fldCharType="separate"/>
        </w:r>
        <w:r w:rsidR="00256F45">
          <w:rPr>
            <w:webHidden/>
          </w:rPr>
          <w:t>99</w:t>
        </w:r>
        <w:r w:rsidR="00256F45">
          <w:rPr>
            <w:webHidden/>
          </w:rPr>
          <w:fldChar w:fldCharType="end"/>
        </w:r>
      </w:hyperlink>
    </w:p>
    <w:p w14:paraId="5FE61BF1" w14:textId="12BDFDD8" w:rsidR="00256F45" w:rsidRDefault="00000000">
      <w:pPr>
        <w:pStyle w:val="TOC4"/>
        <w:tabs>
          <w:tab w:val="left" w:pos="2315"/>
        </w:tabs>
        <w:rPr>
          <w:rFonts w:eastAsiaTheme="minorEastAsia" w:cstheme="minorBidi"/>
          <w:noProof/>
          <w:kern w:val="2"/>
          <w:sz w:val="24"/>
          <w:szCs w:val="24"/>
          <w:lang w:eastAsia="zh-CN"/>
          <w14:ligatures w14:val="standardContextual"/>
        </w:rPr>
      </w:pPr>
      <w:hyperlink w:anchor="_Toc170578926" w:history="1">
        <w:r w:rsidR="00256F45" w:rsidRPr="000977D1">
          <w:rPr>
            <w:rStyle w:val="Hyperlink"/>
            <w:rFonts w:cstheme="minorHAnsi"/>
            <w:noProof/>
          </w:rPr>
          <w:t>7.10.5.1</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One-party Trade Request (20)</w:t>
        </w:r>
        <w:r w:rsidR="00256F45">
          <w:rPr>
            <w:noProof/>
            <w:webHidden/>
          </w:rPr>
          <w:tab/>
        </w:r>
        <w:r w:rsidR="00256F45">
          <w:rPr>
            <w:noProof/>
            <w:webHidden/>
          </w:rPr>
          <w:fldChar w:fldCharType="begin"/>
        </w:r>
        <w:r w:rsidR="00256F45">
          <w:rPr>
            <w:noProof/>
            <w:webHidden/>
          </w:rPr>
          <w:instrText xml:space="preserve"> PAGEREF _Toc170578926 \h </w:instrText>
        </w:r>
        <w:r w:rsidR="00256F45">
          <w:rPr>
            <w:noProof/>
            <w:webHidden/>
          </w:rPr>
        </w:r>
        <w:r w:rsidR="00256F45">
          <w:rPr>
            <w:noProof/>
            <w:webHidden/>
          </w:rPr>
          <w:fldChar w:fldCharType="separate"/>
        </w:r>
        <w:r w:rsidR="00256F45">
          <w:rPr>
            <w:noProof/>
            <w:webHidden/>
          </w:rPr>
          <w:t>99</w:t>
        </w:r>
        <w:r w:rsidR="00256F45">
          <w:rPr>
            <w:noProof/>
            <w:webHidden/>
          </w:rPr>
          <w:fldChar w:fldCharType="end"/>
        </w:r>
      </w:hyperlink>
    </w:p>
    <w:p w14:paraId="19CADB4C" w14:textId="5FE0C948" w:rsidR="00256F45" w:rsidRDefault="00000000">
      <w:pPr>
        <w:pStyle w:val="TOC4"/>
        <w:tabs>
          <w:tab w:val="left" w:pos="2315"/>
        </w:tabs>
        <w:rPr>
          <w:rFonts w:eastAsiaTheme="minorEastAsia" w:cstheme="minorBidi"/>
          <w:noProof/>
          <w:kern w:val="2"/>
          <w:sz w:val="24"/>
          <w:szCs w:val="24"/>
          <w:lang w:eastAsia="zh-CN"/>
          <w14:ligatures w14:val="standardContextual"/>
        </w:rPr>
      </w:pPr>
      <w:hyperlink w:anchor="_Toc170578927" w:history="1">
        <w:r w:rsidR="00256F45" w:rsidRPr="000977D1">
          <w:rPr>
            <w:rStyle w:val="Hyperlink"/>
            <w:rFonts w:cstheme="minorHAnsi"/>
            <w:noProof/>
          </w:rPr>
          <w:t>7.10.5.2</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One-party Trade Request Ack (73)</w:t>
        </w:r>
        <w:r w:rsidR="00256F45">
          <w:rPr>
            <w:noProof/>
            <w:webHidden/>
          </w:rPr>
          <w:tab/>
        </w:r>
        <w:r w:rsidR="00256F45">
          <w:rPr>
            <w:noProof/>
            <w:webHidden/>
          </w:rPr>
          <w:fldChar w:fldCharType="begin"/>
        </w:r>
        <w:r w:rsidR="00256F45">
          <w:rPr>
            <w:noProof/>
            <w:webHidden/>
          </w:rPr>
          <w:instrText xml:space="preserve"> PAGEREF _Toc170578927 \h </w:instrText>
        </w:r>
        <w:r w:rsidR="00256F45">
          <w:rPr>
            <w:noProof/>
            <w:webHidden/>
          </w:rPr>
        </w:r>
        <w:r w:rsidR="00256F45">
          <w:rPr>
            <w:noProof/>
            <w:webHidden/>
          </w:rPr>
          <w:fldChar w:fldCharType="separate"/>
        </w:r>
        <w:r w:rsidR="00256F45">
          <w:rPr>
            <w:noProof/>
            <w:webHidden/>
          </w:rPr>
          <w:t>100</w:t>
        </w:r>
        <w:r w:rsidR="00256F45">
          <w:rPr>
            <w:noProof/>
            <w:webHidden/>
          </w:rPr>
          <w:fldChar w:fldCharType="end"/>
        </w:r>
      </w:hyperlink>
    </w:p>
    <w:p w14:paraId="164BB7EC" w14:textId="7EDB5AC8" w:rsidR="00256F45" w:rsidRDefault="00000000">
      <w:pPr>
        <w:pStyle w:val="TOC4"/>
        <w:tabs>
          <w:tab w:val="left" w:pos="2315"/>
        </w:tabs>
        <w:rPr>
          <w:rFonts w:eastAsiaTheme="minorEastAsia" w:cstheme="minorBidi"/>
          <w:noProof/>
          <w:kern w:val="2"/>
          <w:sz w:val="24"/>
          <w:szCs w:val="24"/>
          <w:lang w:eastAsia="zh-CN"/>
          <w14:ligatures w14:val="standardContextual"/>
        </w:rPr>
      </w:pPr>
      <w:hyperlink w:anchor="_Toc170578928" w:history="1">
        <w:r w:rsidR="00256F45" w:rsidRPr="000977D1">
          <w:rPr>
            <w:rStyle w:val="Hyperlink"/>
            <w:rFonts w:cstheme="minorHAnsi"/>
            <w:noProof/>
          </w:rPr>
          <w:t>7.10.5.3</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One-party Trade Submission Notification (74)</w:t>
        </w:r>
        <w:r w:rsidR="00256F45">
          <w:rPr>
            <w:noProof/>
            <w:webHidden/>
          </w:rPr>
          <w:tab/>
        </w:r>
        <w:r w:rsidR="00256F45">
          <w:rPr>
            <w:noProof/>
            <w:webHidden/>
          </w:rPr>
          <w:fldChar w:fldCharType="begin"/>
        </w:r>
        <w:r w:rsidR="00256F45">
          <w:rPr>
            <w:noProof/>
            <w:webHidden/>
          </w:rPr>
          <w:instrText xml:space="preserve"> PAGEREF _Toc170578928 \h </w:instrText>
        </w:r>
        <w:r w:rsidR="00256F45">
          <w:rPr>
            <w:noProof/>
            <w:webHidden/>
          </w:rPr>
        </w:r>
        <w:r w:rsidR="00256F45">
          <w:rPr>
            <w:noProof/>
            <w:webHidden/>
          </w:rPr>
          <w:fldChar w:fldCharType="separate"/>
        </w:r>
        <w:r w:rsidR="00256F45">
          <w:rPr>
            <w:noProof/>
            <w:webHidden/>
          </w:rPr>
          <w:t>101</w:t>
        </w:r>
        <w:r w:rsidR="00256F45">
          <w:rPr>
            <w:noProof/>
            <w:webHidden/>
          </w:rPr>
          <w:fldChar w:fldCharType="end"/>
        </w:r>
      </w:hyperlink>
    </w:p>
    <w:p w14:paraId="71DB8CE2" w14:textId="3D51B801" w:rsidR="00256F45" w:rsidRDefault="00000000">
      <w:pPr>
        <w:pStyle w:val="TOC4"/>
        <w:tabs>
          <w:tab w:val="left" w:pos="2315"/>
        </w:tabs>
        <w:rPr>
          <w:rFonts w:eastAsiaTheme="minorEastAsia" w:cstheme="minorBidi"/>
          <w:noProof/>
          <w:kern w:val="2"/>
          <w:sz w:val="24"/>
          <w:szCs w:val="24"/>
          <w:lang w:eastAsia="zh-CN"/>
          <w14:ligatures w14:val="standardContextual"/>
        </w:rPr>
      </w:pPr>
      <w:hyperlink w:anchor="_Toc170578929" w:history="1">
        <w:r w:rsidR="00256F45" w:rsidRPr="000977D1">
          <w:rPr>
            <w:rStyle w:val="Hyperlink"/>
            <w:rFonts w:cstheme="minorHAnsi"/>
            <w:noProof/>
          </w:rPr>
          <w:t>7.10.5.4</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One-party Trade Cancel Request (21)</w:t>
        </w:r>
        <w:r w:rsidR="00256F45">
          <w:rPr>
            <w:noProof/>
            <w:webHidden/>
          </w:rPr>
          <w:tab/>
        </w:r>
        <w:r w:rsidR="00256F45">
          <w:rPr>
            <w:noProof/>
            <w:webHidden/>
          </w:rPr>
          <w:fldChar w:fldCharType="begin"/>
        </w:r>
        <w:r w:rsidR="00256F45">
          <w:rPr>
            <w:noProof/>
            <w:webHidden/>
          </w:rPr>
          <w:instrText xml:space="preserve"> PAGEREF _Toc170578929 \h </w:instrText>
        </w:r>
        <w:r w:rsidR="00256F45">
          <w:rPr>
            <w:noProof/>
            <w:webHidden/>
          </w:rPr>
        </w:r>
        <w:r w:rsidR="00256F45">
          <w:rPr>
            <w:noProof/>
            <w:webHidden/>
          </w:rPr>
          <w:fldChar w:fldCharType="separate"/>
        </w:r>
        <w:r w:rsidR="00256F45">
          <w:rPr>
            <w:noProof/>
            <w:webHidden/>
          </w:rPr>
          <w:t>101</w:t>
        </w:r>
        <w:r w:rsidR="00256F45">
          <w:rPr>
            <w:noProof/>
            <w:webHidden/>
          </w:rPr>
          <w:fldChar w:fldCharType="end"/>
        </w:r>
      </w:hyperlink>
    </w:p>
    <w:p w14:paraId="0EB8A421" w14:textId="7B49C69D" w:rsidR="00256F45" w:rsidRDefault="00000000">
      <w:pPr>
        <w:pStyle w:val="TOC4"/>
        <w:tabs>
          <w:tab w:val="left" w:pos="2315"/>
        </w:tabs>
        <w:rPr>
          <w:rFonts w:eastAsiaTheme="minorEastAsia" w:cstheme="minorBidi"/>
          <w:noProof/>
          <w:kern w:val="2"/>
          <w:sz w:val="24"/>
          <w:szCs w:val="24"/>
          <w:lang w:eastAsia="zh-CN"/>
          <w14:ligatures w14:val="standardContextual"/>
        </w:rPr>
      </w:pPr>
      <w:hyperlink w:anchor="_Toc170578930" w:history="1">
        <w:r w:rsidR="00256F45" w:rsidRPr="000977D1">
          <w:rPr>
            <w:rStyle w:val="Hyperlink"/>
            <w:rFonts w:cstheme="minorHAnsi"/>
            <w:noProof/>
          </w:rPr>
          <w:t>7.10.5.5</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One-party Trade Cancel Request Ack (75)</w:t>
        </w:r>
        <w:r w:rsidR="00256F45">
          <w:rPr>
            <w:noProof/>
            <w:webHidden/>
          </w:rPr>
          <w:tab/>
        </w:r>
        <w:r w:rsidR="00256F45">
          <w:rPr>
            <w:noProof/>
            <w:webHidden/>
          </w:rPr>
          <w:fldChar w:fldCharType="begin"/>
        </w:r>
        <w:r w:rsidR="00256F45">
          <w:rPr>
            <w:noProof/>
            <w:webHidden/>
          </w:rPr>
          <w:instrText xml:space="preserve"> PAGEREF _Toc170578930 \h </w:instrText>
        </w:r>
        <w:r w:rsidR="00256F45">
          <w:rPr>
            <w:noProof/>
            <w:webHidden/>
          </w:rPr>
        </w:r>
        <w:r w:rsidR="00256F45">
          <w:rPr>
            <w:noProof/>
            <w:webHidden/>
          </w:rPr>
          <w:fldChar w:fldCharType="separate"/>
        </w:r>
        <w:r w:rsidR="00256F45">
          <w:rPr>
            <w:noProof/>
            <w:webHidden/>
          </w:rPr>
          <w:t>102</w:t>
        </w:r>
        <w:r w:rsidR="00256F45">
          <w:rPr>
            <w:noProof/>
            <w:webHidden/>
          </w:rPr>
          <w:fldChar w:fldCharType="end"/>
        </w:r>
      </w:hyperlink>
    </w:p>
    <w:p w14:paraId="5C7D3A5D" w14:textId="0BF23A8B" w:rsidR="00256F45" w:rsidRDefault="00000000">
      <w:pPr>
        <w:pStyle w:val="TOC4"/>
        <w:tabs>
          <w:tab w:val="left" w:pos="2315"/>
        </w:tabs>
        <w:rPr>
          <w:rFonts w:eastAsiaTheme="minorEastAsia" w:cstheme="minorBidi"/>
          <w:noProof/>
          <w:kern w:val="2"/>
          <w:sz w:val="24"/>
          <w:szCs w:val="24"/>
          <w:lang w:eastAsia="zh-CN"/>
          <w14:ligatures w14:val="standardContextual"/>
        </w:rPr>
      </w:pPr>
      <w:hyperlink w:anchor="_Toc170578931" w:history="1">
        <w:r w:rsidR="00256F45" w:rsidRPr="000977D1">
          <w:rPr>
            <w:rStyle w:val="Hyperlink"/>
            <w:rFonts w:cstheme="minorHAnsi"/>
            <w:noProof/>
          </w:rPr>
          <w:t>7.10.5.6</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One-party Trade Cancellation Notification (76)</w:t>
        </w:r>
        <w:r w:rsidR="00256F45">
          <w:rPr>
            <w:noProof/>
            <w:webHidden/>
          </w:rPr>
          <w:tab/>
        </w:r>
        <w:r w:rsidR="00256F45">
          <w:rPr>
            <w:noProof/>
            <w:webHidden/>
          </w:rPr>
          <w:fldChar w:fldCharType="begin"/>
        </w:r>
        <w:r w:rsidR="00256F45">
          <w:rPr>
            <w:noProof/>
            <w:webHidden/>
          </w:rPr>
          <w:instrText xml:space="preserve"> PAGEREF _Toc170578931 \h </w:instrText>
        </w:r>
        <w:r w:rsidR="00256F45">
          <w:rPr>
            <w:noProof/>
            <w:webHidden/>
          </w:rPr>
        </w:r>
        <w:r w:rsidR="00256F45">
          <w:rPr>
            <w:noProof/>
            <w:webHidden/>
          </w:rPr>
          <w:fldChar w:fldCharType="separate"/>
        </w:r>
        <w:r w:rsidR="00256F45">
          <w:rPr>
            <w:noProof/>
            <w:webHidden/>
          </w:rPr>
          <w:t>102</w:t>
        </w:r>
        <w:r w:rsidR="00256F45">
          <w:rPr>
            <w:noProof/>
            <w:webHidden/>
          </w:rPr>
          <w:fldChar w:fldCharType="end"/>
        </w:r>
      </w:hyperlink>
    </w:p>
    <w:p w14:paraId="4B34DA5A" w14:textId="20F590E0" w:rsidR="00256F45" w:rsidRDefault="00000000">
      <w:pPr>
        <w:pStyle w:val="TOC4"/>
        <w:tabs>
          <w:tab w:val="left" w:pos="2315"/>
        </w:tabs>
        <w:rPr>
          <w:rFonts w:eastAsiaTheme="minorEastAsia" w:cstheme="minorBidi"/>
          <w:noProof/>
          <w:kern w:val="2"/>
          <w:sz w:val="24"/>
          <w:szCs w:val="24"/>
          <w:lang w:eastAsia="zh-CN"/>
          <w14:ligatures w14:val="standardContextual"/>
        </w:rPr>
      </w:pPr>
      <w:hyperlink w:anchor="_Toc170578932" w:history="1">
        <w:r w:rsidR="00256F45" w:rsidRPr="000977D1">
          <w:rPr>
            <w:rStyle w:val="Hyperlink"/>
            <w:rFonts w:cstheme="minorHAnsi"/>
            <w:noProof/>
          </w:rPr>
          <w:t>7.10.5.7</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One-party Trade Decline Request (23)</w:t>
        </w:r>
        <w:r w:rsidR="00256F45">
          <w:rPr>
            <w:noProof/>
            <w:webHidden/>
          </w:rPr>
          <w:tab/>
        </w:r>
        <w:r w:rsidR="00256F45">
          <w:rPr>
            <w:noProof/>
            <w:webHidden/>
          </w:rPr>
          <w:fldChar w:fldCharType="begin"/>
        </w:r>
        <w:r w:rsidR="00256F45">
          <w:rPr>
            <w:noProof/>
            <w:webHidden/>
          </w:rPr>
          <w:instrText xml:space="preserve"> PAGEREF _Toc170578932 \h </w:instrText>
        </w:r>
        <w:r w:rsidR="00256F45">
          <w:rPr>
            <w:noProof/>
            <w:webHidden/>
          </w:rPr>
        </w:r>
        <w:r w:rsidR="00256F45">
          <w:rPr>
            <w:noProof/>
            <w:webHidden/>
          </w:rPr>
          <w:fldChar w:fldCharType="separate"/>
        </w:r>
        <w:r w:rsidR="00256F45">
          <w:rPr>
            <w:noProof/>
            <w:webHidden/>
          </w:rPr>
          <w:t>103</w:t>
        </w:r>
        <w:r w:rsidR="00256F45">
          <w:rPr>
            <w:noProof/>
            <w:webHidden/>
          </w:rPr>
          <w:fldChar w:fldCharType="end"/>
        </w:r>
      </w:hyperlink>
    </w:p>
    <w:p w14:paraId="45A97CFF" w14:textId="2334AF66" w:rsidR="00256F45" w:rsidRDefault="00000000">
      <w:pPr>
        <w:pStyle w:val="TOC4"/>
        <w:tabs>
          <w:tab w:val="left" w:pos="2315"/>
        </w:tabs>
        <w:rPr>
          <w:rFonts w:eastAsiaTheme="minorEastAsia" w:cstheme="minorBidi"/>
          <w:noProof/>
          <w:kern w:val="2"/>
          <w:sz w:val="24"/>
          <w:szCs w:val="24"/>
          <w:lang w:eastAsia="zh-CN"/>
          <w14:ligatures w14:val="standardContextual"/>
        </w:rPr>
      </w:pPr>
      <w:hyperlink w:anchor="_Toc170578933" w:history="1">
        <w:r w:rsidR="00256F45" w:rsidRPr="000977D1">
          <w:rPr>
            <w:rStyle w:val="Hyperlink"/>
            <w:rFonts w:cstheme="minorHAnsi"/>
            <w:noProof/>
          </w:rPr>
          <w:t>7.10.5.8</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One-party Trade Decline Request Ack (77)</w:t>
        </w:r>
        <w:r w:rsidR="00256F45">
          <w:rPr>
            <w:noProof/>
            <w:webHidden/>
          </w:rPr>
          <w:tab/>
        </w:r>
        <w:r w:rsidR="00256F45">
          <w:rPr>
            <w:noProof/>
            <w:webHidden/>
          </w:rPr>
          <w:fldChar w:fldCharType="begin"/>
        </w:r>
        <w:r w:rsidR="00256F45">
          <w:rPr>
            <w:noProof/>
            <w:webHidden/>
          </w:rPr>
          <w:instrText xml:space="preserve"> PAGEREF _Toc170578933 \h </w:instrText>
        </w:r>
        <w:r w:rsidR="00256F45">
          <w:rPr>
            <w:noProof/>
            <w:webHidden/>
          </w:rPr>
        </w:r>
        <w:r w:rsidR="00256F45">
          <w:rPr>
            <w:noProof/>
            <w:webHidden/>
          </w:rPr>
          <w:fldChar w:fldCharType="separate"/>
        </w:r>
        <w:r w:rsidR="00256F45">
          <w:rPr>
            <w:noProof/>
            <w:webHidden/>
          </w:rPr>
          <w:t>103</w:t>
        </w:r>
        <w:r w:rsidR="00256F45">
          <w:rPr>
            <w:noProof/>
            <w:webHidden/>
          </w:rPr>
          <w:fldChar w:fldCharType="end"/>
        </w:r>
      </w:hyperlink>
    </w:p>
    <w:p w14:paraId="122D155C" w14:textId="6EF9323A" w:rsidR="00256F45" w:rsidRDefault="00000000">
      <w:pPr>
        <w:pStyle w:val="TOC3"/>
        <w:rPr>
          <w:rFonts w:eastAsiaTheme="minorEastAsia" w:cstheme="minorBidi"/>
          <w:iCs w:val="0"/>
          <w:kern w:val="2"/>
          <w:sz w:val="24"/>
          <w:szCs w:val="24"/>
          <w:lang w:val="en-US" w:eastAsia="zh-CN"/>
          <w14:ligatures w14:val="standardContextual"/>
        </w:rPr>
      </w:pPr>
      <w:hyperlink w:anchor="_Toc170578934" w:history="1">
        <w:r w:rsidR="00256F45" w:rsidRPr="000977D1">
          <w:rPr>
            <w:rStyle w:val="Hyperlink"/>
          </w:rPr>
          <w:t>7.10.6</w:t>
        </w:r>
        <w:r w:rsidR="00256F45">
          <w:rPr>
            <w:rFonts w:eastAsiaTheme="minorEastAsia" w:cstheme="minorBidi"/>
            <w:iCs w:val="0"/>
            <w:kern w:val="2"/>
            <w:sz w:val="24"/>
            <w:szCs w:val="24"/>
            <w:lang w:val="en-US" w:eastAsia="zh-CN"/>
            <w14:ligatures w14:val="standardContextual"/>
          </w:rPr>
          <w:tab/>
        </w:r>
        <w:r w:rsidR="00256F45" w:rsidRPr="000977D1">
          <w:rPr>
            <w:rStyle w:val="Hyperlink"/>
          </w:rPr>
          <w:t>On-behalf Trade</w:t>
        </w:r>
        <w:r w:rsidR="00256F45">
          <w:rPr>
            <w:webHidden/>
          </w:rPr>
          <w:tab/>
        </w:r>
        <w:r w:rsidR="00256F45">
          <w:rPr>
            <w:webHidden/>
          </w:rPr>
          <w:fldChar w:fldCharType="begin"/>
        </w:r>
        <w:r w:rsidR="00256F45">
          <w:rPr>
            <w:webHidden/>
          </w:rPr>
          <w:instrText xml:space="preserve"> PAGEREF _Toc170578934 \h </w:instrText>
        </w:r>
        <w:r w:rsidR="00256F45">
          <w:rPr>
            <w:webHidden/>
          </w:rPr>
        </w:r>
        <w:r w:rsidR="00256F45">
          <w:rPr>
            <w:webHidden/>
          </w:rPr>
          <w:fldChar w:fldCharType="separate"/>
        </w:r>
        <w:r w:rsidR="00256F45">
          <w:rPr>
            <w:webHidden/>
          </w:rPr>
          <w:t>103</w:t>
        </w:r>
        <w:r w:rsidR="00256F45">
          <w:rPr>
            <w:webHidden/>
          </w:rPr>
          <w:fldChar w:fldCharType="end"/>
        </w:r>
      </w:hyperlink>
    </w:p>
    <w:p w14:paraId="66993247" w14:textId="6159A995" w:rsidR="00256F45" w:rsidRDefault="00000000">
      <w:pPr>
        <w:pStyle w:val="TOC4"/>
        <w:tabs>
          <w:tab w:val="left" w:pos="2315"/>
        </w:tabs>
        <w:rPr>
          <w:rFonts w:eastAsiaTheme="minorEastAsia" w:cstheme="minorBidi"/>
          <w:noProof/>
          <w:kern w:val="2"/>
          <w:sz w:val="24"/>
          <w:szCs w:val="24"/>
          <w:lang w:eastAsia="zh-CN"/>
          <w14:ligatures w14:val="standardContextual"/>
        </w:rPr>
      </w:pPr>
      <w:hyperlink w:anchor="_Toc170578935" w:history="1">
        <w:r w:rsidR="00256F45" w:rsidRPr="000977D1">
          <w:rPr>
            <w:rStyle w:val="Hyperlink"/>
            <w:rFonts w:cstheme="minorHAnsi"/>
            <w:noProof/>
          </w:rPr>
          <w:t>7.10.6.1</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On-behalf Trade Request (23)</w:t>
        </w:r>
        <w:r w:rsidR="00256F45">
          <w:rPr>
            <w:noProof/>
            <w:webHidden/>
          </w:rPr>
          <w:tab/>
        </w:r>
        <w:r w:rsidR="00256F45">
          <w:rPr>
            <w:noProof/>
            <w:webHidden/>
          </w:rPr>
          <w:fldChar w:fldCharType="begin"/>
        </w:r>
        <w:r w:rsidR="00256F45">
          <w:rPr>
            <w:noProof/>
            <w:webHidden/>
          </w:rPr>
          <w:instrText xml:space="preserve"> PAGEREF _Toc170578935 \h </w:instrText>
        </w:r>
        <w:r w:rsidR="00256F45">
          <w:rPr>
            <w:noProof/>
            <w:webHidden/>
          </w:rPr>
        </w:r>
        <w:r w:rsidR="00256F45">
          <w:rPr>
            <w:noProof/>
            <w:webHidden/>
          </w:rPr>
          <w:fldChar w:fldCharType="separate"/>
        </w:r>
        <w:r w:rsidR="00256F45">
          <w:rPr>
            <w:noProof/>
            <w:webHidden/>
          </w:rPr>
          <w:t>103</w:t>
        </w:r>
        <w:r w:rsidR="00256F45">
          <w:rPr>
            <w:noProof/>
            <w:webHidden/>
          </w:rPr>
          <w:fldChar w:fldCharType="end"/>
        </w:r>
      </w:hyperlink>
    </w:p>
    <w:p w14:paraId="1E2AAF0D" w14:textId="56FA2C64" w:rsidR="00256F45" w:rsidRDefault="00000000">
      <w:pPr>
        <w:pStyle w:val="TOC4"/>
        <w:tabs>
          <w:tab w:val="left" w:pos="2315"/>
        </w:tabs>
        <w:rPr>
          <w:rFonts w:eastAsiaTheme="minorEastAsia" w:cstheme="minorBidi"/>
          <w:noProof/>
          <w:kern w:val="2"/>
          <w:sz w:val="24"/>
          <w:szCs w:val="24"/>
          <w:lang w:eastAsia="zh-CN"/>
          <w14:ligatures w14:val="standardContextual"/>
        </w:rPr>
      </w:pPr>
      <w:hyperlink w:anchor="_Toc170578936" w:history="1">
        <w:r w:rsidR="00256F45" w:rsidRPr="000977D1">
          <w:rPr>
            <w:rStyle w:val="Hyperlink"/>
            <w:rFonts w:cstheme="minorHAnsi"/>
            <w:noProof/>
          </w:rPr>
          <w:t>7.10.6.2</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On-behalf Trade Request Ack (78)</w:t>
        </w:r>
        <w:r w:rsidR="00256F45">
          <w:rPr>
            <w:noProof/>
            <w:webHidden/>
          </w:rPr>
          <w:tab/>
        </w:r>
        <w:r w:rsidR="00256F45">
          <w:rPr>
            <w:noProof/>
            <w:webHidden/>
          </w:rPr>
          <w:fldChar w:fldCharType="begin"/>
        </w:r>
        <w:r w:rsidR="00256F45">
          <w:rPr>
            <w:noProof/>
            <w:webHidden/>
          </w:rPr>
          <w:instrText xml:space="preserve"> PAGEREF _Toc170578936 \h </w:instrText>
        </w:r>
        <w:r w:rsidR="00256F45">
          <w:rPr>
            <w:noProof/>
            <w:webHidden/>
          </w:rPr>
        </w:r>
        <w:r w:rsidR="00256F45">
          <w:rPr>
            <w:noProof/>
            <w:webHidden/>
          </w:rPr>
          <w:fldChar w:fldCharType="separate"/>
        </w:r>
        <w:r w:rsidR="00256F45">
          <w:rPr>
            <w:noProof/>
            <w:webHidden/>
          </w:rPr>
          <w:t>104</w:t>
        </w:r>
        <w:r w:rsidR="00256F45">
          <w:rPr>
            <w:noProof/>
            <w:webHidden/>
          </w:rPr>
          <w:fldChar w:fldCharType="end"/>
        </w:r>
      </w:hyperlink>
    </w:p>
    <w:p w14:paraId="668A56B8" w14:textId="63592A63" w:rsidR="00256F45" w:rsidRDefault="00000000">
      <w:pPr>
        <w:pStyle w:val="TOC4"/>
        <w:tabs>
          <w:tab w:val="left" w:pos="2315"/>
        </w:tabs>
        <w:rPr>
          <w:rFonts w:eastAsiaTheme="minorEastAsia" w:cstheme="minorBidi"/>
          <w:noProof/>
          <w:kern w:val="2"/>
          <w:sz w:val="24"/>
          <w:szCs w:val="24"/>
          <w:lang w:eastAsia="zh-CN"/>
          <w14:ligatures w14:val="standardContextual"/>
        </w:rPr>
      </w:pPr>
      <w:hyperlink w:anchor="_Toc170578937" w:history="1">
        <w:r w:rsidR="00256F45" w:rsidRPr="000977D1">
          <w:rPr>
            <w:rStyle w:val="Hyperlink"/>
            <w:rFonts w:cstheme="minorHAnsi"/>
            <w:noProof/>
          </w:rPr>
          <w:t>7.10.6.3</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On-behalf Trade Submission Notification (79)</w:t>
        </w:r>
        <w:r w:rsidR="00256F45">
          <w:rPr>
            <w:noProof/>
            <w:webHidden/>
          </w:rPr>
          <w:tab/>
        </w:r>
        <w:r w:rsidR="00256F45">
          <w:rPr>
            <w:noProof/>
            <w:webHidden/>
          </w:rPr>
          <w:fldChar w:fldCharType="begin"/>
        </w:r>
        <w:r w:rsidR="00256F45">
          <w:rPr>
            <w:noProof/>
            <w:webHidden/>
          </w:rPr>
          <w:instrText xml:space="preserve"> PAGEREF _Toc170578937 \h </w:instrText>
        </w:r>
        <w:r w:rsidR="00256F45">
          <w:rPr>
            <w:noProof/>
            <w:webHidden/>
          </w:rPr>
        </w:r>
        <w:r w:rsidR="00256F45">
          <w:rPr>
            <w:noProof/>
            <w:webHidden/>
          </w:rPr>
          <w:fldChar w:fldCharType="separate"/>
        </w:r>
        <w:r w:rsidR="00256F45">
          <w:rPr>
            <w:noProof/>
            <w:webHidden/>
          </w:rPr>
          <w:t>105</w:t>
        </w:r>
        <w:r w:rsidR="00256F45">
          <w:rPr>
            <w:noProof/>
            <w:webHidden/>
          </w:rPr>
          <w:fldChar w:fldCharType="end"/>
        </w:r>
      </w:hyperlink>
    </w:p>
    <w:p w14:paraId="642DB83E" w14:textId="14FDA666" w:rsidR="00256F45" w:rsidRDefault="00000000">
      <w:pPr>
        <w:pStyle w:val="TOC4"/>
        <w:tabs>
          <w:tab w:val="left" w:pos="2315"/>
        </w:tabs>
        <w:rPr>
          <w:rFonts w:eastAsiaTheme="minorEastAsia" w:cstheme="minorBidi"/>
          <w:noProof/>
          <w:kern w:val="2"/>
          <w:sz w:val="24"/>
          <w:szCs w:val="24"/>
          <w:lang w:eastAsia="zh-CN"/>
          <w14:ligatures w14:val="standardContextual"/>
        </w:rPr>
      </w:pPr>
      <w:hyperlink w:anchor="_Toc170578938" w:history="1">
        <w:r w:rsidR="00256F45" w:rsidRPr="000977D1">
          <w:rPr>
            <w:rStyle w:val="Hyperlink"/>
            <w:rFonts w:cstheme="minorHAnsi"/>
            <w:noProof/>
          </w:rPr>
          <w:t>7.10.6.4</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On-behalf Trade Cancel Request (24)</w:t>
        </w:r>
        <w:r w:rsidR="00256F45">
          <w:rPr>
            <w:noProof/>
            <w:webHidden/>
          </w:rPr>
          <w:tab/>
        </w:r>
        <w:r w:rsidR="00256F45">
          <w:rPr>
            <w:noProof/>
            <w:webHidden/>
          </w:rPr>
          <w:fldChar w:fldCharType="begin"/>
        </w:r>
        <w:r w:rsidR="00256F45">
          <w:rPr>
            <w:noProof/>
            <w:webHidden/>
          </w:rPr>
          <w:instrText xml:space="preserve"> PAGEREF _Toc170578938 \h </w:instrText>
        </w:r>
        <w:r w:rsidR="00256F45">
          <w:rPr>
            <w:noProof/>
            <w:webHidden/>
          </w:rPr>
        </w:r>
        <w:r w:rsidR="00256F45">
          <w:rPr>
            <w:noProof/>
            <w:webHidden/>
          </w:rPr>
          <w:fldChar w:fldCharType="separate"/>
        </w:r>
        <w:r w:rsidR="00256F45">
          <w:rPr>
            <w:noProof/>
            <w:webHidden/>
          </w:rPr>
          <w:t>105</w:t>
        </w:r>
        <w:r w:rsidR="00256F45">
          <w:rPr>
            <w:noProof/>
            <w:webHidden/>
          </w:rPr>
          <w:fldChar w:fldCharType="end"/>
        </w:r>
      </w:hyperlink>
    </w:p>
    <w:p w14:paraId="490215D6" w14:textId="1C329FF8" w:rsidR="00256F45" w:rsidRDefault="00000000">
      <w:pPr>
        <w:pStyle w:val="TOC4"/>
        <w:tabs>
          <w:tab w:val="left" w:pos="2315"/>
        </w:tabs>
        <w:rPr>
          <w:rFonts w:eastAsiaTheme="minorEastAsia" w:cstheme="minorBidi"/>
          <w:noProof/>
          <w:kern w:val="2"/>
          <w:sz w:val="24"/>
          <w:szCs w:val="24"/>
          <w:lang w:eastAsia="zh-CN"/>
          <w14:ligatures w14:val="standardContextual"/>
        </w:rPr>
      </w:pPr>
      <w:hyperlink w:anchor="_Toc170578939" w:history="1">
        <w:r w:rsidR="00256F45" w:rsidRPr="000977D1">
          <w:rPr>
            <w:rStyle w:val="Hyperlink"/>
            <w:rFonts w:cstheme="minorHAnsi"/>
            <w:noProof/>
          </w:rPr>
          <w:t>7.10.6.5</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On-behalf Trade Cancel Request Ack (80)</w:t>
        </w:r>
        <w:r w:rsidR="00256F45">
          <w:rPr>
            <w:noProof/>
            <w:webHidden/>
          </w:rPr>
          <w:tab/>
        </w:r>
        <w:r w:rsidR="00256F45">
          <w:rPr>
            <w:noProof/>
            <w:webHidden/>
          </w:rPr>
          <w:fldChar w:fldCharType="begin"/>
        </w:r>
        <w:r w:rsidR="00256F45">
          <w:rPr>
            <w:noProof/>
            <w:webHidden/>
          </w:rPr>
          <w:instrText xml:space="preserve"> PAGEREF _Toc170578939 \h </w:instrText>
        </w:r>
        <w:r w:rsidR="00256F45">
          <w:rPr>
            <w:noProof/>
            <w:webHidden/>
          </w:rPr>
        </w:r>
        <w:r w:rsidR="00256F45">
          <w:rPr>
            <w:noProof/>
            <w:webHidden/>
          </w:rPr>
          <w:fldChar w:fldCharType="separate"/>
        </w:r>
        <w:r w:rsidR="00256F45">
          <w:rPr>
            <w:noProof/>
            <w:webHidden/>
          </w:rPr>
          <w:t>105</w:t>
        </w:r>
        <w:r w:rsidR="00256F45">
          <w:rPr>
            <w:noProof/>
            <w:webHidden/>
          </w:rPr>
          <w:fldChar w:fldCharType="end"/>
        </w:r>
      </w:hyperlink>
    </w:p>
    <w:p w14:paraId="700CA17C" w14:textId="3ACEB3F3" w:rsidR="00256F45" w:rsidRDefault="00000000">
      <w:pPr>
        <w:pStyle w:val="TOC4"/>
        <w:tabs>
          <w:tab w:val="left" w:pos="2315"/>
        </w:tabs>
        <w:rPr>
          <w:rFonts w:eastAsiaTheme="minorEastAsia" w:cstheme="minorBidi"/>
          <w:noProof/>
          <w:kern w:val="2"/>
          <w:sz w:val="24"/>
          <w:szCs w:val="24"/>
          <w:lang w:eastAsia="zh-CN"/>
          <w14:ligatures w14:val="standardContextual"/>
        </w:rPr>
      </w:pPr>
      <w:hyperlink w:anchor="_Toc170578940" w:history="1">
        <w:r w:rsidR="00256F45" w:rsidRPr="000977D1">
          <w:rPr>
            <w:rStyle w:val="Hyperlink"/>
            <w:rFonts w:cstheme="minorHAnsi"/>
            <w:noProof/>
          </w:rPr>
          <w:t>7.10.6.6</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On-behalf Trade Decline Request (25)</w:t>
        </w:r>
        <w:r w:rsidR="00256F45">
          <w:rPr>
            <w:noProof/>
            <w:webHidden/>
          </w:rPr>
          <w:tab/>
        </w:r>
        <w:r w:rsidR="00256F45">
          <w:rPr>
            <w:noProof/>
            <w:webHidden/>
          </w:rPr>
          <w:fldChar w:fldCharType="begin"/>
        </w:r>
        <w:r w:rsidR="00256F45">
          <w:rPr>
            <w:noProof/>
            <w:webHidden/>
          </w:rPr>
          <w:instrText xml:space="preserve"> PAGEREF _Toc170578940 \h </w:instrText>
        </w:r>
        <w:r w:rsidR="00256F45">
          <w:rPr>
            <w:noProof/>
            <w:webHidden/>
          </w:rPr>
        </w:r>
        <w:r w:rsidR="00256F45">
          <w:rPr>
            <w:noProof/>
            <w:webHidden/>
          </w:rPr>
          <w:fldChar w:fldCharType="separate"/>
        </w:r>
        <w:r w:rsidR="00256F45">
          <w:rPr>
            <w:noProof/>
            <w:webHidden/>
          </w:rPr>
          <w:t>106</w:t>
        </w:r>
        <w:r w:rsidR="00256F45">
          <w:rPr>
            <w:noProof/>
            <w:webHidden/>
          </w:rPr>
          <w:fldChar w:fldCharType="end"/>
        </w:r>
      </w:hyperlink>
    </w:p>
    <w:p w14:paraId="2F9BFDB8" w14:textId="63233C91" w:rsidR="00256F45" w:rsidRDefault="00000000">
      <w:pPr>
        <w:pStyle w:val="TOC4"/>
        <w:tabs>
          <w:tab w:val="left" w:pos="2315"/>
        </w:tabs>
        <w:rPr>
          <w:rFonts w:eastAsiaTheme="minorEastAsia" w:cstheme="minorBidi"/>
          <w:noProof/>
          <w:kern w:val="2"/>
          <w:sz w:val="24"/>
          <w:szCs w:val="24"/>
          <w:lang w:eastAsia="zh-CN"/>
          <w14:ligatures w14:val="standardContextual"/>
        </w:rPr>
      </w:pPr>
      <w:hyperlink w:anchor="_Toc170578941" w:history="1">
        <w:r w:rsidR="00256F45" w:rsidRPr="000977D1">
          <w:rPr>
            <w:rStyle w:val="Hyperlink"/>
            <w:rFonts w:cstheme="minorHAnsi"/>
            <w:noProof/>
          </w:rPr>
          <w:t>7.10.6.7</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On-behalf Trade Decline Request Ack (81)</w:t>
        </w:r>
        <w:r w:rsidR="00256F45">
          <w:rPr>
            <w:noProof/>
            <w:webHidden/>
          </w:rPr>
          <w:tab/>
        </w:r>
        <w:r w:rsidR="00256F45">
          <w:rPr>
            <w:noProof/>
            <w:webHidden/>
          </w:rPr>
          <w:fldChar w:fldCharType="begin"/>
        </w:r>
        <w:r w:rsidR="00256F45">
          <w:rPr>
            <w:noProof/>
            <w:webHidden/>
          </w:rPr>
          <w:instrText xml:space="preserve"> PAGEREF _Toc170578941 \h </w:instrText>
        </w:r>
        <w:r w:rsidR="00256F45">
          <w:rPr>
            <w:noProof/>
            <w:webHidden/>
          </w:rPr>
        </w:r>
        <w:r w:rsidR="00256F45">
          <w:rPr>
            <w:noProof/>
            <w:webHidden/>
          </w:rPr>
          <w:fldChar w:fldCharType="separate"/>
        </w:r>
        <w:r w:rsidR="00256F45">
          <w:rPr>
            <w:noProof/>
            <w:webHidden/>
          </w:rPr>
          <w:t>106</w:t>
        </w:r>
        <w:r w:rsidR="00256F45">
          <w:rPr>
            <w:noProof/>
            <w:webHidden/>
          </w:rPr>
          <w:fldChar w:fldCharType="end"/>
        </w:r>
      </w:hyperlink>
    </w:p>
    <w:p w14:paraId="0E61566F" w14:textId="063B3F2E" w:rsidR="00256F45" w:rsidRDefault="00000000">
      <w:pPr>
        <w:pStyle w:val="TOC4"/>
        <w:tabs>
          <w:tab w:val="left" w:pos="2315"/>
        </w:tabs>
        <w:rPr>
          <w:rFonts w:eastAsiaTheme="minorEastAsia" w:cstheme="minorBidi"/>
          <w:noProof/>
          <w:kern w:val="2"/>
          <w:sz w:val="24"/>
          <w:szCs w:val="24"/>
          <w:lang w:eastAsia="zh-CN"/>
          <w14:ligatures w14:val="standardContextual"/>
        </w:rPr>
      </w:pPr>
      <w:hyperlink w:anchor="_Toc170578942" w:history="1">
        <w:r w:rsidR="00256F45" w:rsidRPr="000977D1">
          <w:rPr>
            <w:rStyle w:val="Hyperlink"/>
            <w:rFonts w:cstheme="minorHAnsi"/>
            <w:noProof/>
          </w:rPr>
          <w:t>7.10.6.8</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On-behalf Trade Cancellation Notification (82)</w:t>
        </w:r>
        <w:r w:rsidR="00256F45">
          <w:rPr>
            <w:noProof/>
            <w:webHidden/>
          </w:rPr>
          <w:tab/>
        </w:r>
        <w:r w:rsidR="00256F45">
          <w:rPr>
            <w:noProof/>
            <w:webHidden/>
          </w:rPr>
          <w:fldChar w:fldCharType="begin"/>
        </w:r>
        <w:r w:rsidR="00256F45">
          <w:rPr>
            <w:noProof/>
            <w:webHidden/>
          </w:rPr>
          <w:instrText xml:space="preserve"> PAGEREF _Toc170578942 \h </w:instrText>
        </w:r>
        <w:r w:rsidR="00256F45">
          <w:rPr>
            <w:noProof/>
            <w:webHidden/>
          </w:rPr>
        </w:r>
        <w:r w:rsidR="00256F45">
          <w:rPr>
            <w:noProof/>
            <w:webHidden/>
          </w:rPr>
          <w:fldChar w:fldCharType="separate"/>
        </w:r>
        <w:r w:rsidR="00256F45">
          <w:rPr>
            <w:noProof/>
            <w:webHidden/>
          </w:rPr>
          <w:t>106</w:t>
        </w:r>
        <w:r w:rsidR="00256F45">
          <w:rPr>
            <w:noProof/>
            <w:webHidden/>
          </w:rPr>
          <w:fldChar w:fldCharType="end"/>
        </w:r>
      </w:hyperlink>
    </w:p>
    <w:p w14:paraId="473DAAF4" w14:textId="531521CB" w:rsidR="00256F45" w:rsidRDefault="00000000">
      <w:pPr>
        <w:pStyle w:val="TOC4"/>
        <w:tabs>
          <w:tab w:val="left" w:pos="2315"/>
        </w:tabs>
        <w:rPr>
          <w:rFonts w:eastAsiaTheme="minorEastAsia" w:cstheme="minorBidi"/>
          <w:noProof/>
          <w:kern w:val="2"/>
          <w:sz w:val="24"/>
          <w:szCs w:val="24"/>
          <w:lang w:eastAsia="zh-CN"/>
          <w14:ligatures w14:val="standardContextual"/>
        </w:rPr>
      </w:pPr>
      <w:hyperlink w:anchor="_Toc170578943" w:history="1">
        <w:r w:rsidR="00256F45" w:rsidRPr="000977D1">
          <w:rPr>
            <w:rStyle w:val="Hyperlink"/>
            <w:rFonts w:cstheme="minorHAnsi"/>
            <w:noProof/>
          </w:rPr>
          <w:t>7.10.6.9</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On-behalf Trade Accept Request (26)</w:t>
        </w:r>
        <w:r w:rsidR="00256F45">
          <w:rPr>
            <w:noProof/>
            <w:webHidden/>
          </w:rPr>
          <w:tab/>
        </w:r>
        <w:r w:rsidR="00256F45">
          <w:rPr>
            <w:noProof/>
            <w:webHidden/>
          </w:rPr>
          <w:fldChar w:fldCharType="begin"/>
        </w:r>
        <w:r w:rsidR="00256F45">
          <w:rPr>
            <w:noProof/>
            <w:webHidden/>
          </w:rPr>
          <w:instrText xml:space="preserve"> PAGEREF _Toc170578943 \h </w:instrText>
        </w:r>
        <w:r w:rsidR="00256F45">
          <w:rPr>
            <w:noProof/>
            <w:webHidden/>
          </w:rPr>
        </w:r>
        <w:r w:rsidR="00256F45">
          <w:rPr>
            <w:noProof/>
            <w:webHidden/>
          </w:rPr>
          <w:fldChar w:fldCharType="separate"/>
        </w:r>
        <w:r w:rsidR="00256F45">
          <w:rPr>
            <w:noProof/>
            <w:webHidden/>
          </w:rPr>
          <w:t>107</w:t>
        </w:r>
        <w:r w:rsidR="00256F45">
          <w:rPr>
            <w:noProof/>
            <w:webHidden/>
          </w:rPr>
          <w:fldChar w:fldCharType="end"/>
        </w:r>
      </w:hyperlink>
    </w:p>
    <w:p w14:paraId="23D4292F" w14:textId="4E175AED" w:rsidR="00256F45" w:rsidRDefault="00000000">
      <w:pPr>
        <w:pStyle w:val="TOC4"/>
        <w:tabs>
          <w:tab w:val="left" w:pos="2411"/>
        </w:tabs>
        <w:rPr>
          <w:rFonts w:eastAsiaTheme="minorEastAsia" w:cstheme="minorBidi"/>
          <w:noProof/>
          <w:kern w:val="2"/>
          <w:sz w:val="24"/>
          <w:szCs w:val="24"/>
          <w:lang w:eastAsia="zh-CN"/>
          <w14:ligatures w14:val="standardContextual"/>
        </w:rPr>
      </w:pPr>
      <w:hyperlink w:anchor="_Toc170578944" w:history="1">
        <w:r w:rsidR="00256F45" w:rsidRPr="000977D1">
          <w:rPr>
            <w:rStyle w:val="Hyperlink"/>
            <w:rFonts w:cstheme="minorHAnsi"/>
            <w:noProof/>
          </w:rPr>
          <w:t>7.10.6.10</w:t>
        </w:r>
        <w:r w:rsidR="00256F45">
          <w:rPr>
            <w:rFonts w:eastAsiaTheme="minorEastAsia" w:cstheme="minorBidi"/>
            <w:noProof/>
            <w:kern w:val="2"/>
            <w:sz w:val="24"/>
            <w:szCs w:val="24"/>
            <w:lang w:eastAsia="zh-CN"/>
            <w14:ligatures w14:val="standardContextual"/>
          </w:rPr>
          <w:tab/>
        </w:r>
        <w:r w:rsidR="00256F45" w:rsidRPr="000977D1">
          <w:rPr>
            <w:rStyle w:val="Hyperlink"/>
            <w:rFonts w:cstheme="minorHAnsi"/>
            <w:noProof/>
          </w:rPr>
          <w:t>On-behalf Trade Accept Request Ack (83)</w:t>
        </w:r>
        <w:r w:rsidR="00256F45">
          <w:rPr>
            <w:noProof/>
            <w:webHidden/>
          </w:rPr>
          <w:tab/>
        </w:r>
        <w:r w:rsidR="00256F45">
          <w:rPr>
            <w:noProof/>
            <w:webHidden/>
          </w:rPr>
          <w:fldChar w:fldCharType="begin"/>
        </w:r>
        <w:r w:rsidR="00256F45">
          <w:rPr>
            <w:noProof/>
            <w:webHidden/>
          </w:rPr>
          <w:instrText xml:space="preserve"> PAGEREF _Toc170578944 \h </w:instrText>
        </w:r>
        <w:r w:rsidR="00256F45">
          <w:rPr>
            <w:noProof/>
            <w:webHidden/>
          </w:rPr>
        </w:r>
        <w:r w:rsidR="00256F45">
          <w:rPr>
            <w:noProof/>
            <w:webHidden/>
          </w:rPr>
          <w:fldChar w:fldCharType="separate"/>
        </w:r>
        <w:r w:rsidR="00256F45">
          <w:rPr>
            <w:noProof/>
            <w:webHidden/>
          </w:rPr>
          <w:t>108</w:t>
        </w:r>
        <w:r w:rsidR="00256F45">
          <w:rPr>
            <w:noProof/>
            <w:webHidden/>
          </w:rPr>
          <w:fldChar w:fldCharType="end"/>
        </w:r>
      </w:hyperlink>
    </w:p>
    <w:p w14:paraId="1D3CC20C" w14:textId="7DB5339D" w:rsidR="00256F45" w:rsidRDefault="00000000">
      <w:pPr>
        <w:pStyle w:val="TOC2"/>
        <w:rPr>
          <w:rFonts w:eastAsiaTheme="minorEastAsia" w:cstheme="minorBidi"/>
          <w:kern w:val="2"/>
          <w:sz w:val="24"/>
          <w:szCs w:val="24"/>
          <w:lang w:eastAsia="zh-CN"/>
          <w14:ligatures w14:val="standardContextual"/>
        </w:rPr>
      </w:pPr>
      <w:hyperlink w:anchor="_Toc170578945" w:history="1">
        <w:r w:rsidR="00256F45" w:rsidRPr="000977D1">
          <w:rPr>
            <w:rStyle w:val="Hyperlink"/>
            <w:rFonts w:cstheme="minorHAnsi"/>
          </w:rPr>
          <w:t>7.11</w:t>
        </w:r>
        <w:r w:rsidR="00256F45">
          <w:rPr>
            <w:rFonts w:eastAsiaTheme="minorEastAsia" w:cstheme="minorBidi"/>
            <w:kern w:val="2"/>
            <w:sz w:val="24"/>
            <w:szCs w:val="24"/>
            <w:lang w:eastAsia="zh-CN"/>
            <w14:ligatures w14:val="standardContextual"/>
          </w:rPr>
          <w:tab/>
        </w:r>
        <w:r w:rsidR="00256F45" w:rsidRPr="000977D1">
          <w:rPr>
            <w:rStyle w:val="Hyperlink"/>
            <w:rFonts w:cstheme="minorHAnsi"/>
          </w:rPr>
          <w:t>Business Messages – Error Trade Handling</w:t>
        </w:r>
        <w:r w:rsidR="00256F45">
          <w:rPr>
            <w:webHidden/>
          </w:rPr>
          <w:tab/>
        </w:r>
        <w:r w:rsidR="00256F45">
          <w:rPr>
            <w:webHidden/>
          </w:rPr>
          <w:fldChar w:fldCharType="begin"/>
        </w:r>
        <w:r w:rsidR="00256F45">
          <w:rPr>
            <w:webHidden/>
          </w:rPr>
          <w:instrText xml:space="preserve"> PAGEREF _Toc170578945 \h </w:instrText>
        </w:r>
        <w:r w:rsidR="00256F45">
          <w:rPr>
            <w:webHidden/>
          </w:rPr>
        </w:r>
        <w:r w:rsidR="00256F45">
          <w:rPr>
            <w:webHidden/>
          </w:rPr>
          <w:fldChar w:fldCharType="separate"/>
        </w:r>
        <w:r w:rsidR="00256F45">
          <w:rPr>
            <w:webHidden/>
          </w:rPr>
          <w:t>108</w:t>
        </w:r>
        <w:r w:rsidR="00256F45">
          <w:rPr>
            <w:webHidden/>
          </w:rPr>
          <w:fldChar w:fldCharType="end"/>
        </w:r>
      </w:hyperlink>
    </w:p>
    <w:p w14:paraId="3EED1542" w14:textId="7D9DA6B6" w:rsidR="00256F45" w:rsidRDefault="00000000">
      <w:pPr>
        <w:pStyle w:val="TOC3"/>
        <w:rPr>
          <w:rFonts w:eastAsiaTheme="minorEastAsia" w:cstheme="minorBidi"/>
          <w:iCs w:val="0"/>
          <w:kern w:val="2"/>
          <w:sz w:val="24"/>
          <w:szCs w:val="24"/>
          <w:lang w:val="en-US" w:eastAsia="zh-CN"/>
          <w14:ligatures w14:val="standardContextual"/>
        </w:rPr>
      </w:pPr>
      <w:hyperlink w:anchor="_Toc170578946" w:history="1">
        <w:r w:rsidR="00256F45" w:rsidRPr="000977D1">
          <w:rPr>
            <w:rStyle w:val="Hyperlink"/>
          </w:rPr>
          <w:t>7.11.1</w:t>
        </w:r>
        <w:r w:rsidR="00256F45">
          <w:rPr>
            <w:rFonts w:eastAsiaTheme="minorEastAsia" w:cstheme="minorBidi"/>
            <w:iCs w:val="0"/>
            <w:kern w:val="2"/>
            <w:sz w:val="24"/>
            <w:szCs w:val="24"/>
            <w:lang w:val="en-US" w:eastAsia="zh-CN"/>
            <w14:ligatures w14:val="standardContextual"/>
          </w:rPr>
          <w:tab/>
        </w:r>
        <w:r w:rsidR="00256F45" w:rsidRPr="000977D1">
          <w:rPr>
            <w:rStyle w:val="Hyperlink"/>
          </w:rPr>
          <w:t>Error Trade Request (27)</w:t>
        </w:r>
        <w:r w:rsidR="00256F45">
          <w:rPr>
            <w:webHidden/>
          </w:rPr>
          <w:tab/>
        </w:r>
        <w:r w:rsidR="00256F45">
          <w:rPr>
            <w:webHidden/>
          </w:rPr>
          <w:fldChar w:fldCharType="begin"/>
        </w:r>
        <w:r w:rsidR="00256F45">
          <w:rPr>
            <w:webHidden/>
          </w:rPr>
          <w:instrText xml:space="preserve"> PAGEREF _Toc170578946 \h </w:instrText>
        </w:r>
        <w:r w:rsidR="00256F45">
          <w:rPr>
            <w:webHidden/>
          </w:rPr>
        </w:r>
        <w:r w:rsidR="00256F45">
          <w:rPr>
            <w:webHidden/>
          </w:rPr>
          <w:fldChar w:fldCharType="separate"/>
        </w:r>
        <w:r w:rsidR="00256F45">
          <w:rPr>
            <w:webHidden/>
          </w:rPr>
          <w:t>108</w:t>
        </w:r>
        <w:r w:rsidR="00256F45">
          <w:rPr>
            <w:webHidden/>
          </w:rPr>
          <w:fldChar w:fldCharType="end"/>
        </w:r>
      </w:hyperlink>
    </w:p>
    <w:p w14:paraId="28556915" w14:textId="632E4CD9" w:rsidR="00256F45" w:rsidRDefault="00000000">
      <w:pPr>
        <w:pStyle w:val="TOC3"/>
        <w:rPr>
          <w:rFonts w:eastAsiaTheme="minorEastAsia" w:cstheme="minorBidi"/>
          <w:iCs w:val="0"/>
          <w:kern w:val="2"/>
          <w:sz w:val="24"/>
          <w:szCs w:val="24"/>
          <w:lang w:val="en-US" w:eastAsia="zh-CN"/>
          <w14:ligatures w14:val="standardContextual"/>
        </w:rPr>
      </w:pPr>
      <w:hyperlink w:anchor="_Toc170578947" w:history="1">
        <w:r w:rsidR="00256F45" w:rsidRPr="000977D1">
          <w:rPr>
            <w:rStyle w:val="Hyperlink"/>
          </w:rPr>
          <w:t>7.11.2</w:t>
        </w:r>
        <w:r w:rsidR="00256F45">
          <w:rPr>
            <w:rFonts w:eastAsiaTheme="minorEastAsia" w:cstheme="minorBidi"/>
            <w:iCs w:val="0"/>
            <w:kern w:val="2"/>
            <w:sz w:val="24"/>
            <w:szCs w:val="24"/>
            <w:lang w:val="en-US" w:eastAsia="zh-CN"/>
            <w14:ligatures w14:val="standardContextual"/>
          </w:rPr>
          <w:tab/>
        </w:r>
        <w:r w:rsidR="00256F45" w:rsidRPr="000977D1">
          <w:rPr>
            <w:rStyle w:val="Hyperlink"/>
          </w:rPr>
          <w:t>Error Trade Request Ack (84)</w:t>
        </w:r>
        <w:r w:rsidR="00256F45">
          <w:rPr>
            <w:webHidden/>
          </w:rPr>
          <w:tab/>
        </w:r>
        <w:r w:rsidR="00256F45">
          <w:rPr>
            <w:webHidden/>
          </w:rPr>
          <w:fldChar w:fldCharType="begin"/>
        </w:r>
        <w:r w:rsidR="00256F45">
          <w:rPr>
            <w:webHidden/>
          </w:rPr>
          <w:instrText xml:space="preserve"> PAGEREF _Toc170578947 \h </w:instrText>
        </w:r>
        <w:r w:rsidR="00256F45">
          <w:rPr>
            <w:webHidden/>
          </w:rPr>
        </w:r>
        <w:r w:rsidR="00256F45">
          <w:rPr>
            <w:webHidden/>
          </w:rPr>
          <w:fldChar w:fldCharType="separate"/>
        </w:r>
        <w:r w:rsidR="00256F45">
          <w:rPr>
            <w:webHidden/>
          </w:rPr>
          <w:t>109</w:t>
        </w:r>
        <w:r w:rsidR="00256F45">
          <w:rPr>
            <w:webHidden/>
          </w:rPr>
          <w:fldChar w:fldCharType="end"/>
        </w:r>
      </w:hyperlink>
    </w:p>
    <w:p w14:paraId="6FAD17E1" w14:textId="6877E57E" w:rsidR="00256F45" w:rsidRDefault="00000000">
      <w:pPr>
        <w:pStyle w:val="TOC3"/>
        <w:rPr>
          <w:rFonts w:eastAsiaTheme="minorEastAsia" w:cstheme="minorBidi"/>
          <w:iCs w:val="0"/>
          <w:kern w:val="2"/>
          <w:sz w:val="24"/>
          <w:szCs w:val="24"/>
          <w:lang w:val="en-US" w:eastAsia="zh-CN"/>
          <w14:ligatures w14:val="standardContextual"/>
        </w:rPr>
      </w:pPr>
      <w:hyperlink w:anchor="_Toc170578948" w:history="1">
        <w:r w:rsidR="00256F45" w:rsidRPr="000977D1">
          <w:rPr>
            <w:rStyle w:val="Hyperlink"/>
          </w:rPr>
          <w:t>7.11.3</w:t>
        </w:r>
        <w:r w:rsidR="00256F45">
          <w:rPr>
            <w:rFonts w:eastAsiaTheme="minorEastAsia" w:cstheme="minorBidi"/>
            <w:iCs w:val="0"/>
            <w:kern w:val="2"/>
            <w:sz w:val="24"/>
            <w:szCs w:val="24"/>
            <w:lang w:val="en-US" w:eastAsia="zh-CN"/>
            <w14:ligatures w14:val="standardContextual"/>
          </w:rPr>
          <w:tab/>
        </w:r>
        <w:r w:rsidR="00256F45" w:rsidRPr="000977D1">
          <w:rPr>
            <w:rStyle w:val="Hyperlink"/>
          </w:rPr>
          <w:t>Error Trade Claim Notification (85)</w:t>
        </w:r>
        <w:r w:rsidR="00256F45">
          <w:rPr>
            <w:webHidden/>
          </w:rPr>
          <w:tab/>
        </w:r>
        <w:r w:rsidR="00256F45">
          <w:rPr>
            <w:webHidden/>
          </w:rPr>
          <w:fldChar w:fldCharType="begin"/>
        </w:r>
        <w:r w:rsidR="00256F45">
          <w:rPr>
            <w:webHidden/>
          </w:rPr>
          <w:instrText xml:space="preserve"> PAGEREF _Toc170578948 \h </w:instrText>
        </w:r>
        <w:r w:rsidR="00256F45">
          <w:rPr>
            <w:webHidden/>
          </w:rPr>
        </w:r>
        <w:r w:rsidR="00256F45">
          <w:rPr>
            <w:webHidden/>
          </w:rPr>
          <w:fldChar w:fldCharType="separate"/>
        </w:r>
        <w:r w:rsidR="00256F45">
          <w:rPr>
            <w:webHidden/>
          </w:rPr>
          <w:t>110</w:t>
        </w:r>
        <w:r w:rsidR="00256F45">
          <w:rPr>
            <w:webHidden/>
          </w:rPr>
          <w:fldChar w:fldCharType="end"/>
        </w:r>
      </w:hyperlink>
    </w:p>
    <w:p w14:paraId="5E79F6FE" w14:textId="6C5D4658" w:rsidR="00256F45" w:rsidRDefault="00000000">
      <w:pPr>
        <w:pStyle w:val="TOC3"/>
        <w:rPr>
          <w:rFonts w:eastAsiaTheme="minorEastAsia" w:cstheme="minorBidi"/>
          <w:iCs w:val="0"/>
          <w:kern w:val="2"/>
          <w:sz w:val="24"/>
          <w:szCs w:val="24"/>
          <w:lang w:val="en-US" w:eastAsia="zh-CN"/>
          <w14:ligatures w14:val="standardContextual"/>
        </w:rPr>
      </w:pPr>
      <w:hyperlink w:anchor="_Toc170578949" w:history="1">
        <w:r w:rsidR="00256F45" w:rsidRPr="000977D1">
          <w:rPr>
            <w:rStyle w:val="Hyperlink"/>
          </w:rPr>
          <w:t>7.11.4</w:t>
        </w:r>
        <w:r w:rsidR="00256F45">
          <w:rPr>
            <w:rFonts w:eastAsiaTheme="minorEastAsia" w:cstheme="minorBidi"/>
            <w:iCs w:val="0"/>
            <w:kern w:val="2"/>
            <w:sz w:val="24"/>
            <w:szCs w:val="24"/>
            <w:lang w:val="en-US" w:eastAsia="zh-CN"/>
            <w14:ligatures w14:val="standardContextual"/>
          </w:rPr>
          <w:tab/>
        </w:r>
        <w:r w:rsidR="00256F45" w:rsidRPr="000977D1">
          <w:rPr>
            <w:rStyle w:val="Hyperlink"/>
          </w:rPr>
          <w:t>Error Trade Contra-side Respond Request (28)</w:t>
        </w:r>
        <w:r w:rsidR="00256F45">
          <w:rPr>
            <w:webHidden/>
          </w:rPr>
          <w:tab/>
        </w:r>
        <w:r w:rsidR="00256F45">
          <w:rPr>
            <w:webHidden/>
          </w:rPr>
          <w:fldChar w:fldCharType="begin"/>
        </w:r>
        <w:r w:rsidR="00256F45">
          <w:rPr>
            <w:webHidden/>
          </w:rPr>
          <w:instrText xml:space="preserve"> PAGEREF _Toc170578949 \h </w:instrText>
        </w:r>
        <w:r w:rsidR="00256F45">
          <w:rPr>
            <w:webHidden/>
          </w:rPr>
        </w:r>
        <w:r w:rsidR="00256F45">
          <w:rPr>
            <w:webHidden/>
          </w:rPr>
          <w:fldChar w:fldCharType="separate"/>
        </w:r>
        <w:r w:rsidR="00256F45">
          <w:rPr>
            <w:webHidden/>
          </w:rPr>
          <w:t>110</w:t>
        </w:r>
        <w:r w:rsidR="00256F45">
          <w:rPr>
            <w:webHidden/>
          </w:rPr>
          <w:fldChar w:fldCharType="end"/>
        </w:r>
      </w:hyperlink>
    </w:p>
    <w:p w14:paraId="0805499D" w14:textId="4AF72A4F" w:rsidR="00256F45" w:rsidRDefault="00000000">
      <w:pPr>
        <w:pStyle w:val="TOC3"/>
        <w:rPr>
          <w:rFonts w:eastAsiaTheme="minorEastAsia" w:cstheme="minorBidi"/>
          <w:iCs w:val="0"/>
          <w:kern w:val="2"/>
          <w:sz w:val="24"/>
          <w:szCs w:val="24"/>
          <w:lang w:val="en-US" w:eastAsia="zh-CN"/>
          <w14:ligatures w14:val="standardContextual"/>
        </w:rPr>
      </w:pPr>
      <w:hyperlink w:anchor="_Toc170578950" w:history="1">
        <w:r w:rsidR="00256F45" w:rsidRPr="000977D1">
          <w:rPr>
            <w:rStyle w:val="Hyperlink"/>
          </w:rPr>
          <w:t>7.11.5</w:t>
        </w:r>
        <w:r w:rsidR="00256F45">
          <w:rPr>
            <w:rFonts w:eastAsiaTheme="minorEastAsia" w:cstheme="minorBidi"/>
            <w:iCs w:val="0"/>
            <w:kern w:val="2"/>
            <w:sz w:val="24"/>
            <w:szCs w:val="24"/>
            <w:lang w:val="en-US" w:eastAsia="zh-CN"/>
            <w14:ligatures w14:val="standardContextual"/>
          </w:rPr>
          <w:tab/>
        </w:r>
        <w:r w:rsidR="00256F45" w:rsidRPr="000977D1">
          <w:rPr>
            <w:rStyle w:val="Hyperlink"/>
          </w:rPr>
          <w:t>Error Trade Contra-side Respond Request Ack (86)</w:t>
        </w:r>
        <w:r w:rsidR="00256F45">
          <w:rPr>
            <w:webHidden/>
          </w:rPr>
          <w:tab/>
        </w:r>
        <w:r w:rsidR="00256F45">
          <w:rPr>
            <w:webHidden/>
          </w:rPr>
          <w:fldChar w:fldCharType="begin"/>
        </w:r>
        <w:r w:rsidR="00256F45">
          <w:rPr>
            <w:webHidden/>
          </w:rPr>
          <w:instrText xml:space="preserve"> PAGEREF _Toc170578950 \h </w:instrText>
        </w:r>
        <w:r w:rsidR="00256F45">
          <w:rPr>
            <w:webHidden/>
          </w:rPr>
        </w:r>
        <w:r w:rsidR="00256F45">
          <w:rPr>
            <w:webHidden/>
          </w:rPr>
          <w:fldChar w:fldCharType="separate"/>
        </w:r>
        <w:r w:rsidR="00256F45">
          <w:rPr>
            <w:webHidden/>
          </w:rPr>
          <w:t>111</w:t>
        </w:r>
        <w:r w:rsidR="00256F45">
          <w:rPr>
            <w:webHidden/>
          </w:rPr>
          <w:fldChar w:fldCharType="end"/>
        </w:r>
      </w:hyperlink>
    </w:p>
    <w:p w14:paraId="4DE5CF9F" w14:textId="0826B4EF" w:rsidR="00256F45" w:rsidRDefault="00000000">
      <w:pPr>
        <w:pStyle w:val="TOC3"/>
        <w:rPr>
          <w:rFonts w:eastAsiaTheme="minorEastAsia" w:cstheme="minorBidi"/>
          <w:iCs w:val="0"/>
          <w:kern w:val="2"/>
          <w:sz w:val="24"/>
          <w:szCs w:val="24"/>
          <w:lang w:val="en-US" w:eastAsia="zh-CN"/>
          <w14:ligatures w14:val="standardContextual"/>
        </w:rPr>
      </w:pPr>
      <w:hyperlink w:anchor="_Toc170578951" w:history="1">
        <w:r w:rsidR="00256F45" w:rsidRPr="000977D1">
          <w:rPr>
            <w:rStyle w:val="Hyperlink"/>
          </w:rPr>
          <w:t>7.11.6</w:t>
        </w:r>
        <w:r w:rsidR="00256F45">
          <w:rPr>
            <w:rFonts w:eastAsiaTheme="minorEastAsia" w:cstheme="minorBidi"/>
            <w:iCs w:val="0"/>
            <w:kern w:val="2"/>
            <w:sz w:val="24"/>
            <w:szCs w:val="24"/>
            <w:lang w:val="en-US" w:eastAsia="zh-CN"/>
            <w14:ligatures w14:val="standardContextual"/>
          </w:rPr>
          <w:tab/>
        </w:r>
        <w:r w:rsidR="00256F45" w:rsidRPr="000977D1">
          <w:rPr>
            <w:rStyle w:val="Hyperlink"/>
          </w:rPr>
          <w:t>Error Trade Claim Status Report (87)</w:t>
        </w:r>
        <w:r w:rsidR="00256F45">
          <w:rPr>
            <w:webHidden/>
          </w:rPr>
          <w:tab/>
        </w:r>
        <w:r w:rsidR="00256F45">
          <w:rPr>
            <w:webHidden/>
          </w:rPr>
          <w:fldChar w:fldCharType="begin"/>
        </w:r>
        <w:r w:rsidR="00256F45">
          <w:rPr>
            <w:webHidden/>
          </w:rPr>
          <w:instrText xml:space="preserve"> PAGEREF _Toc170578951 \h </w:instrText>
        </w:r>
        <w:r w:rsidR="00256F45">
          <w:rPr>
            <w:webHidden/>
          </w:rPr>
        </w:r>
        <w:r w:rsidR="00256F45">
          <w:rPr>
            <w:webHidden/>
          </w:rPr>
          <w:fldChar w:fldCharType="separate"/>
        </w:r>
        <w:r w:rsidR="00256F45">
          <w:rPr>
            <w:webHidden/>
          </w:rPr>
          <w:t>112</w:t>
        </w:r>
        <w:r w:rsidR="00256F45">
          <w:rPr>
            <w:webHidden/>
          </w:rPr>
          <w:fldChar w:fldCharType="end"/>
        </w:r>
      </w:hyperlink>
    </w:p>
    <w:p w14:paraId="045ADA76" w14:textId="6695171D" w:rsidR="00256F45" w:rsidRDefault="00000000">
      <w:pPr>
        <w:pStyle w:val="TOC3"/>
        <w:rPr>
          <w:rFonts w:eastAsiaTheme="minorEastAsia" w:cstheme="minorBidi"/>
          <w:iCs w:val="0"/>
          <w:kern w:val="2"/>
          <w:sz w:val="24"/>
          <w:szCs w:val="24"/>
          <w:lang w:val="en-US" w:eastAsia="zh-CN"/>
          <w14:ligatures w14:val="standardContextual"/>
        </w:rPr>
      </w:pPr>
      <w:hyperlink w:anchor="_Toc170578952" w:history="1">
        <w:r w:rsidR="00256F45" w:rsidRPr="000977D1">
          <w:rPr>
            <w:rStyle w:val="Hyperlink"/>
          </w:rPr>
          <w:t>7.11.7</w:t>
        </w:r>
        <w:r w:rsidR="00256F45">
          <w:rPr>
            <w:rFonts w:eastAsiaTheme="minorEastAsia" w:cstheme="minorBidi"/>
            <w:iCs w:val="0"/>
            <w:kern w:val="2"/>
            <w:sz w:val="24"/>
            <w:szCs w:val="24"/>
            <w:lang w:val="en-US" w:eastAsia="zh-CN"/>
            <w14:ligatures w14:val="standardContextual"/>
          </w:rPr>
          <w:tab/>
        </w:r>
        <w:r w:rsidR="00256F45" w:rsidRPr="000977D1">
          <w:rPr>
            <w:rStyle w:val="Hyperlink"/>
          </w:rPr>
          <w:t>Trade Cancelled (88)</w:t>
        </w:r>
        <w:r w:rsidR="00256F45">
          <w:rPr>
            <w:webHidden/>
          </w:rPr>
          <w:tab/>
        </w:r>
        <w:r w:rsidR="00256F45">
          <w:rPr>
            <w:webHidden/>
          </w:rPr>
          <w:fldChar w:fldCharType="begin"/>
        </w:r>
        <w:r w:rsidR="00256F45">
          <w:rPr>
            <w:webHidden/>
          </w:rPr>
          <w:instrText xml:space="preserve"> PAGEREF _Toc170578952 \h </w:instrText>
        </w:r>
        <w:r w:rsidR="00256F45">
          <w:rPr>
            <w:webHidden/>
          </w:rPr>
        </w:r>
        <w:r w:rsidR="00256F45">
          <w:rPr>
            <w:webHidden/>
          </w:rPr>
          <w:fldChar w:fldCharType="separate"/>
        </w:r>
        <w:r w:rsidR="00256F45">
          <w:rPr>
            <w:webHidden/>
          </w:rPr>
          <w:t>113</w:t>
        </w:r>
        <w:r w:rsidR="00256F45">
          <w:rPr>
            <w:webHidden/>
          </w:rPr>
          <w:fldChar w:fldCharType="end"/>
        </w:r>
      </w:hyperlink>
    </w:p>
    <w:p w14:paraId="2C7B9039" w14:textId="7E703A01" w:rsidR="00256F45" w:rsidRDefault="00000000">
      <w:pPr>
        <w:pStyle w:val="TOC2"/>
        <w:rPr>
          <w:rFonts w:eastAsiaTheme="minorEastAsia" w:cstheme="minorBidi"/>
          <w:kern w:val="2"/>
          <w:sz w:val="24"/>
          <w:szCs w:val="24"/>
          <w:lang w:eastAsia="zh-CN"/>
          <w14:ligatures w14:val="standardContextual"/>
        </w:rPr>
      </w:pPr>
      <w:hyperlink w:anchor="_Toc170578953" w:history="1">
        <w:r w:rsidR="00256F45" w:rsidRPr="000977D1">
          <w:rPr>
            <w:rStyle w:val="Hyperlink"/>
            <w:rFonts w:cstheme="minorHAnsi"/>
          </w:rPr>
          <w:t>7.12</w:t>
        </w:r>
        <w:r w:rsidR="00256F45">
          <w:rPr>
            <w:rFonts w:eastAsiaTheme="minorEastAsia" w:cstheme="minorBidi"/>
            <w:kern w:val="2"/>
            <w:sz w:val="24"/>
            <w:szCs w:val="24"/>
            <w:lang w:eastAsia="zh-CN"/>
            <w14:ligatures w14:val="standardContextual"/>
          </w:rPr>
          <w:tab/>
        </w:r>
        <w:r w:rsidR="00256F45" w:rsidRPr="000977D1">
          <w:rPr>
            <w:rStyle w:val="Hyperlink"/>
            <w:rFonts w:cstheme="minorHAnsi"/>
          </w:rPr>
          <w:t>Business Messages – Trade Amendment</w:t>
        </w:r>
        <w:r w:rsidR="00256F45">
          <w:rPr>
            <w:webHidden/>
          </w:rPr>
          <w:tab/>
        </w:r>
        <w:r w:rsidR="00256F45">
          <w:rPr>
            <w:webHidden/>
          </w:rPr>
          <w:fldChar w:fldCharType="begin"/>
        </w:r>
        <w:r w:rsidR="00256F45">
          <w:rPr>
            <w:webHidden/>
          </w:rPr>
          <w:instrText xml:space="preserve"> PAGEREF _Toc170578953 \h </w:instrText>
        </w:r>
        <w:r w:rsidR="00256F45">
          <w:rPr>
            <w:webHidden/>
          </w:rPr>
        </w:r>
        <w:r w:rsidR="00256F45">
          <w:rPr>
            <w:webHidden/>
          </w:rPr>
          <w:fldChar w:fldCharType="separate"/>
        </w:r>
        <w:r w:rsidR="00256F45">
          <w:rPr>
            <w:webHidden/>
          </w:rPr>
          <w:t>114</w:t>
        </w:r>
        <w:r w:rsidR="00256F45">
          <w:rPr>
            <w:webHidden/>
          </w:rPr>
          <w:fldChar w:fldCharType="end"/>
        </w:r>
      </w:hyperlink>
    </w:p>
    <w:p w14:paraId="1B58ACC2" w14:textId="732B7F8D" w:rsidR="00256F45" w:rsidRDefault="00000000">
      <w:pPr>
        <w:pStyle w:val="TOC3"/>
        <w:rPr>
          <w:rFonts w:eastAsiaTheme="minorEastAsia" w:cstheme="minorBidi"/>
          <w:iCs w:val="0"/>
          <w:kern w:val="2"/>
          <w:sz w:val="24"/>
          <w:szCs w:val="24"/>
          <w:lang w:val="en-US" w:eastAsia="zh-CN"/>
          <w14:ligatures w14:val="standardContextual"/>
        </w:rPr>
      </w:pPr>
      <w:hyperlink w:anchor="_Toc170578954" w:history="1">
        <w:r w:rsidR="00256F45" w:rsidRPr="000977D1">
          <w:rPr>
            <w:rStyle w:val="Hyperlink"/>
          </w:rPr>
          <w:t>7.12.1</w:t>
        </w:r>
        <w:r w:rsidR="00256F45">
          <w:rPr>
            <w:rFonts w:eastAsiaTheme="minorEastAsia" w:cstheme="minorBidi"/>
            <w:iCs w:val="0"/>
            <w:kern w:val="2"/>
            <w:sz w:val="24"/>
            <w:szCs w:val="24"/>
            <w:lang w:val="en-US" w:eastAsia="zh-CN"/>
            <w14:ligatures w14:val="standardContextual"/>
          </w:rPr>
          <w:tab/>
        </w:r>
        <w:r w:rsidR="00256F45" w:rsidRPr="000977D1">
          <w:rPr>
            <w:rStyle w:val="Hyperlink"/>
          </w:rPr>
          <w:t>Trade Corrected (89)</w:t>
        </w:r>
        <w:r w:rsidR="00256F45">
          <w:rPr>
            <w:webHidden/>
          </w:rPr>
          <w:tab/>
        </w:r>
        <w:r w:rsidR="00256F45">
          <w:rPr>
            <w:webHidden/>
          </w:rPr>
          <w:fldChar w:fldCharType="begin"/>
        </w:r>
        <w:r w:rsidR="00256F45">
          <w:rPr>
            <w:webHidden/>
          </w:rPr>
          <w:instrText xml:space="preserve"> PAGEREF _Toc170578954 \h </w:instrText>
        </w:r>
        <w:r w:rsidR="00256F45">
          <w:rPr>
            <w:webHidden/>
          </w:rPr>
        </w:r>
        <w:r w:rsidR="00256F45">
          <w:rPr>
            <w:webHidden/>
          </w:rPr>
          <w:fldChar w:fldCharType="separate"/>
        </w:r>
        <w:r w:rsidR="00256F45">
          <w:rPr>
            <w:webHidden/>
          </w:rPr>
          <w:t>114</w:t>
        </w:r>
        <w:r w:rsidR="00256F45">
          <w:rPr>
            <w:webHidden/>
          </w:rPr>
          <w:fldChar w:fldCharType="end"/>
        </w:r>
      </w:hyperlink>
    </w:p>
    <w:p w14:paraId="33E83DFB" w14:textId="7ED05E24" w:rsidR="00256F45" w:rsidRDefault="00000000">
      <w:pPr>
        <w:pStyle w:val="TOC2"/>
        <w:rPr>
          <w:rFonts w:eastAsiaTheme="minorEastAsia" w:cstheme="minorBidi"/>
          <w:kern w:val="2"/>
          <w:sz w:val="24"/>
          <w:szCs w:val="24"/>
          <w:lang w:eastAsia="zh-CN"/>
          <w14:ligatures w14:val="standardContextual"/>
        </w:rPr>
      </w:pPr>
      <w:hyperlink w:anchor="_Toc170578955" w:history="1">
        <w:r w:rsidR="00256F45" w:rsidRPr="000977D1">
          <w:rPr>
            <w:rStyle w:val="Hyperlink"/>
          </w:rPr>
          <w:t>7.13</w:t>
        </w:r>
        <w:r w:rsidR="00256F45">
          <w:rPr>
            <w:rFonts w:eastAsiaTheme="minorEastAsia" w:cstheme="minorBidi"/>
            <w:kern w:val="2"/>
            <w:sz w:val="24"/>
            <w:szCs w:val="24"/>
            <w:lang w:eastAsia="zh-CN"/>
            <w14:ligatures w14:val="standardContextual"/>
          </w:rPr>
          <w:tab/>
        </w:r>
        <w:r w:rsidR="00256F45" w:rsidRPr="000977D1">
          <w:rPr>
            <w:rStyle w:val="Hyperlink"/>
          </w:rPr>
          <w:t>Throttle Entitlement</w:t>
        </w:r>
        <w:r w:rsidR="00256F45">
          <w:rPr>
            <w:webHidden/>
          </w:rPr>
          <w:tab/>
        </w:r>
        <w:r w:rsidR="00256F45">
          <w:rPr>
            <w:webHidden/>
          </w:rPr>
          <w:fldChar w:fldCharType="begin"/>
        </w:r>
        <w:r w:rsidR="00256F45">
          <w:rPr>
            <w:webHidden/>
          </w:rPr>
          <w:instrText xml:space="preserve"> PAGEREF _Toc170578955 \h </w:instrText>
        </w:r>
        <w:r w:rsidR="00256F45">
          <w:rPr>
            <w:webHidden/>
          </w:rPr>
        </w:r>
        <w:r w:rsidR="00256F45">
          <w:rPr>
            <w:webHidden/>
          </w:rPr>
          <w:fldChar w:fldCharType="separate"/>
        </w:r>
        <w:r w:rsidR="00256F45">
          <w:rPr>
            <w:webHidden/>
          </w:rPr>
          <w:t>114</w:t>
        </w:r>
        <w:r w:rsidR="00256F45">
          <w:rPr>
            <w:webHidden/>
          </w:rPr>
          <w:fldChar w:fldCharType="end"/>
        </w:r>
      </w:hyperlink>
    </w:p>
    <w:p w14:paraId="6F9EA62A" w14:textId="4B38054C" w:rsidR="00256F45" w:rsidRDefault="00000000">
      <w:pPr>
        <w:pStyle w:val="TOC3"/>
        <w:rPr>
          <w:rFonts w:eastAsiaTheme="minorEastAsia" w:cstheme="minorBidi"/>
          <w:iCs w:val="0"/>
          <w:kern w:val="2"/>
          <w:sz w:val="24"/>
          <w:szCs w:val="24"/>
          <w:lang w:val="en-US" w:eastAsia="zh-CN"/>
          <w14:ligatures w14:val="standardContextual"/>
        </w:rPr>
      </w:pPr>
      <w:hyperlink w:anchor="_Toc170578956" w:history="1">
        <w:r w:rsidR="00256F45" w:rsidRPr="000977D1">
          <w:rPr>
            <w:rStyle w:val="Hyperlink"/>
          </w:rPr>
          <w:t>7.13.1</w:t>
        </w:r>
        <w:r w:rsidR="00256F45">
          <w:rPr>
            <w:rFonts w:eastAsiaTheme="minorEastAsia" w:cstheme="minorBidi"/>
            <w:iCs w:val="0"/>
            <w:kern w:val="2"/>
            <w:sz w:val="24"/>
            <w:szCs w:val="24"/>
            <w:lang w:val="en-US" w:eastAsia="zh-CN"/>
            <w14:ligatures w14:val="standardContextual"/>
          </w:rPr>
          <w:tab/>
        </w:r>
        <w:r w:rsidR="00256F45" w:rsidRPr="000977D1">
          <w:rPr>
            <w:rStyle w:val="Hyperlink"/>
          </w:rPr>
          <w:t>Throttle Entitlement Request (29)</w:t>
        </w:r>
        <w:r w:rsidR="00256F45">
          <w:rPr>
            <w:webHidden/>
          </w:rPr>
          <w:tab/>
        </w:r>
        <w:r w:rsidR="00256F45">
          <w:rPr>
            <w:webHidden/>
          </w:rPr>
          <w:fldChar w:fldCharType="begin"/>
        </w:r>
        <w:r w:rsidR="00256F45">
          <w:rPr>
            <w:webHidden/>
          </w:rPr>
          <w:instrText xml:space="preserve"> PAGEREF _Toc170578956 \h </w:instrText>
        </w:r>
        <w:r w:rsidR="00256F45">
          <w:rPr>
            <w:webHidden/>
          </w:rPr>
        </w:r>
        <w:r w:rsidR="00256F45">
          <w:rPr>
            <w:webHidden/>
          </w:rPr>
          <w:fldChar w:fldCharType="separate"/>
        </w:r>
        <w:r w:rsidR="00256F45">
          <w:rPr>
            <w:webHidden/>
          </w:rPr>
          <w:t>114</w:t>
        </w:r>
        <w:r w:rsidR="00256F45">
          <w:rPr>
            <w:webHidden/>
          </w:rPr>
          <w:fldChar w:fldCharType="end"/>
        </w:r>
      </w:hyperlink>
    </w:p>
    <w:p w14:paraId="34598D3F" w14:textId="316BB049" w:rsidR="00256F45" w:rsidRDefault="00000000">
      <w:pPr>
        <w:pStyle w:val="TOC3"/>
        <w:rPr>
          <w:rFonts w:eastAsiaTheme="minorEastAsia" w:cstheme="minorBidi"/>
          <w:iCs w:val="0"/>
          <w:kern w:val="2"/>
          <w:sz w:val="24"/>
          <w:szCs w:val="24"/>
          <w:lang w:val="en-US" w:eastAsia="zh-CN"/>
          <w14:ligatures w14:val="standardContextual"/>
        </w:rPr>
      </w:pPr>
      <w:hyperlink w:anchor="_Toc170578957" w:history="1">
        <w:r w:rsidR="00256F45" w:rsidRPr="000977D1">
          <w:rPr>
            <w:rStyle w:val="Hyperlink"/>
          </w:rPr>
          <w:t>7.13.2</w:t>
        </w:r>
        <w:r w:rsidR="00256F45">
          <w:rPr>
            <w:rFonts w:eastAsiaTheme="minorEastAsia" w:cstheme="minorBidi"/>
            <w:iCs w:val="0"/>
            <w:kern w:val="2"/>
            <w:sz w:val="24"/>
            <w:szCs w:val="24"/>
            <w:lang w:val="en-US" w:eastAsia="zh-CN"/>
            <w14:ligatures w14:val="standardContextual"/>
          </w:rPr>
          <w:tab/>
        </w:r>
        <w:r w:rsidR="00256F45" w:rsidRPr="000977D1">
          <w:rPr>
            <w:rStyle w:val="Hyperlink"/>
          </w:rPr>
          <w:t>Throttle Entitlement Response (90)</w:t>
        </w:r>
        <w:r w:rsidR="00256F45">
          <w:rPr>
            <w:webHidden/>
          </w:rPr>
          <w:tab/>
        </w:r>
        <w:r w:rsidR="00256F45">
          <w:rPr>
            <w:webHidden/>
          </w:rPr>
          <w:fldChar w:fldCharType="begin"/>
        </w:r>
        <w:r w:rsidR="00256F45">
          <w:rPr>
            <w:webHidden/>
          </w:rPr>
          <w:instrText xml:space="preserve"> PAGEREF _Toc170578957 \h </w:instrText>
        </w:r>
        <w:r w:rsidR="00256F45">
          <w:rPr>
            <w:webHidden/>
          </w:rPr>
        </w:r>
        <w:r w:rsidR="00256F45">
          <w:rPr>
            <w:webHidden/>
          </w:rPr>
          <w:fldChar w:fldCharType="separate"/>
        </w:r>
        <w:r w:rsidR="00256F45">
          <w:rPr>
            <w:webHidden/>
          </w:rPr>
          <w:t>114</w:t>
        </w:r>
        <w:r w:rsidR="00256F45">
          <w:rPr>
            <w:webHidden/>
          </w:rPr>
          <w:fldChar w:fldCharType="end"/>
        </w:r>
      </w:hyperlink>
    </w:p>
    <w:p w14:paraId="6A8C8A9E" w14:textId="231FB2B0" w:rsidR="00256F45" w:rsidRDefault="00000000">
      <w:pPr>
        <w:pStyle w:val="TOC1"/>
        <w:rPr>
          <w:rFonts w:eastAsiaTheme="minorEastAsia" w:cstheme="minorBidi"/>
          <w:b w:val="0"/>
          <w:bCs w:val="0"/>
          <w:kern w:val="2"/>
          <w:sz w:val="24"/>
          <w:szCs w:val="24"/>
          <w:lang w:eastAsia="zh-CN"/>
          <w14:ligatures w14:val="standardContextual"/>
        </w:rPr>
      </w:pPr>
      <w:hyperlink w:anchor="_Toc170578958" w:history="1">
        <w:r w:rsidR="00256F45" w:rsidRPr="000977D1">
          <w:rPr>
            <w:rStyle w:val="Hyperlink"/>
            <w:lang w:val="en-GB"/>
          </w:rPr>
          <w:t>8.</w:t>
        </w:r>
        <w:r w:rsidR="00256F45">
          <w:rPr>
            <w:rFonts w:eastAsiaTheme="minorEastAsia" w:cstheme="minorBidi"/>
            <w:b w:val="0"/>
            <w:bCs w:val="0"/>
            <w:kern w:val="2"/>
            <w:sz w:val="24"/>
            <w:szCs w:val="24"/>
            <w:lang w:eastAsia="zh-CN"/>
            <w14:ligatures w14:val="standardContextual"/>
          </w:rPr>
          <w:tab/>
        </w:r>
        <w:r w:rsidR="00256F45" w:rsidRPr="000977D1">
          <w:rPr>
            <w:rStyle w:val="Hyperlink"/>
            <w:lang w:val="en-GB"/>
          </w:rPr>
          <w:t>Data Dictionary</w:t>
        </w:r>
        <w:r w:rsidR="00256F45">
          <w:rPr>
            <w:webHidden/>
          </w:rPr>
          <w:tab/>
        </w:r>
        <w:r w:rsidR="00256F45">
          <w:rPr>
            <w:webHidden/>
          </w:rPr>
          <w:fldChar w:fldCharType="begin"/>
        </w:r>
        <w:r w:rsidR="00256F45">
          <w:rPr>
            <w:webHidden/>
          </w:rPr>
          <w:instrText xml:space="preserve"> PAGEREF _Toc170578958 \h </w:instrText>
        </w:r>
        <w:r w:rsidR="00256F45">
          <w:rPr>
            <w:webHidden/>
          </w:rPr>
        </w:r>
        <w:r w:rsidR="00256F45">
          <w:rPr>
            <w:webHidden/>
          </w:rPr>
          <w:fldChar w:fldCharType="separate"/>
        </w:r>
        <w:r w:rsidR="00256F45">
          <w:rPr>
            <w:webHidden/>
          </w:rPr>
          <w:t>116</w:t>
        </w:r>
        <w:r w:rsidR="00256F45">
          <w:rPr>
            <w:webHidden/>
          </w:rPr>
          <w:fldChar w:fldCharType="end"/>
        </w:r>
      </w:hyperlink>
    </w:p>
    <w:p w14:paraId="2CAEBC58" w14:textId="27AAB7F3" w:rsidR="00256F45" w:rsidRDefault="00000000">
      <w:pPr>
        <w:pStyle w:val="TOC2"/>
        <w:rPr>
          <w:rFonts w:eastAsiaTheme="minorEastAsia" w:cstheme="minorBidi"/>
          <w:kern w:val="2"/>
          <w:sz w:val="24"/>
          <w:szCs w:val="24"/>
          <w:lang w:eastAsia="zh-CN"/>
          <w14:ligatures w14:val="standardContextual"/>
        </w:rPr>
      </w:pPr>
      <w:hyperlink w:anchor="_Toc170578959" w:history="1">
        <w:r w:rsidR="00256F45" w:rsidRPr="000977D1">
          <w:rPr>
            <w:rStyle w:val="Hyperlink"/>
            <w:rFonts w:cstheme="minorHAnsi"/>
          </w:rPr>
          <w:t>8.1</w:t>
        </w:r>
        <w:r w:rsidR="00256F45">
          <w:rPr>
            <w:rFonts w:eastAsiaTheme="minorEastAsia" w:cstheme="minorBidi"/>
            <w:kern w:val="2"/>
            <w:sz w:val="24"/>
            <w:szCs w:val="24"/>
            <w:lang w:eastAsia="zh-CN"/>
            <w14:ligatures w14:val="standardContextual"/>
          </w:rPr>
          <w:tab/>
        </w:r>
        <w:r w:rsidR="00256F45" w:rsidRPr="000977D1">
          <w:rPr>
            <w:rStyle w:val="Hyperlink"/>
            <w:rFonts w:cstheme="minorHAnsi"/>
          </w:rPr>
          <w:t>Session Level</w:t>
        </w:r>
        <w:r w:rsidR="00256F45">
          <w:rPr>
            <w:webHidden/>
          </w:rPr>
          <w:tab/>
        </w:r>
        <w:r w:rsidR="00256F45">
          <w:rPr>
            <w:webHidden/>
          </w:rPr>
          <w:fldChar w:fldCharType="begin"/>
        </w:r>
        <w:r w:rsidR="00256F45">
          <w:rPr>
            <w:webHidden/>
          </w:rPr>
          <w:instrText xml:space="preserve"> PAGEREF _Toc170578959 \h </w:instrText>
        </w:r>
        <w:r w:rsidR="00256F45">
          <w:rPr>
            <w:webHidden/>
          </w:rPr>
        </w:r>
        <w:r w:rsidR="00256F45">
          <w:rPr>
            <w:webHidden/>
          </w:rPr>
          <w:fldChar w:fldCharType="separate"/>
        </w:r>
        <w:r w:rsidR="00256F45">
          <w:rPr>
            <w:webHidden/>
          </w:rPr>
          <w:t>116</w:t>
        </w:r>
        <w:r w:rsidR="00256F45">
          <w:rPr>
            <w:webHidden/>
          </w:rPr>
          <w:fldChar w:fldCharType="end"/>
        </w:r>
      </w:hyperlink>
    </w:p>
    <w:p w14:paraId="467C59DB" w14:textId="504DD098" w:rsidR="00256F45" w:rsidRDefault="00000000">
      <w:pPr>
        <w:pStyle w:val="TOC2"/>
        <w:rPr>
          <w:rFonts w:eastAsiaTheme="minorEastAsia" w:cstheme="minorBidi"/>
          <w:kern w:val="2"/>
          <w:sz w:val="24"/>
          <w:szCs w:val="24"/>
          <w:lang w:eastAsia="zh-CN"/>
          <w14:ligatures w14:val="standardContextual"/>
        </w:rPr>
      </w:pPr>
      <w:hyperlink w:anchor="_Toc170578960" w:history="1">
        <w:r w:rsidR="00256F45" w:rsidRPr="000977D1">
          <w:rPr>
            <w:rStyle w:val="Hyperlink"/>
            <w:rFonts w:cstheme="minorHAnsi"/>
          </w:rPr>
          <w:t>8.2</w:t>
        </w:r>
        <w:r w:rsidR="00256F45">
          <w:rPr>
            <w:rFonts w:eastAsiaTheme="minorEastAsia" w:cstheme="minorBidi"/>
            <w:kern w:val="2"/>
            <w:sz w:val="24"/>
            <w:szCs w:val="24"/>
            <w:lang w:eastAsia="zh-CN"/>
            <w14:ligatures w14:val="standardContextual"/>
          </w:rPr>
          <w:tab/>
        </w:r>
        <w:r w:rsidR="00256F45" w:rsidRPr="000977D1">
          <w:rPr>
            <w:rStyle w:val="Hyperlink"/>
            <w:rFonts w:cstheme="minorHAnsi"/>
          </w:rPr>
          <w:t>Business Level</w:t>
        </w:r>
        <w:r w:rsidR="00256F45">
          <w:rPr>
            <w:webHidden/>
          </w:rPr>
          <w:tab/>
        </w:r>
        <w:r w:rsidR="00256F45">
          <w:rPr>
            <w:webHidden/>
          </w:rPr>
          <w:fldChar w:fldCharType="begin"/>
        </w:r>
        <w:r w:rsidR="00256F45">
          <w:rPr>
            <w:webHidden/>
          </w:rPr>
          <w:instrText xml:space="preserve"> PAGEREF _Toc170578960 \h </w:instrText>
        </w:r>
        <w:r w:rsidR="00256F45">
          <w:rPr>
            <w:webHidden/>
          </w:rPr>
        </w:r>
        <w:r w:rsidR="00256F45">
          <w:rPr>
            <w:webHidden/>
          </w:rPr>
          <w:fldChar w:fldCharType="separate"/>
        </w:r>
        <w:r w:rsidR="00256F45">
          <w:rPr>
            <w:webHidden/>
          </w:rPr>
          <w:t>116</w:t>
        </w:r>
        <w:r w:rsidR="00256F45">
          <w:rPr>
            <w:webHidden/>
          </w:rPr>
          <w:fldChar w:fldCharType="end"/>
        </w:r>
      </w:hyperlink>
    </w:p>
    <w:p w14:paraId="2B8FF0E4" w14:textId="64BEAFAE" w:rsidR="00256F45" w:rsidRDefault="00000000">
      <w:pPr>
        <w:pStyle w:val="TOC1"/>
        <w:rPr>
          <w:rFonts w:eastAsiaTheme="minorEastAsia" w:cstheme="minorBidi"/>
          <w:b w:val="0"/>
          <w:bCs w:val="0"/>
          <w:kern w:val="2"/>
          <w:sz w:val="24"/>
          <w:szCs w:val="24"/>
          <w:lang w:eastAsia="zh-CN"/>
          <w14:ligatures w14:val="standardContextual"/>
        </w:rPr>
      </w:pPr>
      <w:hyperlink w:anchor="_Toc170578961" w:history="1">
        <w:r w:rsidR="00256F45" w:rsidRPr="000977D1">
          <w:rPr>
            <w:rStyle w:val="Hyperlink"/>
            <w:rFonts w:cstheme="minorHAnsi"/>
          </w:rPr>
          <w:t>Appendices</w:t>
        </w:r>
        <w:r w:rsidR="00256F45">
          <w:rPr>
            <w:webHidden/>
          </w:rPr>
          <w:tab/>
        </w:r>
        <w:r w:rsidR="00256F45">
          <w:rPr>
            <w:webHidden/>
          </w:rPr>
          <w:fldChar w:fldCharType="begin"/>
        </w:r>
        <w:r w:rsidR="00256F45">
          <w:rPr>
            <w:webHidden/>
          </w:rPr>
          <w:instrText xml:space="preserve"> PAGEREF _Toc170578961 \h </w:instrText>
        </w:r>
        <w:r w:rsidR="00256F45">
          <w:rPr>
            <w:webHidden/>
          </w:rPr>
        </w:r>
        <w:r w:rsidR="00256F45">
          <w:rPr>
            <w:webHidden/>
          </w:rPr>
          <w:fldChar w:fldCharType="separate"/>
        </w:r>
        <w:r w:rsidR="00256F45">
          <w:rPr>
            <w:webHidden/>
          </w:rPr>
          <w:t>118</w:t>
        </w:r>
        <w:r w:rsidR="00256F45">
          <w:rPr>
            <w:webHidden/>
          </w:rPr>
          <w:fldChar w:fldCharType="end"/>
        </w:r>
      </w:hyperlink>
    </w:p>
    <w:p w14:paraId="4C19157F" w14:textId="23A5E346" w:rsidR="00256F45" w:rsidRDefault="00000000">
      <w:pPr>
        <w:pStyle w:val="TOC1"/>
        <w:rPr>
          <w:rFonts w:eastAsiaTheme="minorEastAsia" w:cstheme="minorBidi"/>
          <w:b w:val="0"/>
          <w:bCs w:val="0"/>
          <w:kern w:val="2"/>
          <w:sz w:val="24"/>
          <w:szCs w:val="24"/>
          <w:lang w:eastAsia="zh-CN"/>
          <w14:ligatures w14:val="standardContextual"/>
        </w:rPr>
      </w:pPr>
      <w:hyperlink w:anchor="_Toc170578962" w:history="1">
        <w:r w:rsidR="00256F45" w:rsidRPr="000977D1">
          <w:rPr>
            <w:rStyle w:val="Hyperlink"/>
            <w:rFonts w:cstheme="minorHAnsi"/>
          </w:rPr>
          <w:t>A.</w:t>
        </w:r>
        <w:r w:rsidR="00256F45">
          <w:rPr>
            <w:rFonts w:eastAsiaTheme="minorEastAsia" w:cstheme="minorBidi"/>
            <w:b w:val="0"/>
            <w:bCs w:val="0"/>
            <w:kern w:val="2"/>
            <w:sz w:val="24"/>
            <w:szCs w:val="24"/>
            <w:lang w:eastAsia="zh-CN"/>
            <w14:ligatures w14:val="standardContextual"/>
          </w:rPr>
          <w:tab/>
        </w:r>
        <w:r w:rsidR="00256F45" w:rsidRPr="000977D1">
          <w:rPr>
            <w:rStyle w:val="Hyperlink"/>
            <w:rFonts w:cstheme="minorHAnsi"/>
          </w:rPr>
          <w:t>Password Policy</w:t>
        </w:r>
        <w:r w:rsidR="00256F45">
          <w:rPr>
            <w:webHidden/>
          </w:rPr>
          <w:tab/>
        </w:r>
        <w:r w:rsidR="00256F45">
          <w:rPr>
            <w:webHidden/>
          </w:rPr>
          <w:fldChar w:fldCharType="begin"/>
        </w:r>
        <w:r w:rsidR="00256F45">
          <w:rPr>
            <w:webHidden/>
          </w:rPr>
          <w:instrText xml:space="preserve"> PAGEREF _Toc170578962 \h </w:instrText>
        </w:r>
        <w:r w:rsidR="00256F45">
          <w:rPr>
            <w:webHidden/>
          </w:rPr>
        </w:r>
        <w:r w:rsidR="00256F45">
          <w:rPr>
            <w:webHidden/>
          </w:rPr>
          <w:fldChar w:fldCharType="separate"/>
        </w:r>
        <w:r w:rsidR="00256F45">
          <w:rPr>
            <w:webHidden/>
          </w:rPr>
          <w:t>119</w:t>
        </w:r>
        <w:r w:rsidR="00256F45">
          <w:rPr>
            <w:webHidden/>
          </w:rPr>
          <w:fldChar w:fldCharType="end"/>
        </w:r>
      </w:hyperlink>
    </w:p>
    <w:p w14:paraId="4DEF302D" w14:textId="795A8B97" w:rsidR="0042274E" w:rsidRPr="00417716" w:rsidRDefault="0042274E" w:rsidP="0042274E">
      <w:pPr>
        <w:tabs>
          <w:tab w:val="right" w:leader="dot" w:pos="9072"/>
        </w:tabs>
        <w:rPr>
          <w:rFonts w:cstheme="minorHAnsi"/>
        </w:rPr>
        <w:sectPr w:rsidR="0042274E" w:rsidRPr="00417716" w:rsidSect="0042274E">
          <w:pgSz w:w="11909" w:h="16834" w:code="9"/>
          <w:pgMar w:top="1440" w:right="1440" w:bottom="1440" w:left="1440" w:header="720" w:footer="720" w:gutter="0"/>
          <w:cols w:space="720"/>
          <w:docGrid w:linePitch="360"/>
        </w:sectPr>
      </w:pPr>
      <w:r w:rsidRPr="00417716">
        <w:rPr>
          <w:rFonts w:cstheme="minorHAnsi"/>
        </w:rPr>
        <w:fldChar w:fldCharType="end"/>
      </w:r>
    </w:p>
    <w:p w14:paraId="6C181526" w14:textId="77777777" w:rsidR="0042274E" w:rsidRPr="00417716" w:rsidRDefault="0042274E" w:rsidP="0042274E">
      <w:pPr>
        <w:pStyle w:val="Heading1"/>
      </w:pPr>
      <w:bookmarkStart w:id="12" w:name="_Toc170578736"/>
      <w:r w:rsidRPr="00417716">
        <w:lastRenderedPageBreak/>
        <w:t>Document Control</w:t>
      </w:r>
      <w:bookmarkEnd w:id="12"/>
    </w:p>
    <w:p w14:paraId="72F034BC" w14:textId="77777777" w:rsidR="0042274E" w:rsidRPr="00417716" w:rsidRDefault="0042274E" w:rsidP="0042274E">
      <w:pPr>
        <w:rPr>
          <w:rFonts w:cstheme="minorHAnsi"/>
        </w:rPr>
      </w:pPr>
    </w:p>
    <w:p w14:paraId="0423F9BA" w14:textId="77777777" w:rsidR="0042274E" w:rsidRPr="00417716" w:rsidRDefault="0042274E" w:rsidP="0042274E">
      <w:pPr>
        <w:pStyle w:val="Heading2"/>
        <w:rPr>
          <w:rFonts w:asciiTheme="minorHAnsi" w:hAnsiTheme="minorHAnsi" w:cstheme="minorHAnsi"/>
        </w:rPr>
      </w:pPr>
      <w:bookmarkStart w:id="13" w:name="_Toc170578737"/>
      <w:r w:rsidRPr="00417716">
        <w:rPr>
          <w:rFonts w:asciiTheme="minorHAnsi" w:hAnsiTheme="minorHAnsi" w:cstheme="minorHAnsi"/>
        </w:rPr>
        <w:t>Change History</w:t>
      </w:r>
      <w:bookmarkEnd w:id="13"/>
    </w:p>
    <w:p w14:paraId="732FF78F" w14:textId="77777777" w:rsidR="0042274E" w:rsidRPr="00417716" w:rsidRDefault="0042274E" w:rsidP="0042274E">
      <w:pPr>
        <w:rPr>
          <w:rFonts w:cstheme="minorHAnsi"/>
        </w:rPr>
      </w:pPr>
    </w:p>
    <w:tbl>
      <w:tblPr>
        <w:tblW w:w="4916" w:type="pct"/>
        <w:tblInd w:w="108"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919"/>
        <w:gridCol w:w="1711"/>
        <w:gridCol w:w="3595"/>
        <w:gridCol w:w="2633"/>
      </w:tblGrid>
      <w:tr w:rsidR="0042274E" w:rsidRPr="00417716" w14:paraId="199B592E" w14:textId="77777777" w:rsidTr="00D96643">
        <w:trPr>
          <w:cantSplit/>
          <w:trHeight w:val="300"/>
          <w:tblHeader/>
        </w:trPr>
        <w:tc>
          <w:tcPr>
            <w:tcW w:w="519" w:type="pct"/>
            <w:shd w:val="clear" w:color="auto" w:fill="C6D9F1" w:themeFill="text2" w:themeFillTint="33"/>
            <w:vAlign w:val="center"/>
          </w:tcPr>
          <w:p w14:paraId="1239227C" w14:textId="77777777" w:rsidR="0042274E" w:rsidRPr="00417716" w:rsidRDefault="0042274E" w:rsidP="00D96643">
            <w:pPr>
              <w:pStyle w:val="Tablehead"/>
              <w:spacing w:after="0"/>
              <w:rPr>
                <w:rFonts w:cstheme="minorHAnsi"/>
                <w:sz w:val="18"/>
                <w:szCs w:val="18"/>
              </w:rPr>
            </w:pPr>
            <w:r w:rsidRPr="00417716">
              <w:rPr>
                <w:rFonts w:cstheme="minorHAnsi"/>
                <w:sz w:val="18"/>
                <w:szCs w:val="18"/>
              </w:rPr>
              <w:t>Version Number</w:t>
            </w:r>
          </w:p>
        </w:tc>
        <w:tc>
          <w:tcPr>
            <w:tcW w:w="966" w:type="pct"/>
            <w:shd w:val="clear" w:color="auto" w:fill="C6D9F1" w:themeFill="text2" w:themeFillTint="33"/>
            <w:noWrap/>
            <w:vAlign w:val="center"/>
          </w:tcPr>
          <w:p w14:paraId="34ECBA80" w14:textId="77777777" w:rsidR="0042274E" w:rsidRPr="00417716" w:rsidRDefault="0042274E" w:rsidP="00D96643">
            <w:pPr>
              <w:pStyle w:val="Tablehead"/>
              <w:spacing w:after="0"/>
              <w:rPr>
                <w:rFonts w:cstheme="minorHAnsi"/>
                <w:sz w:val="18"/>
                <w:szCs w:val="18"/>
              </w:rPr>
            </w:pPr>
            <w:r w:rsidRPr="00417716">
              <w:rPr>
                <w:rFonts w:cstheme="minorHAnsi"/>
                <w:sz w:val="18"/>
                <w:szCs w:val="18"/>
              </w:rPr>
              <w:t>Issue Date</w:t>
            </w:r>
          </w:p>
        </w:tc>
        <w:tc>
          <w:tcPr>
            <w:tcW w:w="2029" w:type="pct"/>
            <w:shd w:val="clear" w:color="auto" w:fill="C6D9F1" w:themeFill="text2" w:themeFillTint="33"/>
            <w:noWrap/>
            <w:vAlign w:val="center"/>
          </w:tcPr>
          <w:p w14:paraId="78BB96F7" w14:textId="77777777" w:rsidR="0042274E" w:rsidRPr="00417716" w:rsidRDefault="0042274E" w:rsidP="00D96643">
            <w:pPr>
              <w:pStyle w:val="Tablehead"/>
              <w:spacing w:after="0"/>
              <w:rPr>
                <w:rFonts w:cstheme="minorHAnsi"/>
                <w:sz w:val="18"/>
                <w:szCs w:val="18"/>
              </w:rPr>
            </w:pPr>
            <w:r w:rsidRPr="00417716">
              <w:rPr>
                <w:rFonts w:cstheme="minorHAnsi"/>
                <w:sz w:val="18"/>
                <w:szCs w:val="18"/>
              </w:rPr>
              <w:t>Section Number</w:t>
            </w:r>
          </w:p>
        </w:tc>
        <w:tc>
          <w:tcPr>
            <w:tcW w:w="1486" w:type="pct"/>
            <w:shd w:val="clear" w:color="auto" w:fill="C6D9F1" w:themeFill="text2" w:themeFillTint="33"/>
            <w:vAlign w:val="center"/>
          </w:tcPr>
          <w:p w14:paraId="4F9B7319" w14:textId="77777777" w:rsidR="0042274E" w:rsidRPr="00417716" w:rsidRDefault="0042274E" w:rsidP="00D96643">
            <w:pPr>
              <w:pStyle w:val="Tablehead"/>
              <w:spacing w:after="0"/>
              <w:jc w:val="left"/>
              <w:rPr>
                <w:rFonts w:cstheme="minorHAnsi"/>
                <w:sz w:val="18"/>
                <w:szCs w:val="18"/>
              </w:rPr>
            </w:pPr>
            <w:r w:rsidRPr="00417716">
              <w:rPr>
                <w:rFonts w:cstheme="minorHAnsi"/>
                <w:sz w:val="18"/>
                <w:szCs w:val="18"/>
              </w:rPr>
              <w:t>Status</w:t>
            </w:r>
          </w:p>
        </w:tc>
      </w:tr>
      <w:tr w:rsidR="0042274E" w:rsidRPr="00417716" w14:paraId="455FF6CD" w14:textId="77777777" w:rsidTr="00D96643">
        <w:tblPrEx>
          <w:tblCellMar>
            <w:left w:w="120" w:type="dxa"/>
            <w:right w:w="120" w:type="dxa"/>
          </w:tblCellMar>
          <w:tblLook w:val="0000" w:firstRow="0" w:lastRow="0" w:firstColumn="0" w:lastColumn="0" w:noHBand="0" w:noVBand="0"/>
        </w:tblPrEx>
        <w:trPr>
          <w:cantSplit/>
        </w:trPr>
        <w:tc>
          <w:tcPr>
            <w:tcW w:w="519" w:type="pct"/>
            <w:shd w:val="clear" w:color="auto" w:fill="D9D9D9" w:themeFill="background1" w:themeFillShade="D9"/>
            <w:vAlign w:val="center"/>
          </w:tcPr>
          <w:p w14:paraId="77B8FE0B" w14:textId="77777777" w:rsidR="0042274E" w:rsidRPr="00417716" w:rsidRDefault="0042274E" w:rsidP="00D96643">
            <w:pPr>
              <w:tabs>
                <w:tab w:val="left" w:pos="-720"/>
              </w:tabs>
              <w:suppressAutoHyphens/>
              <w:spacing w:before="90" w:after="54"/>
              <w:jc w:val="center"/>
              <w:rPr>
                <w:rFonts w:cstheme="minorHAnsi"/>
                <w:color w:val="000000"/>
                <w:spacing w:val="-3"/>
                <w:szCs w:val="20"/>
                <w:lang w:val="en-GB"/>
              </w:rPr>
            </w:pPr>
            <w:r>
              <w:rPr>
                <w:rFonts w:cstheme="minorHAnsi"/>
                <w:color w:val="000000"/>
                <w:spacing w:val="-3"/>
                <w:szCs w:val="20"/>
                <w:lang w:val="en-GB"/>
              </w:rPr>
              <w:t>xxx</w:t>
            </w:r>
          </w:p>
        </w:tc>
        <w:tc>
          <w:tcPr>
            <w:tcW w:w="966" w:type="pct"/>
            <w:shd w:val="clear" w:color="auto" w:fill="D9D9D9" w:themeFill="background1" w:themeFillShade="D9"/>
            <w:vAlign w:val="center"/>
          </w:tcPr>
          <w:p w14:paraId="0EF6DF04" w14:textId="77777777" w:rsidR="0042274E" w:rsidRPr="00417716" w:rsidRDefault="0042274E" w:rsidP="00D96643">
            <w:pPr>
              <w:tabs>
                <w:tab w:val="left" w:pos="-720"/>
              </w:tabs>
              <w:suppressAutoHyphens/>
              <w:spacing w:before="90" w:after="54"/>
              <w:jc w:val="center"/>
              <w:rPr>
                <w:rFonts w:cstheme="minorHAnsi"/>
                <w:color w:val="000000"/>
                <w:spacing w:val="-3"/>
                <w:szCs w:val="20"/>
                <w:lang w:val="en-GB"/>
              </w:rPr>
            </w:pPr>
            <w:r>
              <w:rPr>
                <w:rFonts w:cstheme="minorHAnsi"/>
                <w:color w:val="000000"/>
                <w:spacing w:val="-3"/>
                <w:szCs w:val="20"/>
                <w:lang w:val="en-GB"/>
              </w:rPr>
              <w:t>dd mmm yyyy</w:t>
            </w:r>
          </w:p>
        </w:tc>
        <w:tc>
          <w:tcPr>
            <w:tcW w:w="2029" w:type="pct"/>
            <w:shd w:val="clear" w:color="auto" w:fill="D9D9D9" w:themeFill="background1" w:themeFillShade="D9"/>
            <w:vAlign w:val="center"/>
          </w:tcPr>
          <w:p w14:paraId="2FD64909" w14:textId="77777777" w:rsidR="0042274E" w:rsidRPr="00417716" w:rsidRDefault="0042274E" w:rsidP="00D96643">
            <w:pPr>
              <w:tabs>
                <w:tab w:val="left" w:pos="-720"/>
              </w:tabs>
              <w:suppressAutoHyphens/>
              <w:spacing w:before="90" w:after="54"/>
              <w:jc w:val="center"/>
              <w:rPr>
                <w:rFonts w:cstheme="minorHAnsi"/>
                <w:color w:val="000000"/>
                <w:spacing w:val="-3"/>
                <w:szCs w:val="20"/>
                <w:lang w:val="en-GB"/>
              </w:rPr>
            </w:pPr>
            <w:r w:rsidRPr="00417716">
              <w:rPr>
                <w:rFonts w:cstheme="minorHAnsi"/>
                <w:color w:val="000000"/>
                <w:spacing w:val="-3"/>
                <w:szCs w:val="20"/>
                <w:lang w:val="en-GB"/>
              </w:rPr>
              <w:t>All</w:t>
            </w:r>
          </w:p>
        </w:tc>
        <w:tc>
          <w:tcPr>
            <w:tcW w:w="1486" w:type="pct"/>
            <w:shd w:val="clear" w:color="auto" w:fill="D9D9D9" w:themeFill="background1" w:themeFillShade="D9"/>
            <w:vAlign w:val="center"/>
          </w:tcPr>
          <w:p w14:paraId="4ABCBB08" w14:textId="77777777" w:rsidR="0042274E" w:rsidRPr="00417716" w:rsidRDefault="0042274E" w:rsidP="00D96643">
            <w:pPr>
              <w:tabs>
                <w:tab w:val="left" w:pos="-720"/>
              </w:tabs>
              <w:suppressAutoHyphens/>
              <w:spacing w:before="90" w:after="54"/>
              <w:rPr>
                <w:rFonts w:cstheme="minorHAnsi"/>
                <w:color w:val="000000"/>
                <w:spacing w:val="-3"/>
                <w:szCs w:val="20"/>
                <w:lang w:val="en-GB"/>
              </w:rPr>
            </w:pPr>
            <w:r w:rsidRPr="00417716">
              <w:rPr>
                <w:rFonts w:cstheme="minorHAnsi"/>
                <w:color w:val="000000"/>
                <w:spacing w:val="-3"/>
                <w:szCs w:val="20"/>
                <w:lang w:val="en-GB"/>
              </w:rPr>
              <w:t xml:space="preserve">First Version </w:t>
            </w:r>
          </w:p>
        </w:tc>
      </w:tr>
    </w:tbl>
    <w:p w14:paraId="0D8BE899" w14:textId="77777777" w:rsidR="0042274E" w:rsidRPr="00417716" w:rsidRDefault="0042274E" w:rsidP="0042274E">
      <w:pPr>
        <w:rPr>
          <w:rFonts w:cstheme="minorHAnsi"/>
        </w:rPr>
      </w:pPr>
    </w:p>
    <w:p w14:paraId="4B66EC0E" w14:textId="77777777" w:rsidR="0042274E" w:rsidRPr="00417716" w:rsidRDefault="0042274E" w:rsidP="0042274E">
      <w:pPr>
        <w:spacing w:after="200" w:line="276" w:lineRule="auto"/>
        <w:rPr>
          <w:rFonts w:eastAsiaTheme="majorEastAsia" w:cstheme="minorHAnsi"/>
          <w:b/>
          <w:bCs/>
          <w:color w:val="365F91" w:themeColor="accent1" w:themeShade="BF"/>
          <w:sz w:val="28"/>
          <w:szCs w:val="28"/>
        </w:rPr>
      </w:pPr>
      <w:r w:rsidRPr="00417716">
        <w:rPr>
          <w:rFonts w:cstheme="minorHAnsi"/>
        </w:rPr>
        <w:br w:type="page"/>
      </w:r>
    </w:p>
    <w:p w14:paraId="467AB0F3" w14:textId="77777777" w:rsidR="0042274E" w:rsidRPr="00417716" w:rsidRDefault="0042274E" w:rsidP="0042274E">
      <w:pPr>
        <w:pStyle w:val="Heading1"/>
      </w:pPr>
      <w:bookmarkStart w:id="14" w:name="_Toc170578738"/>
      <w:r w:rsidRPr="00417716">
        <w:lastRenderedPageBreak/>
        <w:t>Introduction</w:t>
      </w:r>
      <w:bookmarkEnd w:id="14"/>
    </w:p>
    <w:p w14:paraId="6BE32846" w14:textId="77777777" w:rsidR="0042274E" w:rsidRPr="00417716" w:rsidRDefault="0042274E" w:rsidP="0042274E">
      <w:pPr>
        <w:spacing w:before="120"/>
        <w:ind w:left="11"/>
        <w:jc w:val="both"/>
        <w:rPr>
          <w:rFonts w:cstheme="minorHAnsi"/>
          <w:sz w:val="22"/>
          <w:szCs w:val="22"/>
        </w:rPr>
      </w:pPr>
      <w:r w:rsidRPr="00417716">
        <w:rPr>
          <w:rFonts w:cstheme="minorHAnsi"/>
          <w:sz w:val="22"/>
          <w:szCs w:val="22"/>
        </w:rPr>
        <w:t xml:space="preserve">This document describes the FIX interface protocol of the HKEX </w:t>
      </w:r>
      <w:r>
        <w:rPr>
          <w:rFonts w:cstheme="minorHAnsi"/>
          <w:sz w:val="22"/>
          <w:szCs w:val="22"/>
        </w:rPr>
        <w:t xml:space="preserve">Orion Central </w:t>
      </w:r>
      <w:r w:rsidRPr="00417716">
        <w:rPr>
          <w:rFonts w:cstheme="minorHAnsi"/>
          <w:sz w:val="22"/>
          <w:szCs w:val="22"/>
        </w:rPr>
        <w:t>Gateway</w:t>
      </w:r>
      <w:r>
        <w:rPr>
          <w:rFonts w:cstheme="minorHAnsi"/>
          <w:sz w:val="22"/>
          <w:szCs w:val="22"/>
        </w:rPr>
        <w:t xml:space="preserve"> for d</w:t>
      </w:r>
      <w:r w:rsidRPr="00A92C99">
        <w:rPr>
          <w:rFonts w:cstheme="minorHAnsi"/>
          <w:sz w:val="22"/>
          <w:szCs w:val="22"/>
        </w:rPr>
        <w:t>erivative</w:t>
      </w:r>
      <w:r>
        <w:rPr>
          <w:rFonts w:cstheme="minorHAnsi"/>
          <w:sz w:val="22"/>
          <w:szCs w:val="22"/>
        </w:rPr>
        <w:t>s market</w:t>
      </w:r>
      <w:r w:rsidRPr="00417716">
        <w:rPr>
          <w:rFonts w:cstheme="minorHAnsi"/>
          <w:sz w:val="22"/>
          <w:szCs w:val="22"/>
        </w:rPr>
        <w:t xml:space="preserve"> (</w:t>
      </w:r>
      <w:r>
        <w:rPr>
          <w:rFonts w:cstheme="minorHAnsi"/>
          <w:sz w:val="22"/>
          <w:szCs w:val="22"/>
        </w:rPr>
        <w:t xml:space="preserve">“OCG-D” or </w:t>
      </w:r>
      <w:r w:rsidRPr="00417716">
        <w:rPr>
          <w:rFonts w:cstheme="minorHAnsi"/>
          <w:sz w:val="22"/>
          <w:szCs w:val="22"/>
        </w:rPr>
        <w:t>“</w:t>
      </w:r>
      <w:r>
        <w:rPr>
          <w:rFonts w:cstheme="minorHAnsi"/>
          <w:sz w:val="22"/>
          <w:szCs w:val="22"/>
        </w:rPr>
        <w:t>Gateway</w:t>
      </w:r>
      <w:r w:rsidRPr="00417716">
        <w:rPr>
          <w:rFonts w:cstheme="minorHAnsi"/>
          <w:sz w:val="22"/>
          <w:szCs w:val="22"/>
        </w:rPr>
        <w:t>”)</w:t>
      </w:r>
      <w:r>
        <w:rPr>
          <w:rFonts w:cstheme="minorHAnsi"/>
          <w:sz w:val="22"/>
          <w:szCs w:val="22"/>
        </w:rPr>
        <w:t xml:space="preserve">, </w:t>
      </w:r>
      <w:r w:rsidRPr="00417716">
        <w:rPr>
          <w:rFonts w:cstheme="minorHAnsi"/>
          <w:sz w:val="22"/>
          <w:szCs w:val="22"/>
        </w:rPr>
        <w:t xml:space="preserve">the market access platform </w:t>
      </w:r>
      <w:r>
        <w:rPr>
          <w:rFonts w:cstheme="minorHAnsi"/>
          <w:sz w:val="22"/>
          <w:szCs w:val="22"/>
        </w:rPr>
        <w:t xml:space="preserve">to </w:t>
      </w:r>
      <w:r w:rsidRPr="00417716">
        <w:rPr>
          <w:rFonts w:cstheme="minorHAnsi"/>
          <w:sz w:val="22"/>
          <w:szCs w:val="22"/>
        </w:rPr>
        <w:t xml:space="preserve">the </w:t>
      </w:r>
      <w:r>
        <w:rPr>
          <w:rFonts w:cstheme="minorHAnsi"/>
          <w:sz w:val="22"/>
          <w:szCs w:val="22"/>
        </w:rPr>
        <w:t>d</w:t>
      </w:r>
      <w:r w:rsidRPr="00A92C99">
        <w:rPr>
          <w:rFonts w:cstheme="minorHAnsi"/>
          <w:sz w:val="22"/>
          <w:szCs w:val="22"/>
        </w:rPr>
        <w:t>erivative</w:t>
      </w:r>
      <w:r>
        <w:rPr>
          <w:rFonts w:cstheme="minorHAnsi"/>
          <w:sz w:val="22"/>
          <w:szCs w:val="22"/>
        </w:rPr>
        <w:t>s</w:t>
      </w:r>
      <w:r w:rsidRPr="00A92C99">
        <w:rPr>
          <w:rFonts w:cstheme="minorHAnsi"/>
          <w:sz w:val="22"/>
          <w:szCs w:val="22"/>
        </w:rPr>
        <w:t xml:space="preserve"> </w:t>
      </w:r>
      <w:r w:rsidRPr="00417716">
        <w:rPr>
          <w:rFonts w:cstheme="minorHAnsi"/>
          <w:sz w:val="22"/>
          <w:szCs w:val="22"/>
        </w:rPr>
        <w:t xml:space="preserve">market. </w:t>
      </w:r>
    </w:p>
    <w:p w14:paraId="048D0902" w14:textId="77777777" w:rsidR="0042274E" w:rsidRPr="00417716" w:rsidRDefault="0042274E" w:rsidP="0042274E">
      <w:pPr>
        <w:pStyle w:val="NormalNGMDS"/>
        <w:ind w:left="11"/>
        <w:rPr>
          <w:rFonts w:asciiTheme="minorHAnsi" w:hAnsiTheme="minorHAnsi" w:cstheme="minorHAnsi"/>
          <w:szCs w:val="22"/>
        </w:rPr>
      </w:pPr>
      <w:r w:rsidRPr="00417716">
        <w:rPr>
          <w:rFonts w:asciiTheme="minorHAnsi" w:hAnsiTheme="minorHAnsi" w:cstheme="minorHAnsi"/>
        </w:rPr>
        <w:t xml:space="preserve">The </w:t>
      </w:r>
      <w:r>
        <w:rPr>
          <w:rFonts w:asciiTheme="minorHAnsi" w:hAnsiTheme="minorHAnsi" w:cstheme="minorHAnsi"/>
        </w:rPr>
        <w:t>gateway</w:t>
      </w:r>
      <w:r w:rsidRPr="00417716">
        <w:rPr>
          <w:rFonts w:asciiTheme="minorHAnsi" w:hAnsiTheme="minorHAnsi" w:cstheme="minorHAnsi"/>
        </w:rPr>
        <w:t xml:space="preserve"> </w:t>
      </w:r>
      <w:r w:rsidRPr="00417716">
        <w:rPr>
          <w:rFonts w:asciiTheme="minorHAnsi" w:eastAsia="Calibri" w:hAnsiTheme="minorHAnsi" w:cstheme="minorHAnsi"/>
        </w:rPr>
        <w:t xml:space="preserve">provides a centralized, highly resilient, low latency, flexible and scalable platform for all Exchange Participants </w:t>
      </w:r>
      <w:r w:rsidRPr="00417716">
        <w:rPr>
          <w:rFonts w:asciiTheme="minorHAnsi" w:hAnsiTheme="minorHAnsi" w:cstheme="minorHAnsi"/>
        </w:rPr>
        <w:t xml:space="preserve">(EPs) </w:t>
      </w:r>
      <w:r w:rsidRPr="00417716">
        <w:rPr>
          <w:rFonts w:asciiTheme="minorHAnsi" w:eastAsia="Calibri" w:hAnsiTheme="minorHAnsi" w:cstheme="minorHAnsi"/>
        </w:rPr>
        <w:t xml:space="preserve">to </w:t>
      </w:r>
      <w:r w:rsidRPr="00417716">
        <w:rPr>
          <w:rFonts w:asciiTheme="minorHAnsi" w:hAnsiTheme="minorHAnsi" w:cstheme="minorHAnsi"/>
        </w:rPr>
        <w:t xml:space="preserve">access HKEX </w:t>
      </w:r>
      <w:r>
        <w:rPr>
          <w:rFonts w:asciiTheme="minorHAnsi" w:hAnsiTheme="minorHAnsi" w:cstheme="minorHAnsi"/>
          <w:szCs w:val="22"/>
        </w:rPr>
        <w:t>d</w:t>
      </w:r>
      <w:r w:rsidRPr="00A92C99">
        <w:rPr>
          <w:rFonts w:asciiTheme="minorHAnsi" w:hAnsiTheme="minorHAnsi" w:cstheme="minorHAnsi"/>
          <w:szCs w:val="22"/>
        </w:rPr>
        <w:t>erivative</w:t>
      </w:r>
      <w:r>
        <w:rPr>
          <w:rFonts w:asciiTheme="minorHAnsi" w:hAnsiTheme="minorHAnsi" w:cstheme="minorHAnsi"/>
          <w:szCs w:val="22"/>
        </w:rPr>
        <w:t>s</w:t>
      </w:r>
      <w:r w:rsidRPr="00A92C99">
        <w:rPr>
          <w:rFonts w:asciiTheme="minorHAnsi" w:hAnsiTheme="minorHAnsi" w:cstheme="minorHAnsi"/>
          <w:szCs w:val="22"/>
        </w:rPr>
        <w:t xml:space="preserve"> </w:t>
      </w:r>
      <w:r w:rsidRPr="00417716">
        <w:rPr>
          <w:rFonts w:asciiTheme="minorHAnsi" w:eastAsia="Calibri" w:hAnsiTheme="minorHAnsi" w:cstheme="minorHAnsi"/>
        </w:rPr>
        <w:t>trading system</w:t>
      </w:r>
      <w:r w:rsidRPr="00417716">
        <w:rPr>
          <w:rFonts w:asciiTheme="minorHAnsi" w:hAnsiTheme="minorHAnsi" w:cstheme="minorHAnsi"/>
        </w:rPr>
        <w:t xml:space="preserve"> (“O</w:t>
      </w:r>
      <w:r>
        <w:rPr>
          <w:rFonts w:asciiTheme="minorHAnsi" w:hAnsiTheme="minorHAnsi" w:cstheme="minorHAnsi"/>
        </w:rPr>
        <w:t>D</w:t>
      </w:r>
      <w:r w:rsidRPr="00417716">
        <w:rPr>
          <w:rFonts w:asciiTheme="minorHAnsi" w:hAnsiTheme="minorHAnsi" w:cstheme="minorHAnsi"/>
        </w:rPr>
        <w:t>P”) for order, quote and trade management</w:t>
      </w:r>
      <w:r>
        <w:rPr>
          <w:rFonts w:asciiTheme="minorHAnsi" w:hAnsiTheme="minorHAnsi" w:cstheme="minorHAnsi"/>
        </w:rPr>
        <w:t>s</w:t>
      </w:r>
      <w:r w:rsidRPr="00417716">
        <w:rPr>
          <w:rFonts w:asciiTheme="minorHAnsi" w:hAnsiTheme="minorHAnsi" w:cstheme="minorHAnsi"/>
        </w:rPr>
        <w:t>.</w:t>
      </w:r>
    </w:p>
    <w:p w14:paraId="319F43B4" w14:textId="77777777" w:rsidR="0042274E" w:rsidRPr="00417716" w:rsidRDefault="0042274E" w:rsidP="0042274E">
      <w:pPr>
        <w:spacing w:before="120"/>
        <w:ind w:left="11"/>
        <w:jc w:val="both"/>
        <w:rPr>
          <w:rFonts w:cstheme="minorHAnsi"/>
          <w:sz w:val="22"/>
          <w:szCs w:val="22"/>
        </w:rPr>
      </w:pPr>
      <w:r w:rsidRPr="00417716">
        <w:rPr>
          <w:rFonts w:cstheme="minorHAnsi"/>
          <w:sz w:val="22"/>
          <w:szCs w:val="22"/>
        </w:rPr>
        <w:t xml:space="preserve">The </w:t>
      </w:r>
      <w:r>
        <w:rPr>
          <w:rFonts w:cstheme="minorHAnsi"/>
          <w:sz w:val="22"/>
          <w:szCs w:val="22"/>
        </w:rPr>
        <w:t xml:space="preserve">terminology, </w:t>
      </w:r>
      <w:r w:rsidRPr="00417716">
        <w:rPr>
          <w:rFonts w:cstheme="minorHAnsi"/>
          <w:sz w:val="22"/>
          <w:szCs w:val="22"/>
        </w:rPr>
        <w:t xml:space="preserve">message flow and event models described throughout this document </w:t>
      </w:r>
      <w:r w:rsidRPr="003850B4">
        <w:rPr>
          <w:rFonts w:cstheme="minorHAnsi"/>
          <w:sz w:val="22"/>
          <w:szCs w:val="22"/>
        </w:rPr>
        <w:t xml:space="preserve">are </w:t>
      </w:r>
      <w:proofErr w:type="gramStart"/>
      <w:r w:rsidRPr="003850B4">
        <w:rPr>
          <w:rFonts w:cstheme="minorHAnsi"/>
          <w:sz w:val="22"/>
          <w:szCs w:val="22"/>
        </w:rPr>
        <w:t>similar to</w:t>
      </w:r>
      <w:proofErr w:type="gramEnd"/>
      <w:r w:rsidRPr="003850B4">
        <w:rPr>
          <w:rFonts w:cstheme="minorHAnsi"/>
          <w:sz w:val="22"/>
          <w:szCs w:val="22"/>
        </w:rPr>
        <w:t xml:space="preserve"> that of FIX 5.0 SP2 protocol specifications (https://www.fixtrading.org) where applicable, with some specific changes for performance and adaptability reasons</w:t>
      </w:r>
      <w:r>
        <w:rPr>
          <w:rFonts w:cstheme="minorHAnsi"/>
          <w:sz w:val="22"/>
          <w:szCs w:val="22"/>
        </w:rPr>
        <w:t>.</w:t>
      </w:r>
      <w:r w:rsidRPr="00417716">
        <w:rPr>
          <w:rFonts w:cstheme="minorHAnsi"/>
          <w:sz w:val="22"/>
          <w:szCs w:val="22"/>
        </w:rPr>
        <w:t xml:space="preserve"> </w:t>
      </w:r>
    </w:p>
    <w:p w14:paraId="45F53026" w14:textId="77777777" w:rsidR="0042274E" w:rsidRPr="00417716" w:rsidRDefault="0042274E" w:rsidP="0042274E">
      <w:pPr>
        <w:pStyle w:val="NormalNGMDS"/>
        <w:ind w:left="0"/>
        <w:rPr>
          <w:rFonts w:asciiTheme="minorHAnsi" w:hAnsiTheme="minorHAnsi" w:cstheme="minorHAnsi"/>
        </w:rPr>
      </w:pPr>
    </w:p>
    <w:p w14:paraId="6A4500E3" w14:textId="77777777" w:rsidR="0042274E" w:rsidRPr="00417716" w:rsidRDefault="0042274E" w:rsidP="0042274E">
      <w:pPr>
        <w:pStyle w:val="NormalNGMDS"/>
        <w:ind w:left="0"/>
        <w:rPr>
          <w:rFonts w:asciiTheme="minorHAnsi" w:hAnsiTheme="minorHAnsi" w:cstheme="minorHAnsi"/>
        </w:rPr>
      </w:pPr>
    </w:p>
    <w:p w14:paraId="743FF18F" w14:textId="77777777" w:rsidR="0042274E" w:rsidRDefault="0042274E" w:rsidP="0042274E">
      <w:pPr>
        <w:pStyle w:val="NormalNGMDS"/>
        <w:ind w:left="11"/>
        <w:rPr>
          <w:rFonts w:asciiTheme="minorHAnsi" w:hAnsiTheme="minorHAnsi" w:cstheme="minorHAnsi"/>
          <w:sz w:val="18"/>
          <w:szCs w:val="18"/>
        </w:rPr>
      </w:pPr>
    </w:p>
    <w:p w14:paraId="5422E6C5" w14:textId="77777777" w:rsidR="0042274E" w:rsidRDefault="0042274E" w:rsidP="0042274E">
      <w:pPr>
        <w:pStyle w:val="NormalNGMDS"/>
        <w:ind w:left="11"/>
        <w:rPr>
          <w:rFonts w:asciiTheme="minorHAnsi" w:hAnsiTheme="minorHAnsi" w:cstheme="minorHAnsi"/>
          <w:sz w:val="18"/>
          <w:szCs w:val="18"/>
        </w:rPr>
      </w:pPr>
    </w:p>
    <w:p w14:paraId="59FBFC17" w14:textId="77777777" w:rsidR="0042274E" w:rsidRDefault="0042274E" w:rsidP="0042274E">
      <w:pPr>
        <w:pStyle w:val="NormalNGMDS"/>
        <w:ind w:left="11"/>
        <w:rPr>
          <w:rFonts w:asciiTheme="minorHAnsi" w:hAnsiTheme="minorHAnsi" w:cstheme="minorHAnsi"/>
          <w:sz w:val="18"/>
          <w:szCs w:val="18"/>
        </w:rPr>
      </w:pPr>
    </w:p>
    <w:p w14:paraId="3302E71B" w14:textId="77777777" w:rsidR="0042274E" w:rsidRDefault="0042274E" w:rsidP="0042274E">
      <w:pPr>
        <w:pStyle w:val="NormalNGMDS"/>
        <w:ind w:left="11"/>
        <w:rPr>
          <w:rFonts w:asciiTheme="minorHAnsi" w:hAnsiTheme="minorHAnsi" w:cstheme="minorHAnsi"/>
          <w:sz w:val="18"/>
          <w:szCs w:val="18"/>
        </w:rPr>
      </w:pPr>
    </w:p>
    <w:p w14:paraId="1168CE1A" w14:textId="77777777" w:rsidR="0042274E" w:rsidRDefault="0042274E" w:rsidP="0042274E">
      <w:pPr>
        <w:pStyle w:val="NormalNGMDS"/>
        <w:ind w:left="11"/>
        <w:rPr>
          <w:rFonts w:asciiTheme="minorHAnsi" w:hAnsiTheme="minorHAnsi" w:cstheme="minorHAnsi"/>
          <w:sz w:val="18"/>
          <w:szCs w:val="18"/>
        </w:rPr>
      </w:pPr>
    </w:p>
    <w:p w14:paraId="7CB7865F" w14:textId="77777777" w:rsidR="0042274E" w:rsidRDefault="0042274E" w:rsidP="0042274E">
      <w:pPr>
        <w:pStyle w:val="NormalNGMDS"/>
        <w:ind w:left="11"/>
        <w:rPr>
          <w:rFonts w:asciiTheme="minorHAnsi" w:hAnsiTheme="minorHAnsi" w:cstheme="minorHAnsi"/>
          <w:sz w:val="18"/>
          <w:szCs w:val="18"/>
        </w:rPr>
      </w:pPr>
    </w:p>
    <w:p w14:paraId="27AADCEE" w14:textId="77777777" w:rsidR="0042274E" w:rsidRDefault="0042274E" w:rsidP="0042274E">
      <w:pPr>
        <w:pStyle w:val="NormalNGMDS"/>
        <w:ind w:left="11"/>
        <w:rPr>
          <w:rFonts w:asciiTheme="minorHAnsi" w:hAnsiTheme="minorHAnsi" w:cstheme="minorHAnsi"/>
          <w:sz w:val="18"/>
          <w:szCs w:val="18"/>
        </w:rPr>
      </w:pPr>
    </w:p>
    <w:p w14:paraId="60EA5806" w14:textId="77777777" w:rsidR="0042274E" w:rsidRDefault="0042274E" w:rsidP="0042274E">
      <w:pPr>
        <w:pStyle w:val="NormalNGMDS"/>
        <w:ind w:left="11"/>
        <w:rPr>
          <w:rFonts w:asciiTheme="minorHAnsi" w:hAnsiTheme="minorHAnsi" w:cstheme="minorHAnsi"/>
          <w:sz w:val="18"/>
          <w:szCs w:val="18"/>
        </w:rPr>
      </w:pPr>
    </w:p>
    <w:p w14:paraId="193FB58C" w14:textId="77777777" w:rsidR="0042274E" w:rsidRDefault="0042274E" w:rsidP="0042274E">
      <w:pPr>
        <w:pStyle w:val="NormalNGMDS"/>
        <w:ind w:left="11"/>
        <w:rPr>
          <w:rFonts w:asciiTheme="minorHAnsi" w:hAnsiTheme="minorHAnsi" w:cstheme="minorHAnsi"/>
          <w:sz w:val="18"/>
          <w:szCs w:val="18"/>
        </w:rPr>
      </w:pPr>
    </w:p>
    <w:p w14:paraId="3C248DC2" w14:textId="77777777" w:rsidR="0042274E" w:rsidRDefault="0042274E" w:rsidP="0042274E">
      <w:pPr>
        <w:pStyle w:val="NormalNGMDS"/>
        <w:ind w:left="11"/>
        <w:rPr>
          <w:rFonts w:asciiTheme="minorHAnsi" w:hAnsiTheme="minorHAnsi" w:cstheme="minorHAnsi"/>
          <w:sz w:val="18"/>
          <w:szCs w:val="18"/>
        </w:rPr>
      </w:pPr>
    </w:p>
    <w:p w14:paraId="615F1368" w14:textId="77777777" w:rsidR="0042274E" w:rsidRDefault="0042274E" w:rsidP="0042274E">
      <w:pPr>
        <w:pStyle w:val="NormalNGMDS"/>
        <w:ind w:left="11"/>
        <w:rPr>
          <w:rFonts w:asciiTheme="minorHAnsi" w:hAnsiTheme="minorHAnsi" w:cstheme="minorHAnsi"/>
          <w:sz w:val="18"/>
          <w:szCs w:val="18"/>
        </w:rPr>
      </w:pPr>
    </w:p>
    <w:p w14:paraId="17786502" w14:textId="77777777" w:rsidR="0042274E" w:rsidRDefault="0042274E" w:rsidP="0042274E">
      <w:pPr>
        <w:pStyle w:val="NormalNGMDS"/>
        <w:ind w:left="11"/>
        <w:rPr>
          <w:rFonts w:asciiTheme="minorHAnsi" w:hAnsiTheme="minorHAnsi" w:cstheme="minorHAnsi"/>
          <w:sz w:val="18"/>
          <w:szCs w:val="18"/>
        </w:rPr>
      </w:pPr>
    </w:p>
    <w:p w14:paraId="00C7CA9B" w14:textId="77777777" w:rsidR="0042274E" w:rsidRDefault="0042274E" w:rsidP="0042274E">
      <w:pPr>
        <w:pStyle w:val="NormalNGMDS"/>
        <w:ind w:left="11"/>
        <w:rPr>
          <w:rFonts w:asciiTheme="minorHAnsi" w:hAnsiTheme="minorHAnsi" w:cstheme="minorHAnsi"/>
          <w:sz w:val="18"/>
          <w:szCs w:val="18"/>
        </w:rPr>
      </w:pPr>
    </w:p>
    <w:p w14:paraId="0BB45DB9" w14:textId="77777777" w:rsidR="0042274E" w:rsidRDefault="0042274E" w:rsidP="0042274E">
      <w:pPr>
        <w:pStyle w:val="NormalNGMDS"/>
        <w:ind w:left="11"/>
        <w:rPr>
          <w:rFonts w:asciiTheme="minorHAnsi" w:hAnsiTheme="minorHAnsi" w:cstheme="minorHAnsi"/>
          <w:sz w:val="18"/>
          <w:szCs w:val="18"/>
        </w:rPr>
      </w:pPr>
    </w:p>
    <w:p w14:paraId="217C4BA4" w14:textId="77777777" w:rsidR="0042274E" w:rsidRDefault="0042274E" w:rsidP="0042274E">
      <w:pPr>
        <w:pStyle w:val="NormalNGMDS"/>
        <w:ind w:left="11"/>
        <w:rPr>
          <w:rFonts w:asciiTheme="minorHAnsi" w:hAnsiTheme="minorHAnsi" w:cstheme="minorHAnsi"/>
          <w:sz w:val="18"/>
          <w:szCs w:val="18"/>
        </w:rPr>
      </w:pPr>
    </w:p>
    <w:p w14:paraId="386E91DB" w14:textId="77777777" w:rsidR="0042274E" w:rsidRDefault="0042274E" w:rsidP="0042274E">
      <w:pPr>
        <w:pStyle w:val="NormalNGMDS"/>
        <w:ind w:left="11"/>
        <w:rPr>
          <w:rFonts w:asciiTheme="minorHAnsi" w:hAnsiTheme="minorHAnsi" w:cstheme="minorHAnsi"/>
          <w:sz w:val="18"/>
          <w:szCs w:val="18"/>
        </w:rPr>
      </w:pPr>
    </w:p>
    <w:p w14:paraId="04DE5465" w14:textId="77777777" w:rsidR="0042274E" w:rsidRDefault="0042274E" w:rsidP="0042274E">
      <w:pPr>
        <w:pStyle w:val="NormalNGMDS"/>
        <w:ind w:left="11"/>
        <w:rPr>
          <w:rFonts w:asciiTheme="minorHAnsi" w:hAnsiTheme="minorHAnsi" w:cstheme="minorHAnsi"/>
          <w:sz w:val="18"/>
          <w:szCs w:val="18"/>
        </w:rPr>
      </w:pPr>
    </w:p>
    <w:p w14:paraId="6058499B" w14:textId="77777777" w:rsidR="0042274E" w:rsidRDefault="0042274E" w:rsidP="0042274E">
      <w:pPr>
        <w:pStyle w:val="NormalNGMDS"/>
        <w:ind w:left="11"/>
        <w:rPr>
          <w:rFonts w:asciiTheme="minorHAnsi" w:hAnsiTheme="minorHAnsi" w:cstheme="minorHAnsi"/>
          <w:sz w:val="18"/>
          <w:szCs w:val="18"/>
        </w:rPr>
      </w:pPr>
    </w:p>
    <w:p w14:paraId="360CB1E0" w14:textId="77777777" w:rsidR="0042274E" w:rsidRDefault="0042274E" w:rsidP="0042274E">
      <w:pPr>
        <w:pStyle w:val="NormalNGMDS"/>
        <w:ind w:left="11"/>
        <w:rPr>
          <w:rFonts w:asciiTheme="minorHAnsi" w:hAnsiTheme="minorHAnsi" w:cstheme="minorHAnsi"/>
          <w:sz w:val="18"/>
          <w:szCs w:val="18"/>
        </w:rPr>
      </w:pPr>
    </w:p>
    <w:p w14:paraId="2010ADCD" w14:textId="77777777" w:rsidR="0042274E" w:rsidRDefault="0042274E" w:rsidP="0042274E">
      <w:pPr>
        <w:pStyle w:val="NormalNGMDS"/>
        <w:ind w:left="11"/>
        <w:rPr>
          <w:rFonts w:asciiTheme="minorHAnsi" w:hAnsiTheme="minorHAnsi" w:cstheme="minorHAnsi"/>
          <w:sz w:val="18"/>
          <w:szCs w:val="18"/>
        </w:rPr>
      </w:pPr>
    </w:p>
    <w:p w14:paraId="3AE859A1" w14:textId="77777777" w:rsidR="0042274E" w:rsidRDefault="0042274E" w:rsidP="0042274E">
      <w:pPr>
        <w:pStyle w:val="NormalNGMDS"/>
        <w:ind w:left="11"/>
        <w:rPr>
          <w:rFonts w:asciiTheme="minorHAnsi" w:hAnsiTheme="minorHAnsi" w:cstheme="minorHAnsi"/>
          <w:sz w:val="18"/>
          <w:szCs w:val="18"/>
        </w:rPr>
      </w:pPr>
    </w:p>
    <w:p w14:paraId="7EC34C40" w14:textId="77777777" w:rsidR="0042274E" w:rsidRDefault="0042274E" w:rsidP="0042274E">
      <w:pPr>
        <w:pStyle w:val="NormalNGMDS"/>
        <w:ind w:left="11"/>
        <w:rPr>
          <w:rFonts w:asciiTheme="minorHAnsi" w:hAnsiTheme="minorHAnsi" w:cstheme="minorHAnsi"/>
          <w:sz w:val="18"/>
          <w:szCs w:val="18"/>
        </w:rPr>
      </w:pPr>
    </w:p>
    <w:p w14:paraId="2551407E" w14:textId="77777777" w:rsidR="0042274E" w:rsidRDefault="0042274E" w:rsidP="0042274E">
      <w:pPr>
        <w:pStyle w:val="NormalNGMDS"/>
        <w:ind w:left="11"/>
        <w:rPr>
          <w:rFonts w:asciiTheme="minorHAnsi" w:hAnsiTheme="minorHAnsi" w:cstheme="minorHAnsi"/>
          <w:sz w:val="18"/>
          <w:szCs w:val="18"/>
        </w:rPr>
      </w:pPr>
    </w:p>
    <w:p w14:paraId="3923E463" w14:textId="77777777" w:rsidR="0042274E" w:rsidRDefault="0042274E" w:rsidP="0042274E">
      <w:pPr>
        <w:pStyle w:val="NormalNGMDS"/>
        <w:ind w:left="11"/>
        <w:rPr>
          <w:rFonts w:asciiTheme="minorHAnsi" w:hAnsiTheme="minorHAnsi" w:cstheme="minorHAnsi"/>
          <w:sz w:val="18"/>
          <w:szCs w:val="18"/>
        </w:rPr>
      </w:pPr>
    </w:p>
    <w:p w14:paraId="30FD6FCD" w14:textId="77777777" w:rsidR="0042274E" w:rsidRPr="00417716" w:rsidRDefault="0042274E" w:rsidP="0042274E">
      <w:pPr>
        <w:pStyle w:val="NormalNGMDS"/>
        <w:ind w:left="11"/>
        <w:rPr>
          <w:rFonts w:asciiTheme="minorHAnsi" w:hAnsiTheme="minorHAnsi" w:cstheme="minorHAnsi"/>
          <w:sz w:val="18"/>
          <w:szCs w:val="18"/>
        </w:rPr>
      </w:pPr>
      <w:r w:rsidRPr="00417716">
        <w:rPr>
          <w:rFonts w:asciiTheme="minorHAnsi" w:hAnsiTheme="minorHAnsi" w:cstheme="minorHAnsi"/>
          <w:sz w:val="18"/>
          <w:szCs w:val="18"/>
        </w:rPr>
        <w:t xml:space="preserve">HKEX and/or its subsidiaries endeavour to ensure the accuracy and reliability of the information provided, but do not guarantee its accuracy and reliability and accept no liability (whether in tort or contract or otherwise) for any loss or damage arising from any inaccuracy or omission or from any decision, action or non-action based on or in reliance upon information contained in this document. </w:t>
      </w:r>
    </w:p>
    <w:p w14:paraId="05B6CA0B" w14:textId="77777777" w:rsidR="0042274E" w:rsidRPr="00417716" w:rsidRDefault="0042274E" w:rsidP="0042274E">
      <w:pPr>
        <w:pStyle w:val="NormalNGMDS"/>
        <w:ind w:left="11"/>
        <w:rPr>
          <w:rFonts w:asciiTheme="minorHAnsi" w:hAnsiTheme="minorHAnsi" w:cstheme="minorHAnsi"/>
          <w:sz w:val="18"/>
          <w:szCs w:val="18"/>
        </w:rPr>
      </w:pPr>
      <w:r w:rsidRPr="00417716">
        <w:rPr>
          <w:rFonts w:asciiTheme="minorHAnsi" w:hAnsiTheme="minorHAnsi" w:cstheme="minorHAnsi"/>
          <w:sz w:val="18"/>
          <w:szCs w:val="18"/>
        </w:rPr>
        <w:t xml:space="preserve">No part of this document may be copied, distributed, transmitted, transcribed, stored in a retrieval system, translated into any human or computer language, or disclosed to third parties without written permission from HKEX. </w:t>
      </w:r>
    </w:p>
    <w:p w14:paraId="5071AECF" w14:textId="77777777" w:rsidR="0042274E" w:rsidRPr="00417716" w:rsidRDefault="0042274E" w:rsidP="0042274E">
      <w:pPr>
        <w:pStyle w:val="NormalNGMDS"/>
        <w:ind w:left="11"/>
        <w:rPr>
          <w:rFonts w:asciiTheme="minorHAnsi" w:hAnsiTheme="minorHAnsi" w:cstheme="minorHAnsi"/>
          <w:sz w:val="18"/>
          <w:szCs w:val="18"/>
        </w:rPr>
      </w:pPr>
      <w:r w:rsidRPr="00417716">
        <w:rPr>
          <w:rFonts w:asciiTheme="minorHAnsi" w:hAnsiTheme="minorHAnsi" w:cstheme="minorHAnsi"/>
          <w:sz w:val="18"/>
          <w:szCs w:val="18"/>
        </w:rPr>
        <w:t>HKEX reserves the right to amend any details in this document at any time, without notice.</w:t>
      </w:r>
    </w:p>
    <w:p w14:paraId="344C187C" w14:textId="77777777" w:rsidR="0042274E" w:rsidRPr="00417716" w:rsidRDefault="0042274E" w:rsidP="0042274E">
      <w:pPr>
        <w:pStyle w:val="NormalNGMDS"/>
        <w:rPr>
          <w:rFonts w:asciiTheme="minorHAnsi" w:hAnsiTheme="minorHAnsi" w:cstheme="minorHAnsi"/>
        </w:rPr>
        <w:sectPr w:rsidR="0042274E" w:rsidRPr="00417716" w:rsidSect="0042274E">
          <w:pgSz w:w="11909" w:h="16834" w:code="9"/>
          <w:pgMar w:top="1440" w:right="1440" w:bottom="1440" w:left="1440" w:header="720" w:footer="720" w:gutter="0"/>
          <w:cols w:space="720"/>
          <w:docGrid w:linePitch="360"/>
        </w:sectPr>
      </w:pPr>
    </w:p>
    <w:p w14:paraId="66542C5B" w14:textId="77777777" w:rsidR="0042274E" w:rsidRPr="00417716" w:rsidRDefault="0042274E" w:rsidP="0042274E">
      <w:pPr>
        <w:pStyle w:val="Heading1"/>
      </w:pPr>
      <w:bookmarkStart w:id="15" w:name="_Toc170578739"/>
      <w:r w:rsidRPr="00417716">
        <w:lastRenderedPageBreak/>
        <w:t>Connectivity</w:t>
      </w:r>
      <w:bookmarkEnd w:id="15"/>
    </w:p>
    <w:p w14:paraId="46367AB2" w14:textId="77777777" w:rsidR="0042274E" w:rsidRPr="00417716" w:rsidRDefault="0042274E" w:rsidP="0042274E">
      <w:pPr>
        <w:rPr>
          <w:rFonts w:cstheme="minorHAnsi"/>
        </w:rPr>
      </w:pPr>
    </w:p>
    <w:p w14:paraId="330DDE20" w14:textId="77777777" w:rsidR="0042274E" w:rsidRPr="00417716" w:rsidRDefault="0042274E" w:rsidP="0042274E">
      <w:pPr>
        <w:pStyle w:val="Heading2"/>
        <w:rPr>
          <w:rFonts w:asciiTheme="minorHAnsi" w:hAnsiTheme="minorHAnsi" w:cstheme="minorHAnsi"/>
        </w:rPr>
      </w:pPr>
      <w:bookmarkStart w:id="16" w:name="_Ref336418906"/>
      <w:bookmarkStart w:id="17" w:name="_Ref336418907"/>
      <w:bookmarkStart w:id="18" w:name="_Toc170578740"/>
      <w:r>
        <w:rPr>
          <w:rFonts w:asciiTheme="minorHAnsi" w:hAnsiTheme="minorHAnsi" w:cstheme="minorHAnsi"/>
        </w:rPr>
        <w:t>Comp ID</w:t>
      </w:r>
      <w:r w:rsidRPr="00417716">
        <w:rPr>
          <w:rFonts w:asciiTheme="minorHAnsi" w:hAnsiTheme="minorHAnsi" w:cstheme="minorHAnsi"/>
        </w:rPr>
        <w:t xml:space="preserve"> </w:t>
      </w:r>
      <w:r>
        <w:rPr>
          <w:rFonts w:asciiTheme="minorHAnsi" w:hAnsiTheme="minorHAnsi" w:cstheme="minorHAnsi"/>
        </w:rPr>
        <w:t xml:space="preserve">and </w:t>
      </w:r>
      <w:r w:rsidRPr="00417716">
        <w:rPr>
          <w:rFonts w:asciiTheme="minorHAnsi" w:hAnsiTheme="minorHAnsi" w:cstheme="minorHAnsi"/>
        </w:rPr>
        <w:t>Session</w:t>
      </w:r>
      <w:bookmarkEnd w:id="16"/>
      <w:bookmarkEnd w:id="17"/>
      <w:bookmarkEnd w:id="18"/>
    </w:p>
    <w:p w14:paraId="360F34D6" w14:textId="77777777" w:rsidR="0042274E" w:rsidRDefault="0042274E" w:rsidP="0042274E">
      <w:pPr>
        <w:pStyle w:val="NormalNGMDS"/>
        <w:ind w:left="0"/>
        <w:rPr>
          <w:rFonts w:asciiTheme="minorHAnsi" w:hAnsiTheme="minorHAnsi" w:cstheme="minorHAnsi"/>
        </w:rPr>
      </w:pPr>
      <w:r w:rsidRPr="00BD62DF">
        <w:rPr>
          <w:rFonts w:asciiTheme="minorHAnsi" w:hAnsiTheme="minorHAnsi" w:cstheme="minorHAnsi"/>
        </w:rPr>
        <w:t xml:space="preserve">Exchange Participants connect their broker supplied systems (“BSS” or “Client”) to the </w:t>
      </w:r>
      <w:r>
        <w:rPr>
          <w:rFonts w:asciiTheme="minorHAnsi" w:hAnsiTheme="minorHAnsi" w:cstheme="minorHAnsi"/>
        </w:rPr>
        <w:t xml:space="preserve">gateway. </w:t>
      </w:r>
      <w:r w:rsidRPr="00417716">
        <w:rPr>
          <w:rFonts w:asciiTheme="minorHAnsi" w:hAnsiTheme="minorHAnsi" w:cstheme="minorHAnsi"/>
        </w:rPr>
        <w:t>This connection is a standard TCP/IP point-to-point connection</w:t>
      </w:r>
      <w:r>
        <w:rPr>
          <w:rFonts w:asciiTheme="minorHAnsi" w:hAnsiTheme="minorHAnsi" w:cstheme="minorHAnsi"/>
        </w:rPr>
        <w:t>.</w:t>
      </w:r>
    </w:p>
    <w:p w14:paraId="006ACCF7" w14:textId="77777777" w:rsidR="0042274E" w:rsidRDefault="0042274E" w:rsidP="0042274E">
      <w:pPr>
        <w:pStyle w:val="NormalNGMDS"/>
        <w:ind w:left="0"/>
        <w:rPr>
          <w:rFonts w:asciiTheme="minorHAnsi" w:hAnsiTheme="minorHAnsi" w:cstheme="minorHAnsi"/>
        </w:rPr>
      </w:pPr>
      <w:r w:rsidRPr="00417716">
        <w:rPr>
          <w:rFonts w:asciiTheme="minorHAnsi" w:hAnsiTheme="minorHAnsi" w:cstheme="minorHAnsi"/>
        </w:rPr>
        <w:t xml:space="preserve">Exchange Participants </w:t>
      </w:r>
      <w:r w:rsidRPr="00723F87">
        <w:rPr>
          <w:rFonts w:asciiTheme="minorHAnsi" w:hAnsiTheme="minorHAnsi" w:cstheme="minorHAnsi"/>
        </w:rPr>
        <w:t xml:space="preserve">should use the Comp ID provided by the </w:t>
      </w:r>
      <w:r>
        <w:rPr>
          <w:rFonts w:asciiTheme="minorHAnsi" w:hAnsiTheme="minorHAnsi" w:cstheme="minorHAnsi"/>
        </w:rPr>
        <w:t>HKEX</w:t>
      </w:r>
      <w:r w:rsidRPr="00723F87">
        <w:rPr>
          <w:rFonts w:asciiTheme="minorHAnsi" w:hAnsiTheme="minorHAnsi" w:cstheme="minorHAnsi"/>
        </w:rPr>
        <w:t xml:space="preserve"> to connect to the gateway</w:t>
      </w:r>
      <w:r>
        <w:rPr>
          <w:rFonts w:asciiTheme="minorHAnsi" w:hAnsiTheme="minorHAnsi" w:cstheme="minorHAnsi"/>
        </w:rPr>
        <w:t>.</w:t>
      </w:r>
      <w:r w:rsidRPr="00417716">
        <w:rPr>
          <w:rFonts w:asciiTheme="minorHAnsi" w:hAnsiTheme="minorHAnsi" w:cstheme="minorHAnsi"/>
        </w:rPr>
        <w:t xml:space="preserve"> </w:t>
      </w:r>
      <w:r>
        <w:rPr>
          <w:rFonts w:asciiTheme="minorHAnsi" w:hAnsiTheme="minorHAnsi" w:cstheme="minorHAnsi"/>
        </w:rPr>
        <w:t xml:space="preserve">The Comp ID is served as a </w:t>
      </w:r>
      <w:r w:rsidRPr="00723F87">
        <w:rPr>
          <w:rFonts w:asciiTheme="minorHAnsi" w:hAnsiTheme="minorHAnsi" w:cstheme="minorHAnsi"/>
        </w:rPr>
        <w:t>unique identifier</w:t>
      </w:r>
      <w:r>
        <w:rPr>
          <w:rFonts w:asciiTheme="minorHAnsi" w:hAnsiTheme="minorHAnsi" w:cstheme="minorHAnsi"/>
        </w:rPr>
        <w:t xml:space="preserve"> for the session (or client).</w:t>
      </w:r>
      <w:r w:rsidRPr="00723F87">
        <w:rPr>
          <w:rFonts w:asciiTheme="minorHAnsi" w:hAnsiTheme="minorHAnsi" w:cstheme="minorHAnsi"/>
        </w:rPr>
        <w:t xml:space="preserve"> </w:t>
      </w:r>
      <w:r>
        <w:rPr>
          <w:rFonts w:asciiTheme="minorHAnsi" w:hAnsiTheme="minorHAnsi" w:cstheme="minorHAnsi"/>
        </w:rPr>
        <w:t>One</w:t>
      </w:r>
      <w:r w:rsidRPr="003850B4">
        <w:rPr>
          <w:rFonts w:asciiTheme="minorHAnsi" w:hAnsiTheme="minorHAnsi" w:cstheme="minorHAnsi"/>
        </w:rPr>
        <w:t xml:space="preserve"> participant may have multiple connections</w:t>
      </w:r>
      <w:r>
        <w:rPr>
          <w:rFonts w:asciiTheme="minorHAnsi" w:hAnsiTheme="minorHAnsi" w:cstheme="minorHAnsi"/>
        </w:rPr>
        <w:t>/sessions</w:t>
      </w:r>
      <w:r w:rsidRPr="003850B4">
        <w:rPr>
          <w:rFonts w:asciiTheme="minorHAnsi" w:hAnsiTheme="minorHAnsi" w:cstheme="minorHAnsi"/>
        </w:rPr>
        <w:t xml:space="preserve"> to the gateway, each with its own Comp ID</w:t>
      </w:r>
      <w:r>
        <w:rPr>
          <w:rFonts w:asciiTheme="minorHAnsi" w:hAnsiTheme="minorHAnsi" w:cstheme="minorHAnsi"/>
        </w:rPr>
        <w:t>.</w:t>
      </w:r>
    </w:p>
    <w:p w14:paraId="1C45BD54" w14:textId="77777777" w:rsidR="0042274E" w:rsidRPr="00417716" w:rsidRDefault="0042274E" w:rsidP="0042274E">
      <w:pPr>
        <w:pStyle w:val="NormalNGMDS"/>
        <w:ind w:left="0"/>
        <w:rPr>
          <w:rFonts w:asciiTheme="minorHAnsi" w:hAnsiTheme="minorHAnsi" w:cstheme="minorHAnsi"/>
        </w:rPr>
      </w:pPr>
      <w:r w:rsidRPr="00417716">
        <w:rPr>
          <w:rFonts w:asciiTheme="minorHAnsi" w:hAnsiTheme="minorHAnsi" w:cstheme="minorHAnsi"/>
        </w:rPr>
        <w:t xml:space="preserve">EPs are expected to pre-register </w:t>
      </w:r>
      <w:r>
        <w:rPr>
          <w:rFonts w:asciiTheme="minorHAnsi" w:hAnsiTheme="minorHAnsi" w:cstheme="minorHAnsi"/>
        </w:rPr>
        <w:t xml:space="preserve">at least one </w:t>
      </w:r>
      <w:r w:rsidRPr="00417716">
        <w:rPr>
          <w:rFonts w:asciiTheme="minorHAnsi" w:hAnsiTheme="minorHAnsi" w:cstheme="minorHAnsi"/>
        </w:rPr>
        <w:t xml:space="preserve">IP address </w:t>
      </w:r>
      <w:r>
        <w:rPr>
          <w:rFonts w:asciiTheme="minorHAnsi" w:hAnsiTheme="minorHAnsi" w:cstheme="minorHAnsi"/>
        </w:rPr>
        <w:t>for each Comp ID</w:t>
      </w:r>
      <w:r w:rsidRPr="00417716">
        <w:rPr>
          <w:rFonts w:asciiTheme="minorHAnsi" w:hAnsiTheme="minorHAnsi" w:cstheme="minorHAnsi"/>
        </w:rPr>
        <w:t>.</w:t>
      </w:r>
      <w:r>
        <w:rPr>
          <w:rFonts w:asciiTheme="minorHAnsi" w:hAnsiTheme="minorHAnsi" w:cstheme="minorHAnsi"/>
        </w:rPr>
        <w:t xml:space="preserve"> EP should use such IP address to establish the connection to the gateway. </w:t>
      </w:r>
      <w:r w:rsidRPr="007F50CD">
        <w:rPr>
          <w:rFonts w:asciiTheme="minorHAnsi" w:hAnsiTheme="minorHAnsi" w:cstheme="minorHAnsi"/>
        </w:rPr>
        <w:t xml:space="preserve">EPs can optionally pre-register up to </w:t>
      </w:r>
      <w:r w:rsidRPr="007F50CD">
        <w:rPr>
          <w:rFonts w:asciiTheme="minorHAnsi" w:hAnsiTheme="minorHAnsi" w:cstheme="minorHAnsi"/>
          <w:highlight w:val="yellow"/>
        </w:rPr>
        <w:t>20</w:t>
      </w:r>
      <w:r w:rsidRPr="007F50CD">
        <w:rPr>
          <w:rFonts w:asciiTheme="minorHAnsi" w:hAnsiTheme="minorHAnsi" w:cstheme="minorHAnsi"/>
        </w:rPr>
        <w:t xml:space="preserve"> IP addresses </w:t>
      </w:r>
      <w:r>
        <w:rPr>
          <w:rFonts w:asciiTheme="minorHAnsi" w:hAnsiTheme="minorHAnsi" w:cstheme="minorHAnsi"/>
        </w:rPr>
        <w:t xml:space="preserve">in total </w:t>
      </w:r>
      <w:r w:rsidRPr="007F50CD">
        <w:rPr>
          <w:rFonts w:asciiTheme="minorHAnsi" w:hAnsiTheme="minorHAnsi" w:cstheme="minorHAnsi"/>
        </w:rPr>
        <w:t>for each Comp ID, for backup purposes</w:t>
      </w:r>
      <w:r w:rsidRPr="00417716">
        <w:rPr>
          <w:rFonts w:asciiTheme="minorHAnsi" w:hAnsiTheme="minorHAnsi" w:cstheme="minorHAnsi"/>
        </w:rPr>
        <w:t xml:space="preserve">. EPs </w:t>
      </w:r>
      <w:r>
        <w:rPr>
          <w:rFonts w:asciiTheme="minorHAnsi" w:hAnsiTheme="minorHAnsi" w:cstheme="minorHAnsi"/>
        </w:rPr>
        <w:t xml:space="preserve">is allowed to assign the same </w:t>
      </w:r>
      <w:r w:rsidRPr="00417716">
        <w:rPr>
          <w:rFonts w:asciiTheme="minorHAnsi" w:hAnsiTheme="minorHAnsi" w:cstheme="minorHAnsi"/>
        </w:rPr>
        <w:t xml:space="preserve">IP address for more than one </w:t>
      </w:r>
      <w:r>
        <w:rPr>
          <w:rFonts w:asciiTheme="minorHAnsi" w:hAnsiTheme="minorHAnsi" w:cstheme="minorHAnsi"/>
        </w:rPr>
        <w:t>BSS. This can allow EPs to run multiple BSS in the same server, i.e. using the same IP address.</w:t>
      </w:r>
    </w:p>
    <w:p w14:paraId="3A7D0FB1" w14:textId="77777777" w:rsidR="0042274E" w:rsidRDefault="0042274E" w:rsidP="0042274E">
      <w:pPr>
        <w:pStyle w:val="NormalNGMDS"/>
        <w:ind w:left="0"/>
        <w:rPr>
          <w:rFonts w:asciiTheme="minorHAnsi" w:hAnsiTheme="minorHAnsi" w:cstheme="minorHAnsi"/>
        </w:rPr>
      </w:pPr>
      <w:r w:rsidRPr="00417716">
        <w:rPr>
          <w:rFonts w:asciiTheme="minorHAnsi" w:hAnsiTheme="minorHAnsi" w:cstheme="minorHAnsi"/>
        </w:rPr>
        <w:t xml:space="preserve">A </w:t>
      </w:r>
      <w:r>
        <w:rPr>
          <w:rFonts w:asciiTheme="minorHAnsi" w:hAnsiTheme="minorHAnsi" w:cstheme="minorHAnsi"/>
        </w:rPr>
        <w:t xml:space="preserve">Comp ID </w:t>
      </w:r>
      <w:r w:rsidRPr="00417716">
        <w:rPr>
          <w:rFonts w:asciiTheme="minorHAnsi" w:hAnsiTheme="minorHAnsi" w:cstheme="minorHAnsi"/>
        </w:rPr>
        <w:t xml:space="preserve">can be established </w:t>
      </w:r>
      <w:r>
        <w:rPr>
          <w:rFonts w:asciiTheme="minorHAnsi" w:hAnsiTheme="minorHAnsi" w:cstheme="minorHAnsi"/>
        </w:rPr>
        <w:t xml:space="preserve">one session at a time only, duplicate concurrent sessions for the same Comp ID </w:t>
      </w:r>
      <w:proofErr w:type="gramStart"/>
      <w:r>
        <w:rPr>
          <w:rFonts w:asciiTheme="minorHAnsi" w:hAnsiTheme="minorHAnsi" w:cstheme="minorHAnsi"/>
        </w:rPr>
        <w:t>is</w:t>
      </w:r>
      <w:proofErr w:type="gramEnd"/>
      <w:r>
        <w:rPr>
          <w:rFonts w:asciiTheme="minorHAnsi" w:hAnsiTheme="minorHAnsi" w:cstheme="minorHAnsi"/>
        </w:rPr>
        <w:t xml:space="preserve"> not allowed.</w:t>
      </w:r>
    </w:p>
    <w:p w14:paraId="6ACFC5EA" w14:textId="77777777" w:rsidR="0042274E" w:rsidRPr="00417716" w:rsidRDefault="0042274E" w:rsidP="0042274E">
      <w:pPr>
        <w:pStyle w:val="NormalNGMDS"/>
        <w:ind w:left="0"/>
        <w:rPr>
          <w:rFonts w:asciiTheme="minorHAnsi" w:hAnsiTheme="minorHAnsi" w:cstheme="minorHAnsi"/>
        </w:rPr>
      </w:pPr>
    </w:p>
    <w:p w14:paraId="3FE8849D" w14:textId="77777777" w:rsidR="0042274E" w:rsidRDefault="0042274E" w:rsidP="0042274E">
      <w:pPr>
        <w:pStyle w:val="Heading2"/>
      </w:pPr>
      <w:bookmarkStart w:id="19" w:name="_Toc162168892"/>
      <w:bookmarkStart w:id="20" w:name="_Toc170578741"/>
      <w:bookmarkStart w:id="21" w:name="_Ref338669771"/>
      <w:r>
        <w:t>Lookup Service</w:t>
      </w:r>
      <w:bookmarkEnd w:id="19"/>
      <w:bookmarkEnd w:id="20"/>
    </w:p>
    <w:p w14:paraId="5634565F" w14:textId="77777777" w:rsidR="0042274E" w:rsidRDefault="0042274E" w:rsidP="0042274E">
      <w:pPr>
        <w:pStyle w:val="NormalNGMDS"/>
        <w:ind w:left="0"/>
      </w:pPr>
      <w:r>
        <w:t xml:space="preserve">The client connecting to the gateway via the binary protocol must first connect to a predefined </w:t>
      </w:r>
      <w:r w:rsidRPr="007A2EBE">
        <w:t>Lookup Service</w:t>
      </w:r>
      <w:r>
        <w:t xml:space="preserve"> and request for a connection point (an IP address and port) to the binary trading gateway. </w:t>
      </w:r>
    </w:p>
    <w:p w14:paraId="30E26476" w14:textId="77777777" w:rsidR="0042274E" w:rsidRDefault="0042274E" w:rsidP="0042274E">
      <w:pPr>
        <w:pStyle w:val="NormalNGMDS"/>
        <w:ind w:left="0"/>
      </w:pPr>
      <w:r>
        <w:t>The client should connect to the Lookup Service by using one of the four Lookup Service IP-port pairs published by HKEX. Two of these connection points represent the primary site Lookup Service and the other two represent the backup site Lookup Service</w:t>
      </w:r>
    </w:p>
    <w:p w14:paraId="7834D68F" w14:textId="77777777" w:rsidR="0042274E" w:rsidRDefault="0042274E" w:rsidP="0042274E">
      <w:pPr>
        <w:pStyle w:val="NormalNGMDS"/>
        <w:ind w:left="0"/>
      </w:pPr>
      <w:r>
        <w:t>HKEX will provide these four lookup IP address and Port number pairs through a separate medium.</w:t>
      </w:r>
    </w:p>
    <w:p w14:paraId="1E182808" w14:textId="77777777" w:rsidR="0042274E" w:rsidRDefault="0042274E" w:rsidP="0042274E">
      <w:pPr>
        <w:pStyle w:val="NormalNGMDS"/>
        <w:ind w:left="0"/>
      </w:pPr>
      <w:r>
        <w:t>The client should attempt the Lookup Service connections in the following order:</w:t>
      </w:r>
    </w:p>
    <w:p w14:paraId="1FC48CF4" w14:textId="77777777" w:rsidR="0042274E" w:rsidRDefault="0042274E" w:rsidP="0042274E">
      <w:pPr>
        <w:pStyle w:val="NormalNGMDS"/>
        <w:numPr>
          <w:ilvl w:val="0"/>
          <w:numId w:val="105"/>
        </w:numPr>
        <w:ind w:left="720"/>
      </w:pPr>
      <w:r>
        <w:t>Primary site primary Lookup Service</w:t>
      </w:r>
    </w:p>
    <w:p w14:paraId="52604282" w14:textId="77777777" w:rsidR="0042274E" w:rsidRDefault="0042274E" w:rsidP="0042274E">
      <w:pPr>
        <w:pStyle w:val="NormalNGMDS"/>
        <w:numPr>
          <w:ilvl w:val="0"/>
          <w:numId w:val="105"/>
        </w:numPr>
        <w:spacing w:before="60"/>
        <w:ind w:left="720"/>
      </w:pPr>
      <w:r>
        <w:t>Primary site mirror Lookup Service</w:t>
      </w:r>
    </w:p>
    <w:p w14:paraId="51E45535" w14:textId="77777777" w:rsidR="0042274E" w:rsidRDefault="0042274E" w:rsidP="0042274E">
      <w:pPr>
        <w:pStyle w:val="NormalNGMDS"/>
        <w:numPr>
          <w:ilvl w:val="0"/>
          <w:numId w:val="105"/>
        </w:numPr>
        <w:spacing w:before="60"/>
        <w:ind w:left="720"/>
      </w:pPr>
      <w:r>
        <w:t>Backup site primary Lookup Service</w:t>
      </w:r>
    </w:p>
    <w:p w14:paraId="3FA5C63E" w14:textId="77777777" w:rsidR="0042274E" w:rsidRDefault="0042274E" w:rsidP="0042274E">
      <w:pPr>
        <w:pStyle w:val="NormalNGMDS"/>
        <w:numPr>
          <w:ilvl w:val="0"/>
          <w:numId w:val="105"/>
        </w:numPr>
        <w:spacing w:before="60"/>
        <w:ind w:left="720"/>
      </w:pPr>
      <w:r>
        <w:t>Backup site mirror Lookup Service</w:t>
      </w:r>
    </w:p>
    <w:p w14:paraId="55B31941" w14:textId="77777777" w:rsidR="0042274E" w:rsidRDefault="0042274E" w:rsidP="0042274E">
      <w:pPr>
        <w:pStyle w:val="NormalNGMDS"/>
        <w:numPr>
          <w:ilvl w:val="0"/>
          <w:numId w:val="105"/>
        </w:numPr>
        <w:spacing w:before="60"/>
        <w:ind w:left="720"/>
      </w:pPr>
      <w:r>
        <w:t>Cycle back to primary site primary Lookup Service</w:t>
      </w:r>
    </w:p>
    <w:p w14:paraId="52DCBF8F" w14:textId="77777777" w:rsidR="0042274E" w:rsidRDefault="0042274E" w:rsidP="0042274E">
      <w:pPr>
        <w:pStyle w:val="NormalNGMDS"/>
        <w:ind w:left="360"/>
      </w:pPr>
      <w:r>
        <w:t>The backup site Lookup Service will not be open unless there is a failover.</w:t>
      </w:r>
    </w:p>
    <w:p w14:paraId="79ADAED5" w14:textId="77777777" w:rsidR="0042274E" w:rsidRDefault="0042274E" w:rsidP="0042274E">
      <w:pPr>
        <w:pStyle w:val="NormalNGMDS"/>
        <w:ind w:left="0"/>
      </w:pPr>
      <w:r>
        <w:t xml:space="preserve">The client can request for the Lookup Service via the </w:t>
      </w:r>
      <w:r w:rsidRPr="000A6039">
        <w:t>Lookup Request</w:t>
      </w:r>
      <w:r>
        <w:t xml:space="preserve"> message by specifying the </w:t>
      </w:r>
      <w:r w:rsidRPr="00320064">
        <w:t>Type of Service</w:t>
      </w:r>
      <w:r>
        <w:t xml:space="preserve"> and the </w:t>
      </w:r>
      <w:r w:rsidRPr="00320064">
        <w:t>Protocol Type</w:t>
      </w:r>
      <w:r>
        <w:t xml:space="preserve"> the client wish to connect to. </w:t>
      </w:r>
    </w:p>
    <w:p w14:paraId="17191213" w14:textId="77777777" w:rsidR="0042274E" w:rsidRPr="00430A8C" w:rsidRDefault="0042274E" w:rsidP="0042274E">
      <w:pPr>
        <w:pStyle w:val="NormalNGMDS"/>
        <w:ind w:left="0"/>
      </w:pPr>
      <w:r w:rsidRPr="00430A8C">
        <w:t xml:space="preserve">The </w:t>
      </w:r>
      <w:r w:rsidRPr="000A6039">
        <w:t>Lookup Request</w:t>
      </w:r>
      <w:r w:rsidRPr="00430A8C">
        <w:t xml:space="preserve"> must originate from an IP address allowed (i.e., one of the 4 IP addresses as mentioned in</w:t>
      </w:r>
      <w:r w:rsidRPr="00430A8C">
        <w:rPr>
          <w:b/>
          <w:color w:val="0000FF"/>
        </w:rPr>
        <w:t xml:space="preserve"> Section </w:t>
      </w:r>
      <w:r>
        <w:fldChar w:fldCharType="begin"/>
      </w:r>
      <w:r>
        <w:instrText xml:space="preserve"> REF _Ref336418906 \r \h  \* MERGEFORMAT </w:instrText>
      </w:r>
      <w:r>
        <w:fldChar w:fldCharType="separate"/>
      </w:r>
      <w:r w:rsidRPr="00255E8C">
        <w:rPr>
          <w:b/>
          <w:color w:val="0000FF"/>
        </w:rPr>
        <w:t>3.1</w:t>
      </w:r>
      <w:r>
        <w:fldChar w:fldCharType="end"/>
      </w:r>
      <w:r w:rsidRPr="00430A8C">
        <w:t xml:space="preserve">) for the </w:t>
      </w:r>
      <w:r w:rsidRPr="00FE1FFA">
        <w:t>Comp ID</w:t>
      </w:r>
      <w:r w:rsidRPr="00430A8C">
        <w:t xml:space="preserve"> specified in the </w:t>
      </w:r>
      <w:r w:rsidRPr="000A6039">
        <w:t>Lookup Request</w:t>
      </w:r>
      <w:r>
        <w:t>.</w:t>
      </w:r>
    </w:p>
    <w:p w14:paraId="37D71D92" w14:textId="77777777" w:rsidR="0042274E" w:rsidRDefault="0042274E" w:rsidP="0042274E">
      <w:pPr>
        <w:pStyle w:val="NormalNGMDS"/>
        <w:ind w:left="0"/>
      </w:pPr>
      <w:r>
        <w:t xml:space="preserve">The Lookup Service will respond to a </w:t>
      </w:r>
      <w:r w:rsidRPr="000A6039">
        <w:t>Lookup Request</w:t>
      </w:r>
      <w:r>
        <w:t xml:space="preserve"> with a </w:t>
      </w:r>
      <w:r w:rsidRPr="000A6039">
        <w:t>Lookup Response</w:t>
      </w:r>
      <w:r>
        <w:t xml:space="preserve">. If the </w:t>
      </w:r>
      <w:r w:rsidRPr="000A6039">
        <w:t>Lookup Request</w:t>
      </w:r>
      <w:r>
        <w:t xml:space="preserve"> is accepted, the Lookup Service will deliver </w:t>
      </w:r>
      <w:r w:rsidRPr="00716FE6">
        <w:rPr>
          <w:highlight w:val="yellow"/>
        </w:rPr>
        <w:t>two</w:t>
      </w:r>
      <w:r>
        <w:t xml:space="preserve"> IP Address &amp; Port pairs (one for the primary and one for the mirror) of the gateway trading service to the client via the </w:t>
      </w:r>
      <w:r w:rsidRPr="000A6039">
        <w:t>Lookup Response</w:t>
      </w:r>
      <w:r>
        <w:t>. The client is expected to always attempt the primary service first.</w:t>
      </w:r>
    </w:p>
    <w:p w14:paraId="52964C7E" w14:textId="77777777" w:rsidR="0042274E" w:rsidRDefault="0042274E" w:rsidP="0042274E">
      <w:pPr>
        <w:pStyle w:val="NormalNGMDS"/>
        <w:ind w:left="0"/>
      </w:pPr>
      <w:r>
        <w:t xml:space="preserve">In the case where the </w:t>
      </w:r>
      <w:r w:rsidRPr="000A6039">
        <w:t>Lookup Request</w:t>
      </w:r>
      <w:r>
        <w:t xml:space="preserve"> is rejected, the Lookup Service will reply with a </w:t>
      </w:r>
      <w:r w:rsidRPr="000A6039">
        <w:t xml:space="preserve">Lookup Response </w:t>
      </w:r>
      <w:r>
        <w:t xml:space="preserve">with </w:t>
      </w:r>
      <w:r w:rsidRPr="00320064">
        <w:t>Lookup Status</w:t>
      </w:r>
      <w:r>
        <w:t xml:space="preserve"> set to Rejected (1). The reason for rejection of the </w:t>
      </w:r>
      <w:r w:rsidRPr="000A6039">
        <w:t>Lookup Request</w:t>
      </w:r>
      <w:r>
        <w:t xml:space="preserve"> will be reflected in the </w:t>
      </w:r>
      <w:r w:rsidRPr="00320064">
        <w:t>Lookup</w:t>
      </w:r>
      <w:r w:rsidRPr="00FE1FFA">
        <w:t xml:space="preserve"> </w:t>
      </w:r>
      <w:r w:rsidRPr="00320064">
        <w:t>Reject Code</w:t>
      </w:r>
      <w:r>
        <w:t xml:space="preserve"> field. </w:t>
      </w:r>
    </w:p>
    <w:p w14:paraId="6B017189" w14:textId="77777777" w:rsidR="0042274E" w:rsidRDefault="0042274E" w:rsidP="0042274E">
      <w:pPr>
        <w:pStyle w:val="NormalNGMDS"/>
        <w:ind w:left="0"/>
      </w:pPr>
      <w:r w:rsidRPr="0087264F">
        <w:lastRenderedPageBreak/>
        <w:t xml:space="preserve">If </w:t>
      </w:r>
      <w:r>
        <w:t>L</w:t>
      </w:r>
      <w:r w:rsidRPr="0087264F">
        <w:t xml:space="preserve">ookup </w:t>
      </w:r>
      <w:r>
        <w:t>S</w:t>
      </w:r>
      <w:r w:rsidRPr="0087264F">
        <w:t xml:space="preserve">ervice can’t be reached for </w:t>
      </w:r>
      <w:r>
        <w:t xml:space="preserve">any </w:t>
      </w:r>
      <w:r w:rsidRPr="0087264F">
        <w:t xml:space="preserve">reasons or the </w:t>
      </w:r>
      <w:r w:rsidRPr="00B32717">
        <w:t>Lookup Request is rejected</w:t>
      </w:r>
      <w:r w:rsidRPr="0087264F">
        <w:t xml:space="preserve">, client should </w:t>
      </w:r>
      <w:r>
        <w:t xml:space="preserve">always wait for </w:t>
      </w:r>
      <w:r w:rsidRPr="00A523C4">
        <w:t>5 seconds</w:t>
      </w:r>
      <w:r>
        <w:t xml:space="preserve"> </w:t>
      </w:r>
      <w:r w:rsidRPr="0087264F">
        <w:t>before re-attempting</w:t>
      </w:r>
      <w:r>
        <w:t xml:space="preserve"> to the same </w:t>
      </w:r>
      <w:r w:rsidRPr="00B32717">
        <w:t>Lookup Service IP</w:t>
      </w:r>
      <w:r>
        <w:t xml:space="preserve"> address or the next one</w:t>
      </w:r>
      <w:r w:rsidRPr="0087264F">
        <w:t>.</w:t>
      </w:r>
    </w:p>
    <w:p w14:paraId="316D86F6" w14:textId="77777777" w:rsidR="0042274E" w:rsidRPr="002D4793" w:rsidRDefault="0042274E" w:rsidP="0042274E">
      <w:pPr>
        <w:pStyle w:val="NormalNGMDS"/>
        <w:ind w:left="0"/>
        <w:rPr>
          <w:lang w:val="en-US"/>
        </w:rPr>
      </w:pPr>
    </w:p>
    <w:p w14:paraId="51DF5E50" w14:textId="77777777" w:rsidR="0042274E" w:rsidRPr="00417716" w:rsidRDefault="0042274E" w:rsidP="0042274E">
      <w:pPr>
        <w:pStyle w:val="Heading2"/>
        <w:rPr>
          <w:rFonts w:asciiTheme="minorHAnsi" w:hAnsiTheme="minorHAnsi" w:cstheme="minorHAnsi"/>
        </w:rPr>
      </w:pPr>
      <w:bookmarkStart w:id="22" w:name="_Toc170578742"/>
      <w:bookmarkEnd w:id="21"/>
      <w:r w:rsidRPr="00417716">
        <w:rPr>
          <w:rFonts w:asciiTheme="minorHAnsi" w:hAnsiTheme="minorHAnsi" w:cstheme="minorHAnsi"/>
        </w:rPr>
        <w:t>Encryption</w:t>
      </w:r>
      <w:bookmarkEnd w:id="22"/>
    </w:p>
    <w:p w14:paraId="0131FFD4" w14:textId="77777777" w:rsidR="0042274E" w:rsidRDefault="0042274E" w:rsidP="0042274E">
      <w:pPr>
        <w:pStyle w:val="NormalNGMDS"/>
        <w:ind w:left="0"/>
      </w:pPr>
      <w:r>
        <w:t xml:space="preserve">The binary protocol expects </w:t>
      </w:r>
      <w:r w:rsidRPr="00320064">
        <w:t>Password</w:t>
      </w:r>
      <w:r>
        <w:t xml:space="preserve"> and </w:t>
      </w:r>
      <w:r w:rsidRPr="00320064">
        <w:t>New Password</w:t>
      </w:r>
      <w:r>
        <w:t xml:space="preserve"> be encrypted when they are sent in the Logon message from the client to the gateway. </w:t>
      </w:r>
    </w:p>
    <w:p w14:paraId="7630168B" w14:textId="77777777" w:rsidR="0042274E" w:rsidRPr="005131DB" w:rsidRDefault="0042274E" w:rsidP="0042274E">
      <w:pPr>
        <w:pStyle w:val="NormalNGMDS"/>
        <w:ind w:left="0"/>
        <w:rPr>
          <w:lang w:val="en-US"/>
        </w:rPr>
      </w:pPr>
      <w:r>
        <w:t>To encrypt the password, the client is expected to use a 2048-bit RSA (</w:t>
      </w:r>
      <w:hyperlink r:id="rId11" w:history="1">
        <w:r>
          <w:rPr>
            <w:rStyle w:val="Hyperlink"/>
          </w:rPr>
          <w:t>http://en.wikipedia.org/wiki/RSA_(algorithm)</w:t>
        </w:r>
      </w:hyperlink>
      <w:r>
        <w:t>) public key circulated (through a different medium) by HKEX. The binary output of the RSA encryption must be represented in Big Endian format</w:t>
      </w:r>
      <w:r>
        <w:rPr>
          <w:rFonts w:eastAsia="SimSun" w:hint="eastAsia"/>
          <w:lang w:eastAsia="zh-CN"/>
        </w:rPr>
        <w:t xml:space="preserve"> (P</w:t>
      </w:r>
      <w:r w:rsidRPr="00637169">
        <w:t xml:space="preserve">adding scheme is </w:t>
      </w:r>
      <w:r>
        <w:t>OAEP</w:t>
      </w:r>
      <w:r>
        <w:rPr>
          <w:rFonts w:eastAsia="SimSun" w:hint="eastAsia"/>
          <w:lang w:eastAsia="zh-CN"/>
        </w:rPr>
        <w:t xml:space="preserve">) </w:t>
      </w:r>
      <w:r>
        <w:t>and then converted to an alphanumeric value by means of standard base-64 encoding</w:t>
      </w:r>
      <w:r w:rsidRPr="00701D79">
        <w:t xml:space="preserve"> </w:t>
      </w:r>
      <w:r>
        <w:t>(</w:t>
      </w:r>
      <w:hyperlink r:id="rId12" w:history="1">
        <w:r>
          <w:rPr>
            <w:rStyle w:val="Hyperlink"/>
          </w:rPr>
          <w:t>http://en.wikipedia.org/wiki/Base64</w:t>
        </w:r>
      </w:hyperlink>
      <w:r>
        <w:t xml:space="preserve">) when communicating with the gateway. </w:t>
      </w:r>
    </w:p>
    <w:p w14:paraId="2DDDCAFC" w14:textId="77777777" w:rsidR="0042274E" w:rsidRDefault="0042274E" w:rsidP="0042274E">
      <w:pPr>
        <w:pStyle w:val="NormalNGMDS"/>
        <w:ind w:left="0"/>
      </w:pPr>
      <w:r>
        <w:t xml:space="preserve">HKEX </w:t>
      </w:r>
      <w:r w:rsidRPr="005D344E">
        <w:t xml:space="preserve">may periodically renew the public key used by </w:t>
      </w:r>
      <w:r>
        <w:t>the client</w:t>
      </w:r>
      <w:r w:rsidRPr="005D344E">
        <w:t xml:space="preserve"> and after a public key renewal; client may continue to use the old key for a limited grace period. Both keys may be used during this time</w:t>
      </w:r>
      <w:r>
        <w:t>.</w:t>
      </w:r>
    </w:p>
    <w:p w14:paraId="30C0E78F" w14:textId="77777777" w:rsidR="0042274E" w:rsidRPr="00417716" w:rsidRDefault="0042274E" w:rsidP="0042274E">
      <w:pPr>
        <w:pStyle w:val="NormalNGMDS"/>
        <w:ind w:left="0"/>
        <w:rPr>
          <w:rFonts w:asciiTheme="minorHAnsi" w:hAnsiTheme="minorHAnsi" w:cstheme="minorHAnsi"/>
        </w:rPr>
      </w:pPr>
    </w:p>
    <w:p w14:paraId="738033C2" w14:textId="77777777" w:rsidR="0042274E" w:rsidRPr="00417716" w:rsidRDefault="0042274E" w:rsidP="0042274E">
      <w:pPr>
        <w:pStyle w:val="Heading2"/>
        <w:rPr>
          <w:rFonts w:asciiTheme="minorHAnsi" w:hAnsiTheme="minorHAnsi" w:cstheme="minorHAnsi"/>
        </w:rPr>
      </w:pPr>
      <w:bookmarkStart w:id="23" w:name="_Toc170578743"/>
      <w:r w:rsidRPr="00417716">
        <w:rPr>
          <w:rFonts w:asciiTheme="minorHAnsi" w:hAnsiTheme="minorHAnsi" w:cstheme="minorHAnsi"/>
        </w:rPr>
        <w:t>Password</w:t>
      </w:r>
      <w:bookmarkEnd w:id="23"/>
    </w:p>
    <w:p w14:paraId="184E9F60" w14:textId="77777777" w:rsidR="0042274E" w:rsidRDefault="0042274E" w:rsidP="0042274E">
      <w:pPr>
        <w:pStyle w:val="NormalNGMDS"/>
        <w:ind w:left="0"/>
      </w:pPr>
      <w:r>
        <w:t xml:space="preserve">The client should specify their password in the </w:t>
      </w:r>
      <w:r w:rsidRPr="00320064">
        <w:t>Password</w:t>
      </w:r>
      <w:r>
        <w:t xml:space="preserve"> field of the Logon message. This password must be in encrypted form. For security reasons, the client is expected to prefix the login time, in UTC format (YYYYMMDDHHMMSS), to the password before encryption. The client must ensure that login time is in accurate UTC. the gateway will extract the login time prefix from the decrypted password string and validate that it is within the configured tolerance of the actual current time. A Logon request that fails this validation is rejected by the gateway. </w:t>
      </w:r>
    </w:p>
    <w:p w14:paraId="1B44F022" w14:textId="77777777" w:rsidR="0042274E" w:rsidRDefault="0042274E" w:rsidP="0042274E">
      <w:pPr>
        <w:pStyle w:val="NormalNGMDS"/>
        <w:ind w:left="0"/>
      </w:pPr>
      <w:r w:rsidRPr="00623054">
        <w:t>The status of the password (i.e. whether it is accepted or rejected) will be specified in the Session</w:t>
      </w:r>
      <w:r>
        <w:t xml:space="preserve"> </w:t>
      </w:r>
      <w:r w:rsidRPr="00623054">
        <w:t xml:space="preserve">Status field of the Logon sent by </w:t>
      </w:r>
      <w:r>
        <w:t>the gateway</w:t>
      </w:r>
      <w:r w:rsidRPr="00623054">
        <w:t xml:space="preserve"> to confirm the establishment of a </w:t>
      </w:r>
      <w:r>
        <w:t>binary</w:t>
      </w:r>
      <w:r w:rsidRPr="00623054">
        <w:t xml:space="preserve"> connection.</w:t>
      </w:r>
    </w:p>
    <w:p w14:paraId="3EBCFC0D" w14:textId="77777777" w:rsidR="0042274E" w:rsidRDefault="0042274E" w:rsidP="0042274E">
      <w:pPr>
        <w:pStyle w:val="NormalNGMDS"/>
        <w:ind w:left="0"/>
      </w:pPr>
      <w:r>
        <w:t xml:space="preserve">Repeated failures in password validation may force HKEX to lock the client; the EP is expected to contact HKEX to unlock the client and reset the password. </w:t>
      </w:r>
    </w:p>
    <w:p w14:paraId="731E654C" w14:textId="77777777" w:rsidR="0042274E" w:rsidRPr="00417716" w:rsidRDefault="0042274E" w:rsidP="0042274E">
      <w:pPr>
        <w:pStyle w:val="NormalNGMDS"/>
        <w:ind w:left="0"/>
        <w:rPr>
          <w:rFonts w:asciiTheme="minorHAnsi" w:hAnsiTheme="minorHAnsi" w:cstheme="minorHAnsi"/>
        </w:rPr>
      </w:pPr>
    </w:p>
    <w:p w14:paraId="702107FF" w14:textId="77777777" w:rsidR="0042274E" w:rsidRPr="00417716" w:rsidRDefault="0042274E" w:rsidP="0042274E">
      <w:pPr>
        <w:pStyle w:val="Heading2"/>
        <w:rPr>
          <w:rFonts w:asciiTheme="minorHAnsi" w:hAnsiTheme="minorHAnsi" w:cstheme="minorHAnsi"/>
        </w:rPr>
      </w:pPr>
      <w:bookmarkStart w:id="24" w:name="_Toc170578744"/>
      <w:r w:rsidRPr="00417716">
        <w:rPr>
          <w:rFonts w:asciiTheme="minorHAnsi" w:hAnsiTheme="minorHAnsi" w:cstheme="minorHAnsi"/>
        </w:rPr>
        <w:t>Change Password</w:t>
      </w:r>
      <w:bookmarkEnd w:id="24"/>
    </w:p>
    <w:p w14:paraId="3E3CB759" w14:textId="77777777" w:rsidR="0042274E" w:rsidRDefault="0042274E" w:rsidP="0042274E">
      <w:pPr>
        <w:pStyle w:val="NormalNGMDS"/>
        <w:ind w:left="0"/>
      </w:pPr>
      <w:r w:rsidRPr="00525E00">
        <w:t xml:space="preserve">Each new </w:t>
      </w:r>
      <w:r w:rsidRPr="00FE1FFA">
        <w:t>Comp ID</w:t>
      </w:r>
      <w:r w:rsidRPr="00525E00">
        <w:t xml:space="preserve"> will be assigned a password on registration. </w:t>
      </w:r>
      <w:r>
        <w:t xml:space="preserve">The client is expected to change the password upon first logon whenever a password is (re)issued by HKEX. </w:t>
      </w:r>
    </w:p>
    <w:p w14:paraId="3A52B8F5" w14:textId="77777777" w:rsidR="0042274E" w:rsidRDefault="0042274E" w:rsidP="0042274E">
      <w:pPr>
        <w:pStyle w:val="NormalNGMDS"/>
        <w:ind w:left="0"/>
      </w:pPr>
      <w:r>
        <w:t xml:space="preserve">Password change request can be made together with Logon request. The client should specify the encrypted new password in the </w:t>
      </w:r>
      <w:r w:rsidRPr="00320064">
        <w:t>New Password</w:t>
      </w:r>
      <w:r>
        <w:t xml:space="preserve"> field and the current encrypted password in the</w:t>
      </w:r>
      <w:r w:rsidRPr="005747BB">
        <w:t xml:space="preserve"> </w:t>
      </w:r>
      <w:r w:rsidRPr="00320064">
        <w:t>Password</w:t>
      </w:r>
      <w:r>
        <w:t xml:space="preserve"> field. </w:t>
      </w:r>
    </w:p>
    <w:p w14:paraId="128E70DD" w14:textId="77777777" w:rsidR="0042274E" w:rsidRDefault="0042274E" w:rsidP="0042274E">
      <w:pPr>
        <w:pStyle w:val="NormalNGMDS"/>
        <w:ind w:left="0"/>
      </w:pPr>
      <w:r w:rsidRPr="00525E00">
        <w:t xml:space="preserve">The new password must comply with </w:t>
      </w:r>
      <w:r>
        <w:t>HKEX</w:t>
      </w:r>
      <w:r w:rsidRPr="00525E00">
        <w:t xml:space="preserve"> password policy</w:t>
      </w:r>
      <w:r>
        <w:t xml:space="preserve"> (refer to </w:t>
      </w:r>
      <w:r w:rsidRPr="00255E8C">
        <w:rPr>
          <w:color w:val="0000FF"/>
        </w:rPr>
        <w:t>Appendix</w:t>
      </w:r>
      <w:r>
        <w:t xml:space="preserve"> </w:t>
      </w:r>
      <w:r w:rsidRPr="006C433A">
        <w:rPr>
          <w:color w:val="0000FF"/>
          <w:u w:val="single"/>
        </w:rPr>
        <w:fldChar w:fldCharType="begin"/>
      </w:r>
      <w:r w:rsidRPr="006C433A">
        <w:rPr>
          <w:color w:val="0000FF"/>
          <w:u w:val="single"/>
        </w:rPr>
        <w:instrText xml:space="preserve"> REF _Ref342472217 \r \h  \* MERGEFORMAT </w:instrText>
      </w:r>
      <w:r w:rsidRPr="006C433A">
        <w:rPr>
          <w:color w:val="0000FF"/>
          <w:u w:val="single"/>
        </w:rPr>
      </w:r>
      <w:r w:rsidRPr="006C433A">
        <w:rPr>
          <w:color w:val="0000FF"/>
          <w:u w:val="single"/>
        </w:rPr>
        <w:fldChar w:fldCharType="separate"/>
      </w:r>
      <w:r>
        <w:rPr>
          <w:color w:val="0000FF"/>
          <w:u w:val="single"/>
        </w:rPr>
        <w:t>A</w:t>
      </w:r>
      <w:r w:rsidRPr="006C433A">
        <w:rPr>
          <w:color w:val="0000FF"/>
          <w:u w:val="single"/>
        </w:rPr>
        <w:fldChar w:fldCharType="end"/>
      </w:r>
      <w:r>
        <w:t>)</w:t>
      </w:r>
      <w:r w:rsidRPr="00525E00">
        <w:t xml:space="preserve">. </w:t>
      </w:r>
      <w:r w:rsidRPr="00623054">
        <w:t xml:space="preserve">The status of the new password (i.e. whether it is accepted or rejected) will be specified in the </w:t>
      </w:r>
      <w:r w:rsidRPr="00320064">
        <w:t>Session Status</w:t>
      </w:r>
      <w:r w:rsidRPr="00623054">
        <w:t xml:space="preserve"> field of the Logon sent by </w:t>
      </w:r>
      <w:r>
        <w:t>the gateway</w:t>
      </w:r>
      <w:r w:rsidRPr="00623054">
        <w:t xml:space="preserve"> to confirm the establishment of a </w:t>
      </w:r>
      <w:r>
        <w:t>binary</w:t>
      </w:r>
      <w:r w:rsidRPr="00623054">
        <w:t xml:space="preserve"> connection. The new password will, if accepted, be effective for subsequent logins</w:t>
      </w:r>
      <w:r>
        <w:t>.</w:t>
      </w:r>
    </w:p>
    <w:p w14:paraId="7D8C8A4D" w14:textId="77777777" w:rsidR="0042274E" w:rsidRDefault="0042274E" w:rsidP="0042274E">
      <w:pPr>
        <w:pStyle w:val="NormalNGMDS"/>
        <w:ind w:left="0"/>
      </w:pPr>
      <w:r>
        <w:t xml:space="preserve">The client is required to change the password periodically. HKEX will set expiry duration for the password without exemption; a reminder will be sent Indicates that the password is to about to expire, through the Text field in the Logon response. Once the password has expired for a client, that client will not be allowed to logon, and the EP is required to contact HKEX to unlock and reset the client password. </w:t>
      </w:r>
    </w:p>
    <w:p w14:paraId="13A298C6" w14:textId="77777777" w:rsidR="0042274E" w:rsidRPr="00417716" w:rsidRDefault="0042274E" w:rsidP="0042274E">
      <w:pPr>
        <w:pStyle w:val="NormalNGMDS"/>
        <w:ind w:left="0"/>
        <w:rPr>
          <w:rFonts w:asciiTheme="minorHAnsi" w:hAnsiTheme="minorHAnsi" w:cstheme="minorHAnsi"/>
        </w:rPr>
      </w:pPr>
    </w:p>
    <w:p w14:paraId="5FCB8D83" w14:textId="77777777" w:rsidR="0042274E" w:rsidRPr="00417716" w:rsidRDefault="0042274E" w:rsidP="0042274E">
      <w:pPr>
        <w:pStyle w:val="Heading2"/>
        <w:rPr>
          <w:rFonts w:asciiTheme="minorHAnsi" w:hAnsiTheme="minorHAnsi" w:cstheme="minorHAnsi"/>
        </w:rPr>
      </w:pPr>
      <w:bookmarkStart w:id="25" w:name="_Toc336373172"/>
      <w:bookmarkStart w:id="26" w:name="_Toc336373485"/>
      <w:bookmarkStart w:id="27" w:name="_Toc336417497"/>
      <w:bookmarkStart w:id="28" w:name="_Toc336417652"/>
      <w:bookmarkStart w:id="29" w:name="_Toc336417807"/>
      <w:bookmarkStart w:id="30" w:name="_Toc336419893"/>
      <w:bookmarkStart w:id="31" w:name="_Toc336438596"/>
      <w:bookmarkStart w:id="32" w:name="_Toc336438748"/>
      <w:bookmarkStart w:id="33" w:name="_Toc336438899"/>
      <w:bookmarkStart w:id="34" w:name="_Toc336439048"/>
      <w:bookmarkStart w:id="35" w:name="_Toc337116086"/>
      <w:bookmarkStart w:id="36" w:name="_Toc337116255"/>
      <w:bookmarkStart w:id="37" w:name="_Toc337122399"/>
      <w:bookmarkStart w:id="38" w:name="_Toc337122567"/>
      <w:bookmarkStart w:id="39" w:name="_Toc337125389"/>
      <w:bookmarkStart w:id="40" w:name="_Toc337125554"/>
      <w:bookmarkStart w:id="41" w:name="_Toc337125717"/>
      <w:bookmarkStart w:id="42" w:name="_Toc337125879"/>
      <w:bookmarkStart w:id="43" w:name="_Toc337126042"/>
      <w:bookmarkStart w:id="44" w:name="_Toc337126203"/>
      <w:bookmarkStart w:id="45" w:name="_Toc337126364"/>
      <w:bookmarkStart w:id="46" w:name="_Toc337126525"/>
      <w:bookmarkStart w:id="47" w:name="_Toc337137497"/>
      <w:bookmarkStart w:id="48" w:name="_Toc337482045"/>
      <w:bookmarkStart w:id="49" w:name="_Toc336373173"/>
      <w:bookmarkStart w:id="50" w:name="_Toc336373486"/>
      <w:bookmarkStart w:id="51" w:name="_Toc336417498"/>
      <w:bookmarkStart w:id="52" w:name="_Toc336417653"/>
      <w:bookmarkStart w:id="53" w:name="_Toc336417808"/>
      <w:bookmarkStart w:id="54" w:name="_Toc336419894"/>
      <w:bookmarkStart w:id="55" w:name="_Toc336438597"/>
      <w:bookmarkStart w:id="56" w:name="_Toc336438749"/>
      <w:bookmarkStart w:id="57" w:name="_Toc336438900"/>
      <w:bookmarkStart w:id="58" w:name="_Toc336439049"/>
      <w:bookmarkStart w:id="59" w:name="_Toc337116087"/>
      <w:bookmarkStart w:id="60" w:name="_Toc337116256"/>
      <w:bookmarkStart w:id="61" w:name="_Toc337122400"/>
      <w:bookmarkStart w:id="62" w:name="_Toc337122568"/>
      <w:bookmarkStart w:id="63" w:name="_Toc337125390"/>
      <w:bookmarkStart w:id="64" w:name="_Toc337125555"/>
      <w:bookmarkStart w:id="65" w:name="_Toc337125718"/>
      <w:bookmarkStart w:id="66" w:name="_Toc337125880"/>
      <w:bookmarkStart w:id="67" w:name="_Toc337126043"/>
      <w:bookmarkStart w:id="68" w:name="_Toc337126204"/>
      <w:bookmarkStart w:id="69" w:name="_Toc337126365"/>
      <w:bookmarkStart w:id="70" w:name="_Toc337126526"/>
      <w:bookmarkStart w:id="71" w:name="_Toc337137498"/>
      <w:bookmarkStart w:id="72" w:name="_Toc337482046"/>
      <w:bookmarkStart w:id="73" w:name="_Toc336373174"/>
      <w:bookmarkStart w:id="74" w:name="_Toc336373487"/>
      <w:bookmarkStart w:id="75" w:name="_Toc336417499"/>
      <w:bookmarkStart w:id="76" w:name="_Toc336417654"/>
      <w:bookmarkStart w:id="77" w:name="_Toc336417809"/>
      <w:bookmarkStart w:id="78" w:name="_Toc336419895"/>
      <w:bookmarkStart w:id="79" w:name="_Toc336438598"/>
      <w:bookmarkStart w:id="80" w:name="_Toc336438750"/>
      <w:bookmarkStart w:id="81" w:name="_Toc336438901"/>
      <w:bookmarkStart w:id="82" w:name="_Toc336439050"/>
      <w:bookmarkStart w:id="83" w:name="_Toc337116088"/>
      <w:bookmarkStart w:id="84" w:name="_Toc337116257"/>
      <w:bookmarkStart w:id="85" w:name="_Toc337122401"/>
      <w:bookmarkStart w:id="86" w:name="_Toc337122569"/>
      <w:bookmarkStart w:id="87" w:name="_Toc337125391"/>
      <w:bookmarkStart w:id="88" w:name="_Toc337125556"/>
      <w:bookmarkStart w:id="89" w:name="_Toc337125719"/>
      <w:bookmarkStart w:id="90" w:name="_Toc337125881"/>
      <w:bookmarkStart w:id="91" w:name="_Toc337126044"/>
      <w:bookmarkStart w:id="92" w:name="_Toc337126205"/>
      <w:bookmarkStart w:id="93" w:name="_Toc337126366"/>
      <w:bookmarkStart w:id="94" w:name="_Toc337126527"/>
      <w:bookmarkStart w:id="95" w:name="_Toc337137499"/>
      <w:bookmarkStart w:id="96" w:name="_Toc337482047"/>
      <w:bookmarkStart w:id="97" w:name="_Toc170578745"/>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r w:rsidRPr="00417716">
        <w:rPr>
          <w:rFonts w:asciiTheme="minorHAnsi" w:hAnsiTheme="minorHAnsi" w:cstheme="minorHAnsi"/>
        </w:rPr>
        <w:t>Failure and Recovery</w:t>
      </w:r>
      <w:bookmarkEnd w:id="97"/>
    </w:p>
    <w:p w14:paraId="1F00D387" w14:textId="77777777" w:rsidR="0042274E" w:rsidRPr="00635F26" w:rsidRDefault="0042274E" w:rsidP="0042274E">
      <w:pPr>
        <w:pStyle w:val="NormalNGMDS"/>
        <w:ind w:left="0"/>
      </w:pPr>
      <w:r w:rsidRPr="00635F26">
        <w:lastRenderedPageBreak/>
        <w:t xml:space="preserve">The system has been designed with fault tolerance and disaster recovery </w:t>
      </w:r>
      <w:r>
        <w:t>features</w:t>
      </w:r>
      <w:r w:rsidRPr="00635F26">
        <w:t xml:space="preserve"> that ensure that trading should continue in the unlikely event of a process or </w:t>
      </w:r>
      <w:r>
        <w:t>server</w:t>
      </w:r>
      <w:r w:rsidRPr="00635F26">
        <w:t xml:space="preserve"> outage.</w:t>
      </w:r>
    </w:p>
    <w:p w14:paraId="7DBF9BF6" w14:textId="77777777" w:rsidR="0042274E" w:rsidRDefault="0042274E" w:rsidP="0042274E">
      <w:pPr>
        <w:pStyle w:val="NormalNGMDS"/>
        <w:ind w:left="0"/>
      </w:pPr>
      <w:r w:rsidRPr="00635F26">
        <w:t xml:space="preserve">If the client is unexpectedly disconnected from the Primary </w:t>
      </w:r>
      <w:r>
        <w:t>the gateway</w:t>
      </w:r>
      <w:r w:rsidRPr="00635F26">
        <w:t xml:space="preserve">, it should attempt to re-connect to the Primary </w:t>
      </w:r>
      <w:r>
        <w:t xml:space="preserve">the gateway </w:t>
      </w:r>
      <w:r w:rsidRPr="00635F26">
        <w:t xml:space="preserve">before attempting to connect to the Secondary </w:t>
      </w:r>
      <w:r>
        <w:t>the gateway</w:t>
      </w:r>
      <w:r w:rsidRPr="00635F26">
        <w:t>.</w:t>
      </w:r>
      <w:r>
        <w:t xml:space="preserve"> Even after these attempts if a connection can’t be established, the client then should make use of Lookup Service to determine the connection points once again.</w:t>
      </w:r>
    </w:p>
    <w:p w14:paraId="3ACF15DE" w14:textId="77777777" w:rsidR="0042274E" w:rsidRDefault="0042274E" w:rsidP="0042274E">
      <w:pPr>
        <w:pStyle w:val="NormalNGMDS"/>
        <w:ind w:left="0"/>
      </w:pPr>
    </w:p>
    <w:p w14:paraId="3586B5E6" w14:textId="77777777" w:rsidR="0042274E" w:rsidRDefault="0042274E" w:rsidP="0042274E">
      <w:pPr>
        <w:pStyle w:val="Heading1"/>
      </w:pPr>
      <w:bookmarkStart w:id="98" w:name="_Toc162168897"/>
      <w:bookmarkStart w:id="99" w:name="_Toc170578746"/>
      <w:r>
        <w:t>Session Management</w:t>
      </w:r>
      <w:bookmarkEnd w:id="98"/>
      <w:bookmarkEnd w:id="99"/>
    </w:p>
    <w:p w14:paraId="0BFD00A4" w14:textId="77777777" w:rsidR="0042274E" w:rsidRDefault="0042274E" w:rsidP="0042274E">
      <w:pPr>
        <w:pStyle w:val="Heading2"/>
      </w:pPr>
      <w:bookmarkStart w:id="100" w:name="_Toc162168898"/>
      <w:bookmarkStart w:id="101" w:name="_Toc170578747"/>
      <w:r>
        <w:t>Establishing a Binary Session</w:t>
      </w:r>
      <w:bookmarkEnd w:id="100"/>
      <w:bookmarkEnd w:id="101"/>
    </w:p>
    <w:p w14:paraId="040E3D04" w14:textId="77777777" w:rsidR="0042274E" w:rsidRDefault="0042274E" w:rsidP="0042274E">
      <w:pPr>
        <w:pStyle w:val="NormalNGMDS"/>
        <w:ind w:left="0"/>
      </w:pPr>
      <w:r w:rsidRPr="00FA3F81">
        <w:t xml:space="preserve">Each client will use the assigned IP address and port </w:t>
      </w:r>
      <w:r>
        <w:t xml:space="preserve">provided via the Lookup Service </w:t>
      </w:r>
      <w:r w:rsidRPr="00FA3F81">
        <w:t xml:space="preserve">to establish a TCP/IP </w:t>
      </w:r>
      <w:r>
        <w:t>connection</w:t>
      </w:r>
      <w:r w:rsidRPr="00FA3F81">
        <w:t xml:space="preserve"> with </w:t>
      </w:r>
      <w:r>
        <w:t>the gateway</w:t>
      </w:r>
      <w:r w:rsidRPr="00FA3F81">
        <w:t xml:space="preserve">. The client will initiate a </w:t>
      </w:r>
      <w:r>
        <w:t>Binary</w:t>
      </w:r>
      <w:r w:rsidRPr="00FA3F81">
        <w:t xml:space="preserve"> session at the start of each trading day by sending the Logon message. </w:t>
      </w:r>
    </w:p>
    <w:p w14:paraId="31478717" w14:textId="77777777" w:rsidR="0042274E" w:rsidRPr="00FA3F81" w:rsidRDefault="0042274E" w:rsidP="0042274E">
      <w:pPr>
        <w:pStyle w:val="NormalNGMDS"/>
        <w:ind w:left="0"/>
      </w:pPr>
      <w:r>
        <w:t xml:space="preserve">A </w:t>
      </w:r>
      <w:r w:rsidRPr="00FA3F81">
        <w:t xml:space="preserve">client </w:t>
      </w:r>
      <w:r>
        <w:t>must</w:t>
      </w:r>
      <w:r w:rsidRPr="00FA3F81">
        <w:t xml:space="preserve"> identify itself using the </w:t>
      </w:r>
      <w:r w:rsidRPr="00FE1FFA">
        <w:t>Comp ID</w:t>
      </w:r>
      <w:r>
        <w:t xml:space="preserve"> </w:t>
      </w:r>
      <w:r w:rsidRPr="00FA3F81">
        <w:t xml:space="preserve">field. </w:t>
      </w:r>
      <w:r>
        <w:t>the gateway</w:t>
      </w:r>
      <w:r w:rsidRPr="00FA3F81">
        <w:t xml:space="preserve"> will validate the </w:t>
      </w:r>
      <w:r w:rsidRPr="00FE1FFA">
        <w:t>Comp ID</w:t>
      </w:r>
      <w:r w:rsidRPr="00FA3F81">
        <w:t>, password and IP address of the client.</w:t>
      </w:r>
    </w:p>
    <w:p w14:paraId="20163F85" w14:textId="77777777" w:rsidR="0042274E" w:rsidRPr="00FA3F81" w:rsidRDefault="0042274E" w:rsidP="0042274E">
      <w:pPr>
        <w:pStyle w:val="NormalNGMDS"/>
        <w:ind w:left="0"/>
      </w:pPr>
      <w:r w:rsidRPr="00FA3F81">
        <w:t xml:space="preserve">Once the client is authenticated, </w:t>
      </w:r>
      <w:r>
        <w:t>the gateway</w:t>
      </w:r>
      <w:r w:rsidRPr="00FA3F81">
        <w:t xml:space="preserve"> will respond with a Logon message</w:t>
      </w:r>
      <w:r>
        <w:t xml:space="preserve"> with </w:t>
      </w:r>
      <w:r w:rsidRPr="00FE1FFA">
        <w:t>Session Status</w:t>
      </w:r>
      <w:r w:rsidRPr="00FA3F81">
        <w:t xml:space="preserve"> </w:t>
      </w:r>
      <w:r>
        <w:t>set to</w:t>
      </w:r>
      <w:r w:rsidRPr="00FA3F81">
        <w:t xml:space="preserve"> Session Active (0). If the client’s Logon message included the field </w:t>
      </w:r>
      <w:r w:rsidRPr="00FE1FFA">
        <w:t>New Password</w:t>
      </w:r>
      <w:r>
        <w:t xml:space="preserve"> and</w:t>
      </w:r>
      <w:r w:rsidRPr="00FA3F81">
        <w:t xml:space="preserve"> the client is authenticated, </w:t>
      </w:r>
      <w:r>
        <w:t>the gateway</w:t>
      </w:r>
      <w:r w:rsidRPr="00FA3F81">
        <w:t xml:space="preserve"> will respond with a Logon message</w:t>
      </w:r>
      <w:r>
        <w:t xml:space="preserve"> with </w:t>
      </w:r>
      <w:r w:rsidRPr="00FE1FFA">
        <w:t>Session Status</w:t>
      </w:r>
      <w:r w:rsidRPr="00FA3F81">
        <w:t xml:space="preserve"> </w:t>
      </w:r>
      <w:r>
        <w:t xml:space="preserve">set to </w:t>
      </w:r>
      <w:r w:rsidRPr="00B629FF">
        <w:t>Session</w:t>
      </w:r>
      <w:r>
        <w:t xml:space="preserve"> </w:t>
      </w:r>
      <w:r w:rsidRPr="00B629FF">
        <w:t>Password</w:t>
      </w:r>
      <w:r>
        <w:t xml:space="preserve"> </w:t>
      </w:r>
      <w:r w:rsidRPr="00B629FF">
        <w:t>Changed</w:t>
      </w:r>
      <w:r>
        <w:t xml:space="preserve"> </w:t>
      </w:r>
      <w:r w:rsidRPr="00B629FF">
        <w:t>(1)</w:t>
      </w:r>
      <w:r w:rsidRPr="00FA3F81">
        <w:t>.</w:t>
      </w:r>
    </w:p>
    <w:p w14:paraId="108F93B5" w14:textId="77777777" w:rsidR="0042274E" w:rsidRDefault="0042274E" w:rsidP="0042274E">
      <w:pPr>
        <w:pStyle w:val="NormalNGMDS"/>
        <w:ind w:left="0"/>
      </w:pPr>
      <w:r w:rsidRPr="00FA3F81">
        <w:t xml:space="preserve">The client must wait for the Logon </w:t>
      </w:r>
      <w:r>
        <w:t xml:space="preserve">from the gateway </w:t>
      </w:r>
      <w:r w:rsidRPr="00FA3F81">
        <w:t>before sending additional messages. If additional messages are received from the client before the exchange of Logon messages, the TCP/IP connection with the client will be disconnected.</w:t>
      </w:r>
    </w:p>
    <w:p w14:paraId="6F2237AE" w14:textId="77777777" w:rsidR="0042274E" w:rsidRDefault="0042274E" w:rsidP="0042274E">
      <w:pPr>
        <w:pStyle w:val="NormalNGMDS"/>
        <w:ind w:left="0"/>
      </w:pPr>
      <w:r>
        <w:t>If a logon attempt fails for the following reasons, the gateway will send a Logout or a Reject and then terminate the session; the Session Status of the Logout message will indicate the reason for the logout:</w:t>
      </w:r>
    </w:p>
    <w:p w14:paraId="0EBEFF81" w14:textId="77777777" w:rsidR="0042274E" w:rsidRDefault="0042274E" w:rsidP="0042274E">
      <w:pPr>
        <w:pStyle w:val="NormalNGMDS"/>
        <w:numPr>
          <w:ilvl w:val="0"/>
          <w:numId w:val="41"/>
        </w:numPr>
        <w:ind w:left="720"/>
      </w:pPr>
      <w:r>
        <w:t>Password failure</w:t>
      </w:r>
    </w:p>
    <w:p w14:paraId="505CC3EA" w14:textId="77777777" w:rsidR="0042274E" w:rsidRDefault="0042274E" w:rsidP="0042274E">
      <w:pPr>
        <w:pStyle w:val="NormalNGMDS"/>
        <w:numPr>
          <w:ilvl w:val="0"/>
          <w:numId w:val="41"/>
        </w:numPr>
        <w:spacing w:before="60"/>
        <w:ind w:left="720"/>
      </w:pPr>
      <w:r>
        <w:t>Comp ID is locked</w:t>
      </w:r>
    </w:p>
    <w:p w14:paraId="11D4CFDD" w14:textId="77777777" w:rsidR="0042274E" w:rsidRPr="00FA3F81" w:rsidRDefault="0042274E" w:rsidP="0042274E">
      <w:pPr>
        <w:pStyle w:val="NormalNGMDS"/>
        <w:numPr>
          <w:ilvl w:val="0"/>
          <w:numId w:val="41"/>
        </w:numPr>
        <w:spacing w:before="60"/>
        <w:ind w:left="720"/>
      </w:pPr>
      <w:r>
        <w:t>Logon is not permitted during this time</w:t>
      </w:r>
    </w:p>
    <w:p w14:paraId="2C36FB52" w14:textId="77777777" w:rsidR="0042274E" w:rsidRDefault="0042274E" w:rsidP="0042274E">
      <w:pPr>
        <w:pStyle w:val="NormalNGMDS"/>
        <w:ind w:left="0"/>
      </w:pPr>
      <w:r>
        <w:t>For all other reasons, including the following, the gateway will terminate the session without sending a Logout or Reject:</w:t>
      </w:r>
    </w:p>
    <w:p w14:paraId="54544ECE" w14:textId="77777777" w:rsidR="0042274E" w:rsidRDefault="0042274E" w:rsidP="0042274E">
      <w:pPr>
        <w:pStyle w:val="NormalNGMDS"/>
        <w:numPr>
          <w:ilvl w:val="0"/>
          <w:numId w:val="42"/>
        </w:numPr>
        <w:ind w:left="720"/>
      </w:pPr>
      <w:r>
        <w:t>Invalid Comp ID or IP address</w:t>
      </w:r>
    </w:p>
    <w:p w14:paraId="416022C2" w14:textId="77777777" w:rsidR="0042274E" w:rsidRDefault="0042274E" w:rsidP="0042274E">
      <w:pPr>
        <w:pStyle w:val="NormalNGMDS"/>
        <w:ind w:left="0"/>
      </w:pPr>
      <w:r>
        <w:t xml:space="preserve">If during a logon of a client (i.e., a </w:t>
      </w:r>
      <w:r w:rsidRPr="00AD6CB6">
        <w:t>Comp</w:t>
      </w:r>
      <w:r>
        <w:t xml:space="preserve"> </w:t>
      </w:r>
      <w:r w:rsidRPr="00AD6CB6">
        <w:t>ID</w:t>
      </w:r>
      <w:r w:rsidRPr="003A1B04">
        <w:t>)</w:t>
      </w:r>
      <w:r w:rsidRPr="0050461A">
        <w:t xml:space="preserve">, </w:t>
      </w:r>
      <w:r>
        <w:t>the gateway</w:t>
      </w:r>
      <w:r w:rsidRPr="0050461A">
        <w:t xml:space="preserve"> receives a second connection attempt while a valid </w:t>
      </w:r>
      <w:r>
        <w:t xml:space="preserve">binary </w:t>
      </w:r>
      <w:r w:rsidRPr="0050461A">
        <w:t xml:space="preserve">session is already underway for that same </w:t>
      </w:r>
      <w:r w:rsidRPr="00AD6CB6">
        <w:t>Comp</w:t>
      </w:r>
      <w:r>
        <w:t xml:space="preserve"> </w:t>
      </w:r>
      <w:r w:rsidRPr="00AD6CB6">
        <w:t>ID</w:t>
      </w:r>
      <w:r w:rsidRPr="0050461A">
        <w:t xml:space="preserve">, </w:t>
      </w:r>
      <w:r>
        <w:t>the gateway</w:t>
      </w:r>
      <w:r w:rsidRPr="0050461A">
        <w:t xml:space="preserve"> will terminate both connections without sending a Logout or Reject message. </w:t>
      </w:r>
    </w:p>
    <w:p w14:paraId="202231DD" w14:textId="77777777" w:rsidR="0042274E" w:rsidRDefault="0042274E" w:rsidP="0042274E">
      <w:pPr>
        <w:pStyle w:val="NormalNGMDS"/>
        <w:ind w:left="0"/>
      </w:pPr>
      <w:r>
        <w:t xml:space="preserve">Inbound message sequence number will not be incremented if the connection is abruptly terminated due to the logon failure. </w:t>
      </w:r>
    </w:p>
    <w:p w14:paraId="5ADFA667" w14:textId="77777777" w:rsidR="0042274E" w:rsidRDefault="0042274E" w:rsidP="0042274E">
      <w:pPr>
        <w:pStyle w:val="NormalNGMDS"/>
        <w:ind w:left="0"/>
      </w:pPr>
      <w:r>
        <w:t>I</w:t>
      </w:r>
      <w:r w:rsidRPr="00491066">
        <w:t xml:space="preserve">f a session level failure occurs due to a message sent by </w:t>
      </w:r>
      <w:r>
        <w:t>the</w:t>
      </w:r>
      <w:r w:rsidRPr="00491066">
        <w:t xml:space="preserve"> client which contains a sequence number that is less than what is expected and the PossD</w:t>
      </w:r>
      <w:r>
        <w:t>up</w:t>
      </w:r>
      <w:r w:rsidRPr="00491066">
        <w:t xml:space="preserve"> is not</w:t>
      </w:r>
      <w:r>
        <w:t xml:space="preserve"> set to 1 (Yes)</w:t>
      </w:r>
      <w:r w:rsidRPr="00491066">
        <w:t xml:space="preserve">, then </w:t>
      </w:r>
      <w:r>
        <w:t>the gateway</w:t>
      </w:r>
      <w:r w:rsidRPr="00491066">
        <w:t xml:space="preserve"> will send a Logout message and terminate the </w:t>
      </w:r>
      <w:r>
        <w:t>Binary</w:t>
      </w:r>
      <w:r w:rsidRPr="00491066">
        <w:t xml:space="preserve"> connection. In this scenario the inbound sequence number will not be incremented but the outbound sequence number will </w:t>
      </w:r>
      <w:r>
        <w:t xml:space="preserve">be </w:t>
      </w:r>
      <w:r w:rsidRPr="00491066">
        <w:t>incremented.</w:t>
      </w:r>
    </w:p>
    <w:p w14:paraId="50FFA352" w14:textId="77777777" w:rsidR="0042274E" w:rsidRDefault="0042274E" w:rsidP="0042274E">
      <w:pPr>
        <w:pStyle w:val="NormalNGMDS"/>
        <w:ind w:left="0"/>
        <w:rPr>
          <w:rFonts w:cs="Arial"/>
          <w:szCs w:val="20"/>
        </w:rPr>
      </w:pPr>
      <w:r>
        <w:rPr>
          <w:rFonts w:cs="Arial"/>
          <w:szCs w:val="20"/>
        </w:rPr>
        <w:t>If the gateway does not respond to the session initiation (</w:t>
      </w:r>
      <w:proofErr w:type="gramStart"/>
      <w:r>
        <w:rPr>
          <w:rFonts w:cs="Arial"/>
          <w:szCs w:val="20"/>
        </w:rPr>
        <w:t>client initiated</w:t>
      </w:r>
      <w:proofErr w:type="gramEnd"/>
      <w:r>
        <w:rPr>
          <w:rFonts w:cs="Arial"/>
          <w:szCs w:val="20"/>
        </w:rPr>
        <w:t xml:space="preserve"> Logon message), the client is expected to wait for a time period of </w:t>
      </w:r>
      <w:r w:rsidRPr="0025025E">
        <w:rPr>
          <w:rFonts w:cs="Arial"/>
          <w:b/>
          <w:i/>
          <w:szCs w:val="20"/>
        </w:rPr>
        <w:t>60</w:t>
      </w:r>
      <w:r>
        <w:rPr>
          <w:rFonts w:cs="Arial"/>
          <w:b/>
          <w:i/>
          <w:szCs w:val="20"/>
        </w:rPr>
        <w:t xml:space="preserve"> </w:t>
      </w:r>
      <w:r w:rsidRPr="0025025E">
        <w:rPr>
          <w:rFonts w:cs="Arial"/>
          <w:b/>
          <w:i/>
          <w:szCs w:val="20"/>
        </w:rPr>
        <w:t>s</w:t>
      </w:r>
      <w:r>
        <w:rPr>
          <w:rFonts w:cs="Arial"/>
          <w:b/>
          <w:i/>
          <w:szCs w:val="20"/>
        </w:rPr>
        <w:t>econds</w:t>
      </w:r>
      <w:r>
        <w:rPr>
          <w:rFonts w:cs="Arial"/>
          <w:szCs w:val="20"/>
        </w:rPr>
        <w:t xml:space="preserve"> prior to terminating the connection. The client is expected to retry session initiation after an elapsed </w:t>
      </w:r>
      <w:proofErr w:type="gramStart"/>
      <w:r>
        <w:rPr>
          <w:rFonts w:cs="Arial"/>
          <w:szCs w:val="20"/>
        </w:rPr>
        <w:t>time period</w:t>
      </w:r>
      <w:proofErr w:type="gramEnd"/>
      <w:r>
        <w:rPr>
          <w:rFonts w:cs="Arial"/>
          <w:szCs w:val="20"/>
        </w:rPr>
        <w:t xml:space="preserve"> of </w:t>
      </w:r>
      <w:r w:rsidRPr="0025025E">
        <w:rPr>
          <w:rFonts w:cs="Arial"/>
          <w:b/>
          <w:i/>
          <w:szCs w:val="20"/>
        </w:rPr>
        <w:t>60</w:t>
      </w:r>
      <w:r>
        <w:rPr>
          <w:rFonts w:cs="Arial"/>
          <w:b/>
          <w:i/>
          <w:szCs w:val="20"/>
        </w:rPr>
        <w:t xml:space="preserve"> </w:t>
      </w:r>
      <w:r w:rsidRPr="0025025E">
        <w:rPr>
          <w:rFonts w:cs="Arial"/>
          <w:b/>
          <w:i/>
          <w:szCs w:val="20"/>
        </w:rPr>
        <w:t>s</w:t>
      </w:r>
      <w:r>
        <w:rPr>
          <w:rFonts w:cs="Arial"/>
          <w:b/>
          <w:i/>
          <w:szCs w:val="20"/>
        </w:rPr>
        <w:t>econds</w:t>
      </w:r>
      <w:r>
        <w:rPr>
          <w:rFonts w:cs="Arial"/>
          <w:szCs w:val="20"/>
        </w:rPr>
        <w:t>.</w:t>
      </w:r>
    </w:p>
    <w:p w14:paraId="7A295BD3" w14:textId="77777777" w:rsidR="0042274E" w:rsidRDefault="0042274E" w:rsidP="0042274E">
      <w:pPr>
        <w:pStyle w:val="NormalNGMDS"/>
        <w:ind w:left="0"/>
      </w:pPr>
      <w:r>
        <w:t xml:space="preserve">If a client is disconnected abruptly or via a Logout message from the gateway, the client is expected to wait for </w:t>
      </w:r>
      <w:proofErr w:type="gramStart"/>
      <w:r>
        <w:t>a time period</w:t>
      </w:r>
      <w:proofErr w:type="gramEnd"/>
      <w:r>
        <w:t xml:space="preserve"> of </w:t>
      </w:r>
      <w:r w:rsidRPr="00F466BC">
        <w:rPr>
          <w:b/>
          <w:i/>
        </w:rPr>
        <w:t>10</w:t>
      </w:r>
      <w:r>
        <w:rPr>
          <w:b/>
          <w:i/>
        </w:rPr>
        <w:t xml:space="preserve"> </w:t>
      </w:r>
      <w:r w:rsidRPr="00F466BC">
        <w:rPr>
          <w:b/>
          <w:i/>
        </w:rPr>
        <w:t>s</w:t>
      </w:r>
      <w:r>
        <w:rPr>
          <w:b/>
          <w:i/>
        </w:rPr>
        <w:t>econds</w:t>
      </w:r>
      <w:r>
        <w:t xml:space="preserve"> prior to reconnecting to the gateway.</w:t>
      </w:r>
    </w:p>
    <w:p w14:paraId="1FB4A218" w14:textId="77777777" w:rsidR="0042274E" w:rsidRPr="00491066" w:rsidRDefault="0042274E" w:rsidP="0042274E">
      <w:pPr>
        <w:pStyle w:val="NormalNGMDS"/>
      </w:pPr>
    </w:p>
    <w:p w14:paraId="6FBB30AF" w14:textId="77777777" w:rsidR="0042274E" w:rsidRDefault="0042274E" w:rsidP="0042274E">
      <w:pPr>
        <w:pStyle w:val="Heading2"/>
      </w:pPr>
      <w:bookmarkStart w:id="102" w:name="_Toc338075943"/>
      <w:bookmarkStart w:id="103" w:name="_Toc338082919"/>
      <w:bookmarkStart w:id="104" w:name="_Toc338083754"/>
      <w:bookmarkStart w:id="105" w:name="_Toc338314202"/>
      <w:bookmarkStart w:id="106" w:name="_Toc338315144"/>
      <w:bookmarkStart w:id="107" w:name="_Toc338315380"/>
      <w:bookmarkStart w:id="108" w:name="_Toc338315613"/>
      <w:bookmarkStart w:id="109" w:name="_Toc338316259"/>
      <w:bookmarkStart w:id="110" w:name="_Toc162168899"/>
      <w:bookmarkStart w:id="111" w:name="_Toc170578748"/>
      <w:bookmarkEnd w:id="102"/>
      <w:bookmarkEnd w:id="103"/>
      <w:bookmarkEnd w:id="104"/>
      <w:bookmarkEnd w:id="105"/>
      <w:bookmarkEnd w:id="106"/>
      <w:bookmarkEnd w:id="107"/>
      <w:bookmarkEnd w:id="108"/>
      <w:bookmarkEnd w:id="109"/>
      <w:r>
        <w:t>Message Sequence Numbers</w:t>
      </w:r>
      <w:bookmarkEnd w:id="110"/>
      <w:bookmarkEnd w:id="111"/>
    </w:p>
    <w:p w14:paraId="7B478BBA" w14:textId="77777777" w:rsidR="0042274E" w:rsidRDefault="0042274E" w:rsidP="0042274E">
      <w:pPr>
        <w:pStyle w:val="NormalNGMDS"/>
        <w:ind w:left="0"/>
      </w:pPr>
      <w:r>
        <w:t xml:space="preserve">Under the binary protocol, </w:t>
      </w:r>
      <w:r w:rsidRPr="00395208">
        <w:t xml:space="preserve">the client and </w:t>
      </w:r>
      <w:r>
        <w:t>the gateway</w:t>
      </w:r>
      <w:r w:rsidRPr="00395208">
        <w:t xml:space="preserve"> will each maintain a separate and independent set of incoming and outgoing message sequence numbers. Sequence numbers should be initialized</w:t>
      </w:r>
      <w:r>
        <w:rPr>
          <w:rStyle w:val="FootnoteReference"/>
        </w:rPr>
        <w:footnoteReference w:id="1"/>
      </w:r>
      <w:r w:rsidRPr="00395208">
        <w:t xml:space="preserve"> to 1 (one) at the start of the </w:t>
      </w:r>
      <w:r>
        <w:t xml:space="preserve">day </w:t>
      </w:r>
      <w:r w:rsidRPr="00395208">
        <w:t>and be incremented throughout the session.</w:t>
      </w:r>
      <w:r>
        <w:t xml:space="preserve"> Either side of a binary session will track the:</w:t>
      </w:r>
    </w:p>
    <w:p w14:paraId="02C85CFA" w14:textId="77777777" w:rsidR="0042274E" w:rsidRPr="00667DC8" w:rsidRDefault="0042274E" w:rsidP="0042274E">
      <w:pPr>
        <w:pStyle w:val="NormalNGMDS"/>
        <w:numPr>
          <w:ilvl w:val="0"/>
          <w:numId w:val="22"/>
        </w:numPr>
        <w:ind w:left="720"/>
        <w:rPr>
          <w:rFonts w:asciiTheme="minorHAnsi" w:hAnsiTheme="minorHAnsi" w:cstheme="minorHAnsi"/>
          <w:szCs w:val="22"/>
        </w:rPr>
      </w:pPr>
      <w:r w:rsidRPr="00667DC8">
        <w:rPr>
          <w:rFonts w:asciiTheme="minorHAnsi" w:hAnsiTheme="minorHAnsi" w:cstheme="minorHAnsi"/>
          <w:szCs w:val="22"/>
        </w:rPr>
        <w:t>Next Expected Message Sequence number (starting at 1)</w:t>
      </w:r>
    </w:p>
    <w:p w14:paraId="5BA3A6C7" w14:textId="77777777" w:rsidR="0042274E" w:rsidRPr="00667DC8" w:rsidRDefault="0042274E" w:rsidP="0042274E">
      <w:pPr>
        <w:pStyle w:val="NormalNGMDS"/>
        <w:numPr>
          <w:ilvl w:val="0"/>
          <w:numId w:val="22"/>
        </w:numPr>
        <w:spacing w:before="60"/>
        <w:ind w:left="720"/>
        <w:rPr>
          <w:rFonts w:asciiTheme="minorHAnsi" w:hAnsiTheme="minorHAnsi" w:cstheme="minorHAnsi"/>
          <w:szCs w:val="22"/>
        </w:rPr>
      </w:pPr>
      <w:r w:rsidRPr="00667DC8">
        <w:rPr>
          <w:rFonts w:asciiTheme="minorHAnsi" w:hAnsiTheme="minorHAnsi" w:cstheme="minorHAnsi"/>
          <w:szCs w:val="22"/>
        </w:rPr>
        <w:t>Next To Be Sent Message Sequence number (starting at 1</w:t>
      </w:r>
      <w:proofErr w:type="gramStart"/>
      <w:r w:rsidRPr="00667DC8">
        <w:rPr>
          <w:rFonts w:asciiTheme="minorHAnsi" w:hAnsiTheme="minorHAnsi" w:cstheme="minorHAnsi"/>
          <w:szCs w:val="22"/>
        </w:rPr>
        <w:t>);</w:t>
      </w:r>
      <w:proofErr w:type="gramEnd"/>
      <w:r w:rsidRPr="00667DC8">
        <w:rPr>
          <w:rFonts w:asciiTheme="minorHAnsi" w:hAnsiTheme="minorHAnsi" w:cstheme="minorHAnsi"/>
          <w:szCs w:val="22"/>
        </w:rPr>
        <w:t xml:space="preserve"> with respect to the contra-party.</w:t>
      </w:r>
    </w:p>
    <w:p w14:paraId="304216D5" w14:textId="77777777" w:rsidR="0042274E" w:rsidRPr="00395208" w:rsidRDefault="0042274E" w:rsidP="0042274E">
      <w:pPr>
        <w:pStyle w:val="NormalNGMDS"/>
        <w:ind w:left="0"/>
      </w:pPr>
      <w:r w:rsidRPr="00395208">
        <w:t xml:space="preserve">Monitoring sequence numbers will enable parties to identify and react to missed messages and to gracefully synchronize applications when reconnecting during a </w:t>
      </w:r>
      <w:r>
        <w:t>Binary</w:t>
      </w:r>
      <w:r w:rsidRPr="00395208">
        <w:t xml:space="preserve"> session.</w:t>
      </w:r>
    </w:p>
    <w:p w14:paraId="7272C17E" w14:textId="77777777" w:rsidR="0042274E" w:rsidRDefault="0042274E" w:rsidP="0042274E">
      <w:pPr>
        <w:pStyle w:val="NormalNGMDS"/>
        <w:ind w:left="0"/>
      </w:pPr>
      <w:r>
        <w:t xml:space="preserve">Any message sent by either side of a binary session will increment the sequence number unless explicitly specified for a given message type. </w:t>
      </w:r>
    </w:p>
    <w:p w14:paraId="3775EFFE" w14:textId="77777777" w:rsidR="0042274E" w:rsidRPr="00395208" w:rsidRDefault="0042274E" w:rsidP="0042274E">
      <w:pPr>
        <w:pStyle w:val="NormalNGMDS"/>
        <w:ind w:left="0"/>
      </w:pPr>
      <w:r w:rsidRPr="00395208">
        <w:t xml:space="preserve">If any message sent by </w:t>
      </w:r>
      <w:r>
        <w:t xml:space="preserve">one side of a binary session </w:t>
      </w:r>
      <w:r w:rsidRPr="00395208">
        <w:t xml:space="preserve">contains a sequence number that is </w:t>
      </w:r>
      <w:r>
        <w:t>LESS</w:t>
      </w:r>
      <w:r w:rsidRPr="00395208">
        <w:t xml:space="preserve"> than </w:t>
      </w:r>
      <w:r>
        <w:t xml:space="preserve">the Next Expected Message Sequence number then </w:t>
      </w:r>
      <w:r w:rsidRPr="00395208">
        <w:t xml:space="preserve">the </w:t>
      </w:r>
      <w:r>
        <w:t xml:space="preserve">other side of this session is expected to </w:t>
      </w:r>
      <w:r w:rsidRPr="00395208">
        <w:t xml:space="preserve">send a Logout message and terminate the </w:t>
      </w:r>
      <w:r>
        <w:t>Binary</w:t>
      </w:r>
      <w:r w:rsidRPr="00395208">
        <w:t xml:space="preserve"> connection</w:t>
      </w:r>
      <w:r>
        <w:t xml:space="preserve"> immediately, unless the PossDup flag </w:t>
      </w:r>
      <w:r w:rsidRPr="00395208">
        <w:t xml:space="preserve">is set to </w:t>
      </w:r>
      <w:r>
        <w:t>1 (Yes).</w:t>
      </w:r>
    </w:p>
    <w:p w14:paraId="4284A86F" w14:textId="77777777" w:rsidR="0042274E" w:rsidRDefault="0042274E" w:rsidP="0042274E">
      <w:pPr>
        <w:pStyle w:val="NormalNGMDS"/>
        <w:ind w:left="0"/>
      </w:pPr>
      <w:r w:rsidRPr="00395208">
        <w:t xml:space="preserve">A </w:t>
      </w:r>
      <w:r>
        <w:t>Binary</w:t>
      </w:r>
      <w:r w:rsidRPr="00395208">
        <w:t xml:space="preserve"> session </w:t>
      </w:r>
      <w:r>
        <w:t>will not be</w:t>
      </w:r>
      <w:r w:rsidRPr="00395208">
        <w:t xml:space="preserve"> continue</w:t>
      </w:r>
      <w:r>
        <w:t>d</w:t>
      </w:r>
      <w:r w:rsidRPr="00395208">
        <w:t xml:space="preserve"> to the next trading day. </w:t>
      </w:r>
      <w:r>
        <w:t>Both sides are expected to</w:t>
      </w:r>
      <w:r w:rsidRPr="00395208">
        <w:t xml:space="preserve"> initialize</w:t>
      </w:r>
      <w:r>
        <w:t xml:space="preserve"> (reset to 1)</w:t>
      </w:r>
      <w:r w:rsidRPr="00395208">
        <w:t xml:space="preserve"> </w:t>
      </w:r>
      <w:r>
        <w:t xml:space="preserve">the </w:t>
      </w:r>
      <w:r w:rsidRPr="00395208">
        <w:t xml:space="preserve">sequence numbers at the start of each day. </w:t>
      </w:r>
      <w:r>
        <w:t xml:space="preserve"> At the start of each trading day if the client starts with a sequence number greater than 1 then the gateway will terminate the session immediately without any further exchange of messages.</w:t>
      </w:r>
    </w:p>
    <w:p w14:paraId="763E76E6" w14:textId="77777777" w:rsidR="0042274E" w:rsidRDefault="0042274E" w:rsidP="0042274E">
      <w:pPr>
        <w:pStyle w:val="NormalNGMDS"/>
      </w:pPr>
    </w:p>
    <w:p w14:paraId="556447D2" w14:textId="77777777" w:rsidR="0042274E" w:rsidRDefault="0042274E" w:rsidP="0042274E">
      <w:pPr>
        <w:pStyle w:val="Heading2"/>
      </w:pPr>
      <w:bookmarkStart w:id="112" w:name="_Ref350325189"/>
      <w:bookmarkStart w:id="113" w:name="_Toc162168900"/>
      <w:bookmarkStart w:id="114" w:name="_Toc170578749"/>
      <w:proofErr w:type="gramStart"/>
      <w:r>
        <w:t>Heart Beat</w:t>
      </w:r>
      <w:proofErr w:type="gramEnd"/>
      <w:r>
        <w:t xml:space="preserve"> and Test Request</w:t>
      </w:r>
      <w:bookmarkEnd w:id="112"/>
      <w:bookmarkEnd w:id="113"/>
      <w:bookmarkEnd w:id="114"/>
    </w:p>
    <w:p w14:paraId="03241D48" w14:textId="77777777" w:rsidR="0042274E" w:rsidRDefault="0042274E" w:rsidP="0042274E">
      <w:pPr>
        <w:pStyle w:val="NormalNGMDS"/>
        <w:ind w:left="0"/>
      </w:pPr>
      <w:r w:rsidRPr="00395208">
        <w:t xml:space="preserve">The client and </w:t>
      </w:r>
      <w:r>
        <w:t>the gateway</w:t>
      </w:r>
      <w:r w:rsidRPr="00395208">
        <w:t xml:space="preserve"> will use the </w:t>
      </w:r>
      <w:r w:rsidRPr="00F90FDE">
        <w:t>Heartbeat</w:t>
      </w:r>
      <w:r w:rsidRPr="00395208">
        <w:t xml:space="preserve"> message to </w:t>
      </w:r>
      <w:r>
        <w:t xml:space="preserve">monitor </w:t>
      </w:r>
      <w:r w:rsidRPr="00395208">
        <w:t xml:space="preserve">the communication line during periods of inactivity and to verify that the interfaces at each end are available. </w:t>
      </w:r>
    </w:p>
    <w:p w14:paraId="1B840C67" w14:textId="77777777" w:rsidR="0042274E" w:rsidRDefault="0042274E" w:rsidP="0042274E">
      <w:pPr>
        <w:pStyle w:val="NormalNGMDS"/>
        <w:ind w:left="0"/>
      </w:pPr>
      <w:r>
        <w:t xml:space="preserve">The heartbeat interval is expected to be set as </w:t>
      </w:r>
      <w:r w:rsidRPr="006E4C7B">
        <w:rPr>
          <w:b/>
          <w:i/>
        </w:rPr>
        <w:t>20 Seconds</w:t>
      </w:r>
      <w:r>
        <w:t xml:space="preserve">. </w:t>
      </w:r>
    </w:p>
    <w:p w14:paraId="33DC9C92" w14:textId="77777777" w:rsidR="0042274E" w:rsidRPr="00395208" w:rsidRDefault="0042274E" w:rsidP="0042274E">
      <w:pPr>
        <w:pStyle w:val="NormalNGMDS"/>
        <w:ind w:left="0"/>
      </w:pPr>
      <w:r>
        <w:t xml:space="preserve">The gateway </w:t>
      </w:r>
      <w:r w:rsidRPr="00395208">
        <w:t xml:space="preserve">will send a </w:t>
      </w:r>
      <w:r w:rsidRPr="00F90FDE">
        <w:t>Heartbeat</w:t>
      </w:r>
      <w:r w:rsidRPr="00395208">
        <w:t xml:space="preserve"> anytime it has not transmitted a message for the </w:t>
      </w:r>
      <w:r>
        <w:t xml:space="preserve">duration of the </w:t>
      </w:r>
      <w:r w:rsidRPr="00395208">
        <w:t>heartbeat interval. The client is expected to employ the same logic.</w:t>
      </w:r>
    </w:p>
    <w:p w14:paraId="316F4CA8" w14:textId="77777777" w:rsidR="0042274E" w:rsidRDefault="0042274E" w:rsidP="0042274E">
      <w:pPr>
        <w:pStyle w:val="NormalNGMDS"/>
        <w:ind w:left="0"/>
      </w:pPr>
      <w:r w:rsidRPr="00395208">
        <w:t xml:space="preserve">If </w:t>
      </w:r>
      <w:r>
        <w:t>the gateway</w:t>
      </w:r>
      <w:r w:rsidRPr="00395208">
        <w:t xml:space="preserve"> detects inactivity for a period longer than </w:t>
      </w:r>
      <w:r w:rsidRPr="006E4C7B">
        <w:rPr>
          <w:b/>
          <w:i/>
        </w:rPr>
        <w:t>3 heartbeat intervals</w:t>
      </w:r>
      <w:r w:rsidRPr="00395208">
        <w:t xml:space="preserve">, it will send a Test Request message to force a </w:t>
      </w:r>
      <w:r w:rsidRPr="00320064">
        <w:t>Heartbeat</w:t>
      </w:r>
      <w:r w:rsidRPr="00395208">
        <w:t xml:space="preserve"> from the client. If a response to the </w:t>
      </w:r>
      <w:r w:rsidRPr="00320064">
        <w:t>Test Request</w:t>
      </w:r>
      <w:r w:rsidRPr="00395208">
        <w:t xml:space="preserve"> is not received </w:t>
      </w:r>
      <w:r>
        <w:t>within</w:t>
      </w:r>
      <w:r w:rsidRPr="00395208">
        <w:t xml:space="preserve"> a </w:t>
      </w:r>
      <w:r w:rsidRPr="00A523C4">
        <w:t>reasonable transmission time</w:t>
      </w:r>
      <w:r>
        <w:t xml:space="preserve"> (recommended being an elapsed time equivalent to 3 heartbeat intervals)</w:t>
      </w:r>
      <w:r w:rsidRPr="00395208">
        <w:t xml:space="preserve">, </w:t>
      </w:r>
      <w:r>
        <w:t>the gateway</w:t>
      </w:r>
      <w:r w:rsidRPr="00395208">
        <w:t xml:space="preserve"> will send a </w:t>
      </w:r>
      <w:r w:rsidRPr="00320064">
        <w:t>Logout</w:t>
      </w:r>
      <w:r w:rsidRPr="00395208">
        <w:t xml:space="preserve"> and break the TCP/IP connection with the client. The client is expected to employ similar logic if inactivity is detected on the part of </w:t>
      </w:r>
      <w:r>
        <w:t>the gateway</w:t>
      </w:r>
      <w:r w:rsidRPr="00395208">
        <w:t>.</w:t>
      </w:r>
    </w:p>
    <w:p w14:paraId="15DC84AD" w14:textId="77777777" w:rsidR="0042274E" w:rsidRDefault="0042274E" w:rsidP="0042274E">
      <w:pPr>
        <w:pStyle w:val="NormalNGMDS"/>
      </w:pPr>
    </w:p>
    <w:p w14:paraId="47DAAACD" w14:textId="77777777" w:rsidR="0042274E" w:rsidRDefault="0042274E" w:rsidP="0042274E">
      <w:pPr>
        <w:pStyle w:val="Heading2"/>
      </w:pPr>
      <w:bookmarkStart w:id="115" w:name="_Toc338075946"/>
      <w:bookmarkStart w:id="116" w:name="_Toc338082922"/>
      <w:bookmarkStart w:id="117" w:name="_Toc338083757"/>
      <w:bookmarkStart w:id="118" w:name="_Toc338314205"/>
      <w:bookmarkStart w:id="119" w:name="_Toc338315147"/>
      <w:bookmarkStart w:id="120" w:name="_Toc338315383"/>
      <w:bookmarkStart w:id="121" w:name="_Toc338315616"/>
      <w:bookmarkStart w:id="122" w:name="_Toc338316262"/>
      <w:bookmarkStart w:id="123" w:name="_Toc338075947"/>
      <w:bookmarkStart w:id="124" w:name="_Toc338082923"/>
      <w:bookmarkStart w:id="125" w:name="_Toc338083758"/>
      <w:bookmarkStart w:id="126" w:name="_Toc338314206"/>
      <w:bookmarkStart w:id="127" w:name="_Toc338315148"/>
      <w:bookmarkStart w:id="128" w:name="_Toc338315384"/>
      <w:bookmarkStart w:id="129" w:name="_Toc338315617"/>
      <w:bookmarkStart w:id="130" w:name="_Toc338316263"/>
      <w:bookmarkStart w:id="131" w:name="_Toc338075948"/>
      <w:bookmarkStart w:id="132" w:name="_Toc338082924"/>
      <w:bookmarkStart w:id="133" w:name="_Toc338083759"/>
      <w:bookmarkStart w:id="134" w:name="_Toc338314207"/>
      <w:bookmarkStart w:id="135" w:name="_Toc338315149"/>
      <w:bookmarkStart w:id="136" w:name="_Toc338315385"/>
      <w:bookmarkStart w:id="137" w:name="_Toc338315618"/>
      <w:bookmarkStart w:id="138" w:name="_Toc338316264"/>
      <w:bookmarkStart w:id="139" w:name="_Toc162168901"/>
      <w:bookmarkStart w:id="140" w:name="_Toc170578750"/>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r>
        <w:t>Terminating a Binary Session</w:t>
      </w:r>
      <w:bookmarkEnd w:id="139"/>
      <w:bookmarkEnd w:id="140"/>
    </w:p>
    <w:p w14:paraId="2AD75F07" w14:textId="77777777" w:rsidR="0042274E" w:rsidRDefault="0042274E" w:rsidP="0042274E">
      <w:pPr>
        <w:pStyle w:val="NormalNGMDS"/>
        <w:ind w:left="0"/>
      </w:pPr>
      <w:r>
        <w:t>Session termination can be initiated by either the gateway or the client by sending a Logout message. Upon receiving the Logout request, the contra-party will respond with a Logout message signifying a Logout reply. Upon receiving the Logout reply, the receiving party will terminate the connection.</w:t>
      </w:r>
    </w:p>
    <w:p w14:paraId="2365603E" w14:textId="77777777" w:rsidR="0042274E" w:rsidRDefault="0042274E" w:rsidP="0042274E">
      <w:pPr>
        <w:pStyle w:val="NormalNGMDS"/>
        <w:ind w:left="0"/>
        <w:rPr>
          <w:rFonts w:cs="Arial"/>
          <w:szCs w:val="20"/>
        </w:rPr>
      </w:pPr>
      <w:r>
        <w:rPr>
          <w:rFonts w:cs="Arial"/>
          <w:szCs w:val="20"/>
        </w:rPr>
        <w:t xml:space="preserve">If the contra-party does not reply with either a Resend Request or a Logout reply, the Logout initiator should wait for </w:t>
      </w:r>
      <w:r w:rsidRPr="004C2F6C">
        <w:rPr>
          <w:rFonts w:cs="Arial"/>
          <w:b/>
          <w:i/>
          <w:szCs w:val="20"/>
        </w:rPr>
        <w:t>60</w:t>
      </w:r>
      <w:r>
        <w:rPr>
          <w:rFonts w:cs="Arial"/>
          <w:szCs w:val="20"/>
        </w:rPr>
        <w:t xml:space="preserve"> </w:t>
      </w:r>
      <w:r w:rsidRPr="004C2F6C">
        <w:rPr>
          <w:rFonts w:cs="Arial"/>
          <w:b/>
          <w:i/>
          <w:szCs w:val="20"/>
        </w:rPr>
        <w:t>seconds</w:t>
      </w:r>
      <w:r>
        <w:rPr>
          <w:rFonts w:cs="Arial"/>
          <w:szCs w:val="20"/>
        </w:rPr>
        <w:t xml:space="preserve"> prior to terminating the connection. </w:t>
      </w:r>
    </w:p>
    <w:p w14:paraId="0329F60E" w14:textId="77777777" w:rsidR="0042274E" w:rsidRPr="004500F4" w:rsidRDefault="0042274E" w:rsidP="0042274E">
      <w:pPr>
        <w:pStyle w:val="NormalNGMDS"/>
        <w:ind w:left="0"/>
      </w:pPr>
      <w:r w:rsidRPr="004500F4">
        <w:lastRenderedPageBreak/>
        <w:t xml:space="preserve">The client is expected to terminate each </w:t>
      </w:r>
      <w:r>
        <w:t>Binary</w:t>
      </w:r>
      <w:r w:rsidRPr="004500F4">
        <w:t xml:space="preserve"> connection at the end of each trading day before </w:t>
      </w:r>
      <w:r>
        <w:t>the gateway</w:t>
      </w:r>
      <w:r w:rsidRPr="004500F4">
        <w:t xml:space="preserve"> </w:t>
      </w:r>
      <w:r>
        <w:t xml:space="preserve">service is </w:t>
      </w:r>
      <w:r w:rsidRPr="004500F4">
        <w:t>shut down.</w:t>
      </w:r>
      <w:r>
        <w:t xml:space="preserve"> However, a</w:t>
      </w:r>
      <w:r w:rsidRPr="004500F4">
        <w:t xml:space="preserve">ll open </w:t>
      </w:r>
      <w:r>
        <w:t>Binary</w:t>
      </w:r>
      <w:r w:rsidRPr="004500F4">
        <w:t xml:space="preserve"> connections will be terminated (a Logout </w:t>
      </w:r>
      <w:r>
        <w:t xml:space="preserve">message </w:t>
      </w:r>
      <w:r w:rsidRPr="004500F4">
        <w:t>will be sent)</w:t>
      </w:r>
      <w:r>
        <w:t xml:space="preserve"> </w:t>
      </w:r>
      <w:r w:rsidRPr="004500F4">
        <w:t xml:space="preserve">by </w:t>
      </w:r>
      <w:r>
        <w:t>the gateway</w:t>
      </w:r>
      <w:r w:rsidRPr="004500F4">
        <w:t xml:space="preserve"> when it</w:t>
      </w:r>
      <w:r>
        <w:t>s service is</w:t>
      </w:r>
      <w:r w:rsidRPr="004500F4">
        <w:t xml:space="preserve"> shut down. Under exceptional circumstances </w:t>
      </w:r>
      <w:r>
        <w:t>the gateway</w:t>
      </w:r>
      <w:r w:rsidRPr="004500F4">
        <w:t xml:space="preserve"> may initiate the termination of a connection during the trading day by sending the Logout message.</w:t>
      </w:r>
    </w:p>
    <w:p w14:paraId="7BD12E28" w14:textId="77777777" w:rsidR="0042274E" w:rsidRDefault="0042274E" w:rsidP="0042274E">
      <w:pPr>
        <w:pStyle w:val="NormalNGMDS"/>
        <w:ind w:left="0"/>
      </w:pPr>
      <w:r w:rsidRPr="004500F4">
        <w:t xml:space="preserve">If, during the exchange of Logout messages, the client or </w:t>
      </w:r>
      <w:r>
        <w:t>the gateway</w:t>
      </w:r>
      <w:r w:rsidRPr="004500F4">
        <w:t xml:space="preserve"> detects a sequence gap, it should send a Resend Request.</w:t>
      </w:r>
    </w:p>
    <w:p w14:paraId="22E4A1C8" w14:textId="77777777" w:rsidR="0042274E" w:rsidRDefault="0042274E" w:rsidP="0042274E">
      <w:pPr>
        <w:pStyle w:val="NormalNGMDS"/>
      </w:pPr>
    </w:p>
    <w:p w14:paraId="381F39C4" w14:textId="77777777" w:rsidR="0042274E" w:rsidRDefault="0042274E" w:rsidP="0042274E">
      <w:pPr>
        <w:pStyle w:val="Heading2"/>
      </w:pPr>
      <w:bookmarkStart w:id="141" w:name="_Toc162168902"/>
      <w:bookmarkStart w:id="142" w:name="_Toc170578751"/>
      <w:r>
        <w:t>Re-establishing a Binary Session</w:t>
      </w:r>
      <w:bookmarkEnd w:id="141"/>
      <w:bookmarkEnd w:id="142"/>
    </w:p>
    <w:p w14:paraId="20F7F251" w14:textId="77777777" w:rsidR="0042274E" w:rsidRPr="004500F4" w:rsidRDefault="0042274E" w:rsidP="0042274E">
      <w:pPr>
        <w:pStyle w:val="NormalNGMDS"/>
        <w:ind w:left="0"/>
      </w:pPr>
      <w:r w:rsidRPr="004500F4">
        <w:t xml:space="preserve">If a </w:t>
      </w:r>
      <w:r>
        <w:t>Binary</w:t>
      </w:r>
      <w:r w:rsidRPr="004500F4">
        <w:t xml:space="preserve"> connection is terminated during the trading </w:t>
      </w:r>
      <w:proofErr w:type="gramStart"/>
      <w:r w:rsidRPr="004500F4">
        <w:t>day</w:t>
      </w:r>
      <w:proofErr w:type="gramEnd"/>
      <w:r w:rsidRPr="004500F4">
        <w:t xml:space="preserve"> it may be re-established via an exchange of Logon messages.</w:t>
      </w:r>
    </w:p>
    <w:p w14:paraId="6317C64B" w14:textId="77777777" w:rsidR="0042274E" w:rsidRDefault="0042274E" w:rsidP="0042274E">
      <w:pPr>
        <w:pStyle w:val="NormalNGMDS"/>
        <w:ind w:left="0"/>
      </w:pPr>
      <w:r w:rsidRPr="004500F4">
        <w:t xml:space="preserve">Once the </w:t>
      </w:r>
      <w:r>
        <w:t>Binary</w:t>
      </w:r>
      <w:r w:rsidRPr="004500F4">
        <w:t xml:space="preserve"> session is re-established, the message sequence numbers will continue from the last message successfully transmitted prior to the termination.</w:t>
      </w:r>
    </w:p>
    <w:p w14:paraId="221F2648" w14:textId="77777777" w:rsidR="0042274E" w:rsidRDefault="0042274E" w:rsidP="0042274E">
      <w:pPr>
        <w:pStyle w:val="NormalNGMDS"/>
      </w:pPr>
    </w:p>
    <w:p w14:paraId="200C5560" w14:textId="77777777" w:rsidR="0042274E" w:rsidRDefault="0042274E" w:rsidP="0042274E">
      <w:pPr>
        <w:pStyle w:val="Heading2"/>
      </w:pPr>
      <w:bookmarkStart w:id="143" w:name="_Toc162168903"/>
      <w:bookmarkStart w:id="144" w:name="_Toc170578752"/>
      <w:r>
        <w:t>Sequence Reset</w:t>
      </w:r>
      <w:bookmarkEnd w:id="143"/>
      <w:bookmarkEnd w:id="144"/>
    </w:p>
    <w:p w14:paraId="143406B7" w14:textId="7029846D" w:rsidR="0042274E" w:rsidRDefault="0042274E" w:rsidP="0042274E">
      <w:pPr>
        <w:pStyle w:val="NormalNGMDS"/>
        <w:ind w:left="0"/>
      </w:pPr>
      <w:r>
        <w:t>The sequence reset could be done in two modes</w:t>
      </w:r>
      <w:r w:rsidR="0050533A">
        <w:t>:</w:t>
      </w:r>
    </w:p>
    <w:p w14:paraId="2AF24EDB" w14:textId="77777777" w:rsidR="0042274E" w:rsidRDefault="0042274E" w:rsidP="0042274E">
      <w:pPr>
        <w:pStyle w:val="NormalNGMDS"/>
        <w:numPr>
          <w:ilvl w:val="0"/>
          <w:numId w:val="39"/>
        </w:numPr>
        <w:ind w:left="360"/>
      </w:pPr>
      <w:r>
        <w:t>Gap-fill mode:</w:t>
      </w:r>
    </w:p>
    <w:p w14:paraId="2CC80020" w14:textId="77777777" w:rsidR="0042274E" w:rsidRDefault="0042274E" w:rsidP="0042274E">
      <w:pPr>
        <w:pStyle w:val="NormalNGMDS"/>
        <w:ind w:left="360"/>
      </w:pPr>
      <w:r>
        <w:t xml:space="preserve">Gap-fill mode is expected to be used by one side when skipping session level messages which can be ignored by the other side. </w:t>
      </w:r>
    </w:p>
    <w:p w14:paraId="0FB999EE" w14:textId="77777777" w:rsidR="0042274E" w:rsidRDefault="0042274E" w:rsidP="0042274E">
      <w:pPr>
        <w:pStyle w:val="NormalNGMDS"/>
        <w:numPr>
          <w:ilvl w:val="0"/>
          <w:numId w:val="39"/>
        </w:numPr>
        <w:ind w:left="360"/>
      </w:pPr>
      <w:r>
        <w:t>Reset mode:</w:t>
      </w:r>
    </w:p>
    <w:p w14:paraId="5E52EBD1" w14:textId="77777777" w:rsidR="0042274E" w:rsidRDefault="0042274E" w:rsidP="0042274E">
      <w:pPr>
        <w:pStyle w:val="NormalNGMDS"/>
        <w:ind w:left="360"/>
      </w:pPr>
      <w:r>
        <w:t>Reset mode is used only in exceptional scenarios to indicate a reset in the session’s starting sequence number. This mode can ONLY be used by the gateway. Client initiated resets would be rejected by the gateway.</w:t>
      </w:r>
    </w:p>
    <w:p w14:paraId="2E2D9F26" w14:textId="77777777" w:rsidR="0042274E" w:rsidRDefault="0042274E" w:rsidP="0042274E">
      <w:pPr>
        <w:pStyle w:val="NormalNGMDS"/>
        <w:ind w:left="0"/>
      </w:pPr>
      <w:r>
        <w:t xml:space="preserve">Following scenarios exist: </w:t>
      </w:r>
    </w:p>
    <w:p w14:paraId="273F2FB3" w14:textId="77777777" w:rsidR="0042274E" w:rsidRPr="00E17F12" w:rsidRDefault="0042274E" w:rsidP="0042274E">
      <w:pPr>
        <w:pStyle w:val="NormalNGMDS"/>
        <w:ind w:left="0"/>
      </w:pPr>
    </w:p>
    <w:p w14:paraId="3E15B706" w14:textId="77777777" w:rsidR="0042274E" w:rsidRDefault="0042274E" w:rsidP="0042274E">
      <w:pPr>
        <w:pStyle w:val="Heading3"/>
      </w:pPr>
      <w:bookmarkStart w:id="145" w:name="_Toc162168904"/>
      <w:bookmarkStart w:id="146" w:name="_Toc170578753"/>
      <w:r>
        <w:t>During a Session</w:t>
      </w:r>
      <w:bookmarkEnd w:id="145"/>
      <w:bookmarkEnd w:id="146"/>
    </w:p>
    <w:p w14:paraId="621B4894" w14:textId="77777777" w:rsidR="0042274E" w:rsidRPr="00E947BF" w:rsidRDefault="0042274E" w:rsidP="0042274E">
      <w:pPr>
        <w:pStyle w:val="NormalNGMDS"/>
        <w:ind w:left="0"/>
      </w:pPr>
      <w:r>
        <w:t>The gateway and the client</w:t>
      </w:r>
      <w:r w:rsidRPr="00E947BF">
        <w:t xml:space="preserve"> may use the </w:t>
      </w:r>
      <w:r w:rsidRPr="00320064">
        <w:t>Sequence Reset</w:t>
      </w:r>
      <w:r w:rsidRPr="00E947BF">
        <w:t xml:space="preserve"> message in Gap Fill mode if </w:t>
      </w:r>
      <w:r>
        <w:t xml:space="preserve">either side </w:t>
      </w:r>
      <w:r w:rsidRPr="00E947BF">
        <w:t>wishes to increase the expected incoming sequence number of the other party.</w:t>
      </w:r>
      <w:r>
        <w:t xml:space="preserve"> </w:t>
      </w:r>
    </w:p>
    <w:p w14:paraId="4BBC4914" w14:textId="77777777" w:rsidR="0042274E" w:rsidRDefault="0042274E" w:rsidP="0042274E">
      <w:pPr>
        <w:pStyle w:val="NormalNGMDS"/>
        <w:ind w:left="0"/>
      </w:pPr>
      <w:r>
        <w:t>The gateway</w:t>
      </w:r>
      <w:r w:rsidRPr="00E947BF">
        <w:t xml:space="preserve"> may also use the Sequence Reset message in Sequence Reset mode if it wishes to increase the expected incoming sequence number of the other party. The Sequence Reset mode should only be used to recover from </w:t>
      </w:r>
      <w:proofErr w:type="gramStart"/>
      <w:r w:rsidRPr="00E947BF">
        <w:t>an emergency situation</w:t>
      </w:r>
      <w:proofErr w:type="gramEnd"/>
      <w:r w:rsidRPr="00E947BF">
        <w:t>. It should not be relied upon as a regular practice</w:t>
      </w:r>
      <w:r>
        <w:t>.</w:t>
      </w:r>
    </w:p>
    <w:p w14:paraId="114C7303" w14:textId="77777777" w:rsidR="0042274E" w:rsidRDefault="0042274E" w:rsidP="0042274E">
      <w:pPr>
        <w:pStyle w:val="NormalNGMDS"/>
      </w:pPr>
    </w:p>
    <w:p w14:paraId="3CE4FF66" w14:textId="77777777" w:rsidR="0042274E" w:rsidRDefault="0042274E" w:rsidP="0042274E">
      <w:pPr>
        <w:pStyle w:val="Heading3"/>
      </w:pPr>
      <w:bookmarkStart w:id="147" w:name="_Toc162168905"/>
      <w:bookmarkStart w:id="148" w:name="_Toc170578754"/>
      <w:r>
        <w:t>When starting a new Session</w:t>
      </w:r>
      <w:bookmarkEnd w:id="147"/>
      <w:bookmarkEnd w:id="148"/>
    </w:p>
    <w:p w14:paraId="3826C692" w14:textId="77777777" w:rsidR="0042274E" w:rsidRDefault="0042274E" w:rsidP="0042274E">
      <w:pPr>
        <w:pStyle w:val="Heading4"/>
      </w:pPr>
      <w:bookmarkStart w:id="149" w:name="_Toc162168906"/>
      <w:bookmarkStart w:id="150" w:name="_Toc170578755"/>
      <w:r>
        <w:t>Reset Initiated by the Client</w:t>
      </w:r>
      <w:bookmarkEnd w:id="149"/>
      <w:bookmarkEnd w:id="150"/>
    </w:p>
    <w:p w14:paraId="429C92B3" w14:textId="77777777" w:rsidR="0042274E" w:rsidRDefault="0042274E" w:rsidP="0042274E">
      <w:pPr>
        <w:pStyle w:val="NormalNGMDS"/>
        <w:ind w:left="0"/>
      </w:pPr>
      <w:r>
        <w:t xml:space="preserve">Reset sequence (reset to 1) through the Logon Message will not be facilitated by the gateway. </w:t>
      </w:r>
      <w:proofErr w:type="gramStart"/>
      <w:r>
        <w:t>In order to</w:t>
      </w:r>
      <w:proofErr w:type="gramEnd"/>
      <w:r>
        <w:t xml:space="preserve"> reset the sequence (reset to 1), the client should manually inform the HKEX Operations Desk.</w:t>
      </w:r>
    </w:p>
    <w:p w14:paraId="0BB4B7B2" w14:textId="77777777" w:rsidR="0042274E" w:rsidRDefault="0042274E" w:rsidP="0042274E">
      <w:pPr>
        <w:pStyle w:val="NormalNGMDS"/>
      </w:pPr>
    </w:p>
    <w:p w14:paraId="2EF7D2E6" w14:textId="77777777" w:rsidR="0042274E" w:rsidRDefault="0042274E" w:rsidP="0042274E">
      <w:pPr>
        <w:pStyle w:val="Heading4"/>
      </w:pPr>
      <w:bookmarkStart w:id="151" w:name="_Toc162168907"/>
      <w:bookmarkStart w:id="152" w:name="_Toc170578756"/>
      <w:r>
        <w:t>Reset Initiated by the Gateway</w:t>
      </w:r>
      <w:bookmarkEnd w:id="151"/>
      <w:bookmarkEnd w:id="152"/>
    </w:p>
    <w:p w14:paraId="746293F9" w14:textId="77777777" w:rsidR="0042274E" w:rsidRDefault="0042274E" w:rsidP="0042274E">
      <w:pPr>
        <w:pStyle w:val="NormalNGMDS"/>
        <w:ind w:left="0"/>
      </w:pPr>
      <w:r w:rsidRPr="00A84170">
        <w:t xml:space="preserve">The system has been designed with fault tolerance and disaster recovery technology that should ensure that </w:t>
      </w:r>
      <w:r>
        <w:t>the gateway</w:t>
      </w:r>
      <w:r w:rsidRPr="00A84170">
        <w:t xml:space="preserve"> retains its incoming and outgoing message sequence numbers for each client </w:t>
      </w:r>
      <w:r w:rsidRPr="00A84170">
        <w:lastRenderedPageBreak/>
        <w:t>in the unlikely event of an outage.</w:t>
      </w:r>
      <w:r>
        <w:t xml:space="preserve"> </w:t>
      </w:r>
      <w:r w:rsidRPr="00A84170">
        <w:t xml:space="preserve">However, </w:t>
      </w:r>
      <w:r>
        <w:t xml:space="preserve">the </w:t>
      </w:r>
      <w:r w:rsidRPr="00A84170">
        <w:t>client</w:t>
      </w:r>
      <w:r>
        <w:t xml:space="preserve"> is</w:t>
      </w:r>
      <w:r w:rsidRPr="00A84170">
        <w:t xml:space="preserve"> required to support a manual request by </w:t>
      </w:r>
      <w:r>
        <w:t>HKEX</w:t>
      </w:r>
      <w:r w:rsidRPr="00A84170">
        <w:t xml:space="preserve"> to initialize sequence numbers prior to the next login attempt</w:t>
      </w:r>
      <w:r>
        <w:t>.</w:t>
      </w:r>
    </w:p>
    <w:p w14:paraId="04D3B02C" w14:textId="77777777" w:rsidR="0042274E" w:rsidRDefault="0042274E" w:rsidP="0042274E">
      <w:pPr>
        <w:pStyle w:val="NormalNGMDS"/>
      </w:pPr>
    </w:p>
    <w:p w14:paraId="481A2D13" w14:textId="77777777" w:rsidR="0042274E" w:rsidRDefault="0042274E" w:rsidP="0042274E">
      <w:pPr>
        <w:pStyle w:val="Heading2"/>
      </w:pPr>
      <w:bookmarkStart w:id="153" w:name="_Toc162168908"/>
      <w:bookmarkStart w:id="154" w:name="_Toc170578757"/>
      <w:r>
        <w:t>Fault Tolerance</w:t>
      </w:r>
      <w:bookmarkEnd w:id="153"/>
      <w:bookmarkEnd w:id="154"/>
    </w:p>
    <w:p w14:paraId="2F40085F" w14:textId="77777777" w:rsidR="0042274E" w:rsidRPr="000A4253" w:rsidRDefault="0042274E" w:rsidP="0042274E">
      <w:pPr>
        <w:spacing w:before="120"/>
        <w:jc w:val="both"/>
        <w:rPr>
          <w:rFonts w:cs="Arial"/>
          <w:sz w:val="22"/>
          <w:szCs w:val="22"/>
        </w:rPr>
      </w:pPr>
      <w:r w:rsidRPr="000A4253">
        <w:rPr>
          <w:rFonts w:cs="Arial"/>
          <w:sz w:val="22"/>
          <w:szCs w:val="22"/>
        </w:rPr>
        <w:t xml:space="preserve">After a failure on </w:t>
      </w:r>
      <w:proofErr w:type="gramStart"/>
      <w:r w:rsidRPr="000A4253">
        <w:rPr>
          <w:rFonts w:cs="Arial"/>
          <w:sz w:val="22"/>
          <w:szCs w:val="22"/>
        </w:rPr>
        <w:t>client</w:t>
      </w:r>
      <w:proofErr w:type="gramEnd"/>
      <w:r w:rsidRPr="000A4253">
        <w:rPr>
          <w:rFonts w:cs="Arial"/>
          <w:sz w:val="22"/>
          <w:szCs w:val="22"/>
        </w:rPr>
        <w:t xml:space="preserve"> side or on </w:t>
      </w:r>
      <w:r>
        <w:rPr>
          <w:rFonts w:cs="Arial"/>
          <w:sz w:val="22"/>
          <w:szCs w:val="22"/>
        </w:rPr>
        <w:t>the gateway</w:t>
      </w:r>
      <w:r w:rsidRPr="000A4253">
        <w:rPr>
          <w:rFonts w:cs="Arial"/>
          <w:sz w:val="22"/>
          <w:szCs w:val="22"/>
        </w:rPr>
        <w:t xml:space="preserve"> side, the client is expected to be able to continue the same session.</w:t>
      </w:r>
    </w:p>
    <w:p w14:paraId="468DEF84" w14:textId="77777777" w:rsidR="0042274E" w:rsidRPr="000A4253" w:rsidRDefault="0042274E" w:rsidP="0042274E">
      <w:pPr>
        <w:spacing w:before="120"/>
        <w:jc w:val="both"/>
        <w:rPr>
          <w:rFonts w:cs="Arial"/>
          <w:sz w:val="22"/>
          <w:szCs w:val="22"/>
        </w:rPr>
      </w:pPr>
      <w:r w:rsidRPr="000A4253">
        <w:rPr>
          <w:rFonts w:cs="Arial"/>
          <w:sz w:val="22"/>
          <w:szCs w:val="22"/>
        </w:rPr>
        <w:t>In case of a catastrophic scenario, the binary gateway will restart from a higher sequence number considering the previous session or may start from sequence number 1.</w:t>
      </w:r>
    </w:p>
    <w:p w14:paraId="4E2A6DF9" w14:textId="77777777" w:rsidR="0042274E" w:rsidRPr="000A4253" w:rsidRDefault="0042274E" w:rsidP="0042274E">
      <w:pPr>
        <w:spacing w:before="120"/>
        <w:jc w:val="both"/>
        <w:rPr>
          <w:rFonts w:cs="Arial"/>
          <w:sz w:val="22"/>
          <w:szCs w:val="22"/>
        </w:rPr>
      </w:pPr>
      <w:r w:rsidRPr="000A4253">
        <w:rPr>
          <w:rFonts w:cs="Arial"/>
          <w:sz w:val="22"/>
          <w:szCs w:val="22"/>
        </w:rPr>
        <w:t xml:space="preserve">If the sequence number is reset to 1 by </w:t>
      </w:r>
      <w:r>
        <w:rPr>
          <w:rFonts w:cs="Arial"/>
          <w:sz w:val="22"/>
          <w:szCs w:val="22"/>
        </w:rPr>
        <w:t>the gateway</w:t>
      </w:r>
      <w:r w:rsidRPr="000A4253">
        <w:rPr>
          <w:rFonts w:cs="Arial"/>
          <w:sz w:val="22"/>
          <w:szCs w:val="22"/>
        </w:rPr>
        <w:t xml:space="preserve">, </w:t>
      </w:r>
      <w:r>
        <w:rPr>
          <w:rFonts w:cs="Arial"/>
          <w:sz w:val="22"/>
          <w:szCs w:val="22"/>
        </w:rPr>
        <w:t>all</w:t>
      </w:r>
      <w:r w:rsidRPr="000A4253">
        <w:rPr>
          <w:rFonts w:cs="Arial"/>
          <w:sz w:val="22"/>
          <w:szCs w:val="22"/>
        </w:rPr>
        <w:t xml:space="preserve"> previous messages will not be available for the client side.</w:t>
      </w:r>
    </w:p>
    <w:p w14:paraId="4CC9CD30" w14:textId="77777777" w:rsidR="0042274E" w:rsidRDefault="0042274E" w:rsidP="0042274E">
      <w:pPr>
        <w:spacing w:before="120"/>
        <w:jc w:val="both"/>
        <w:rPr>
          <w:rFonts w:cs="Arial"/>
          <w:sz w:val="22"/>
          <w:szCs w:val="22"/>
        </w:rPr>
      </w:pPr>
      <w:r>
        <w:rPr>
          <w:rFonts w:cs="Arial"/>
          <w:sz w:val="22"/>
          <w:szCs w:val="22"/>
        </w:rPr>
        <w:t>The c</w:t>
      </w:r>
      <w:r w:rsidRPr="000A4253">
        <w:rPr>
          <w:rFonts w:cs="Arial"/>
          <w:sz w:val="22"/>
          <w:szCs w:val="22"/>
        </w:rPr>
        <w:t xml:space="preserve">lient and </w:t>
      </w:r>
      <w:r>
        <w:rPr>
          <w:rFonts w:cs="Arial"/>
          <w:sz w:val="22"/>
          <w:szCs w:val="22"/>
        </w:rPr>
        <w:t>the gateway</w:t>
      </w:r>
      <w:r w:rsidRPr="000A4253">
        <w:rPr>
          <w:rFonts w:cs="Arial"/>
          <w:sz w:val="22"/>
          <w:szCs w:val="22"/>
        </w:rPr>
        <w:t xml:space="preserve"> are expected to negotiate on the Next Expected Message Sequence number and Next </w:t>
      </w:r>
      <w:proofErr w:type="gramStart"/>
      <w:r w:rsidRPr="000A4253">
        <w:rPr>
          <w:rFonts w:cs="Arial"/>
          <w:sz w:val="22"/>
          <w:szCs w:val="22"/>
        </w:rPr>
        <w:t>To</w:t>
      </w:r>
      <w:proofErr w:type="gramEnd"/>
      <w:r w:rsidRPr="000A4253">
        <w:rPr>
          <w:rFonts w:cs="Arial"/>
          <w:sz w:val="22"/>
          <w:szCs w:val="22"/>
        </w:rPr>
        <w:t xml:space="preserve"> Be Received Sequence number through an alternate medium prior to initiating the new session (Manually setting the sequence number for both ends after having a direct communication with the client).</w:t>
      </w:r>
    </w:p>
    <w:p w14:paraId="6C3A7BE7" w14:textId="6CD8D351" w:rsidR="0042274E" w:rsidRDefault="0042274E" w:rsidP="0042274E">
      <w:pPr>
        <w:pStyle w:val="NormalNGMDS"/>
        <w:ind w:left="0"/>
      </w:pPr>
    </w:p>
    <w:p w14:paraId="1AB03F43" w14:textId="77777777" w:rsidR="0042274E" w:rsidRDefault="0042274E" w:rsidP="0042274E">
      <w:pPr>
        <w:pStyle w:val="Heading1"/>
        <w:sectPr w:rsidR="0042274E" w:rsidSect="0042274E">
          <w:pgSz w:w="11909" w:h="16834" w:code="9"/>
          <w:pgMar w:top="1440" w:right="1440" w:bottom="1440" w:left="1440" w:header="720" w:footer="720" w:gutter="0"/>
          <w:cols w:space="720"/>
          <w:docGrid w:linePitch="360"/>
        </w:sectPr>
      </w:pPr>
    </w:p>
    <w:p w14:paraId="7677A801" w14:textId="77777777" w:rsidR="0042274E" w:rsidRDefault="0042274E" w:rsidP="0042274E">
      <w:pPr>
        <w:pStyle w:val="Heading1"/>
      </w:pPr>
      <w:bookmarkStart w:id="155" w:name="_Toc162168910"/>
      <w:bookmarkStart w:id="156" w:name="_Toc170578758"/>
      <w:r>
        <w:lastRenderedPageBreak/>
        <w:t>Recovery</w:t>
      </w:r>
      <w:bookmarkEnd w:id="155"/>
      <w:bookmarkEnd w:id="156"/>
    </w:p>
    <w:p w14:paraId="6775372E" w14:textId="77777777" w:rsidR="0042274E" w:rsidRDefault="0042274E" w:rsidP="0042274E">
      <w:pPr>
        <w:pStyle w:val="Heading2"/>
      </w:pPr>
      <w:bookmarkStart w:id="157" w:name="_Toc162168911"/>
      <w:bookmarkStart w:id="158" w:name="_Toc170578759"/>
      <w:r>
        <w:t>General Message Recovery</w:t>
      </w:r>
      <w:bookmarkEnd w:id="157"/>
      <w:bookmarkEnd w:id="158"/>
    </w:p>
    <w:p w14:paraId="16D2D3A1" w14:textId="77777777" w:rsidR="0042274E" w:rsidRDefault="0042274E" w:rsidP="0042274E">
      <w:pPr>
        <w:pStyle w:val="NormalNGMDS"/>
        <w:numPr>
          <w:ilvl w:val="0"/>
          <w:numId w:val="23"/>
        </w:numPr>
        <w:ind w:left="360"/>
      </w:pPr>
      <w:r>
        <w:t xml:space="preserve">A gap is identified when an incoming message sequence number is found to be greater than </w:t>
      </w:r>
      <w:r w:rsidRPr="003D059B">
        <w:t>Next Expected Message Sequence</w:t>
      </w:r>
      <w:r>
        <w:t xml:space="preserve"> number.</w:t>
      </w:r>
    </w:p>
    <w:p w14:paraId="310D7AE4" w14:textId="77777777" w:rsidR="0042274E" w:rsidRDefault="0042274E" w:rsidP="0042274E">
      <w:pPr>
        <w:pStyle w:val="NormalNGMDS"/>
        <w:numPr>
          <w:ilvl w:val="0"/>
          <w:numId w:val="106"/>
        </w:numPr>
        <w:ind w:left="360"/>
      </w:pPr>
      <w:r>
        <w:t xml:space="preserve">The Resend Request will indicate the </w:t>
      </w:r>
      <w:r w:rsidRPr="003D059B">
        <w:t>Start Sequence</w:t>
      </w:r>
      <w:r>
        <w:t xml:space="preserve"> and </w:t>
      </w:r>
      <w:r w:rsidRPr="003D059B">
        <w:t>End Sequence</w:t>
      </w:r>
      <w:r>
        <w:t xml:space="preserve"> of the message gap identified and when replying to a Resend Request, the messages are expected to be sent strictly honouring the sequence.</w:t>
      </w:r>
    </w:p>
    <w:p w14:paraId="6D304787" w14:textId="77777777" w:rsidR="0042274E" w:rsidRDefault="0042274E" w:rsidP="0042274E">
      <w:pPr>
        <w:pStyle w:val="NormalNGMDS"/>
        <w:numPr>
          <w:ilvl w:val="0"/>
          <w:numId w:val="106"/>
        </w:numPr>
        <w:ind w:left="360"/>
      </w:pPr>
      <w:r>
        <w:t xml:space="preserve">If messages are received outside of the </w:t>
      </w:r>
      <w:r w:rsidRPr="003D059B">
        <w:t>Start</w:t>
      </w:r>
      <w:r>
        <w:t xml:space="preserve"> and </w:t>
      </w:r>
      <w:r w:rsidRPr="003D059B">
        <w:t>End</w:t>
      </w:r>
      <w:r>
        <w:t xml:space="preserve"> sequence numbers, then the recovering party is expected to queue those messages until the gap is recovered.</w:t>
      </w:r>
    </w:p>
    <w:p w14:paraId="703509EA" w14:textId="77777777" w:rsidR="0042274E" w:rsidRDefault="0042274E" w:rsidP="0042274E">
      <w:pPr>
        <w:pStyle w:val="NormalNGMDS"/>
        <w:ind w:left="360"/>
      </w:pPr>
      <w:r>
        <w:t xml:space="preserve">During the message recovery process, the recovering party will increment the </w:t>
      </w:r>
      <w:r w:rsidRPr="003D059B">
        <w:t>Next Expected Sequence</w:t>
      </w:r>
      <w:r>
        <w:t xml:space="preserve"> number accordingly based on the messages received. If messages applicable to the message gap are received out of sequence, the recovering party will drop these messages.</w:t>
      </w:r>
    </w:p>
    <w:p w14:paraId="3DCA4A39" w14:textId="77777777" w:rsidR="0042274E" w:rsidRPr="00FE1FFA" w:rsidRDefault="0042274E" w:rsidP="0042274E">
      <w:pPr>
        <w:pStyle w:val="NormalNGMDS"/>
        <w:numPr>
          <w:ilvl w:val="0"/>
          <w:numId w:val="106"/>
        </w:numPr>
        <w:ind w:left="360"/>
      </w:pPr>
      <w:r>
        <w:t xml:space="preserve">The party requesting the Resend Request can specify “0” in the </w:t>
      </w:r>
      <w:r w:rsidRPr="003D059B">
        <w:t>End Sequence</w:t>
      </w:r>
      <w:r>
        <w:t xml:space="preserve"> to indicate that they expect the sender to send ALL messages starting from the </w:t>
      </w:r>
      <w:r w:rsidRPr="003D059B">
        <w:t>Start Sequence.</w:t>
      </w:r>
    </w:p>
    <w:p w14:paraId="148E3C0F" w14:textId="77777777" w:rsidR="0042274E" w:rsidRDefault="0042274E" w:rsidP="0042274E">
      <w:pPr>
        <w:pStyle w:val="NormalNGMDS"/>
        <w:ind w:left="360"/>
      </w:pPr>
      <w:r>
        <w:t xml:space="preserve">In this scenario, if the recovering party receives messages with a sequence greater than the </w:t>
      </w:r>
      <w:r w:rsidRPr="003D059B">
        <w:t>Start Sequence,</w:t>
      </w:r>
      <w:r w:rsidRPr="00FE1FFA">
        <w:t xml:space="preserve"> </w:t>
      </w:r>
      <w:r>
        <w:t>out of sequence, the message will be ignored.</w:t>
      </w:r>
    </w:p>
    <w:p w14:paraId="2FA2CCA3" w14:textId="77777777" w:rsidR="0042274E" w:rsidRDefault="0042274E" w:rsidP="0042274E">
      <w:pPr>
        <w:pStyle w:val="NormalNGMDS"/>
        <w:numPr>
          <w:ilvl w:val="0"/>
          <w:numId w:val="106"/>
        </w:numPr>
        <w:ind w:left="360"/>
      </w:pPr>
      <w:r>
        <w:t>Administrative messages such as Sequence Reset, Heartbeat and Test Request which can be considered irrelevant for a retransmission could be skipped using the Sequence Reset message in gap-fill mode.</w:t>
      </w:r>
    </w:p>
    <w:p w14:paraId="1391641B" w14:textId="77777777" w:rsidR="0042274E" w:rsidRPr="00667DC8" w:rsidRDefault="0042274E" w:rsidP="0042274E">
      <w:pPr>
        <w:pStyle w:val="NormalNGMDS"/>
        <w:ind w:left="360"/>
      </w:pPr>
      <w:r w:rsidRPr="00667DC8">
        <w:t xml:space="preserve">Note that </w:t>
      </w:r>
      <w:r>
        <w:t>the gateway</w:t>
      </w:r>
      <w:r w:rsidRPr="00667DC8">
        <w:t xml:space="preserve"> expects the client to skip </w:t>
      </w:r>
      <w:r w:rsidRPr="00275FD2">
        <w:t>Sequence Reset</w:t>
      </w:r>
      <w:r w:rsidRPr="00667DC8">
        <w:t xml:space="preserve"> </w:t>
      </w:r>
      <w:r w:rsidRPr="00EA2099">
        <w:t>messages when</w:t>
      </w:r>
      <w:r w:rsidRPr="00667DC8">
        <w:t xml:space="preserve"> replying to a </w:t>
      </w:r>
      <w:r>
        <w:t>R</w:t>
      </w:r>
      <w:r w:rsidRPr="00667DC8">
        <w:t xml:space="preserve">esend </w:t>
      </w:r>
      <w:r>
        <w:t>R</w:t>
      </w:r>
      <w:r w:rsidRPr="00667DC8">
        <w:t>equest at all times.</w:t>
      </w:r>
    </w:p>
    <w:p w14:paraId="4BBA1FF2" w14:textId="77777777" w:rsidR="0042274E" w:rsidRDefault="0042274E" w:rsidP="0042274E">
      <w:pPr>
        <w:pStyle w:val="NormalNGMDS"/>
        <w:numPr>
          <w:ilvl w:val="0"/>
          <w:numId w:val="106"/>
        </w:numPr>
        <w:ind w:left="360"/>
      </w:pPr>
      <w:r>
        <w:t xml:space="preserve">When resending messages, the gateway would use either </w:t>
      </w:r>
      <w:r w:rsidRPr="00FE1FFA">
        <w:t>PossDup</w:t>
      </w:r>
      <w:r>
        <w:t xml:space="preserve"> or </w:t>
      </w:r>
      <w:r w:rsidRPr="00FE1FFA">
        <w:t>PossResend</w:t>
      </w:r>
      <w:r>
        <w:t xml:space="preserve"> flag to indicate whether the messages were retransmitted earlier.</w:t>
      </w:r>
    </w:p>
    <w:p w14:paraId="3E687356" w14:textId="77777777" w:rsidR="0042274E" w:rsidRDefault="0042274E" w:rsidP="0042274E">
      <w:pPr>
        <w:pStyle w:val="NormalNGMDS"/>
        <w:ind w:left="360"/>
      </w:pPr>
      <w:r>
        <w:t xml:space="preserve">If </w:t>
      </w:r>
      <w:r w:rsidRPr="00FE1FFA">
        <w:t>PossDup</w:t>
      </w:r>
      <w:r>
        <w:t xml:space="preserve"> flag is set, it indicates that the same message with the given sequence number with the same business content may have been transmitted earlier.</w:t>
      </w:r>
    </w:p>
    <w:p w14:paraId="481D7DB6" w14:textId="77777777" w:rsidR="0042274E" w:rsidRDefault="0042274E" w:rsidP="0042274E">
      <w:pPr>
        <w:pStyle w:val="NormalNGMDS"/>
        <w:ind w:left="360"/>
      </w:pPr>
      <w:r>
        <w:t xml:space="preserve">In the case where </w:t>
      </w:r>
      <w:r w:rsidRPr="00FE1FFA">
        <w:t>PossResend</w:t>
      </w:r>
      <w:r>
        <w:t xml:space="preserve"> flag is set, it indicates that the same business content may have been transmitted previously but under the different message sequence number. In this case business contents needs to be processed to identify the resend. For example, in Execution Reports the </w:t>
      </w:r>
      <w:r w:rsidRPr="003D059B">
        <w:t>Execution ID</w:t>
      </w:r>
      <w:r>
        <w:t xml:space="preserve"> may be used for this purpose.</w:t>
      </w:r>
    </w:p>
    <w:p w14:paraId="2E6C964B" w14:textId="77777777" w:rsidR="0042274E" w:rsidRDefault="0042274E" w:rsidP="0042274E">
      <w:pPr>
        <w:pStyle w:val="NormalNGMDS"/>
        <w:ind w:left="360"/>
      </w:pPr>
    </w:p>
    <w:p w14:paraId="16CE99A9" w14:textId="77777777" w:rsidR="0042274E" w:rsidRDefault="0042274E" w:rsidP="0042274E">
      <w:pPr>
        <w:pStyle w:val="Heading2"/>
      </w:pPr>
      <w:bookmarkStart w:id="159" w:name="_Toc338314219"/>
      <w:bookmarkStart w:id="160" w:name="_Toc338315161"/>
      <w:bookmarkStart w:id="161" w:name="_Toc338315397"/>
      <w:bookmarkStart w:id="162" w:name="_Toc338315630"/>
      <w:bookmarkStart w:id="163" w:name="_Toc338316276"/>
      <w:bookmarkStart w:id="164" w:name="_Toc162168912"/>
      <w:bookmarkStart w:id="165" w:name="_Toc170578760"/>
      <w:bookmarkEnd w:id="159"/>
      <w:bookmarkEnd w:id="160"/>
      <w:bookmarkEnd w:id="161"/>
      <w:bookmarkEnd w:id="162"/>
      <w:bookmarkEnd w:id="163"/>
      <w:r>
        <w:t>Resend Request</w:t>
      </w:r>
      <w:bookmarkEnd w:id="164"/>
      <w:bookmarkEnd w:id="165"/>
    </w:p>
    <w:p w14:paraId="0EE996C7" w14:textId="77777777" w:rsidR="0042274E" w:rsidRPr="005F0660" w:rsidRDefault="0042274E" w:rsidP="0042274E">
      <w:pPr>
        <w:pStyle w:val="NormalNGMDS"/>
        <w:ind w:left="0"/>
      </w:pPr>
      <w:r w:rsidRPr="005F0660">
        <w:t xml:space="preserve">The client may use the Resend Request message to recover any lost </w:t>
      </w:r>
      <w:r>
        <w:t>messages. T</w:t>
      </w:r>
      <w:r w:rsidRPr="005F0660">
        <w:t>his message may be used in one of three modes:</w:t>
      </w:r>
    </w:p>
    <w:p w14:paraId="324A147B" w14:textId="77777777" w:rsidR="0042274E" w:rsidRDefault="0042274E" w:rsidP="0042274E">
      <w:pPr>
        <w:pStyle w:val="NormalNGMDS"/>
        <w:numPr>
          <w:ilvl w:val="0"/>
          <w:numId w:val="7"/>
        </w:numPr>
        <w:ind w:left="720"/>
      </w:pPr>
      <w:r w:rsidRPr="005F0660">
        <w:t xml:space="preserve">To request a single message. The </w:t>
      </w:r>
      <w:r w:rsidRPr="00FE1FFA">
        <w:t>Start Sequence</w:t>
      </w:r>
      <w:r w:rsidRPr="005F0660">
        <w:t xml:space="preserve"> and </w:t>
      </w:r>
      <w:r w:rsidRPr="00FE1FFA">
        <w:t>End Sequence</w:t>
      </w:r>
      <w:r w:rsidRPr="005F0660">
        <w:t xml:space="preserve"> should be the same.</w:t>
      </w:r>
    </w:p>
    <w:p w14:paraId="5F007166" w14:textId="77777777" w:rsidR="0042274E" w:rsidRDefault="0042274E" w:rsidP="0042274E">
      <w:pPr>
        <w:pStyle w:val="NormalNGMDS"/>
        <w:numPr>
          <w:ilvl w:val="0"/>
          <w:numId w:val="7"/>
        </w:numPr>
        <w:ind w:left="720"/>
      </w:pPr>
      <w:r w:rsidRPr="005F0660">
        <w:t xml:space="preserve">To request a specific range of messages. The </w:t>
      </w:r>
      <w:r w:rsidRPr="00FE1FFA">
        <w:t>Start Sequence</w:t>
      </w:r>
      <w:r w:rsidRPr="005F0660">
        <w:t xml:space="preserve"> should be the first message of the range and the </w:t>
      </w:r>
      <w:r w:rsidRPr="00FE1FFA">
        <w:t>End Sequence</w:t>
      </w:r>
      <w:r w:rsidRPr="005F0660">
        <w:t xml:space="preserve"> should be the last of the range</w:t>
      </w:r>
      <w:r>
        <w:t>.</w:t>
      </w:r>
    </w:p>
    <w:p w14:paraId="2F0B312B" w14:textId="77777777" w:rsidR="0042274E" w:rsidRPr="005F0660" w:rsidRDefault="0042274E" w:rsidP="0042274E">
      <w:pPr>
        <w:pStyle w:val="NormalNGMDS"/>
        <w:numPr>
          <w:ilvl w:val="0"/>
          <w:numId w:val="7"/>
        </w:numPr>
        <w:ind w:left="720"/>
      </w:pPr>
      <w:r w:rsidRPr="005F0660">
        <w:t xml:space="preserve">To request all messages after a particular message. The </w:t>
      </w:r>
      <w:r w:rsidRPr="00FE1FFA">
        <w:t>Start Sequence</w:t>
      </w:r>
      <w:r w:rsidRPr="005F0660">
        <w:t xml:space="preserve"> should be the sequence number immediately after that of the last processed message and the </w:t>
      </w:r>
      <w:r w:rsidRPr="00FE1FFA">
        <w:t>End Sequence</w:t>
      </w:r>
      <w:r w:rsidRPr="005F0660">
        <w:t xml:space="preserve"> should be zero (0)</w:t>
      </w:r>
      <w:r>
        <w:t>.</w:t>
      </w:r>
    </w:p>
    <w:p w14:paraId="5B6A13AA" w14:textId="77777777" w:rsidR="0042274E" w:rsidRDefault="0042274E" w:rsidP="0042274E">
      <w:pPr>
        <w:rPr>
          <w:lang w:val="en-GB"/>
        </w:rPr>
      </w:pPr>
    </w:p>
    <w:p w14:paraId="0F8140D2" w14:textId="77777777" w:rsidR="0042274E" w:rsidRDefault="0042274E" w:rsidP="0042274E">
      <w:pPr>
        <w:spacing w:after="200" w:line="276" w:lineRule="auto"/>
        <w:rPr>
          <w:rFonts w:ascii="Cambria" w:hAnsi="Cambria"/>
          <w:b/>
          <w:color w:val="365F91"/>
          <w:lang w:val="en-GB"/>
        </w:rPr>
      </w:pPr>
      <w:r>
        <w:br w:type="page"/>
      </w:r>
    </w:p>
    <w:p w14:paraId="6CA06684" w14:textId="77777777" w:rsidR="0042274E" w:rsidRDefault="0042274E" w:rsidP="0042274E">
      <w:pPr>
        <w:pStyle w:val="Heading2"/>
      </w:pPr>
      <w:bookmarkStart w:id="166" w:name="_Toc162168913"/>
      <w:bookmarkStart w:id="167" w:name="_Toc170578761"/>
      <w:r>
        <w:lastRenderedPageBreak/>
        <w:t>Logon Message Processing – Next Expected Message Sequence</w:t>
      </w:r>
      <w:bookmarkEnd w:id="166"/>
      <w:bookmarkEnd w:id="167"/>
    </w:p>
    <w:p w14:paraId="6089D8ED" w14:textId="77777777" w:rsidR="0042274E" w:rsidRDefault="0042274E" w:rsidP="0042274E">
      <w:pPr>
        <w:pStyle w:val="NormalNGMDS"/>
        <w:spacing w:before="96" w:after="96"/>
        <w:ind w:left="0"/>
      </w:pPr>
      <w:r>
        <w:t>Upon receipt of a Logon message from a client, the gateway</w:t>
      </w:r>
      <w:r>
        <w:rPr>
          <w:rFonts w:asciiTheme="minorHAnsi" w:hAnsiTheme="minorHAnsi" w:cstheme="minorHAnsi"/>
          <w:szCs w:val="22"/>
        </w:rPr>
        <w:t xml:space="preserve"> </w:t>
      </w:r>
      <w:r>
        <w:t xml:space="preserve">will validate the </w:t>
      </w:r>
      <w:r w:rsidRPr="004C2F6C">
        <w:t>Comp</w:t>
      </w:r>
      <w:r w:rsidRPr="004C2F6C">
        <w:rPr>
          <w:rFonts w:asciiTheme="minorHAnsi" w:hAnsiTheme="minorHAnsi" w:cstheme="minorHAnsi"/>
          <w:szCs w:val="22"/>
        </w:rPr>
        <w:t xml:space="preserve"> </w:t>
      </w:r>
      <w:r w:rsidRPr="004C2F6C">
        <w:t>ID</w:t>
      </w:r>
      <w:r>
        <w:t xml:space="preserve"> and the </w:t>
      </w:r>
      <w:r w:rsidRPr="00FE1FFA">
        <w:rPr>
          <w:rFonts w:asciiTheme="minorHAnsi" w:hAnsiTheme="minorHAnsi" w:cstheme="minorHAnsi"/>
          <w:szCs w:val="22"/>
        </w:rPr>
        <w:t>P</w:t>
      </w:r>
      <w:r w:rsidRPr="00FE1FFA">
        <w:t>assword</w:t>
      </w:r>
      <w:r>
        <w:rPr>
          <w:rFonts w:asciiTheme="minorHAnsi" w:hAnsiTheme="minorHAnsi" w:cstheme="minorHAnsi"/>
          <w:szCs w:val="22"/>
        </w:rPr>
        <w:t>. I</w:t>
      </w:r>
      <w:r>
        <w:t xml:space="preserve">f </w:t>
      </w:r>
      <w:r>
        <w:rPr>
          <w:rFonts w:asciiTheme="minorHAnsi" w:hAnsiTheme="minorHAnsi" w:cstheme="minorHAnsi"/>
          <w:szCs w:val="22"/>
        </w:rPr>
        <w:t xml:space="preserve">this validation results in </w:t>
      </w:r>
      <w:r>
        <w:t xml:space="preserve">an invalid </w:t>
      </w:r>
      <w:r w:rsidRPr="00853DCA">
        <w:t>Comp</w:t>
      </w:r>
      <w:r w:rsidRPr="00853DCA">
        <w:rPr>
          <w:rFonts w:asciiTheme="minorHAnsi" w:hAnsiTheme="minorHAnsi" w:cstheme="minorHAnsi"/>
          <w:szCs w:val="22"/>
        </w:rPr>
        <w:t xml:space="preserve"> </w:t>
      </w:r>
      <w:r w:rsidRPr="00853DCA">
        <w:t>ID</w:t>
      </w:r>
      <w:r>
        <w:t xml:space="preserve"> or </w:t>
      </w:r>
      <w:r>
        <w:rPr>
          <w:rFonts w:asciiTheme="minorHAnsi" w:hAnsiTheme="minorHAnsi" w:cstheme="minorHAnsi"/>
          <w:szCs w:val="22"/>
        </w:rPr>
        <w:t xml:space="preserve">invalid </w:t>
      </w:r>
      <w:r>
        <w:t xml:space="preserve">password </w:t>
      </w:r>
      <w:r>
        <w:rPr>
          <w:rFonts w:asciiTheme="minorHAnsi" w:hAnsiTheme="minorHAnsi" w:cstheme="minorHAnsi"/>
          <w:szCs w:val="22"/>
        </w:rPr>
        <w:t xml:space="preserve">the gateway </w:t>
      </w:r>
      <w:r>
        <w:t xml:space="preserve">would terminate the session </w:t>
      </w:r>
      <w:r>
        <w:rPr>
          <w:rFonts w:asciiTheme="minorHAnsi" w:hAnsiTheme="minorHAnsi" w:cstheme="minorHAnsi"/>
          <w:szCs w:val="22"/>
        </w:rPr>
        <w:t xml:space="preserve">with the client </w:t>
      </w:r>
      <w:r>
        <w:t>without any further exchange of messages.</w:t>
      </w:r>
    </w:p>
    <w:p w14:paraId="2353E96C" w14:textId="77777777" w:rsidR="0042274E" w:rsidRDefault="0042274E" w:rsidP="0042274E">
      <w:pPr>
        <w:pStyle w:val="NormalNGMDS"/>
        <w:spacing w:before="96" w:after="96"/>
        <w:ind w:left="0"/>
      </w:pPr>
      <w:r>
        <w:rPr>
          <w:rFonts w:asciiTheme="minorHAnsi" w:hAnsiTheme="minorHAnsi" w:cstheme="minorHAnsi"/>
          <w:szCs w:val="22"/>
        </w:rPr>
        <w:t>If the Logon request is validated successfully for Comp ID and password</w:t>
      </w:r>
      <w:r>
        <w:t>, the gateway</w:t>
      </w:r>
      <w:r>
        <w:rPr>
          <w:rFonts w:asciiTheme="minorHAnsi" w:hAnsiTheme="minorHAnsi" w:cstheme="minorHAnsi"/>
          <w:szCs w:val="22"/>
        </w:rPr>
        <w:t xml:space="preserve"> </w:t>
      </w:r>
      <w:r>
        <w:t xml:space="preserve">will move onto validate the Next Expected Message Sequence number of the incoming Logon message. </w:t>
      </w:r>
    </w:p>
    <w:p w14:paraId="652E883C" w14:textId="77777777" w:rsidR="0042274E" w:rsidRDefault="0042274E" w:rsidP="0042274E">
      <w:pPr>
        <w:pStyle w:val="NormalNGMDS"/>
        <w:spacing w:before="96" w:after="96"/>
        <w:ind w:left="0"/>
      </w:pPr>
      <w:r>
        <w:t>If the Next Expected Message Sequence n</w:t>
      </w:r>
      <w:r w:rsidRPr="000E79A3">
        <w:rPr>
          <w:rFonts w:asciiTheme="minorHAnsi" w:hAnsiTheme="minorHAnsi" w:cstheme="minorHAnsi"/>
          <w:szCs w:val="22"/>
        </w:rPr>
        <w:t>umber indicated is</w:t>
      </w:r>
      <w:r>
        <w:rPr>
          <w:rFonts w:asciiTheme="minorHAnsi" w:hAnsiTheme="minorHAnsi" w:cstheme="minorHAnsi"/>
          <w:szCs w:val="22"/>
        </w:rPr>
        <w:t>:</w:t>
      </w:r>
    </w:p>
    <w:p w14:paraId="452D41E2" w14:textId="77777777" w:rsidR="0042274E" w:rsidRPr="00667DC8" w:rsidRDefault="0042274E" w:rsidP="0042274E">
      <w:pPr>
        <w:pStyle w:val="NormalNGMDS"/>
        <w:numPr>
          <w:ilvl w:val="0"/>
          <w:numId w:val="107"/>
        </w:numPr>
        <w:spacing w:before="96" w:after="96"/>
        <w:ind w:left="360"/>
        <w:rPr>
          <w:rFonts w:asciiTheme="minorHAnsi" w:hAnsiTheme="minorHAnsi"/>
          <w:szCs w:val="22"/>
        </w:rPr>
      </w:pPr>
      <w:r w:rsidRPr="00667DC8">
        <w:rPr>
          <w:rFonts w:asciiTheme="minorHAnsi" w:hAnsiTheme="minorHAnsi"/>
          <w:szCs w:val="22"/>
        </w:rPr>
        <w:t xml:space="preserve">Greater than </w:t>
      </w:r>
      <w:r>
        <w:rPr>
          <w:rFonts w:asciiTheme="minorHAnsi" w:hAnsiTheme="minorHAnsi"/>
          <w:szCs w:val="22"/>
        </w:rPr>
        <w:t>the gateway</w:t>
      </w:r>
      <w:r w:rsidRPr="00667DC8">
        <w:rPr>
          <w:rFonts w:asciiTheme="minorHAnsi" w:hAnsiTheme="minorHAnsi"/>
          <w:szCs w:val="22"/>
        </w:rPr>
        <w:t xml:space="preserve">’s Next </w:t>
      </w:r>
      <w:proofErr w:type="gramStart"/>
      <w:r w:rsidRPr="00667DC8">
        <w:rPr>
          <w:rFonts w:asciiTheme="minorHAnsi" w:hAnsiTheme="minorHAnsi"/>
          <w:szCs w:val="22"/>
        </w:rPr>
        <w:t>To</w:t>
      </w:r>
      <w:proofErr w:type="gramEnd"/>
      <w:r w:rsidRPr="00667DC8">
        <w:rPr>
          <w:rFonts w:asciiTheme="minorHAnsi" w:hAnsiTheme="minorHAnsi"/>
          <w:szCs w:val="22"/>
        </w:rPr>
        <w:t xml:space="preserve"> Be Sent Sequence </w:t>
      </w:r>
      <w:r w:rsidRPr="005C39C4">
        <w:rPr>
          <w:rFonts w:asciiTheme="minorHAnsi" w:hAnsiTheme="minorHAnsi" w:cstheme="minorHAnsi"/>
          <w:szCs w:val="22"/>
        </w:rPr>
        <w:t>n</w:t>
      </w:r>
      <w:r w:rsidRPr="00667DC8">
        <w:rPr>
          <w:rFonts w:asciiTheme="minorHAnsi" w:hAnsiTheme="minorHAnsi"/>
          <w:szCs w:val="22"/>
        </w:rPr>
        <w:t xml:space="preserve">umber, then the session will be terminated immediately </w:t>
      </w:r>
      <w:r w:rsidRPr="003D057D">
        <w:rPr>
          <w:rFonts w:asciiTheme="minorHAnsi" w:hAnsiTheme="minorHAnsi"/>
          <w:szCs w:val="22"/>
          <w:lang w:val="en-US"/>
        </w:rPr>
        <w:t>after sending the logout message</w:t>
      </w:r>
      <w:r w:rsidRPr="00667DC8">
        <w:rPr>
          <w:rFonts w:asciiTheme="minorHAnsi" w:hAnsiTheme="minorHAnsi"/>
          <w:szCs w:val="22"/>
        </w:rPr>
        <w:t xml:space="preserve"> (</w:t>
      </w:r>
      <w:r w:rsidRPr="005C39C4">
        <w:rPr>
          <w:rFonts w:asciiTheme="minorHAnsi" w:hAnsiTheme="minorHAnsi" w:cstheme="minorHAnsi"/>
          <w:szCs w:val="22"/>
        </w:rPr>
        <w:t>i.e., m</w:t>
      </w:r>
      <w:r w:rsidRPr="00667DC8">
        <w:rPr>
          <w:rFonts w:asciiTheme="minorHAnsi" w:hAnsiTheme="minorHAnsi"/>
          <w:szCs w:val="22"/>
        </w:rPr>
        <w:t xml:space="preserve">anual intervention is required in this case). </w:t>
      </w:r>
    </w:p>
    <w:p w14:paraId="74455E01" w14:textId="77777777" w:rsidR="0042274E" w:rsidRPr="00667DC8" w:rsidRDefault="0042274E" w:rsidP="0042274E">
      <w:pPr>
        <w:pStyle w:val="NormalNGMDS"/>
        <w:numPr>
          <w:ilvl w:val="0"/>
          <w:numId w:val="107"/>
        </w:numPr>
        <w:spacing w:before="96" w:after="96"/>
        <w:ind w:left="360"/>
        <w:rPr>
          <w:rFonts w:asciiTheme="minorHAnsi" w:hAnsiTheme="minorHAnsi"/>
          <w:szCs w:val="22"/>
        </w:rPr>
      </w:pPr>
      <w:r w:rsidRPr="00667DC8">
        <w:rPr>
          <w:rFonts w:asciiTheme="minorHAnsi" w:hAnsiTheme="minorHAnsi"/>
          <w:szCs w:val="22"/>
        </w:rPr>
        <w:t xml:space="preserve">Equal to </w:t>
      </w:r>
      <w:r>
        <w:rPr>
          <w:rFonts w:asciiTheme="minorHAnsi" w:hAnsiTheme="minorHAnsi"/>
          <w:szCs w:val="22"/>
        </w:rPr>
        <w:t>the gateway</w:t>
      </w:r>
      <w:r w:rsidRPr="00667DC8">
        <w:rPr>
          <w:rFonts w:asciiTheme="minorHAnsi" w:hAnsiTheme="minorHAnsi"/>
          <w:szCs w:val="22"/>
        </w:rPr>
        <w:t xml:space="preserve">’s Next </w:t>
      </w:r>
      <w:proofErr w:type="gramStart"/>
      <w:r w:rsidRPr="00667DC8">
        <w:rPr>
          <w:rFonts w:asciiTheme="minorHAnsi" w:hAnsiTheme="minorHAnsi"/>
          <w:szCs w:val="22"/>
        </w:rPr>
        <w:t>To</w:t>
      </w:r>
      <w:proofErr w:type="gramEnd"/>
      <w:r w:rsidRPr="00667DC8">
        <w:rPr>
          <w:rFonts w:asciiTheme="minorHAnsi" w:hAnsiTheme="minorHAnsi"/>
          <w:szCs w:val="22"/>
        </w:rPr>
        <w:t xml:space="preserve"> Be Sent Sequence number, then </w:t>
      </w:r>
      <w:r>
        <w:rPr>
          <w:rFonts w:asciiTheme="minorHAnsi" w:hAnsiTheme="minorHAnsi"/>
          <w:szCs w:val="22"/>
        </w:rPr>
        <w:t>the gateway</w:t>
      </w:r>
      <w:r w:rsidRPr="005C39C4">
        <w:rPr>
          <w:rFonts w:asciiTheme="minorHAnsi" w:hAnsiTheme="minorHAnsi" w:cstheme="minorHAnsi"/>
          <w:szCs w:val="22"/>
        </w:rPr>
        <w:t xml:space="preserve"> </w:t>
      </w:r>
      <w:r w:rsidRPr="00667DC8">
        <w:rPr>
          <w:rFonts w:asciiTheme="minorHAnsi" w:hAnsiTheme="minorHAnsi"/>
          <w:szCs w:val="22"/>
        </w:rPr>
        <w:t xml:space="preserve">will start sending message starting from the indicated sequence number </w:t>
      </w:r>
    </w:p>
    <w:p w14:paraId="24344394" w14:textId="77777777" w:rsidR="0042274E" w:rsidRPr="00667DC8" w:rsidRDefault="0042274E" w:rsidP="0042274E">
      <w:pPr>
        <w:pStyle w:val="NormalNGMDS"/>
        <w:numPr>
          <w:ilvl w:val="0"/>
          <w:numId w:val="107"/>
        </w:numPr>
        <w:spacing w:before="96" w:after="96"/>
        <w:ind w:left="360"/>
        <w:rPr>
          <w:rFonts w:asciiTheme="minorHAnsi" w:hAnsiTheme="minorHAnsi"/>
          <w:szCs w:val="22"/>
        </w:rPr>
      </w:pPr>
      <w:r w:rsidRPr="00667DC8">
        <w:rPr>
          <w:rFonts w:asciiTheme="minorHAnsi" w:hAnsiTheme="minorHAnsi"/>
          <w:szCs w:val="22"/>
        </w:rPr>
        <w:t xml:space="preserve">Less than </w:t>
      </w:r>
      <w:r>
        <w:rPr>
          <w:rFonts w:asciiTheme="minorHAnsi" w:hAnsiTheme="minorHAnsi"/>
          <w:szCs w:val="22"/>
        </w:rPr>
        <w:t>the gateway</w:t>
      </w:r>
      <w:r w:rsidRPr="00667DC8">
        <w:rPr>
          <w:rFonts w:asciiTheme="minorHAnsi" w:hAnsiTheme="minorHAnsi"/>
          <w:szCs w:val="22"/>
        </w:rPr>
        <w:t xml:space="preserve">’s Next </w:t>
      </w:r>
      <w:proofErr w:type="gramStart"/>
      <w:r w:rsidRPr="00667DC8">
        <w:rPr>
          <w:rFonts w:asciiTheme="minorHAnsi" w:hAnsiTheme="minorHAnsi"/>
          <w:szCs w:val="22"/>
        </w:rPr>
        <w:t>To</w:t>
      </w:r>
      <w:proofErr w:type="gramEnd"/>
      <w:r w:rsidRPr="00667DC8">
        <w:rPr>
          <w:rFonts w:asciiTheme="minorHAnsi" w:hAnsiTheme="minorHAnsi"/>
          <w:szCs w:val="22"/>
        </w:rPr>
        <w:t xml:space="preserve"> Be Sent Sequence number, then </w:t>
      </w:r>
      <w:r>
        <w:rPr>
          <w:rFonts w:asciiTheme="minorHAnsi" w:hAnsiTheme="minorHAnsi"/>
          <w:szCs w:val="22"/>
        </w:rPr>
        <w:t>the gateway</w:t>
      </w:r>
      <w:r w:rsidRPr="005C39C4">
        <w:rPr>
          <w:rFonts w:asciiTheme="minorHAnsi" w:hAnsiTheme="minorHAnsi" w:cstheme="minorHAnsi"/>
          <w:szCs w:val="22"/>
        </w:rPr>
        <w:t xml:space="preserve"> </w:t>
      </w:r>
      <w:r w:rsidRPr="00667DC8">
        <w:rPr>
          <w:rFonts w:asciiTheme="minorHAnsi" w:hAnsiTheme="minorHAnsi"/>
          <w:szCs w:val="22"/>
        </w:rPr>
        <w:t xml:space="preserve">would consider this as a gap-fill </w:t>
      </w:r>
      <w:r>
        <w:rPr>
          <w:rFonts w:asciiTheme="minorHAnsi" w:hAnsiTheme="minorHAnsi"/>
          <w:szCs w:val="22"/>
        </w:rPr>
        <w:t>(i.e., the client has not received these messages and the gateway has to resend them now</w:t>
      </w:r>
      <w:bookmarkStart w:id="168" w:name="_Ref384800586"/>
      <w:r w:rsidRPr="003179D8">
        <w:rPr>
          <w:rStyle w:val="FootnoteReference"/>
          <w:rFonts w:asciiTheme="minorHAnsi" w:hAnsiTheme="minorHAnsi"/>
          <w:b/>
          <w:i/>
          <w:color w:val="0000FF"/>
          <w:szCs w:val="22"/>
        </w:rPr>
        <w:footnoteReference w:id="2"/>
      </w:r>
      <w:bookmarkEnd w:id="168"/>
      <w:r>
        <w:rPr>
          <w:rFonts w:asciiTheme="minorHAnsi" w:hAnsiTheme="minorHAnsi"/>
          <w:szCs w:val="22"/>
        </w:rPr>
        <w:t xml:space="preserve">) </w:t>
      </w:r>
      <w:r w:rsidRPr="00667DC8">
        <w:rPr>
          <w:rFonts w:asciiTheme="minorHAnsi" w:hAnsiTheme="minorHAnsi"/>
          <w:szCs w:val="22"/>
        </w:rPr>
        <w:t>and send messages starting from the indicated message up to the logon message sequence and skip the logon message sequence using a gap-fill and continue sending new messages from there on</w:t>
      </w:r>
    </w:p>
    <w:p w14:paraId="041137F2" w14:textId="77777777" w:rsidR="0042274E" w:rsidRDefault="0042274E" w:rsidP="0042274E">
      <w:pPr>
        <w:pStyle w:val="NormalNGMDS"/>
        <w:spacing w:before="96" w:after="96"/>
        <w:ind w:left="0"/>
      </w:pPr>
      <w:r>
        <w:t>If the Next Expected Message Sequence number indicated is valid then the gateway</w:t>
      </w:r>
      <w:r>
        <w:rPr>
          <w:rFonts w:asciiTheme="minorHAnsi" w:hAnsiTheme="minorHAnsi" w:cstheme="minorHAnsi"/>
          <w:szCs w:val="22"/>
        </w:rPr>
        <w:t xml:space="preserve"> </w:t>
      </w:r>
      <w:r>
        <w:t>will send a Logon signifying a logon reply specifying the Next Expected Message Sequence number from the client. Immediately following the logon reply, the gateway</w:t>
      </w:r>
      <w:r>
        <w:rPr>
          <w:rFonts w:asciiTheme="minorHAnsi" w:hAnsiTheme="minorHAnsi" w:cstheme="minorHAnsi"/>
          <w:szCs w:val="22"/>
        </w:rPr>
        <w:t xml:space="preserve"> </w:t>
      </w:r>
      <w:r>
        <w:t xml:space="preserve">would start message transmission as indicated above. </w:t>
      </w:r>
    </w:p>
    <w:p w14:paraId="239BF4B7" w14:textId="77777777" w:rsidR="0042274E" w:rsidRDefault="0042274E" w:rsidP="0042274E">
      <w:pPr>
        <w:pStyle w:val="NormalNGMDS"/>
        <w:spacing w:before="96" w:after="96"/>
        <w:ind w:left="0"/>
      </w:pPr>
      <w:r>
        <w:rPr>
          <w:rFonts w:asciiTheme="minorHAnsi" w:hAnsiTheme="minorHAnsi" w:cstheme="minorHAnsi"/>
          <w:szCs w:val="22"/>
        </w:rPr>
        <w:t xml:space="preserve">The </w:t>
      </w:r>
      <w:r>
        <w:t>client upon receipt of the Logon message from the gateway</w:t>
      </w:r>
      <w:r>
        <w:rPr>
          <w:rFonts w:asciiTheme="minorHAnsi" w:hAnsiTheme="minorHAnsi" w:cstheme="minorHAnsi"/>
          <w:szCs w:val="22"/>
        </w:rPr>
        <w:t xml:space="preserve"> </w:t>
      </w:r>
      <w:r>
        <w:t xml:space="preserve">is expected follow the exact steps as indicated above. </w:t>
      </w:r>
    </w:p>
    <w:p w14:paraId="3107D3FE" w14:textId="77777777" w:rsidR="0042274E" w:rsidRDefault="0042274E" w:rsidP="0042274E">
      <w:pPr>
        <w:pStyle w:val="NormalNGMDS"/>
        <w:ind w:left="0"/>
      </w:pPr>
      <w:r>
        <w:t xml:space="preserve">Neither side should generate a Resend Request based on the Sequence Number of the incoming Logon message but should expect any gaps to be filled automatically by following the </w:t>
      </w:r>
      <w:r w:rsidRPr="003D059B">
        <w:t>Next Expected Sequence</w:t>
      </w:r>
      <w:r>
        <w:t xml:space="preserve"> processing described above</w:t>
      </w:r>
      <w:r w:rsidRPr="003179D8">
        <w:rPr>
          <w:b/>
          <w:i/>
          <w:color w:val="0000FF"/>
          <w:vertAlign w:val="superscript"/>
        </w:rPr>
        <w:fldChar w:fldCharType="begin"/>
      </w:r>
      <w:r w:rsidRPr="003179D8">
        <w:rPr>
          <w:b/>
          <w:i/>
          <w:color w:val="0000FF"/>
          <w:vertAlign w:val="superscript"/>
        </w:rPr>
        <w:instrText xml:space="preserve"> NOTEREF _Ref384800586  \* MERGEFORMAT </w:instrText>
      </w:r>
      <w:r w:rsidRPr="003179D8">
        <w:rPr>
          <w:b/>
          <w:i/>
          <w:color w:val="0000FF"/>
          <w:vertAlign w:val="superscript"/>
        </w:rPr>
        <w:fldChar w:fldCharType="separate"/>
      </w:r>
      <w:r>
        <w:rPr>
          <w:b/>
          <w:i/>
          <w:color w:val="0000FF"/>
          <w:vertAlign w:val="superscript"/>
        </w:rPr>
        <w:t>2</w:t>
      </w:r>
      <w:r w:rsidRPr="003179D8">
        <w:rPr>
          <w:b/>
          <w:i/>
          <w:color w:val="0000FF"/>
          <w:vertAlign w:val="superscript"/>
        </w:rPr>
        <w:fldChar w:fldCharType="end"/>
      </w:r>
      <w:r>
        <w:t>.</w:t>
      </w:r>
    </w:p>
    <w:p w14:paraId="145C8401" w14:textId="77777777" w:rsidR="0042274E" w:rsidRDefault="0042274E" w:rsidP="0042274E">
      <w:pPr>
        <w:pStyle w:val="NormalNGMDS"/>
        <w:ind w:left="0"/>
        <w:rPr>
          <w:rFonts w:cs="Arial"/>
          <w:szCs w:val="20"/>
        </w:rPr>
      </w:pPr>
      <w:r w:rsidRPr="00C272C8">
        <w:rPr>
          <w:rFonts w:cs="Arial"/>
          <w:szCs w:val="20"/>
        </w:rPr>
        <w:t xml:space="preserve">Note that </w:t>
      </w:r>
      <w:r>
        <w:rPr>
          <w:rFonts w:cs="Arial"/>
          <w:szCs w:val="20"/>
        </w:rPr>
        <w:t>Indicates</w:t>
      </w:r>
      <w:r w:rsidRPr="00C272C8">
        <w:rPr>
          <w:rFonts w:cs="Arial"/>
          <w:szCs w:val="20"/>
        </w:rPr>
        <w:t xml:space="preserve"> the </w:t>
      </w:r>
      <w:r w:rsidRPr="003D059B">
        <w:rPr>
          <w:rFonts w:cs="Arial"/>
          <w:szCs w:val="20"/>
        </w:rPr>
        <w:t>Next Expected Message Sequence</w:t>
      </w:r>
      <w:r w:rsidRPr="00C272C8">
        <w:rPr>
          <w:rFonts w:cs="Arial"/>
          <w:szCs w:val="20"/>
        </w:rPr>
        <w:t xml:space="preserve"> number </w:t>
      </w:r>
      <w:r>
        <w:rPr>
          <w:rFonts w:cs="Arial"/>
          <w:szCs w:val="20"/>
        </w:rPr>
        <w:t xml:space="preserve">in the </w:t>
      </w:r>
      <w:r w:rsidRPr="003D059B">
        <w:rPr>
          <w:rFonts w:cs="Arial"/>
          <w:szCs w:val="20"/>
        </w:rPr>
        <w:t>Logon</w:t>
      </w:r>
      <w:r>
        <w:rPr>
          <w:rFonts w:cs="Arial"/>
          <w:szCs w:val="20"/>
        </w:rPr>
        <w:t xml:space="preserve"> request </w:t>
      </w:r>
      <w:r w:rsidRPr="00C272C8">
        <w:rPr>
          <w:rFonts w:cs="Arial"/>
          <w:szCs w:val="20"/>
        </w:rPr>
        <w:t>is mandatory</w:t>
      </w:r>
      <w:r>
        <w:rPr>
          <w:rFonts w:cs="Arial"/>
          <w:szCs w:val="20"/>
        </w:rPr>
        <w:t>.</w:t>
      </w:r>
    </w:p>
    <w:p w14:paraId="3C40CDD7" w14:textId="77777777" w:rsidR="0042274E" w:rsidRDefault="0042274E" w:rsidP="0042274E">
      <w:pPr>
        <w:pStyle w:val="NormalNGMDS"/>
        <w:ind w:left="0"/>
      </w:pPr>
      <w:r>
        <w:rPr>
          <w:rFonts w:cs="Arial"/>
          <w:szCs w:val="20"/>
        </w:rPr>
        <w:t xml:space="preserve">Note also that </w:t>
      </w:r>
      <w:r>
        <w:t>in the unlikely event of a failure &amp; recovery of the gateway if the client chooses not to retransmit certain application messages upon detecting a gap while the gateway has lost the state of the original responses for those messages, the client may not receive any responses from the gateway for those application messages, which the client skipped from retransmitting during the recovery.</w:t>
      </w:r>
    </w:p>
    <w:p w14:paraId="1D2582C8" w14:textId="77777777" w:rsidR="0042274E" w:rsidRPr="000E79A3" w:rsidRDefault="0042274E" w:rsidP="0042274E">
      <w:pPr>
        <w:pStyle w:val="NormalNGMDS"/>
        <w:ind w:left="0"/>
      </w:pPr>
    </w:p>
    <w:p w14:paraId="4316E5AF" w14:textId="77777777" w:rsidR="0042274E" w:rsidRDefault="0042274E" w:rsidP="0042274E">
      <w:pPr>
        <w:pStyle w:val="Heading2"/>
      </w:pPr>
      <w:bookmarkStart w:id="169" w:name="_Toc162168914"/>
      <w:bookmarkStart w:id="170" w:name="_Toc170578762"/>
      <w:r>
        <w:t>Possible Duplicates</w:t>
      </w:r>
      <w:bookmarkEnd w:id="169"/>
      <w:bookmarkEnd w:id="170"/>
    </w:p>
    <w:p w14:paraId="607638CC" w14:textId="77777777" w:rsidR="0042274E" w:rsidRDefault="0042274E" w:rsidP="0042274E">
      <w:pPr>
        <w:pStyle w:val="NormalNGMDS"/>
        <w:ind w:left="0"/>
      </w:pPr>
      <w:r>
        <w:t xml:space="preserve">The gateway </w:t>
      </w:r>
      <w:r w:rsidRPr="00CC0A34">
        <w:t xml:space="preserve">handles possible duplicates according to the </w:t>
      </w:r>
      <w:r>
        <w:t xml:space="preserve">Financial Information Exchange – FIX </w:t>
      </w:r>
      <w:r w:rsidRPr="00CC0A34">
        <w:t>protocol.</w:t>
      </w:r>
    </w:p>
    <w:p w14:paraId="326DDC3A" w14:textId="77777777" w:rsidR="0042274E" w:rsidRDefault="0042274E" w:rsidP="0042274E">
      <w:pPr>
        <w:pStyle w:val="NormalNGMDS"/>
        <w:ind w:left="0"/>
      </w:pPr>
    </w:p>
    <w:p w14:paraId="3BA6690C" w14:textId="77777777" w:rsidR="0042274E" w:rsidRDefault="0042274E" w:rsidP="0042274E">
      <w:pPr>
        <w:pStyle w:val="Heading2"/>
      </w:pPr>
      <w:bookmarkStart w:id="171" w:name="_Toc162168915"/>
      <w:bookmarkStart w:id="172" w:name="_Toc170578763"/>
      <w:r>
        <w:t>Possible Resends</w:t>
      </w:r>
      <w:bookmarkEnd w:id="171"/>
      <w:bookmarkEnd w:id="172"/>
    </w:p>
    <w:p w14:paraId="7A18D23D" w14:textId="77777777" w:rsidR="0042274E" w:rsidRDefault="0042274E" w:rsidP="0042274E">
      <w:pPr>
        <w:pStyle w:val="Heading3"/>
      </w:pPr>
      <w:bookmarkStart w:id="173" w:name="_Toc162168916"/>
      <w:bookmarkStart w:id="174" w:name="_Toc170578764"/>
      <w:r>
        <w:t>Client Initiated Messages</w:t>
      </w:r>
      <w:bookmarkEnd w:id="173"/>
      <w:bookmarkEnd w:id="174"/>
    </w:p>
    <w:p w14:paraId="2546690B" w14:textId="77777777" w:rsidR="0042274E" w:rsidRDefault="0042274E" w:rsidP="0042274E">
      <w:pPr>
        <w:pStyle w:val="NormalNGMDS"/>
        <w:ind w:left="0"/>
      </w:pPr>
      <w:r>
        <w:t>The gateway</w:t>
      </w:r>
      <w:r w:rsidRPr="00D40EF7">
        <w:t xml:space="preserve"> does not handle possible resends for the client-initiated m</w:t>
      </w:r>
      <w:r>
        <w:t>essages (e.g., New Order</w:t>
      </w:r>
      <w:r w:rsidRPr="00D40EF7">
        <w:t xml:space="preserve">, </w:t>
      </w:r>
      <w:r>
        <w:t>Cancel Order</w:t>
      </w:r>
      <w:r w:rsidRPr="00D40EF7">
        <w:t xml:space="preserve">, etc.) and </w:t>
      </w:r>
      <w:r>
        <w:t xml:space="preserve">the message will be processed without considering the value in the PossResend </w:t>
      </w:r>
      <w:r w:rsidRPr="00D40EF7">
        <w:t>field.</w:t>
      </w:r>
      <w:r>
        <w:t xml:space="preserve"> Any message with duplicate </w:t>
      </w:r>
      <w:r w:rsidRPr="00FE1FFA">
        <w:t>Client Order ID</w:t>
      </w:r>
      <w:r>
        <w:t xml:space="preserve"> will be rejected based on the </w:t>
      </w:r>
      <w:r w:rsidRPr="00FE1FFA">
        <w:t>Client Order ID</w:t>
      </w:r>
      <w:r>
        <w:t xml:space="preserve"> </w:t>
      </w:r>
      <w:r>
        <w:lastRenderedPageBreak/>
        <w:t>uniqueness check and messages which conform to the uniqueness check will be processed as normal messages.</w:t>
      </w:r>
    </w:p>
    <w:p w14:paraId="1938A0A4" w14:textId="77777777" w:rsidR="0042274E" w:rsidRDefault="0042274E" w:rsidP="0042274E">
      <w:pPr>
        <w:pStyle w:val="NormalNGMDS"/>
      </w:pPr>
    </w:p>
    <w:p w14:paraId="2C777EA8" w14:textId="77777777" w:rsidR="0042274E" w:rsidRDefault="0042274E" w:rsidP="0042274E">
      <w:pPr>
        <w:pStyle w:val="Heading3"/>
      </w:pPr>
      <w:bookmarkStart w:id="175" w:name="_Toc162168917"/>
      <w:bookmarkStart w:id="176" w:name="_Toc170578765"/>
      <w:r>
        <w:t>the gateway Initiated Messages</w:t>
      </w:r>
      <w:bookmarkEnd w:id="175"/>
      <w:bookmarkEnd w:id="176"/>
    </w:p>
    <w:p w14:paraId="7F42CD04" w14:textId="77777777" w:rsidR="0042274E" w:rsidRDefault="0042274E" w:rsidP="0042274E">
      <w:pPr>
        <w:pStyle w:val="NormalNGMDS"/>
        <w:ind w:left="0"/>
      </w:pPr>
      <w:r>
        <w:t xml:space="preserve">The gateway </w:t>
      </w:r>
      <w:r w:rsidRPr="00D40EF7">
        <w:t>may</w:t>
      </w:r>
      <w:r>
        <w:t xml:space="preserve"> use the PossResend </w:t>
      </w:r>
      <w:r w:rsidRPr="00D40EF7">
        <w:t xml:space="preserve">field to indicate that an application message may have already been sent under a different </w:t>
      </w:r>
      <w:r>
        <w:t>sequence number</w:t>
      </w:r>
      <w:r w:rsidRPr="00D40EF7">
        <w:t>. The client should validate the contents (e.g.</w:t>
      </w:r>
      <w:r>
        <w:t>,</w:t>
      </w:r>
      <w:r w:rsidRPr="00D40EF7">
        <w:t xml:space="preserve"> Exec</w:t>
      </w:r>
      <w:r>
        <w:t xml:space="preserve">ution </w:t>
      </w:r>
      <w:r w:rsidRPr="00D40EF7">
        <w:t>ID) of such a message against those of messages already received during the current trading day to determine whether the new message should be ignored or processed</w:t>
      </w:r>
      <w:r>
        <w:t>.</w:t>
      </w:r>
    </w:p>
    <w:p w14:paraId="40C0186D" w14:textId="77777777" w:rsidR="0042274E" w:rsidRDefault="0042274E" w:rsidP="0042274E">
      <w:pPr>
        <w:pStyle w:val="NormalNGMDS"/>
        <w:ind w:left="0"/>
      </w:pPr>
    </w:p>
    <w:p w14:paraId="2475DEBF" w14:textId="77777777" w:rsidR="0042274E" w:rsidRDefault="0042274E" w:rsidP="0042274E">
      <w:pPr>
        <w:pStyle w:val="Heading2"/>
      </w:pPr>
      <w:bookmarkStart w:id="177" w:name="_Toc162168918"/>
      <w:bookmarkStart w:id="178" w:name="_Toc170578766"/>
      <w:r>
        <w:t>Gap Fills</w:t>
      </w:r>
      <w:bookmarkEnd w:id="177"/>
      <w:bookmarkEnd w:id="178"/>
    </w:p>
    <w:p w14:paraId="58EF145C" w14:textId="77777777" w:rsidR="0042274E" w:rsidRDefault="0042274E" w:rsidP="0042274E">
      <w:pPr>
        <w:pStyle w:val="NormalNGMDS"/>
        <w:ind w:left="0"/>
      </w:pPr>
      <w:r>
        <w:t>The following messages are expected to be skipped using gap-fills when being retransmitted:</w:t>
      </w:r>
    </w:p>
    <w:p w14:paraId="66ECF87E" w14:textId="77777777" w:rsidR="0042274E" w:rsidRPr="004C2F6C" w:rsidRDefault="0042274E" w:rsidP="0042274E">
      <w:pPr>
        <w:pStyle w:val="ListParagraph"/>
        <w:numPr>
          <w:ilvl w:val="0"/>
          <w:numId w:val="24"/>
        </w:numPr>
        <w:spacing w:beforeLines="40" w:before="96" w:afterLines="40" w:after="96"/>
        <w:ind w:left="720"/>
        <w:contextualSpacing w:val="0"/>
        <w:jc w:val="both"/>
        <w:rPr>
          <w:rFonts w:cstheme="minorHAnsi"/>
          <w:szCs w:val="20"/>
        </w:rPr>
      </w:pPr>
      <w:r w:rsidRPr="004C2F6C">
        <w:rPr>
          <w:rFonts w:cstheme="minorHAnsi"/>
          <w:szCs w:val="20"/>
        </w:rPr>
        <w:t>Logon</w:t>
      </w:r>
    </w:p>
    <w:p w14:paraId="2C05E945" w14:textId="77777777" w:rsidR="0042274E" w:rsidRPr="004C2F6C" w:rsidRDefault="0042274E" w:rsidP="0042274E">
      <w:pPr>
        <w:pStyle w:val="ListParagraph"/>
        <w:numPr>
          <w:ilvl w:val="0"/>
          <w:numId w:val="24"/>
        </w:numPr>
        <w:spacing w:beforeLines="40" w:before="96" w:afterLines="40" w:after="96"/>
        <w:ind w:left="720"/>
        <w:contextualSpacing w:val="0"/>
        <w:jc w:val="both"/>
        <w:rPr>
          <w:rFonts w:cstheme="minorHAnsi"/>
          <w:szCs w:val="20"/>
        </w:rPr>
      </w:pPr>
      <w:r w:rsidRPr="004C2F6C">
        <w:rPr>
          <w:rFonts w:cstheme="minorHAnsi"/>
          <w:szCs w:val="20"/>
        </w:rPr>
        <w:t>Logout</w:t>
      </w:r>
    </w:p>
    <w:p w14:paraId="79D2BA54" w14:textId="77777777" w:rsidR="0042274E" w:rsidRPr="004C2F6C" w:rsidRDefault="0042274E" w:rsidP="0042274E">
      <w:pPr>
        <w:pStyle w:val="ListParagraph"/>
        <w:numPr>
          <w:ilvl w:val="0"/>
          <w:numId w:val="24"/>
        </w:numPr>
        <w:spacing w:beforeLines="40" w:before="96" w:afterLines="40" w:after="96"/>
        <w:ind w:left="720"/>
        <w:contextualSpacing w:val="0"/>
        <w:jc w:val="both"/>
        <w:rPr>
          <w:rFonts w:cstheme="minorHAnsi"/>
          <w:szCs w:val="20"/>
        </w:rPr>
      </w:pPr>
      <w:r w:rsidRPr="004C2F6C">
        <w:rPr>
          <w:rFonts w:cstheme="minorHAnsi"/>
          <w:szCs w:val="20"/>
        </w:rPr>
        <w:t>Heartbeat</w:t>
      </w:r>
    </w:p>
    <w:p w14:paraId="2443268C" w14:textId="77777777" w:rsidR="0042274E" w:rsidRPr="004C2F6C" w:rsidRDefault="0042274E" w:rsidP="0042274E">
      <w:pPr>
        <w:pStyle w:val="ListParagraph"/>
        <w:numPr>
          <w:ilvl w:val="0"/>
          <w:numId w:val="24"/>
        </w:numPr>
        <w:spacing w:beforeLines="40" w:before="96" w:afterLines="40" w:after="96"/>
        <w:ind w:left="720"/>
        <w:contextualSpacing w:val="0"/>
        <w:jc w:val="both"/>
        <w:rPr>
          <w:rFonts w:cstheme="minorHAnsi"/>
          <w:szCs w:val="20"/>
        </w:rPr>
      </w:pPr>
      <w:r w:rsidRPr="004C2F6C">
        <w:rPr>
          <w:rFonts w:cstheme="minorHAnsi"/>
          <w:szCs w:val="20"/>
        </w:rPr>
        <w:t>Test Request</w:t>
      </w:r>
    </w:p>
    <w:p w14:paraId="3F2A906B" w14:textId="77777777" w:rsidR="0042274E" w:rsidRPr="004C2F6C" w:rsidRDefault="0042274E" w:rsidP="0042274E">
      <w:pPr>
        <w:pStyle w:val="ListParagraph"/>
        <w:numPr>
          <w:ilvl w:val="0"/>
          <w:numId w:val="24"/>
        </w:numPr>
        <w:spacing w:beforeLines="40" w:before="96" w:afterLines="40" w:after="96"/>
        <w:ind w:left="720"/>
        <w:contextualSpacing w:val="0"/>
        <w:jc w:val="both"/>
        <w:rPr>
          <w:rFonts w:cstheme="minorHAnsi"/>
          <w:szCs w:val="20"/>
        </w:rPr>
      </w:pPr>
      <w:r w:rsidRPr="004C2F6C">
        <w:rPr>
          <w:rFonts w:cstheme="minorHAnsi"/>
          <w:szCs w:val="20"/>
        </w:rPr>
        <w:t>Resen</w:t>
      </w:r>
      <w:r>
        <w:rPr>
          <w:rFonts w:cstheme="minorHAnsi"/>
          <w:szCs w:val="20"/>
        </w:rPr>
        <w:t>d</w:t>
      </w:r>
      <w:r w:rsidRPr="004C2F6C">
        <w:rPr>
          <w:rFonts w:cstheme="minorHAnsi"/>
          <w:szCs w:val="20"/>
        </w:rPr>
        <w:t xml:space="preserve"> Request</w:t>
      </w:r>
    </w:p>
    <w:p w14:paraId="5EF31E41" w14:textId="77777777" w:rsidR="0042274E" w:rsidRPr="004C2F6C" w:rsidRDefault="0042274E" w:rsidP="0042274E">
      <w:pPr>
        <w:pStyle w:val="ListParagraph"/>
        <w:numPr>
          <w:ilvl w:val="0"/>
          <w:numId w:val="24"/>
        </w:numPr>
        <w:spacing w:beforeLines="40" w:before="96" w:afterLines="40" w:after="96"/>
        <w:ind w:left="720"/>
        <w:contextualSpacing w:val="0"/>
        <w:jc w:val="both"/>
        <w:rPr>
          <w:rFonts w:cstheme="minorHAnsi"/>
          <w:szCs w:val="20"/>
        </w:rPr>
      </w:pPr>
      <w:r w:rsidRPr="004C2F6C">
        <w:rPr>
          <w:rFonts w:cstheme="minorHAnsi"/>
          <w:szCs w:val="20"/>
        </w:rPr>
        <w:t>Sequence Reset</w:t>
      </w:r>
    </w:p>
    <w:p w14:paraId="2FDC8519" w14:textId="77777777" w:rsidR="0042274E" w:rsidRDefault="0042274E" w:rsidP="0042274E">
      <w:pPr>
        <w:pStyle w:val="NormalNGMDS"/>
        <w:ind w:left="0"/>
        <w:rPr>
          <w:rFonts w:cs="Arial"/>
          <w:szCs w:val="20"/>
        </w:rPr>
      </w:pPr>
      <w:r>
        <w:rPr>
          <w:rFonts w:cs="Arial"/>
          <w:szCs w:val="20"/>
        </w:rPr>
        <w:t>All other messages are expected to be replayed within a retransmission.</w:t>
      </w:r>
    </w:p>
    <w:p w14:paraId="39EACF9F" w14:textId="77777777" w:rsidR="0042274E" w:rsidRDefault="0042274E" w:rsidP="0042274E">
      <w:pPr>
        <w:pStyle w:val="NormalNGMDS"/>
        <w:ind w:left="0"/>
      </w:pPr>
    </w:p>
    <w:p w14:paraId="002BE1CE" w14:textId="77777777" w:rsidR="0042274E" w:rsidRDefault="0042274E" w:rsidP="0042274E">
      <w:pPr>
        <w:pStyle w:val="Heading2"/>
      </w:pPr>
      <w:bookmarkStart w:id="179" w:name="_Toc162168919"/>
      <w:bookmarkStart w:id="180" w:name="_Toc170578767"/>
      <w:r>
        <w:t>Transmission of Missed Messages</w:t>
      </w:r>
      <w:bookmarkEnd w:id="179"/>
      <w:bookmarkEnd w:id="180"/>
    </w:p>
    <w:p w14:paraId="2E82438D" w14:textId="77777777" w:rsidR="0042274E" w:rsidRDefault="0042274E" w:rsidP="0042274E">
      <w:pPr>
        <w:pStyle w:val="NormalNGMDS"/>
        <w:ind w:left="0"/>
      </w:pPr>
      <w:r w:rsidRPr="00C67C54">
        <w:t>The Executi</w:t>
      </w:r>
      <w:r>
        <w:t xml:space="preserve">on Report, Trade Capture Report, </w:t>
      </w:r>
      <w:r w:rsidRPr="00C67C54">
        <w:t xml:space="preserve">Business Message Reject </w:t>
      </w:r>
      <w:r>
        <w:t xml:space="preserve">and Reject </w:t>
      </w:r>
      <w:r w:rsidRPr="00C67C54">
        <w:t xml:space="preserve">messages generated during a period when a client is disconnected from </w:t>
      </w:r>
      <w:r>
        <w:t>the gateway</w:t>
      </w:r>
      <w:r w:rsidRPr="00C67C54">
        <w:t xml:space="preserve"> will be sent to the client when it next reconnects. In the unlikely event the disconnection was due to an outage of </w:t>
      </w:r>
      <w:r>
        <w:t>the gateway</w:t>
      </w:r>
      <w:r w:rsidRPr="00C67C54">
        <w:t xml:space="preserve">, </w:t>
      </w:r>
      <w:r>
        <w:t xml:space="preserve">Business Message Reject and Reject messages may not be retransmitted, and the </w:t>
      </w:r>
      <w:r w:rsidRPr="00C67C54">
        <w:t xml:space="preserve">messages </w:t>
      </w:r>
      <w:r>
        <w:t xml:space="preserve">which will be retransmitted to the client </w:t>
      </w:r>
      <w:r w:rsidRPr="00C67C54">
        <w:t>will inc</w:t>
      </w:r>
      <w:r>
        <w:t>lude a PossResend set to</w:t>
      </w:r>
      <w:r w:rsidRPr="00C67C54">
        <w:t xml:space="preserve"> </w:t>
      </w:r>
      <w:r>
        <w:t>1 (Yes).</w:t>
      </w:r>
    </w:p>
    <w:p w14:paraId="5666360A" w14:textId="77777777" w:rsidR="0042274E" w:rsidRDefault="0042274E" w:rsidP="0042274E">
      <w:pPr>
        <w:pStyle w:val="NormalNGMDS"/>
        <w:ind w:left="0"/>
      </w:pPr>
    </w:p>
    <w:p w14:paraId="2A34003D" w14:textId="77777777" w:rsidR="0042274E" w:rsidRPr="00417716" w:rsidRDefault="0042274E" w:rsidP="0042274E">
      <w:pPr>
        <w:pStyle w:val="Heading2"/>
        <w:rPr>
          <w:rFonts w:asciiTheme="minorHAnsi" w:hAnsiTheme="minorHAnsi" w:cstheme="minorHAnsi"/>
        </w:rPr>
      </w:pPr>
      <w:bookmarkStart w:id="181" w:name="_Toc170578768"/>
      <w:r>
        <w:rPr>
          <w:rFonts w:asciiTheme="minorHAnsi" w:hAnsiTheme="minorHAnsi" w:cstheme="minorHAnsi"/>
        </w:rPr>
        <w:t>System Restart at Backup Site</w:t>
      </w:r>
      <w:bookmarkEnd w:id="181"/>
    </w:p>
    <w:p w14:paraId="27F9FF80" w14:textId="77777777" w:rsidR="0042274E" w:rsidRDefault="0042274E" w:rsidP="0042274E">
      <w:pPr>
        <w:pStyle w:val="NormalNGMDS"/>
        <w:ind w:left="0"/>
        <w:rPr>
          <w:rFonts w:asciiTheme="minorHAnsi" w:hAnsiTheme="minorHAnsi" w:cstheme="minorHAnsi"/>
        </w:rPr>
      </w:pPr>
      <w:r>
        <w:rPr>
          <w:rFonts w:asciiTheme="minorHAnsi" w:hAnsiTheme="minorHAnsi" w:cstheme="minorHAnsi"/>
        </w:rPr>
        <w:t>HKEX possesses two operation data centres to operate the system.</w:t>
      </w:r>
    </w:p>
    <w:p w14:paraId="3CCB9516" w14:textId="77777777" w:rsidR="0042274E" w:rsidRDefault="0042274E" w:rsidP="0042274E">
      <w:pPr>
        <w:pStyle w:val="NormalNGMDS"/>
        <w:ind w:left="0"/>
        <w:rPr>
          <w:rFonts w:asciiTheme="minorHAnsi" w:hAnsiTheme="minorHAnsi" w:cstheme="minorHAnsi"/>
        </w:rPr>
      </w:pPr>
      <w:r>
        <w:rPr>
          <w:rFonts w:asciiTheme="minorHAnsi" w:hAnsiTheme="minorHAnsi" w:cstheme="minorHAnsi"/>
        </w:rPr>
        <w:t xml:space="preserve">In a highly </w:t>
      </w:r>
      <w:r w:rsidRPr="00920212">
        <w:rPr>
          <w:rFonts w:asciiTheme="minorHAnsi" w:hAnsiTheme="minorHAnsi" w:cstheme="minorHAnsi"/>
        </w:rPr>
        <w:t xml:space="preserve">unlikely catastrophic </w:t>
      </w:r>
      <w:r>
        <w:rPr>
          <w:rFonts w:asciiTheme="minorHAnsi" w:hAnsiTheme="minorHAnsi" w:cstheme="minorHAnsi"/>
        </w:rPr>
        <w:t>scenario when the system at HKEX primary site becomes inaccessible or for whatever unexpected reasons, there is a possibility that the system is required failing over to backup site. In this event, the whole system might be restarted again at backup site on the same day and the MsgSeqNum will be reset to 1 for both gateway and client sides.</w:t>
      </w:r>
    </w:p>
    <w:p w14:paraId="692340AF" w14:textId="77777777" w:rsidR="0042274E" w:rsidRDefault="0042274E" w:rsidP="0042274E">
      <w:pPr>
        <w:pStyle w:val="NormalNGMDS"/>
        <w:rPr>
          <w:rFonts w:asciiTheme="minorHAnsi" w:eastAsiaTheme="majorEastAsia" w:hAnsiTheme="minorHAnsi" w:cstheme="minorHAnsi"/>
          <w:b/>
          <w:bCs/>
          <w:color w:val="365F91" w:themeColor="accent1" w:themeShade="BF"/>
          <w:sz w:val="28"/>
          <w:szCs w:val="28"/>
        </w:rPr>
      </w:pPr>
      <w:bookmarkStart w:id="182" w:name="_Toc336438619"/>
      <w:bookmarkStart w:id="183" w:name="_Toc336438771"/>
      <w:bookmarkStart w:id="184" w:name="_Toc336438922"/>
      <w:bookmarkStart w:id="185" w:name="_Toc336439071"/>
      <w:bookmarkStart w:id="186" w:name="_Toc337116109"/>
      <w:bookmarkStart w:id="187" w:name="_Toc337116278"/>
      <w:bookmarkStart w:id="188" w:name="_Toc337122422"/>
      <w:bookmarkStart w:id="189" w:name="_Toc337122590"/>
      <w:bookmarkStart w:id="190" w:name="_Toc337125412"/>
      <w:bookmarkStart w:id="191" w:name="_Toc337125577"/>
      <w:bookmarkStart w:id="192" w:name="_Toc337125740"/>
      <w:bookmarkStart w:id="193" w:name="_Toc337125902"/>
      <w:bookmarkStart w:id="194" w:name="_Toc337126065"/>
      <w:bookmarkStart w:id="195" w:name="_Toc337126226"/>
      <w:bookmarkStart w:id="196" w:name="_Toc337126387"/>
      <w:bookmarkStart w:id="197" w:name="_Toc337126548"/>
      <w:bookmarkStart w:id="198" w:name="_Toc337137520"/>
      <w:bookmarkStart w:id="199" w:name="_Toc337482068"/>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p w14:paraId="087575A9" w14:textId="77777777" w:rsidR="0042274E" w:rsidRDefault="0042274E" w:rsidP="0042274E">
      <w:pPr>
        <w:spacing w:after="200" w:line="276" w:lineRule="auto"/>
        <w:rPr>
          <w:rFonts w:eastAsiaTheme="majorEastAsia" w:cstheme="minorHAnsi"/>
          <w:b/>
          <w:bCs/>
          <w:color w:val="365F91" w:themeColor="accent1" w:themeShade="BF"/>
          <w:sz w:val="28"/>
          <w:szCs w:val="28"/>
        </w:rPr>
      </w:pPr>
      <w:r>
        <w:rPr>
          <w:rFonts w:cstheme="minorHAnsi"/>
        </w:rPr>
        <w:br w:type="page"/>
      </w:r>
    </w:p>
    <w:p w14:paraId="1D2F8015" w14:textId="77777777" w:rsidR="0042274E" w:rsidRPr="00417716" w:rsidRDefault="0042274E" w:rsidP="0042274E">
      <w:pPr>
        <w:pStyle w:val="Heading1"/>
      </w:pPr>
      <w:bookmarkStart w:id="200" w:name="_Toc170578769"/>
      <w:r w:rsidRPr="00417716">
        <w:lastRenderedPageBreak/>
        <w:t>Service Description</w:t>
      </w:r>
      <w:bookmarkEnd w:id="200"/>
    </w:p>
    <w:p w14:paraId="42515522" w14:textId="77777777" w:rsidR="0042274E" w:rsidRPr="00417716" w:rsidRDefault="0042274E" w:rsidP="0042274E">
      <w:pPr>
        <w:pStyle w:val="NormalNGMDS"/>
        <w:rPr>
          <w:rFonts w:asciiTheme="minorHAnsi" w:hAnsiTheme="minorHAnsi" w:cstheme="minorHAnsi"/>
        </w:rPr>
      </w:pPr>
    </w:p>
    <w:p w14:paraId="453BD956" w14:textId="77777777" w:rsidR="0042274E" w:rsidRPr="00417716" w:rsidRDefault="0042274E" w:rsidP="0042274E">
      <w:pPr>
        <w:pStyle w:val="Heading2"/>
        <w:rPr>
          <w:rFonts w:asciiTheme="minorHAnsi" w:hAnsiTheme="minorHAnsi" w:cstheme="minorHAnsi"/>
        </w:rPr>
      </w:pPr>
      <w:bookmarkStart w:id="201" w:name="_Toc170578770"/>
      <w:r w:rsidRPr="00417716">
        <w:rPr>
          <w:rFonts w:asciiTheme="minorHAnsi" w:hAnsiTheme="minorHAnsi" w:cstheme="minorHAnsi"/>
        </w:rPr>
        <w:t>Data Types</w:t>
      </w:r>
      <w:bookmarkEnd w:id="201"/>
    </w:p>
    <w:p w14:paraId="240D85DF" w14:textId="7DC629B3" w:rsidR="0042274E" w:rsidRDefault="0042274E" w:rsidP="0042274E">
      <w:pPr>
        <w:spacing w:before="120" w:after="120"/>
        <w:jc w:val="both"/>
        <w:rPr>
          <w:rFonts w:cstheme="minorHAnsi"/>
          <w:sz w:val="22"/>
          <w:szCs w:val="22"/>
        </w:rPr>
      </w:pPr>
      <w:r w:rsidRPr="00BE25C0">
        <w:rPr>
          <w:rFonts w:cstheme="minorHAnsi"/>
          <w:sz w:val="22"/>
          <w:szCs w:val="22"/>
        </w:rPr>
        <w:t>The table below describe</w:t>
      </w:r>
      <w:r>
        <w:rPr>
          <w:rFonts w:cstheme="minorHAnsi"/>
          <w:sz w:val="22"/>
          <w:szCs w:val="22"/>
        </w:rPr>
        <w:t>s</w:t>
      </w:r>
      <w:r w:rsidRPr="00BE25C0">
        <w:rPr>
          <w:rFonts w:cstheme="minorHAnsi"/>
          <w:sz w:val="22"/>
          <w:szCs w:val="22"/>
        </w:rPr>
        <w:t xml:space="preserve"> each data type included in </w:t>
      </w:r>
      <w:r>
        <w:rPr>
          <w:rFonts w:cstheme="minorHAnsi"/>
          <w:sz w:val="22"/>
          <w:szCs w:val="22"/>
        </w:rPr>
        <w:t>all the messages</w:t>
      </w:r>
      <w:r w:rsidR="00CC7A2D">
        <w:rPr>
          <w:rFonts w:cstheme="minorHAnsi"/>
          <w:sz w:val="22"/>
          <w:szCs w:val="22"/>
        </w:rPr>
        <w:t>.</w:t>
      </w:r>
    </w:p>
    <w:tbl>
      <w:tblPr>
        <w:tblW w:w="4975"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518"/>
        <w:gridCol w:w="1553"/>
        <w:gridCol w:w="1680"/>
        <w:gridCol w:w="5213"/>
      </w:tblGrid>
      <w:tr w:rsidR="0042274E" w:rsidRPr="003C47FD" w14:paraId="3B5D04B2" w14:textId="77777777" w:rsidTr="00D96643">
        <w:trPr>
          <w:trHeight w:val="300"/>
          <w:tblHeader/>
        </w:trPr>
        <w:tc>
          <w:tcPr>
            <w:tcW w:w="289" w:type="pct"/>
            <w:shd w:val="clear" w:color="auto" w:fill="C6D9F1" w:themeFill="text2" w:themeFillTint="33"/>
          </w:tcPr>
          <w:p w14:paraId="35D57662" w14:textId="77777777" w:rsidR="0042274E" w:rsidRPr="003C47FD" w:rsidRDefault="0042274E" w:rsidP="00D96643">
            <w:pPr>
              <w:pStyle w:val="Tablehead"/>
              <w:spacing w:after="0"/>
              <w:rPr>
                <w:rFonts w:cstheme="minorHAnsi"/>
              </w:rPr>
            </w:pPr>
            <w:r w:rsidRPr="003C47FD">
              <w:rPr>
                <w:rFonts w:cstheme="minorHAnsi"/>
              </w:rPr>
              <w:t>#</w:t>
            </w:r>
          </w:p>
        </w:tc>
        <w:tc>
          <w:tcPr>
            <w:tcW w:w="866" w:type="pct"/>
            <w:shd w:val="clear" w:color="auto" w:fill="C6D9F1" w:themeFill="text2" w:themeFillTint="33"/>
            <w:noWrap/>
          </w:tcPr>
          <w:p w14:paraId="592B542F" w14:textId="77777777" w:rsidR="0042274E" w:rsidRPr="003C47FD" w:rsidRDefault="0042274E" w:rsidP="00D96643">
            <w:pPr>
              <w:pStyle w:val="Tablehead"/>
              <w:spacing w:after="0"/>
              <w:rPr>
                <w:rFonts w:cstheme="minorHAnsi"/>
              </w:rPr>
            </w:pPr>
            <w:r w:rsidRPr="003C47FD">
              <w:rPr>
                <w:rFonts w:cstheme="minorHAnsi"/>
              </w:rPr>
              <w:t>Data Type</w:t>
            </w:r>
          </w:p>
        </w:tc>
        <w:tc>
          <w:tcPr>
            <w:tcW w:w="937" w:type="pct"/>
            <w:shd w:val="clear" w:color="auto" w:fill="C6D9F1" w:themeFill="text2" w:themeFillTint="33"/>
            <w:noWrap/>
          </w:tcPr>
          <w:p w14:paraId="6E496CF5" w14:textId="77777777" w:rsidR="0042274E" w:rsidRPr="003C47FD" w:rsidRDefault="0042274E" w:rsidP="00D96643">
            <w:pPr>
              <w:pStyle w:val="Tablehead"/>
              <w:spacing w:after="0"/>
              <w:rPr>
                <w:rFonts w:cstheme="minorHAnsi"/>
              </w:rPr>
            </w:pPr>
            <w:r w:rsidRPr="003C47FD">
              <w:rPr>
                <w:rFonts w:cstheme="minorHAnsi"/>
              </w:rPr>
              <w:t>Size in Bytes</w:t>
            </w:r>
          </w:p>
        </w:tc>
        <w:tc>
          <w:tcPr>
            <w:tcW w:w="2908" w:type="pct"/>
            <w:shd w:val="clear" w:color="auto" w:fill="C6D9F1" w:themeFill="text2" w:themeFillTint="33"/>
          </w:tcPr>
          <w:p w14:paraId="11E5E3B3" w14:textId="77777777" w:rsidR="0042274E" w:rsidRPr="003C47FD" w:rsidRDefault="0042274E" w:rsidP="00D96643">
            <w:pPr>
              <w:pStyle w:val="Tablehead"/>
              <w:spacing w:after="0"/>
              <w:jc w:val="left"/>
              <w:rPr>
                <w:rFonts w:cstheme="minorHAnsi"/>
              </w:rPr>
            </w:pPr>
            <w:r w:rsidRPr="003C47FD">
              <w:rPr>
                <w:rFonts w:cstheme="minorHAnsi"/>
              </w:rPr>
              <w:t>Description</w:t>
            </w:r>
          </w:p>
        </w:tc>
      </w:tr>
      <w:tr w:rsidR="0042274E" w:rsidRPr="00DB4C1B" w14:paraId="0CD72276" w14:textId="77777777" w:rsidTr="00D96643">
        <w:trPr>
          <w:trHeight w:val="600"/>
        </w:trPr>
        <w:tc>
          <w:tcPr>
            <w:tcW w:w="289" w:type="pct"/>
            <w:shd w:val="clear" w:color="000000" w:fill="C5D9F1"/>
          </w:tcPr>
          <w:p w14:paraId="7A8A031E" w14:textId="77777777" w:rsidR="0042274E" w:rsidRPr="003C47FD" w:rsidRDefault="0042274E" w:rsidP="00D96643">
            <w:pPr>
              <w:pStyle w:val="ListParagraph"/>
              <w:numPr>
                <w:ilvl w:val="0"/>
                <w:numId w:val="109"/>
              </w:numPr>
              <w:spacing w:before="60" w:after="60"/>
              <w:jc w:val="center"/>
              <w:rPr>
                <w:rFonts w:eastAsia="Times New Roman" w:cs="Calibri"/>
                <w:color w:val="000000"/>
                <w:szCs w:val="20"/>
                <w:lang w:eastAsia="en-US"/>
              </w:rPr>
            </w:pPr>
          </w:p>
        </w:tc>
        <w:tc>
          <w:tcPr>
            <w:tcW w:w="866" w:type="pct"/>
            <w:shd w:val="clear" w:color="auto" w:fill="F2F2F2" w:themeFill="background1" w:themeFillShade="F2"/>
            <w:hideMark/>
          </w:tcPr>
          <w:p w14:paraId="1BA689AA" w14:textId="77777777" w:rsidR="0042274E" w:rsidRPr="003C47FD" w:rsidRDefault="0042274E" w:rsidP="00D96643">
            <w:pPr>
              <w:spacing w:before="60" w:after="60"/>
              <w:rPr>
                <w:rFonts w:cs="Arial"/>
                <w:szCs w:val="20"/>
                <w:lang w:val="en-GB"/>
              </w:rPr>
            </w:pPr>
            <w:r>
              <w:rPr>
                <w:rFonts w:cs="Arial"/>
                <w:szCs w:val="20"/>
                <w:lang w:val="en-GB"/>
              </w:rPr>
              <w:t>Char Array (N)</w:t>
            </w:r>
          </w:p>
        </w:tc>
        <w:tc>
          <w:tcPr>
            <w:tcW w:w="937" w:type="pct"/>
            <w:shd w:val="clear" w:color="auto" w:fill="F2F2F2" w:themeFill="background1" w:themeFillShade="F2"/>
            <w:hideMark/>
          </w:tcPr>
          <w:p w14:paraId="5EFC0AA9" w14:textId="77777777" w:rsidR="0042274E" w:rsidRDefault="0042274E" w:rsidP="00D96643">
            <w:pPr>
              <w:spacing w:before="60" w:after="60"/>
              <w:jc w:val="center"/>
              <w:rPr>
                <w:rFonts w:cs="Arial"/>
                <w:szCs w:val="20"/>
                <w:lang w:val="en-GB"/>
              </w:rPr>
            </w:pPr>
            <w:r>
              <w:rPr>
                <w:rFonts w:cs="Arial"/>
                <w:szCs w:val="20"/>
                <w:lang w:val="en-GB"/>
              </w:rPr>
              <w:t>Length is N bytes</w:t>
            </w:r>
          </w:p>
          <w:p w14:paraId="0631CF50" w14:textId="77777777" w:rsidR="0042274E" w:rsidRPr="003C47FD" w:rsidRDefault="0042274E" w:rsidP="00D96643">
            <w:pPr>
              <w:spacing w:before="60" w:after="60"/>
              <w:jc w:val="center"/>
              <w:rPr>
                <w:rFonts w:cs="Arial"/>
                <w:szCs w:val="20"/>
                <w:lang w:val="en-GB"/>
              </w:rPr>
            </w:pPr>
            <w:r w:rsidRPr="003C47FD">
              <w:rPr>
                <w:rFonts w:cs="Arial"/>
                <w:szCs w:val="20"/>
                <w:lang w:val="en-GB"/>
              </w:rPr>
              <w:t>(Fixed for a given field)</w:t>
            </w:r>
          </w:p>
        </w:tc>
        <w:tc>
          <w:tcPr>
            <w:tcW w:w="2908" w:type="pct"/>
            <w:shd w:val="clear" w:color="auto" w:fill="F2F2F2" w:themeFill="background1" w:themeFillShade="F2"/>
            <w:hideMark/>
          </w:tcPr>
          <w:p w14:paraId="3FEAE257" w14:textId="77777777" w:rsidR="0042274E" w:rsidRDefault="0042274E" w:rsidP="00D96643">
            <w:pPr>
              <w:spacing w:before="60" w:after="60"/>
              <w:rPr>
                <w:rFonts w:cs="Arial"/>
                <w:szCs w:val="20"/>
                <w:lang w:val="en-GB"/>
              </w:rPr>
            </w:pPr>
            <w:r w:rsidRPr="003C47FD">
              <w:rPr>
                <w:rFonts w:cs="Arial"/>
                <w:szCs w:val="20"/>
                <w:lang w:val="en-GB"/>
              </w:rPr>
              <w:t>These fields use standard ASCII character bytes.</w:t>
            </w:r>
            <w:r>
              <w:rPr>
                <w:rFonts w:cs="Arial"/>
                <w:szCs w:val="20"/>
                <w:lang w:val="en-GB"/>
              </w:rPr>
              <w:t xml:space="preserve"> It may or may not be null terminated.</w:t>
            </w:r>
          </w:p>
          <w:p w14:paraId="30F9F8E0" w14:textId="77777777" w:rsidR="0042274E" w:rsidRDefault="0042274E" w:rsidP="00D96643">
            <w:pPr>
              <w:spacing w:before="60" w:after="60"/>
              <w:rPr>
                <w:rFonts w:cs="Arial"/>
                <w:szCs w:val="20"/>
                <w:lang w:val="en-GB"/>
              </w:rPr>
            </w:pPr>
            <w:r>
              <w:rPr>
                <w:rFonts w:cs="Arial"/>
                <w:szCs w:val="20"/>
                <w:lang w:val="en-GB"/>
              </w:rPr>
              <w:t xml:space="preserve">If </w:t>
            </w:r>
            <w:r w:rsidRPr="00FC474D">
              <w:rPr>
                <w:rFonts w:cs="Arial" w:hint="eastAsia"/>
                <w:szCs w:val="20"/>
                <w:lang w:val="en-GB"/>
              </w:rPr>
              <w:t>the field value does not occupy</w:t>
            </w:r>
            <w:r w:rsidRPr="003C47FD">
              <w:rPr>
                <w:rFonts w:cs="Arial"/>
                <w:szCs w:val="20"/>
                <w:lang w:val="en-GB"/>
              </w:rPr>
              <w:t xml:space="preserve"> </w:t>
            </w:r>
            <w:r>
              <w:rPr>
                <w:rFonts w:cs="Arial"/>
                <w:szCs w:val="20"/>
                <w:lang w:val="en-GB"/>
              </w:rPr>
              <w:t xml:space="preserve">the full length, it must </w:t>
            </w:r>
            <w:r w:rsidRPr="003C47FD">
              <w:rPr>
                <w:rFonts w:cs="Arial"/>
                <w:szCs w:val="20"/>
                <w:lang w:val="en-GB"/>
              </w:rPr>
              <w:t>be null terminated</w:t>
            </w:r>
            <w:r>
              <w:rPr>
                <w:rFonts w:cs="Arial"/>
                <w:szCs w:val="20"/>
                <w:lang w:val="en-GB"/>
              </w:rPr>
              <w:t>.</w:t>
            </w:r>
          </w:p>
          <w:p w14:paraId="00CD77FB" w14:textId="77777777" w:rsidR="0042274E" w:rsidRDefault="0042274E" w:rsidP="00D96643">
            <w:pPr>
              <w:spacing w:before="60" w:after="60"/>
              <w:rPr>
                <w:rFonts w:cs="Arial"/>
                <w:bCs/>
                <w:iCs/>
                <w:szCs w:val="20"/>
                <w:lang w:val="en-GB"/>
              </w:rPr>
            </w:pPr>
            <w:r w:rsidRPr="006C380C">
              <w:rPr>
                <w:rFonts w:cs="Arial"/>
                <w:bCs/>
                <w:iCs/>
                <w:szCs w:val="20"/>
                <w:lang w:val="en-GB"/>
              </w:rPr>
              <w:t>In case the field is empty, the first byte will be null filled.</w:t>
            </w:r>
          </w:p>
          <w:p w14:paraId="65807A0D" w14:textId="77777777" w:rsidR="0042274E" w:rsidRPr="007C15AB" w:rsidRDefault="0042274E" w:rsidP="00D96643">
            <w:pPr>
              <w:spacing w:before="60" w:after="60"/>
              <w:rPr>
                <w:rFonts w:cs="Arial"/>
                <w:bCs/>
                <w:iCs/>
                <w:szCs w:val="20"/>
                <w:lang w:val="en-GB"/>
              </w:rPr>
            </w:pPr>
            <w:r w:rsidRPr="003C47FD">
              <w:rPr>
                <w:rFonts w:cs="Arial"/>
                <w:szCs w:val="20"/>
                <w:lang w:val="en-GB"/>
              </w:rPr>
              <w:t xml:space="preserve">Each Alphanumeric </w:t>
            </w:r>
            <w:r>
              <w:rPr>
                <w:rFonts w:cs="Arial"/>
                <w:szCs w:val="20"/>
                <w:lang w:val="en-GB"/>
              </w:rPr>
              <w:t>String</w:t>
            </w:r>
            <w:r w:rsidRPr="003C47FD">
              <w:rPr>
                <w:rFonts w:cs="Arial"/>
                <w:szCs w:val="20"/>
                <w:lang w:val="en-GB"/>
              </w:rPr>
              <w:t xml:space="preserve"> field will have its size indicated within the Data Dictionary section.</w:t>
            </w:r>
          </w:p>
        </w:tc>
      </w:tr>
      <w:tr w:rsidR="0042274E" w:rsidRPr="00DB4C1B" w14:paraId="51A8A0C7" w14:textId="77777777" w:rsidTr="00D96643">
        <w:trPr>
          <w:trHeight w:val="600"/>
        </w:trPr>
        <w:tc>
          <w:tcPr>
            <w:tcW w:w="289" w:type="pct"/>
            <w:shd w:val="clear" w:color="000000" w:fill="C5D9F1"/>
          </w:tcPr>
          <w:p w14:paraId="3451D0B9" w14:textId="77777777" w:rsidR="0042274E" w:rsidRPr="003C47FD" w:rsidRDefault="0042274E" w:rsidP="00D96643">
            <w:pPr>
              <w:pStyle w:val="ListParagraph"/>
              <w:numPr>
                <w:ilvl w:val="0"/>
                <w:numId w:val="109"/>
              </w:numPr>
              <w:spacing w:before="60" w:after="60"/>
              <w:jc w:val="center"/>
              <w:rPr>
                <w:rFonts w:eastAsia="Times New Roman" w:cs="Calibri"/>
                <w:color w:val="000000"/>
                <w:szCs w:val="20"/>
                <w:lang w:eastAsia="en-US"/>
              </w:rPr>
            </w:pPr>
          </w:p>
        </w:tc>
        <w:tc>
          <w:tcPr>
            <w:tcW w:w="866" w:type="pct"/>
            <w:shd w:val="clear" w:color="auto" w:fill="F2F2F2" w:themeFill="background1" w:themeFillShade="F2"/>
            <w:hideMark/>
          </w:tcPr>
          <w:p w14:paraId="41C12A77" w14:textId="77777777" w:rsidR="0042274E" w:rsidRPr="003C47FD" w:rsidRDefault="0042274E" w:rsidP="00D96643">
            <w:pPr>
              <w:spacing w:before="60" w:after="60"/>
              <w:rPr>
                <w:rFonts w:cs="Arial"/>
                <w:szCs w:val="20"/>
                <w:lang w:val="en-GB"/>
              </w:rPr>
            </w:pPr>
            <w:r>
              <w:rPr>
                <w:rFonts w:cs="Arial"/>
                <w:szCs w:val="20"/>
                <w:lang w:val="en-GB"/>
              </w:rPr>
              <w:t>String</w:t>
            </w:r>
            <w:r w:rsidRPr="003C47FD">
              <w:rPr>
                <w:rFonts w:cs="Arial"/>
                <w:szCs w:val="20"/>
                <w:lang w:val="en-GB"/>
              </w:rPr>
              <w:t xml:space="preserve"> </w:t>
            </w:r>
            <w:r>
              <w:rPr>
                <w:rFonts w:cs="Arial"/>
                <w:szCs w:val="20"/>
                <w:lang w:val="en-GB"/>
              </w:rPr>
              <w:t>(N)</w:t>
            </w:r>
          </w:p>
        </w:tc>
        <w:tc>
          <w:tcPr>
            <w:tcW w:w="937" w:type="pct"/>
            <w:shd w:val="clear" w:color="auto" w:fill="F2F2F2" w:themeFill="background1" w:themeFillShade="F2"/>
            <w:hideMark/>
          </w:tcPr>
          <w:p w14:paraId="2A86E83B" w14:textId="77777777" w:rsidR="0042274E" w:rsidRPr="003C47FD" w:rsidRDefault="0042274E" w:rsidP="00D96643">
            <w:pPr>
              <w:spacing w:before="60" w:after="60"/>
              <w:jc w:val="center"/>
              <w:rPr>
                <w:rFonts w:cs="Arial"/>
                <w:szCs w:val="20"/>
                <w:lang w:val="en-GB"/>
              </w:rPr>
            </w:pPr>
            <w:r>
              <w:rPr>
                <w:rFonts w:cs="Arial"/>
                <w:szCs w:val="20"/>
                <w:lang w:val="en-GB"/>
              </w:rPr>
              <w:t>Length is N bytes</w:t>
            </w:r>
            <w:r>
              <w:rPr>
                <w:rFonts w:cs="Arial"/>
                <w:szCs w:val="20"/>
                <w:lang w:val="en-GB"/>
              </w:rPr>
              <w:br/>
            </w:r>
            <w:r w:rsidRPr="003C47FD">
              <w:rPr>
                <w:rFonts w:cs="Arial"/>
                <w:szCs w:val="20"/>
                <w:lang w:val="en-GB"/>
              </w:rPr>
              <w:t>(Fixed for a given field)</w:t>
            </w:r>
          </w:p>
        </w:tc>
        <w:tc>
          <w:tcPr>
            <w:tcW w:w="2908" w:type="pct"/>
            <w:shd w:val="clear" w:color="auto" w:fill="F2F2F2" w:themeFill="background1" w:themeFillShade="F2"/>
            <w:hideMark/>
          </w:tcPr>
          <w:p w14:paraId="1487E079" w14:textId="77777777" w:rsidR="0042274E" w:rsidRDefault="0042274E" w:rsidP="00D96643">
            <w:pPr>
              <w:spacing w:before="60" w:after="60"/>
              <w:rPr>
                <w:rFonts w:cs="Arial"/>
                <w:szCs w:val="20"/>
                <w:lang w:val="en-GB"/>
              </w:rPr>
            </w:pPr>
            <w:r w:rsidRPr="003C47FD">
              <w:rPr>
                <w:rFonts w:cs="Arial"/>
                <w:szCs w:val="20"/>
                <w:lang w:val="en-GB"/>
              </w:rPr>
              <w:t xml:space="preserve">These fields use standard ASCII character bytes. </w:t>
            </w:r>
            <w:r>
              <w:rPr>
                <w:rFonts w:cs="Arial"/>
                <w:szCs w:val="20"/>
                <w:lang w:val="en-GB"/>
              </w:rPr>
              <w:t xml:space="preserve">It must </w:t>
            </w:r>
            <w:r w:rsidRPr="003C47FD">
              <w:rPr>
                <w:rFonts w:cs="Arial"/>
                <w:szCs w:val="20"/>
                <w:lang w:val="en-GB"/>
              </w:rPr>
              <w:t xml:space="preserve">be null terminated. </w:t>
            </w:r>
          </w:p>
          <w:p w14:paraId="3BBB4EE9" w14:textId="77777777" w:rsidR="0042274E" w:rsidRDefault="0042274E" w:rsidP="00D96643">
            <w:pPr>
              <w:spacing w:before="60" w:after="60"/>
              <w:rPr>
                <w:rFonts w:cs="Arial"/>
                <w:szCs w:val="20"/>
                <w:lang w:val="en-GB"/>
              </w:rPr>
            </w:pPr>
            <w:r w:rsidRPr="003C47FD">
              <w:rPr>
                <w:rFonts w:cs="Arial"/>
                <w:szCs w:val="20"/>
                <w:lang w:val="en-GB"/>
              </w:rPr>
              <w:t xml:space="preserve">If the field value does not occupy the full length of the field, data after the null </w:t>
            </w:r>
            <w:r>
              <w:rPr>
                <w:rFonts w:cs="Arial"/>
                <w:szCs w:val="20"/>
                <w:lang w:val="en-GB"/>
              </w:rPr>
              <w:t xml:space="preserve">terminator will </w:t>
            </w:r>
            <w:r w:rsidRPr="003C47FD">
              <w:rPr>
                <w:rFonts w:cs="Arial"/>
                <w:szCs w:val="20"/>
                <w:lang w:val="en-GB"/>
              </w:rPr>
              <w:t>be discarded.</w:t>
            </w:r>
          </w:p>
          <w:p w14:paraId="1BCF0907" w14:textId="77777777" w:rsidR="0042274E" w:rsidRPr="006C380C" w:rsidRDefault="0042274E" w:rsidP="00D96643">
            <w:pPr>
              <w:spacing w:before="60" w:after="60"/>
              <w:rPr>
                <w:rFonts w:cs="Arial"/>
                <w:szCs w:val="20"/>
                <w:lang w:val="en-GB"/>
              </w:rPr>
            </w:pPr>
            <w:r>
              <w:rPr>
                <w:rFonts w:cs="Arial"/>
                <w:szCs w:val="20"/>
                <w:lang w:val="en-GB"/>
              </w:rPr>
              <w:t>I</w:t>
            </w:r>
            <w:r w:rsidRPr="006C380C">
              <w:rPr>
                <w:rFonts w:cs="Arial"/>
                <w:szCs w:val="20"/>
                <w:lang w:val="en-GB"/>
              </w:rPr>
              <w:t xml:space="preserve">f the field value does not have null terminated, </w:t>
            </w:r>
            <w:r>
              <w:rPr>
                <w:rFonts w:cs="Arial"/>
                <w:szCs w:val="20"/>
                <w:lang w:val="en-GB"/>
              </w:rPr>
              <w:t>the gateway</w:t>
            </w:r>
            <w:r w:rsidRPr="006C380C">
              <w:rPr>
                <w:rFonts w:cs="Arial"/>
                <w:szCs w:val="20"/>
                <w:lang w:val="en-GB"/>
              </w:rPr>
              <w:t xml:space="preserve"> will override the last byte of this field with null value.</w:t>
            </w:r>
          </w:p>
          <w:p w14:paraId="709A16D9" w14:textId="77777777" w:rsidR="0042274E" w:rsidRPr="006C380C" w:rsidRDefault="0042274E" w:rsidP="00D96643">
            <w:pPr>
              <w:spacing w:before="60" w:after="60"/>
              <w:rPr>
                <w:rFonts w:cs="Arial"/>
                <w:bCs/>
                <w:iCs/>
                <w:szCs w:val="20"/>
                <w:lang w:val="en-GB"/>
              </w:rPr>
            </w:pPr>
            <w:r w:rsidRPr="006C380C">
              <w:rPr>
                <w:rFonts w:cs="Arial"/>
                <w:bCs/>
                <w:iCs/>
                <w:szCs w:val="20"/>
                <w:lang w:val="en-GB"/>
              </w:rPr>
              <w:t xml:space="preserve">In case the field is empty, the first byte will be null filled. </w:t>
            </w:r>
          </w:p>
          <w:p w14:paraId="626B83B5" w14:textId="77777777" w:rsidR="0042274E" w:rsidRPr="006C380C" w:rsidRDefault="0042274E" w:rsidP="00D96643">
            <w:pPr>
              <w:spacing w:before="60" w:after="60"/>
              <w:rPr>
                <w:rFonts w:cs="Arial"/>
                <w:szCs w:val="20"/>
                <w:lang w:val="en-GB"/>
              </w:rPr>
            </w:pPr>
            <w:r w:rsidRPr="003C47FD">
              <w:rPr>
                <w:rFonts w:cs="Arial"/>
                <w:szCs w:val="20"/>
                <w:lang w:val="en-GB"/>
              </w:rPr>
              <w:t xml:space="preserve">Each Alphanumeric </w:t>
            </w:r>
            <w:r>
              <w:rPr>
                <w:rFonts w:cs="Arial"/>
                <w:szCs w:val="20"/>
                <w:lang w:val="en-GB"/>
              </w:rPr>
              <w:t>String</w:t>
            </w:r>
            <w:r w:rsidRPr="003C47FD">
              <w:rPr>
                <w:rFonts w:cs="Arial"/>
                <w:szCs w:val="20"/>
                <w:lang w:val="en-GB"/>
              </w:rPr>
              <w:t xml:space="preserve"> field will have its size indicated within the Data Dictionary section. </w:t>
            </w:r>
          </w:p>
        </w:tc>
      </w:tr>
      <w:tr w:rsidR="0042274E" w:rsidRPr="00190490" w14:paraId="3631E584" w14:textId="77777777" w:rsidTr="00D96643">
        <w:trPr>
          <w:trHeight w:val="369"/>
        </w:trPr>
        <w:tc>
          <w:tcPr>
            <w:tcW w:w="289" w:type="pct"/>
            <w:shd w:val="clear" w:color="000000" w:fill="C5D9F1"/>
          </w:tcPr>
          <w:p w14:paraId="4D2CCCF5" w14:textId="77777777" w:rsidR="0042274E" w:rsidRPr="003C47FD" w:rsidRDefault="0042274E" w:rsidP="00D96643">
            <w:pPr>
              <w:pStyle w:val="ListParagraph"/>
              <w:numPr>
                <w:ilvl w:val="0"/>
                <w:numId w:val="109"/>
              </w:numPr>
              <w:spacing w:before="60" w:after="60"/>
              <w:jc w:val="center"/>
              <w:rPr>
                <w:rFonts w:eastAsia="Times New Roman" w:cs="Calibri"/>
                <w:color w:val="000000"/>
                <w:szCs w:val="20"/>
                <w:lang w:eastAsia="en-US"/>
              </w:rPr>
            </w:pPr>
          </w:p>
        </w:tc>
        <w:tc>
          <w:tcPr>
            <w:tcW w:w="866" w:type="pct"/>
            <w:shd w:val="clear" w:color="auto" w:fill="F2F2F2" w:themeFill="background1" w:themeFillShade="F2"/>
          </w:tcPr>
          <w:p w14:paraId="4ABFA49A" w14:textId="77777777" w:rsidR="0042274E" w:rsidRPr="003C47FD" w:rsidRDefault="0042274E" w:rsidP="00D96643">
            <w:pPr>
              <w:spacing w:before="60" w:after="60"/>
              <w:rPr>
                <w:rFonts w:cs="Arial"/>
                <w:szCs w:val="20"/>
                <w:lang w:val="en-GB"/>
              </w:rPr>
            </w:pPr>
            <w:r w:rsidRPr="003C47FD">
              <w:rPr>
                <w:rFonts w:cs="Arial"/>
                <w:szCs w:val="20"/>
                <w:lang w:val="en-GB"/>
              </w:rPr>
              <w:t>Byte</w:t>
            </w:r>
          </w:p>
        </w:tc>
        <w:tc>
          <w:tcPr>
            <w:tcW w:w="937" w:type="pct"/>
            <w:shd w:val="clear" w:color="auto" w:fill="F2F2F2" w:themeFill="background1" w:themeFillShade="F2"/>
          </w:tcPr>
          <w:p w14:paraId="351A7A5E" w14:textId="77777777" w:rsidR="0042274E" w:rsidRPr="003C47FD" w:rsidRDefault="0042274E" w:rsidP="00D96643">
            <w:pPr>
              <w:spacing w:before="60" w:after="60"/>
              <w:jc w:val="center"/>
              <w:rPr>
                <w:rFonts w:cs="Arial"/>
                <w:szCs w:val="20"/>
                <w:lang w:val="en-GB"/>
              </w:rPr>
            </w:pPr>
            <w:r w:rsidRPr="003C47FD">
              <w:rPr>
                <w:rFonts w:cs="Arial"/>
                <w:szCs w:val="20"/>
                <w:lang w:val="en-GB"/>
              </w:rPr>
              <w:t>1</w:t>
            </w:r>
          </w:p>
        </w:tc>
        <w:tc>
          <w:tcPr>
            <w:tcW w:w="2908" w:type="pct"/>
            <w:shd w:val="clear" w:color="auto" w:fill="F2F2F2" w:themeFill="background1" w:themeFillShade="F2"/>
          </w:tcPr>
          <w:p w14:paraId="53D53A7E" w14:textId="77777777" w:rsidR="0042274E" w:rsidRPr="003C47FD" w:rsidRDefault="0042274E" w:rsidP="00D96643">
            <w:pPr>
              <w:spacing w:before="60" w:after="60"/>
              <w:rPr>
                <w:rFonts w:cs="Arial"/>
                <w:szCs w:val="20"/>
                <w:lang w:val="en-GB"/>
              </w:rPr>
            </w:pPr>
            <w:r w:rsidRPr="003C47FD">
              <w:rPr>
                <w:rFonts w:cs="Arial"/>
                <w:szCs w:val="20"/>
                <w:lang w:val="en-GB"/>
              </w:rPr>
              <w:t>A single byte used to hold any ASCII character.</w:t>
            </w:r>
          </w:p>
        </w:tc>
      </w:tr>
      <w:tr w:rsidR="0042274E" w:rsidRPr="00190490" w14:paraId="3B2C1DDA" w14:textId="77777777" w:rsidTr="00D96643">
        <w:trPr>
          <w:trHeight w:val="600"/>
        </w:trPr>
        <w:tc>
          <w:tcPr>
            <w:tcW w:w="289" w:type="pct"/>
            <w:shd w:val="clear" w:color="000000" w:fill="C5D9F1"/>
          </w:tcPr>
          <w:p w14:paraId="333EC874" w14:textId="77777777" w:rsidR="0042274E" w:rsidRPr="003C47FD" w:rsidRDefault="0042274E" w:rsidP="00D96643">
            <w:pPr>
              <w:pStyle w:val="ListParagraph"/>
              <w:numPr>
                <w:ilvl w:val="0"/>
                <w:numId w:val="109"/>
              </w:numPr>
              <w:spacing w:before="60" w:after="60"/>
              <w:jc w:val="center"/>
              <w:rPr>
                <w:rFonts w:eastAsia="Times New Roman" w:cs="Calibri"/>
                <w:color w:val="000000"/>
                <w:szCs w:val="20"/>
                <w:lang w:eastAsia="en-US"/>
              </w:rPr>
            </w:pPr>
          </w:p>
        </w:tc>
        <w:tc>
          <w:tcPr>
            <w:tcW w:w="866" w:type="pct"/>
            <w:shd w:val="clear" w:color="auto" w:fill="F2F2F2" w:themeFill="background1" w:themeFillShade="F2"/>
          </w:tcPr>
          <w:p w14:paraId="0A9CD945" w14:textId="77777777" w:rsidR="0042274E" w:rsidRPr="003C47FD" w:rsidRDefault="0042274E" w:rsidP="00D96643">
            <w:pPr>
              <w:spacing w:before="60" w:after="60"/>
              <w:rPr>
                <w:rFonts w:cs="Arial"/>
                <w:szCs w:val="20"/>
                <w:lang w:val="en-GB"/>
              </w:rPr>
            </w:pPr>
            <w:r w:rsidRPr="003C47FD">
              <w:rPr>
                <w:rFonts w:cs="Arial"/>
                <w:szCs w:val="20"/>
                <w:lang w:val="en-GB"/>
              </w:rPr>
              <w:t>Decimal</w:t>
            </w:r>
          </w:p>
        </w:tc>
        <w:tc>
          <w:tcPr>
            <w:tcW w:w="937" w:type="pct"/>
            <w:shd w:val="clear" w:color="auto" w:fill="F2F2F2" w:themeFill="background1" w:themeFillShade="F2"/>
          </w:tcPr>
          <w:p w14:paraId="3E47D859" w14:textId="77777777" w:rsidR="0042274E" w:rsidRPr="003C47FD" w:rsidRDefault="0042274E" w:rsidP="00D96643">
            <w:pPr>
              <w:spacing w:before="60" w:after="60"/>
              <w:jc w:val="center"/>
              <w:rPr>
                <w:rFonts w:cs="Arial"/>
                <w:szCs w:val="20"/>
                <w:lang w:val="en-GB"/>
              </w:rPr>
            </w:pPr>
            <w:r w:rsidRPr="003C47FD">
              <w:rPr>
                <w:rFonts w:cs="Arial"/>
                <w:szCs w:val="20"/>
                <w:lang w:val="en-GB"/>
              </w:rPr>
              <w:t>8</w:t>
            </w:r>
          </w:p>
        </w:tc>
        <w:tc>
          <w:tcPr>
            <w:tcW w:w="2908" w:type="pct"/>
            <w:shd w:val="clear" w:color="auto" w:fill="F2F2F2" w:themeFill="background1" w:themeFillShade="F2"/>
          </w:tcPr>
          <w:p w14:paraId="6543B595" w14:textId="77777777" w:rsidR="0042274E" w:rsidRPr="003C47FD" w:rsidRDefault="0042274E" w:rsidP="00D96643">
            <w:pPr>
              <w:spacing w:before="60" w:after="60"/>
              <w:rPr>
                <w:rFonts w:cs="Arial"/>
                <w:szCs w:val="20"/>
                <w:lang w:val="en-GB"/>
              </w:rPr>
            </w:pPr>
            <w:r w:rsidRPr="003C47FD">
              <w:rPr>
                <w:rFonts w:cs="Arial"/>
                <w:b/>
                <w:szCs w:val="20"/>
                <w:lang w:val="en-GB"/>
              </w:rPr>
              <w:t>Signed</w:t>
            </w:r>
            <w:r w:rsidRPr="003C47FD">
              <w:rPr>
                <w:rFonts w:cs="Arial"/>
                <w:szCs w:val="20"/>
                <w:lang w:val="en-GB"/>
              </w:rPr>
              <w:t xml:space="preserve"> Little-Endian encoded integer field with </w:t>
            </w:r>
            <w:r w:rsidRPr="006C380C">
              <w:rPr>
                <w:rFonts w:cs="Arial"/>
                <w:szCs w:val="20"/>
                <w:highlight w:val="yellow"/>
                <w:lang w:val="en-GB"/>
              </w:rPr>
              <w:t>6</w:t>
            </w:r>
            <w:r w:rsidRPr="003C47FD">
              <w:rPr>
                <w:rFonts w:cs="Arial"/>
                <w:szCs w:val="20"/>
                <w:lang w:val="en-GB"/>
              </w:rPr>
              <w:t xml:space="preserve"> implied decimal places.</w:t>
            </w:r>
          </w:p>
          <w:p w14:paraId="7199FA81" w14:textId="77777777" w:rsidR="0042274E" w:rsidRPr="003C47FD" w:rsidRDefault="0042274E" w:rsidP="00D96643">
            <w:pPr>
              <w:spacing w:before="60" w:after="60"/>
              <w:rPr>
                <w:rFonts w:cs="Arial"/>
                <w:szCs w:val="20"/>
                <w:lang w:val="en-GB"/>
              </w:rPr>
            </w:pPr>
            <w:r>
              <w:rPr>
                <w:rFonts w:cs="Arial"/>
                <w:szCs w:val="20"/>
                <w:lang w:val="en-GB"/>
              </w:rPr>
              <w:t xml:space="preserve">For example, </w:t>
            </w:r>
            <w:r w:rsidRPr="003C47FD">
              <w:rPr>
                <w:rFonts w:cs="Arial"/>
                <w:szCs w:val="20"/>
                <w:lang w:val="en-GB"/>
              </w:rPr>
              <w:t>10000.031000 the system will multiply this by 10</w:t>
            </w:r>
            <w:r>
              <w:rPr>
                <w:rFonts w:cs="Arial"/>
                <w:szCs w:val="20"/>
                <w:vertAlign w:val="superscript"/>
                <w:lang w:val="en-GB"/>
              </w:rPr>
              <w:t>6</w:t>
            </w:r>
            <w:r w:rsidRPr="003C47FD">
              <w:rPr>
                <w:rFonts w:cs="Arial"/>
                <w:szCs w:val="20"/>
                <w:lang w:val="en-GB"/>
              </w:rPr>
              <w:t xml:space="preserve"> converting it to an integer and this integer will be bit encoded accordingly as a signed </w:t>
            </w:r>
            <w:proofErr w:type="gramStart"/>
            <w:r>
              <w:rPr>
                <w:rFonts w:cs="Arial"/>
                <w:szCs w:val="20"/>
                <w:lang w:val="en-GB"/>
              </w:rPr>
              <w:t>8</w:t>
            </w:r>
            <w:r w:rsidRPr="003C47FD">
              <w:rPr>
                <w:rFonts w:cs="Arial"/>
                <w:szCs w:val="20"/>
                <w:lang w:val="en-GB"/>
              </w:rPr>
              <w:t xml:space="preserve"> byte</w:t>
            </w:r>
            <w:proofErr w:type="gramEnd"/>
            <w:r w:rsidRPr="003C47FD">
              <w:rPr>
                <w:rFonts w:cs="Arial"/>
                <w:szCs w:val="20"/>
                <w:lang w:val="en-GB"/>
              </w:rPr>
              <w:t xml:space="preserve"> binary number</w:t>
            </w:r>
          </w:p>
        </w:tc>
      </w:tr>
      <w:tr w:rsidR="0042274E" w:rsidRPr="00190490" w14:paraId="07BD55E9" w14:textId="77777777" w:rsidTr="00D96643">
        <w:trPr>
          <w:trHeight w:val="423"/>
        </w:trPr>
        <w:tc>
          <w:tcPr>
            <w:tcW w:w="289" w:type="pct"/>
            <w:shd w:val="clear" w:color="000000" w:fill="C5D9F1"/>
          </w:tcPr>
          <w:p w14:paraId="2681F8C2" w14:textId="77777777" w:rsidR="0042274E" w:rsidRPr="003C47FD" w:rsidRDefault="0042274E" w:rsidP="00D96643">
            <w:pPr>
              <w:pStyle w:val="ListParagraph"/>
              <w:numPr>
                <w:ilvl w:val="0"/>
                <w:numId w:val="109"/>
              </w:numPr>
              <w:spacing w:before="60" w:after="60"/>
              <w:jc w:val="center"/>
              <w:rPr>
                <w:rFonts w:eastAsia="Times New Roman" w:cs="Calibri"/>
                <w:color w:val="000000"/>
                <w:szCs w:val="20"/>
                <w:lang w:eastAsia="en-US"/>
              </w:rPr>
            </w:pPr>
          </w:p>
        </w:tc>
        <w:tc>
          <w:tcPr>
            <w:tcW w:w="866" w:type="pct"/>
            <w:shd w:val="clear" w:color="auto" w:fill="F2F2F2" w:themeFill="background1" w:themeFillShade="F2"/>
          </w:tcPr>
          <w:p w14:paraId="6330E5AB" w14:textId="77777777" w:rsidR="0042274E" w:rsidRPr="003C47FD" w:rsidRDefault="0042274E" w:rsidP="00D96643">
            <w:pPr>
              <w:spacing w:before="60" w:after="60"/>
              <w:rPr>
                <w:rFonts w:cs="Arial"/>
                <w:szCs w:val="20"/>
                <w:lang w:val="en-GB"/>
              </w:rPr>
            </w:pPr>
            <w:r w:rsidRPr="003C47FD">
              <w:rPr>
                <w:rFonts w:cs="Arial"/>
                <w:szCs w:val="20"/>
                <w:lang w:val="en-GB"/>
              </w:rPr>
              <w:t>UInt8</w:t>
            </w:r>
          </w:p>
        </w:tc>
        <w:tc>
          <w:tcPr>
            <w:tcW w:w="937" w:type="pct"/>
            <w:shd w:val="clear" w:color="auto" w:fill="F2F2F2" w:themeFill="background1" w:themeFillShade="F2"/>
          </w:tcPr>
          <w:p w14:paraId="65E7BDFD" w14:textId="77777777" w:rsidR="0042274E" w:rsidRPr="003C47FD" w:rsidRDefault="0042274E" w:rsidP="00D96643">
            <w:pPr>
              <w:spacing w:before="60" w:after="60"/>
              <w:jc w:val="center"/>
              <w:rPr>
                <w:rFonts w:cs="Arial"/>
                <w:szCs w:val="20"/>
                <w:lang w:val="en-GB"/>
              </w:rPr>
            </w:pPr>
            <w:r w:rsidRPr="003C47FD">
              <w:rPr>
                <w:rFonts w:cs="Arial"/>
                <w:szCs w:val="20"/>
                <w:lang w:val="en-GB"/>
              </w:rPr>
              <w:t>1</w:t>
            </w:r>
          </w:p>
        </w:tc>
        <w:tc>
          <w:tcPr>
            <w:tcW w:w="2908" w:type="pct"/>
            <w:shd w:val="clear" w:color="auto" w:fill="F2F2F2" w:themeFill="background1" w:themeFillShade="F2"/>
          </w:tcPr>
          <w:p w14:paraId="06709032" w14:textId="77777777" w:rsidR="0042274E" w:rsidRPr="003C47FD" w:rsidRDefault="0042274E" w:rsidP="00D96643">
            <w:pPr>
              <w:spacing w:before="60" w:after="60"/>
              <w:rPr>
                <w:rFonts w:cs="Arial"/>
                <w:szCs w:val="20"/>
                <w:lang w:val="en-GB"/>
              </w:rPr>
            </w:pPr>
            <w:r w:rsidRPr="003C47FD">
              <w:rPr>
                <w:rFonts w:cs="Arial"/>
                <w:b/>
                <w:szCs w:val="20"/>
                <w:lang w:val="en-GB"/>
              </w:rPr>
              <w:t>Unsigned</w:t>
            </w:r>
            <w:r w:rsidRPr="003C47FD">
              <w:rPr>
                <w:rFonts w:cs="Arial"/>
                <w:szCs w:val="20"/>
                <w:lang w:val="en-GB"/>
              </w:rPr>
              <w:t xml:space="preserve"> integer.</w:t>
            </w:r>
          </w:p>
          <w:p w14:paraId="27587641" w14:textId="77777777" w:rsidR="0042274E" w:rsidRPr="003C47FD" w:rsidRDefault="0042274E" w:rsidP="00D96643">
            <w:pPr>
              <w:spacing w:before="60" w:after="60"/>
              <w:rPr>
                <w:rFonts w:cs="Arial"/>
                <w:szCs w:val="20"/>
                <w:lang w:val="en-GB"/>
              </w:rPr>
            </w:pPr>
            <w:r w:rsidRPr="003C47FD">
              <w:rPr>
                <w:rFonts w:cs="Arial"/>
                <w:szCs w:val="20"/>
                <w:lang w:val="en-GB"/>
              </w:rPr>
              <w:t>Range: 0 - 255</w:t>
            </w:r>
          </w:p>
        </w:tc>
      </w:tr>
      <w:tr w:rsidR="0042274E" w:rsidRPr="00190490" w14:paraId="68E5BF8C" w14:textId="77777777" w:rsidTr="00D96643">
        <w:trPr>
          <w:trHeight w:val="600"/>
        </w:trPr>
        <w:tc>
          <w:tcPr>
            <w:tcW w:w="289" w:type="pct"/>
            <w:shd w:val="clear" w:color="000000" w:fill="C5D9F1"/>
          </w:tcPr>
          <w:p w14:paraId="05958B43" w14:textId="77777777" w:rsidR="0042274E" w:rsidRPr="003C47FD" w:rsidRDefault="0042274E" w:rsidP="00D96643">
            <w:pPr>
              <w:pStyle w:val="ListParagraph"/>
              <w:numPr>
                <w:ilvl w:val="0"/>
                <w:numId w:val="109"/>
              </w:numPr>
              <w:spacing w:before="60" w:after="60"/>
              <w:jc w:val="center"/>
              <w:rPr>
                <w:rFonts w:eastAsia="Times New Roman" w:cs="Calibri"/>
                <w:color w:val="000000"/>
                <w:szCs w:val="20"/>
                <w:lang w:eastAsia="en-US"/>
              </w:rPr>
            </w:pPr>
          </w:p>
        </w:tc>
        <w:tc>
          <w:tcPr>
            <w:tcW w:w="866" w:type="pct"/>
            <w:shd w:val="clear" w:color="auto" w:fill="F2F2F2" w:themeFill="background1" w:themeFillShade="F2"/>
          </w:tcPr>
          <w:p w14:paraId="550C44FB" w14:textId="77777777" w:rsidR="0042274E" w:rsidRPr="003C47FD" w:rsidRDefault="0042274E" w:rsidP="00D96643">
            <w:pPr>
              <w:spacing w:before="60" w:after="60"/>
              <w:rPr>
                <w:rFonts w:cs="Arial"/>
                <w:szCs w:val="20"/>
                <w:lang w:val="en-GB"/>
              </w:rPr>
            </w:pPr>
            <w:r w:rsidRPr="003C47FD">
              <w:rPr>
                <w:rFonts w:cs="Arial"/>
                <w:szCs w:val="20"/>
                <w:lang w:val="en-GB"/>
              </w:rPr>
              <w:t>Int8</w:t>
            </w:r>
          </w:p>
        </w:tc>
        <w:tc>
          <w:tcPr>
            <w:tcW w:w="937" w:type="pct"/>
            <w:shd w:val="clear" w:color="auto" w:fill="F2F2F2" w:themeFill="background1" w:themeFillShade="F2"/>
          </w:tcPr>
          <w:p w14:paraId="52BF4180" w14:textId="77777777" w:rsidR="0042274E" w:rsidRPr="003C47FD" w:rsidRDefault="0042274E" w:rsidP="00D96643">
            <w:pPr>
              <w:spacing w:before="60" w:after="60"/>
              <w:jc w:val="center"/>
              <w:rPr>
                <w:rFonts w:cs="Arial"/>
                <w:szCs w:val="20"/>
                <w:lang w:val="en-GB"/>
              </w:rPr>
            </w:pPr>
            <w:r w:rsidRPr="003C47FD">
              <w:rPr>
                <w:rFonts w:cs="Arial"/>
                <w:szCs w:val="20"/>
                <w:lang w:val="en-GB"/>
              </w:rPr>
              <w:t>1</w:t>
            </w:r>
          </w:p>
        </w:tc>
        <w:tc>
          <w:tcPr>
            <w:tcW w:w="2908" w:type="pct"/>
            <w:shd w:val="clear" w:color="auto" w:fill="F2F2F2" w:themeFill="background1" w:themeFillShade="F2"/>
          </w:tcPr>
          <w:p w14:paraId="0E40B00F" w14:textId="77777777" w:rsidR="0042274E" w:rsidRPr="003C47FD" w:rsidRDefault="0042274E" w:rsidP="00D96643">
            <w:pPr>
              <w:spacing w:before="60" w:after="60"/>
              <w:rPr>
                <w:rFonts w:cs="Arial"/>
                <w:szCs w:val="20"/>
                <w:lang w:val="en-GB"/>
              </w:rPr>
            </w:pPr>
            <w:r w:rsidRPr="003C47FD">
              <w:rPr>
                <w:rFonts w:cs="Arial"/>
                <w:b/>
                <w:szCs w:val="20"/>
                <w:lang w:val="en-GB"/>
              </w:rPr>
              <w:t xml:space="preserve">Signed </w:t>
            </w:r>
            <w:r w:rsidRPr="003C47FD">
              <w:rPr>
                <w:rFonts w:cs="Arial"/>
                <w:szCs w:val="20"/>
                <w:lang w:val="en-GB"/>
              </w:rPr>
              <w:t>integer.</w:t>
            </w:r>
          </w:p>
          <w:p w14:paraId="62AED9C8" w14:textId="77777777" w:rsidR="0042274E" w:rsidRPr="003C47FD" w:rsidRDefault="0042274E" w:rsidP="00D96643">
            <w:pPr>
              <w:spacing w:before="60" w:after="60"/>
              <w:rPr>
                <w:rFonts w:cs="Arial"/>
                <w:b/>
                <w:szCs w:val="20"/>
                <w:lang w:val="en-GB"/>
              </w:rPr>
            </w:pPr>
            <w:r w:rsidRPr="003C47FD">
              <w:rPr>
                <w:rFonts w:cs="Arial"/>
                <w:szCs w:val="20"/>
                <w:lang w:val="en-GB"/>
              </w:rPr>
              <w:t>Range: -128 – 127</w:t>
            </w:r>
          </w:p>
        </w:tc>
      </w:tr>
      <w:tr w:rsidR="0042274E" w:rsidRPr="00190490" w14:paraId="7EA0CEFD" w14:textId="77777777" w:rsidTr="00D96643">
        <w:trPr>
          <w:trHeight w:val="600"/>
        </w:trPr>
        <w:tc>
          <w:tcPr>
            <w:tcW w:w="289" w:type="pct"/>
            <w:shd w:val="clear" w:color="000000" w:fill="C5D9F1"/>
          </w:tcPr>
          <w:p w14:paraId="50F23B4B" w14:textId="77777777" w:rsidR="0042274E" w:rsidRPr="003C47FD" w:rsidRDefault="0042274E" w:rsidP="00D96643">
            <w:pPr>
              <w:pStyle w:val="ListParagraph"/>
              <w:numPr>
                <w:ilvl w:val="0"/>
                <w:numId w:val="109"/>
              </w:numPr>
              <w:spacing w:before="60" w:after="60"/>
              <w:jc w:val="center"/>
              <w:rPr>
                <w:rFonts w:eastAsia="Times New Roman" w:cs="Calibri"/>
                <w:color w:val="000000"/>
                <w:szCs w:val="20"/>
                <w:lang w:eastAsia="en-US"/>
              </w:rPr>
            </w:pPr>
          </w:p>
        </w:tc>
        <w:tc>
          <w:tcPr>
            <w:tcW w:w="866" w:type="pct"/>
            <w:shd w:val="clear" w:color="auto" w:fill="F2F2F2" w:themeFill="background1" w:themeFillShade="F2"/>
          </w:tcPr>
          <w:p w14:paraId="77D9997D" w14:textId="77777777" w:rsidR="0042274E" w:rsidRPr="003C47FD" w:rsidRDefault="0042274E" w:rsidP="00D96643">
            <w:pPr>
              <w:spacing w:before="60" w:after="60"/>
              <w:rPr>
                <w:rFonts w:cs="Arial"/>
                <w:szCs w:val="20"/>
                <w:lang w:val="en-GB"/>
              </w:rPr>
            </w:pPr>
            <w:r w:rsidRPr="003C47FD">
              <w:rPr>
                <w:rFonts w:cs="Arial"/>
                <w:szCs w:val="20"/>
                <w:lang w:val="en-GB"/>
              </w:rPr>
              <w:t>UInt16</w:t>
            </w:r>
          </w:p>
        </w:tc>
        <w:tc>
          <w:tcPr>
            <w:tcW w:w="937" w:type="pct"/>
            <w:shd w:val="clear" w:color="auto" w:fill="F2F2F2" w:themeFill="background1" w:themeFillShade="F2"/>
          </w:tcPr>
          <w:p w14:paraId="71E24A2A" w14:textId="77777777" w:rsidR="0042274E" w:rsidRPr="003C47FD" w:rsidRDefault="0042274E" w:rsidP="00D96643">
            <w:pPr>
              <w:spacing w:before="60" w:after="60"/>
              <w:jc w:val="center"/>
              <w:rPr>
                <w:rFonts w:cs="Arial"/>
                <w:szCs w:val="20"/>
                <w:lang w:val="en-GB"/>
              </w:rPr>
            </w:pPr>
            <w:r w:rsidRPr="003C47FD">
              <w:rPr>
                <w:rFonts w:cs="Arial"/>
                <w:szCs w:val="20"/>
                <w:lang w:val="en-GB"/>
              </w:rPr>
              <w:t>2</w:t>
            </w:r>
          </w:p>
        </w:tc>
        <w:tc>
          <w:tcPr>
            <w:tcW w:w="2908" w:type="pct"/>
            <w:shd w:val="clear" w:color="auto" w:fill="F2F2F2" w:themeFill="background1" w:themeFillShade="F2"/>
          </w:tcPr>
          <w:p w14:paraId="114433E8" w14:textId="77777777" w:rsidR="0042274E" w:rsidRPr="003C47FD" w:rsidRDefault="0042274E" w:rsidP="00D96643">
            <w:pPr>
              <w:spacing w:before="60" w:after="60"/>
              <w:rPr>
                <w:rFonts w:cs="Arial"/>
                <w:szCs w:val="20"/>
                <w:lang w:val="en-GB"/>
              </w:rPr>
            </w:pPr>
            <w:r w:rsidRPr="003C47FD">
              <w:rPr>
                <w:rFonts w:cs="Arial"/>
                <w:szCs w:val="20"/>
                <w:lang w:val="en-GB"/>
              </w:rPr>
              <w:t xml:space="preserve">Little-Endian encoded </w:t>
            </w:r>
            <w:r w:rsidRPr="003C47FD">
              <w:rPr>
                <w:rFonts w:cs="Arial"/>
                <w:b/>
                <w:szCs w:val="20"/>
                <w:lang w:val="en-GB"/>
              </w:rPr>
              <w:t>unsigned</w:t>
            </w:r>
            <w:r w:rsidRPr="003C47FD">
              <w:rPr>
                <w:rFonts w:cs="Arial"/>
                <w:szCs w:val="20"/>
                <w:lang w:val="en-GB"/>
              </w:rPr>
              <w:t xml:space="preserve"> integer.</w:t>
            </w:r>
          </w:p>
          <w:p w14:paraId="00880E7F" w14:textId="77777777" w:rsidR="0042274E" w:rsidRPr="003C47FD" w:rsidRDefault="0042274E" w:rsidP="00D96643">
            <w:pPr>
              <w:spacing w:before="60" w:after="60"/>
              <w:rPr>
                <w:rFonts w:cs="Arial"/>
                <w:szCs w:val="20"/>
                <w:lang w:val="en-GB"/>
              </w:rPr>
            </w:pPr>
            <w:r w:rsidRPr="003C47FD">
              <w:rPr>
                <w:rFonts w:cs="Arial"/>
                <w:szCs w:val="20"/>
                <w:lang w:val="en-GB"/>
              </w:rPr>
              <w:t>Range: 0 – 65,535</w:t>
            </w:r>
          </w:p>
        </w:tc>
      </w:tr>
      <w:tr w:rsidR="0042274E" w:rsidRPr="00190490" w14:paraId="69408191" w14:textId="77777777" w:rsidTr="00D96643">
        <w:trPr>
          <w:trHeight w:val="600"/>
        </w:trPr>
        <w:tc>
          <w:tcPr>
            <w:tcW w:w="289" w:type="pct"/>
            <w:shd w:val="clear" w:color="000000" w:fill="C5D9F1"/>
          </w:tcPr>
          <w:p w14:paraId="7A31AA3B" w14:textId="77777777" w:rsidR="0042274E" w:rsidRPr="003C47FD" w:rsidRDefault="0042274E" w:rsidP="00D96643">
            <w:pPr>
              <w:pStyle w:val="ListParagraph"/>
              <w:numPr>
                <w:ilvl w:val="0"/>
                <w:numId w:val="109"/>
              </w:numPr>
              <w:spacing w:before="60" w:after="60"/>
              <w:jc w:val="center"/>
              <w:rPr>
                <w:rFonts w:eastAsia="Times New Roman" w:cs="Calibri"/>
                <w:color w:val="000000"/>
                <w:szCs w:val="20"/>
                <w:lang w:eastAsia="en-US"/>
              </w:rPr>
            </w:pPr>
          </w:p>
        </w:tc>
        <w:tc>
          <w:tcPr>
            <w:tcW w:w="866" w:type="pct"/>
            <w:shd w:val="clear" w:color="auto" w:fill="F2F2F2" w:themeFill="background1" w:themeFillShade="F2"/>
          </w:tcPr>
          <w:p w14:paraId="5E5C9B95" w14:textId="77777777" w:rsidR="0042274E" w:rsidRPr="003C47FD" w:rsidRDefault="0042274E" w:rsidP="00D96643">
            <w:pPr>
              <w:spacing w:before="60" w:after="60"/>
              <w:rPr>
                <w:rFonts w:cs="Arial"/>
                <w:szCs w:val="20"/>
                <w:lang w:val="en-GB"/>
              </w:rPr>
            </w:pPr>
            <w:r w:rsidRPr="003C47FD">
              <w:rPr>
                <w:rFonts w:cs="Arial"/>
                <w:szCs w:val="20"/>
                <w:lang w:val="en-GB"/>
              </w:rPr>
              <w:t>Int16</w:t>
            </w:r>
          </w:p>
        </w:tc>
        <w:tc>
          <w:tcPr>
            <w:tcW w:w="937" w:type="pct"/>
            <w:shd w:val="clear" w:color="auto" w:fill="F2F2F2" w:themeFill="background1" w:themeFillShade="F2"/>
          </w:tcPr>
          <w:p w14:paraId="21C9909A" w14:textId="77777777" w:rsidR="0042274E" w:rsidRPr="003C47FD" w:rsidRDefault="0042274E" w:rsidP="00D96643">
            <w:pPr>
              <w:spacing w:before="60" w:after="60"/>
              <w:jc w:val="center"/>
              <w:rPr>
                <w:rFonts w:cs="Arial"/>
                <w:szCs w:val="20"/>
                <w:lang w:val="en-GB"/>
              </w:rPr>
            </w:pPr>
            <w:r w:rsidRPr="003C47FD">
              <w:rPr>
                <w:rFonts w:cs="Arial"/>
                <w:szCs w:val="20"/>
                <w:lang w:val="en-GB"/>
              </w:rPr>
              <w:t>2</w:t>
            </w:r>
          </w:p>
        </w:tc>
        <w:tc>
          <w:tcPr>
            <w:tcW w:w="2908" w:type="pct"/>
            <w:shd w:val="clear" w:color="auto" w:fill="F2F2F2" w:themeFill="background1" w:themeFillShade="F2"/>
          </w:tcPr>
          <w:p w14:paraId="4CBD25E2" w14:textId="77777777" w:rsidR="0042274E" w:rsidRPr="003C47FD" w:rsidRDefault="0042274E" w:rsidP="00D96643">
            <w:pPr>
              <w:spacing w:before="60" w:after="60"/>
              <w:rPr>
                <w:rFonts w:cs="Arial"/>
                <w:szCs w:val="20"/>
                <w:lang w:val="en-GB"/>
              </w:rPr>
            </w:pPr>
            <w:r w:rsidRPr="003C47FD">
              <w:rPr>
                <w:rFonts w:cs="Arial"/>
                <w:szCs w:val="20"/>
                <w:lang w:val="en-GB"/>
              </w:rPr>
              <w:t xml:space="preserve">Little-Endian encoded </w:t>
            </w:r>
            <w:r w:rsidRPr="003C47FD">
              <w:rPr>
                <w:rFonts w:cs="Arial"/>
                <w:b/>
                <w:szCs w:val="20"/>
                <w:lang w:val="en-GB"/>
              </w:rPr>
              <w:t xml:space="preserve">signed </w:t>
            </w:r>
            <w:r w:rsidRPr="003C47FD">
              <w:rPr>
                <w:rFonts w:cs="Arial"/>
                <w:szCs w:val="20"/>
                <w:lang w:val="en-GB"/>
              </w:rPr>
              <w:t>integer.</w:t>
            </w:r>
          </w:p>
          <w:p w14:paraId="0F6322F3" w14:textId="77777777" w:rsidR="0042274E" w:rsidRPr="003C47FD" w:rsidRDefault="0042274E" w:rsidP="00D96643">
            <w:pPr>
              <w:spacing w:before="60" w:after="60"/>
              <w:rPr>
                <w:rFonts w:cs="Arial"/>
                <w:szCs w:val="20"/>
                <w:lang w:val="en-GB"/>
              </w:rPr>
            </w:pPr>
            <w:r w:rsidRPr="003C47FD">
              <w:rPr>
                <w:rFonts w:cs="Arial"/>
                <w:szCs w:val="20"/>
                <w:lang w:val="en-GB"/>
              </w:rPr>
              <w:t>Range: -32,768 – 32,767</w:t>
            </w:r>
          </w:p>
        </w:tc>
      </w:tr>
      <w:tr w:rsidR="0042274E" w:rsidRPr="00190490" w14:paraId="534EDE54" w14:textId="77777777" w:rsidTr="00D96643">
        <w:trPr>
          <w:trHeight w:val="600"/>
        </w:trPr>
        <w:tc>
          <w:tcPr>
            <w:tcW w:w="289" w:type="pct"/>
            <w:shd w:val="clear" w:color="000000" w:fill="C5D9F1"/>
          </w:tcPr>
          <w:p w14:paraId="6AB787D7" w14:textId="77777777" w:rsidR="0042274E" w:rsidRPr="003C47FD" w:rsidRDefault="0042274E" w:rsidP="00D96643">
            <w:pPr>
              <w:pStyle w:val="ListParagraph"/>
              <w:numPr>
                <w:ilvl w:val="0"/>
                <w:numId w:val="109"/>
              </w:numPr>
              <w:spacing w:before="60" w:after="60"/>
              <w:jc w:val="center"/>
              <w:rPr>
                <w:rFonts w:eastAsia="Times New Roman" w:cs="Calibri"/>
                <w:color w:val="000000"/>
                <w:szCs w:val="20"/>
                <w:lang w:eastAsia="en-US"/>
              </w:rPr>
            </w:pPr>
          </w:p>
        </w:tc>
        <w:tc>
          <w:tcPr>
            <w:tcW w:w="866" w:type="pct"/>
            <w:shd w:val="clear" w:color="auto" w:fill="F2F2F2" w:themeFill="background1" w:themeFillShade="F2"/>
          </w:tcPr>
          <w:p w14:paraId="1DE34017" w14:textId="77777777" w:rsidR="0042274E" w:rsidRPr="003C47FD" w:rsidRDefault="0042274E" w:rsidP="00D96643">
            <w:pPr>
              <w:spacing w:before="60" w:after="60"/>
              <w:rPr>
                <w:rFonts w:cs="Arial"/>
                <w:szCs w:val="20"/>
                <w:lang w:val="en-GB"/>
              </w:rPr>
            </w:pPr>
            <w:r w:rsidRPr="003C47FD">
              <w:rPr>
                <w:rFonts w:cs="Arial"/>
                <w:szCs w:val="20"/>
                <w:lang w:val="en-GB"/>
              </w:rPr>
              <w:t>UInt32</w:t>
            </w:r>
          </w:p>
        </w:tc>
        <w:tc>
          <w:tcPr>
            <w:tcW w:w="937" w:type="pct"/>
            <w:shd w:val="clear" w:color="auto" w:fill="F2F2F2" w:themeFill="background1" w:themeFillShade="F2"/>
          </w:tcPr>
          <w:p w14:paraId="321E64EF" w14:textId="77777777" w:rsidR="0042274E" w:rsidRPr="003C47FD" w:rsidRDefault="0042274E" w:rsidP="00D96643">
            <w:pPr>
              <w:spacing w:before="60" w:after="60"/>
              <w:jc w:val="center"/>
              <w:rPr>
                <w:rFonts w:cs="Arial"/>
                <w:szCs w:val="20"/>
                <w:lang w:val="en-GB"/>
              </w:rPr>
            </w:pPr>
            <w:r w:rsidRPr="003C47FD">
              <w:rPr>
                <w:rFonts w:cs="Arial"/>
                <w:szCs w:val="20"/>
                <w:lang w:val="en-GB"/>
              </w:rPr>
              <w:t>4</w:t>
            </w:r>
          </w:p>
        </w:tc>
        <w:tc>
          <w:tcPr>
            <w:tcW w:w="2908" w:type="pct"/>
            <w:shd w:val="clear" w:color="auto" w:fill="F2F2F2" w:themeFill="background1" w:themeFillShade="F2"/>
          </w:tcPr>
          <w:p w14:paraId="5312EF9A" w14:textId="77777777" w:rsidR="0042274E" w:rsidRPr="003C47FD" w:rsidRDefault="0042274E" w:rsidP="00D96643">
            <w:pPr>
              <w:spacing w:before="60" w:after="60"/>
              <w:rPr>
                <w:rFonts w:cs="Arial"/>
                <w:szCs w:val="20"/>
                <w:lang w:val="en-GB"/>
              </w:rPr>
            </w:pPr>
            <w:r w:rsidRPr="003C47FD">
              <w:rPr>
                <w:rFonts w:cs="Arial"/>
                <w:szCs w:val="20"/>
                <w:lang w:val="en-GB"/>
              </w:rPr>
              <w:t xml:space="preserve">Little-Ending encoded </w:t>
            </w:r>
            <w:r w:rsidRPr="003C47FD">
              <w:rPr>
                <w:rFonts w:cs="Arial"/>
                <w:b/>
                <w:szCs w:val="20"/>
                <w:lang w:val="en-GB"/>
              </w:rPr>
              <w:t xml:space="preserve">unsigned </w:t>
            </w:r>
            <w:r w:rsidRPr="003C47FD">
              <w:rPr>
                <w:rFonts w:cs="Arial"/>
                <w:szCs w:val="20"/>
                <w:lang w:val="en-GB"/>
              </w:rPr>
              <w:t>integer</w:t>
            </w:r>
          </w:p>
          <w:p w14:paraId="187ECB6D" w14:textId="77777777" w:rsidR="0042274E" w:rsidRPr="003C47FD" w:rsidRDefault="0042274E" w:rsidP="00D96643">
            <w:pPr>
              <w:spacing w:before="60" w:after="60"/>
              <w:rPr>
                <w:rFonts w:cs="Arial"/>
                <w:szCs w:val="20"/>
                <w:lang w:val="en-GB"/>
              </w:rPr>
            </w:pPr>
            <w:r w:rsidRPr="003C47FD">
              <w:rPr>
                <w:rFonts w:cs="Arial"/>
                <w:szCs w:val="20"/>
                <w:lang w:val="en-GB"/>
              </w:rPr>
              <w:t>Range: 0 – 4,294,967,295</w:t>
            </w:r>
          </w:p>
        </w:tc>
      </w:tr>
      <w:tr w:rsidR="0042274E" w:rsidRPr="00190490" w14:paraId="204C59DE" w14:textId="77777777" w:rsidTr="00D96643">
        <w:trPr>
          <w:trHeight w:val="600"/>
        </w:trPr>
        <w:tc>
          <w:tcPr>
            <w:tcW w:w="289" w:type="pct"/>
            <w:shd w:val="clear" w:color="000000" w:fill="C5D9F1"/>
          </w:tcPr>
          <w:p w14:paraId="13B40C2B" w14:textId="77777777" w:rsidR="0042274E" w:rsidRPr="003C47FD" w:rsidRDefault="0042274E" w:rsidP="00D96643">
            <w:pPr>
              <w:pStyle w:val="ListParagraph"/>
              <w:numPr>
                <w:ilvl w:val="0"/>
                <w:numId w:val="109"/>
              </w:numPr>
              <w:spacing w:before="60" w:after="60"/>
              <w:jc w:val="center"/>
              <w:rPr>
                <w:rFonts w:eastAsia="Times New Roman" w:cs="Calibri"/>
                <w:color w:val="000000"/>
                <w:szCs w:val="20"/>
                <w:lang w:eastAsia="en-US"/>
              </w:rPr>
            </w:pPr>
          </w:p>
        </w:tc>
        <w:tc>
          <w:tcPr>
            <w:tcW w:w="866" w:type="pct"/>
            <w:shd w:val="clear" w:color="auto" w:fill="F2F2F2" w:themeFill="background1" w:themeFillShade="F2"/>
          </w:tcPr>
          <w:p w14:paraId="7D438451" w14:textId="77777777" w:rsidR="0042274E" w:rsidRPr="003C47FD" w:rsidRDefault="0042274E" w:rsidP="00D96643">
            <w:pPr>
              <w:spacing w:before="60" w:after="60"/>
              <w:rPr>
                <w:rFonts w:cs="Arial"/>
                <w:szCs w:val="20"/>
                <w:lang w:val="en-GB"/>
              </w:rPr>
            </w:pPr>
            <w:r w:rsidRPr="003C47FD">
              <w:rPr>
                <w:rFonts w:cs="Arial"/>
                <w:szCs w:val="20"/>
                <w:lang w:val="en-GB"/>
              </w:rPr>
              <w:t>Int32</w:t>
            </w:r>
          </w:p>
        </w:tc>
        <w:tc>
          <w:tcPr>
            <w:tcW w:w="937" w:type="pct"/>
            <w:shd w:val="clear" w:color="auto" w:fill="F2F2F2" w:themeFill="background1" w:themeFillShade="F2"/>
          </w:tcPr>
          <w:p w14:paraId="22380832" w14:textId="77777777" w:rsidR="0042274E" w:rsidRPr="003C47FD" w:rsidRDefault="0042274E" w:rsidP="00D96643">
            <w:pPr>
              <w:spacing w:before="60" w:after="60"/>
              <w:jc w:val="center"/>
              <w:rPr>
                <w:rFonts w:cs="Arial"/>
                <w:szCs w:val="20"/>
                <w:lang w:val="en-GB"/>
              </w:rPr>
            </w:pPr>
            <w:r w:rsidRPr="003C47FD">
              <w:rPr>
                <w:rFonts w:cs="Arial"/>
                <w:szCs w:val="20"/>
                <w:lang w:val="en-GB"/>
              </w:rPr>
              <w:t>4</w:t>
            </w:r>
          </w:p>
        </w:tc>
        <w:tc>
          <w:tcPr>
            <w:tcW w:w="2908" w:type="pct"/>
            <w:shd w:val="clear" w:color="auto" w:fill="F2F2F2" w:themeFill="background1" w:themeFillShade="F2"/>
          </w:tcPr>
          <w:p w14:paraId="5A9F27E0" w14:textId="77777777" w:rsidR="0042274E" w:rsidRPr="003C47FD" w:rsidRDefault="0042274E" w:rsidP="00D96643">
            <w:pPr>
              <w:spacing w:before="60" w:after="60"/>
              <w:rPr>
                <w:rFonts w:cs="Arial"/>
                <w:szCs w:val="20"/>
                <w:lang w:val="en-GB"/>
              </w:rPr>
            </w:pPr>
            <w:r w:rsidRPr="003C47FD">
              <w:rPr>
                <w:rFonts w:cs="Arial"/>
                <w:szCs w:val="20"/>
                <w:lang w:val="en-GB"/>
              </w:rPr>
              <w:t xml:space="preserve">Little-Endian encoded </w:t>
            </w:r>
            <w:r w:rsidRPr="003C47FD">
              <w:rPr>
                <w:rFonts w:cs="Arial"/>
                <w:b/>
                <w:szCs w:val="20"/>
                <w:lang w:val="en-GB"/>
              </w:rPr>
              <w:t>signed</w:t>
            </w:r>
            <w:r w:rsidRPr="003C47FD">
              <w:rPr>
                <w:rFonts w:cs="Arial"/>
                <w:szCs w:val="20"/>
                <w:lang w:val="en-GB"/>
              </w:rPr>
              <w:t xml:space="preserve"> integer.</w:t>
            </w:r>
          </w:p>
          <w:p w14:paraId="26C9A1AE" w14:textId="77777777" w:rsidR="0042274E" w:rsidRPr="003C47FD" w:rsidRDefault="0042274E" w:rsidP="00D96643">
            <w:pPr>
              <w:spacing w:before="60" w:after="60"/>
              <w:rPr>
                <w:rFonts w:cs="Arial"/>
                <w:szCs w:val="20"/>
                <w:lang w:val="en-GB"/>
              </w:rPr>
            </w:pPr>
            <w:r w:rsidRPr="003C47FD">
              <w:rPr>
                <w:rFonts w:cs="Arial"/>
                <w:szCs w:val="20"/>
                <w:lang w:val="en-GB"/>
              </w:rPr>
              <w:t>Range: -2,147,483,648 – 2,147,483,647</w:t>
            </w:r>
          </w:p>
        </w:tc>
      </w:tr>
      <w:tr w:rsidR="0042274E" w:rsidRPr="00190490" w14:paraId="04B2D228" w14:textId="77777777" w:rsidTr="00D96643">
        <w:trPr>
          <w:trHeight w:val="600"/>
        </w:trPr>
        <w:tc>
          <w:tcPr>
            <w:tcW w:w="289" w:type="pct"/>
            <w:shd w:val="clear" w:color="000000" w:fill="C5D9F1"/>
          </w:tcPr>
          <w:p w14:paraId="2C206255" w14:textId="77777777" w:rsidR="0042274E" w:rsidRPr="003C47FD" w:rsidRDefault="0042274E" w:rsidP="00D96643">
            <w:pPr>
              <w:pStyle w:val="ListParagraph"/>
              <w:numPr>
                <w:ilvl w:val="0"/>
                <w:numId w:val="109"/>
              </w:numPr>
              <w:spacing w:before="60" w:after="60"/>
              <w:jc w:val="center"/>
              <w:rPr>
                <w:rFonts w:eastAsia="Times New Roman" w:cs="Calibri"/>
                <w:color w:val="000000"/>
                <w:szCs w:val="20"/>
                <w:lang w:eastAsia="en-US"/>
              </w:rPr>
            </w:pPr>
          </w:p>
        </w:tc>
        <w:tc>
          <w:tcPr>
            <w:tcW w:w="866" w:type="pct"/>
            <w:shd w:val="clear" w:color="auto" w:fill="F2F2F2" w:themeFill="background1" w:themeFillShade="F2"/>
          </w:tcPr>
          <w:p w14:paraId="716911B2" w14:textId="77777777" w:rsidR="0042274E" w:rsidRPr="003C47FD" w:rsidRDefault="0042274E" w:rsidP="00D96643">
            <w:pPr>
              <w:spacing w:before="60" w:after="60"/>
              <w:rPr>
                <w:rFonts w:cs="Arial"/>
                <w:szCs w:val="20"/>
                <w:lang w:val="en-GB"/>
              </w:rPr>
            </w:pPr>
            <w:r w:rsidRPr="003C47FD">
              <w:rPr>
                <w:rFonts w:cs="Arial"/>
                <w:szCs w:val="20"/>
                <w:lang w:val="en-GB"/>
              </w:rPr>
              <w:t>Bitmap Fixed Length</w:t>
            </w:r>
          </w:p>
        </w:tc>
        <w:tc>
          <w:tcPr>
            <w:tcW w:w="937" w:type="pct"/>
            <w:shd w:val="clear" w:color="auto" w:fill="F2F2F2" w:themeFill="background1" w:themeFillShade="F2"/>
          </w:tcPr>
          <w:p w14:paraId="66D8CA0E" w14:textId="77777777" w:rsidR="0042274E" w:rsidRPr="003C47FD" w:rsidRDefault="0042274E" w:rsidP="00D96643">
            <w:pPr>
              <w:spacing w:before="60" w:after="60"/>
              <w:jc w:val="center"/>
              <w:rPr>
                <w:rFonts w:cs="Arial"/>
                <w:szCs w:val="20"/>
                <w:lang w:val="en-GB"/>
              </w:rPr>
            </w:pPr>
            <w:r>
              <w:rPr>
                <w:rFonts w:cs="Arial"/>
                <w:szCs w:val="20"/>
                <w:lang w:val="en-GB"/>
              </w:rPr>
              <w:t>8</w:t>
            </w:r>
          </w:p>
        </w:tc>
        <w:tc>
          <w:tcPr>
            <w:tcW w:w="2908" w:type="pct"/>
            <w:shd w:val="clear" w:color="auto" w:fill="F2F2F2" w:themeFill="background1" w:themeFillShade="F2"/>
          </w:tcPr>
          <w:p w14:paraId="25CC669C" w14:textId="77777777" w:rsidR="0042274E" w:rsidRPr="00A61D69" w:rsidRDefault="0042274E" w:rsidP="00D96643">
            <w:pPr>
              <w:spacing w:before="60" w:after="60"/>
              <w:rPr>
                <w:rFonts w:eastAsia="SimSun" w:cs="Arial"/>
                <w:szCs w:val="20"/>
                <w:lang w:val="en-GB" w:eastAsia="zh-CN"/>
              </w:rPr>
            </w:pPr>
            <w:r>
              <w:rPr>
                <w:rFonts w:eastAsia="SimSun" w:cs="Arial" w:hint="eastAsia"/>
                <w:szCs w:val="20"/>
                <w:lang w:val="en-GB" w:eastAsia="zh-CN"/>
              </w:rPr>
              <w:t>B</w:t>
            </w:r>
            <w:r w:rsidRPr="003C47FD">
              <w:rPr>
                <w:rFonts w:cs="Arial"/>
                <w:szCs w:val="20"/>
                <w:lang w:val="en-GB"/>
              </w:rPr>
              <w:t>itmap</w:t>
            </w:r>
            <w:r>
              <w:rPr>
                <w:rFonts w:eastAsia="SimSun" w:cs="Arial" w:hint="eastAsia"/>
                <w:szCs w:val="20"/>
                <w:lang w:val="en-GB" w:eastAsia="zh-CN"/>
              </w:rPr>
              <w:t xml:space="preserve"> Fixed Length p</w:t>
            </w:r>
            <w:r w:rsidRPr="003C47FD">
              <w:rPr>
                <w:rFonts w:cs="Arial"/>
                <w:szCs w:val="20"/>
                <w:lang w:val="en-GB"/>
              </w:rPr>
              <w:t xml:space="preserve">rovides up to </w:t>
            </w:r>
            <w:r>
              <w:rPr>
                <w:rFonts w:cs="Arial"/>
                <w:szCs w:val="20"/>
                <w:lang w:val="en-GB"/>
              </w:rPr>
              <w:t>64</w:t>
            </w:r>
            <w:r w:rsidRPr="003C47FD">
              <w:rPr>
                <w:rFonts w:cs="Arial"/>
                <w:szCs w:val="20"/>
                <w:lang w:val="en-GB"/>
              </w:rPr>
              <w:t xml:space="preserve"> representation options. To indicate availability set 1 to the applicable bit position and 0 for unavailability</w:t>
            </w:r>
            <w:r>
              <w:rPr>
                <w:rFonts w:eastAsia="SimSun" w:cs="Arial" w:hint="eastAsia"/>
                <w:szCs w:val="20"/>
                <w:lang w:val="en-GB" w:eastAsia="zh-CN"/>
              </w:rPr>
              <w:t>.</w:t>
            </w:r>
          </w:p>
          <w:p w14:paraId="2D893B40" w14:textId="77777777" w:rsidR="0042274E" w:rsidRPr="00A61D69" w:rsidRDefault="0042274E" w:rsidP="00D96643">
            <w:pPr>
              <w:spacing w:before="60" w:after="60"/>
              <w:rPr>
                <w:rFonts w:eastAsia="SimSun" w:cs="Arial"/>
                <w:szCs w:val="20"/>
                <w:lang w:val="en-GB" w:eastAsia="zh-CN"/>
              </w:rPr>
            </w:pPr>
            <w:r w:rsidRPr="00A61D69">
              <w:rPr>
                <w:rFonts w:eastAsia="SimSun" w:cs="Arial"/>
                <w:szCs w:val="20"/>
                <w:lang w:val="en-GB" w:eastAsia="zh-CN"/>
              </w:rPr>
              <w:t xml:space="preserve">Each bit in the presence map will represent a field and the sequence in which the fields should be included into the </w:t>
            </w:r>
            <w:r w:rsidRPr="00A61D69">
              <w:rPr>
                <w:rFonts w:eastAsia="SimSun" w:cs="Arial"/>
                <w:szCs w:val="20"/>
                <w:lang w:val="en-GB" w:eastAsia="zh-CN"/>
              </w:rPr>
              <w:lastRenderedPageBreak/>
              <w:t>message will be based on the bit position (starting from the most significant bit position).</w:t>
            </w:r>
          </w:p>
        </w:tc>
      </w:tr>
      <w:tr w:rsidR="0042274E" w:rsidRPr="00190490" w14:paraId="20E00499" w14:textId="77777777" w:rsidTr="00D96643">
        <w:trPr>
          <w:trHeight w:val="600"/>
        </w:trPr>
        <w:tc>
          <w:tcPr>
            <w:tcW w:w="289" w:type="pct"/>
            <w:shd w:val="clear" w:color="auto" w:fill="C5D9F1"/>
          </w:tcPr>
          <w:p w14:paraId="5B34FC15" w14:textId="77777777" w:rsidR="0042274E" w:rsidRPr="003C47FD" w:rsidRDefault="0042274E" w:rsidP="00D96643">
            <w:pPr>
              <w:pStyle w:val="ListParagraph"/>
              <w:numPr>
                <w:ilvl w:val="0"/>
                <w:numId w:val="109"/>
              </w:numPr>
              <w:spacing w:before="60" w:after="60"/>
              <w:jc w:val="center"/>
              <w:rPr>
                <w:rFonts w:eastAsia="Times New Roman" w:cs="Calibri"/>
                <w:color w:val="000000"/>
                <w:szCs w:val="20"/>
                <w:lang w:eastAsia="en-US"/>
              </w:rPr>
            </w:pPr>
          </w:p>
        </w:tc>
        <w:tc>
          <w:tcPr>
            <w:tcW w:w="866" w:type="pct"/>
            <w:shd w:val="clear" w:color="auto" w:fill="F2F2F2" w:themeFill="background1" w:themeFillShade="F2"/>
          </w:tcPr>
          <w:p w14:paraId="1AB78A46" w14:textId="77777777" w:rsidR="0042274E" w:rsidRPr="003C47FD" w:rsidRDefault="0042274E" w:rsidP="00D96643">
            <w:pPr>
              <w:spacing w:before="60" w:after="60"/>
              <w:rPr>
                <w:rFonts w:cs="Arial"/>
                <w:szCs w:val="20"/>
                <w:lang w:val="en-GB"/>
              </w:rPr>
            </w:pPr>
            <w:r w:rsidRPr="003C47FD">
              <w:rPr>
                <w:rFonts w:cs="Arial"/>
                <w:szCs w:val="20"/>
                <w:lang w:val="en-GB"/>
              </w:rPr>
              <w:t>Bitmap Variable Length</w:t>
            </w:r>
          </w:p>
        </w:tc>
        <w:tc>
          <w:tcPr>
            <w:tcW w:w="937" w:type="pct"/>
            <w:shd w:val="clear" w:color="auto" w:fill="F2F2F2" w:themeFill="background1" w:themeFillShade="F2"/>
          </w:tcPr>
          <w:p w14:paraId="0E404E57" w14:textId="77777777" w:rsidR="0042274E" w:rsidRPr="003C47FD" w:rsidRDefault="0042274E" w:rsidP="00D96643">
            <w:pPr>
              <w:spacing w:before="60" w:after="60"/>
              <w:jc w:val="center"/>
              <w:rPr>
                <w:rFonts w:cs="Arial"/>
                <w:szCs w:val="20"/>
                <w:lang w:val="en-GB"/>
              </w:rPr>
            </w:pPr>
            <w:r w:rsidRPr="003C47FD">
              <w:rPr>
                <w:rFonts w:cs="Arial"/>
                <w:szCs w:val="20"/>
                <w:lang w:val="en-GB"/>
              </w:rPr>
              <w:t>Variable</w:t>
            </w:r>
          </w:p>
        </w:tc>
        <w:tc>
          <w:tcPr>
            <w:tcW w:w="2908" w:type="pct"/>
            <w:shd w:val="clear" w:color="auto" w:fill="F2F2F2" w:themeFill="background1" w:themeFillShade="F2"/>
          </w:tcPr>
          <w:p w14:paraId="540A07D7" w14:textId="77777777" w:rsidR="0042274E" w:rsidRPr="003C47FD" w:rsidRDefault="0042274E" w:rsidP="00D96643">
            <w:pPr>
              <w:spacing w:before="60" w:after="60"/>
              <w:rPr>
                <w:rFonts w:cs="Arial"/>
                <w:szCs w:val="20"/>
                <w:lang w:val="en-GB"/>
              </w:rPr>
            </w:pPr>
            <w:r>
              <w:rPr>
                <w:rFonts w:eastAsia="SimSun" w:cs="Arial" w:hint="eastAsia"/>
                <w:szCs w:val="20"/>
                <w:lang w:val="en-GB" w:eastAsia="zh-CN"/>
              </w:rPr>
              <w:t>B</w:t>
            </w:r>
            <w:r w:rsidRPr="003C47FD">
              <w:rPr>
                <w:rFonts w:cs="Arial"/>
                <w:szCs w:val="20"/>
                <w:lang w:val="en-GB"/>
              </w:rPr>
              <w:t xml:space="preserve">itmap </w:t>
            </w:r>
            <w:r>
              <w:rPr>
                <w:rFonts w:eastAsia="SimSun" w:cs="Arial" w:hint="eastAsia"/>
                <w:szCs w:val="20"/>
                <w:lang w:val="en-GB" w:eastAsia="zh-CN"/>
              </w:rPr>
              <w:t xml:space="preserve">Variable Length is </w:t>
            </w:r>
            <w:r w:rsidRPr="003C47FD">
              <w:rPr>
                <w:rFonts w:cs="Arial"/>
                <w:szCs w:val="20"/>
                <w:lang w:val="en-GB"/>
              </w:rPr>
              <w:t xml:space="preserve">used to indicate the presence of fields and nested repeating blocks in a repeating block. To indicate availability set 1 to the applicable bit position and 0 for unavailability. </w:t>
            </w:r>
          </w:p>
          <w:p w14:paraId="1FDBB1B4" w14:textId="77777777" w:rsidR="0042274E" w:rsidRPr="003C47FD" w:rsidRDefault="0042274E" w:rsidP="00D96643">
            <w:pPr>
              <w:spacing w:before="60" w:after="60"/>
              <w:rPr>
                <w:rFonts w:cs="Arial"/>
                <w:szCs w:val="20"/>
                <w:lang w:val="en-GB"/>
              </w:rPr>
            </w:pPr>
            <w:r w:rsidRPr="003C47FD">
              <w:rPr>
                <w:rFonts w:cs="Arial"/>
                <w:szCs w:val="20"/>
                <w:lang w:val="en-GB"/>
              </w:rPr>
              <w:t xml:space="preserve">The length of the bitmaps used for different repeating blocks may vary. </w:t>
            </w:r>
          </w:p>
          <w:p w14:paraId="4A3CFDC3" w14:textId="77777777" w:rsidR="0042274E" w:rsidRPr="003C47FD" w:rsidRDefault="0042274E" w:rsidP="00D96643">
            <w:pPr>
              <w:spacing w:before="60" w:after="60"/>
              <w:rPr>
                <w:rFonts w:cs="Arial"/>
                <w:szCs w:val="20"/>
                <w:lang w:val="en-GB"/>
              </w:rPr>
            </w:pPr>
            <w:r w:rsidRPr="003C47FD">
              <w:rPr>
                <w:rFonts w:cs="Arial"/>
                <w:szCs w:val="20"/>
                <w:lang w:val="en-GB"/>
              </w:rPr>
              <w:t>Each Bitmap Variable Length field will have its size indicated within the</w:t>
            </w:r>
            <w:r>
              <w:rPr>
                <w:rFonts w:cs="Arial"/>
                <w:szCs w:val="20"/>
                <w:lang w:val="en-GB"/>
              </w:rPr>
              <w:t xml:space="preserve"> </w:t>
            </w:r>
            <w:r>
              <w:fldChar w:fldCharType="begin"/>
            </w:r>
            <w:r>
              <w:instrText xml:space="preserve"> REF _Ref337109726 \h  \* MERGEFORMAT </w:instrText>
            </w:r>
            <w:r>
              <w:fldChar w:fldCharType="separate"/>
            </w:r>
            <w:r w:rsidRPr="006F01A0">
              <w:rPr>
                <w:rFonts w:cstheme="minorHAnsi"/>
                <w:color w:val="0000FF"/>
                <w:szCs w:val="20"/>
                <w:lang w:val="en-GB"/>
              </w:rPr>
              <w:t>Data Dictionary</w:t>
            </w:r>
            <w:r>
              <w:fldChar w:fldCharType="end"/>
            </w:r>
            <w:r w:rsidRPr="003C47FD">
              <w:rPr>
                <w:rFonts w:cs="Arial"/>
                <w:szCs w:val="20"/>
                <w:lang w:val="en-GB"/>
              </w:rPr>
              <w:t xml:space="preserve"> section.</w:t>
            </w:r>
          </w:p>
        </w:tc>
      </w:tr>
      <w:tr w:rsidR="0042274E" w:rsidRPr="00190490" w14:paraId="6C81B882" w14:textId="77777777" w:rsidTr="00D96643">
        <w:trPr>
          <w:trHeight w:val="215"/>
        </w:trPr>
        <w:tc>
          <w:tcPr>
            <w:tcW w:w="289" w:type="pct"/>
            <w:shd w:val="clear" w:color="000000" w:fill="C5D9F1"/>
          </w:tcPr>
          <w:p w14:paraId="4D1D247E" w14:textId="77777777" w:rsidR="0042274E" w:rsidRPr="00190490" w:rsidRDefault="0042274E" w:rsidP="00D96643">
            <w:pPr>
              <w:pStyle w:val="ListParagraph"/>
              <w:numPr>
                <w:ilvl w:val="0"/>
                <w:numId w:val="109"/>
              </w:numPr>
              <w:spacing w:before="60" w:after="60"/>
              <w:jc w:val="center"/>
              <w:rPr>
                <w:rFonts w:ascii="Calibri" w:eastAsia="Times New Roman" w:hAnsi="Calibri" w:cs="Calibri"/>
                <w:color w:val="000000"/>
                <w:sz w:val="18"/>
                <w:szCs w:val="18"/>
                <w:lang w:eastAsia="en-US"/>
              </w:rPr>
            </w:pPr>
          </w:p>
        </w:tc>
        <w:tc>
          <w:tcPr>
            <w:tcW w:w="866" w:type="pct"/>
            <w:shd w:val="clear" w:color="auto" w:fill="F2F2F2" w:themeFill="background1" w:themeFillShade="F2"/>
            <w:hideMark/>
          </w:tcPr>
          <w:p w14:paraId="720DD77A" w14:textId="77777777" w:rsidR="0042274E" w:rsidRPr="00190490" w:rsidRDefault="0042274E" w:rsidP="00D96643">
            <w:pPr>
              <w:spacing w:before="60" w:after="60"/>
              <w:rPr>
                <w:rFonts w:ascii="Calibri" w:eastAsia="Times New Roman" w:hAnsi="Calibri" w:cs="Calibri"/>
                <w:color w:val="000000"/>
                <w:sz w:val="18"/>
                <w:szCs w:val="18"/>
                <w:lang w:eastAsia="en-US"/>
              </w:rPr>
            </w:pPr>
            <w:r w:rsidRPr="00190490">
              <w:rPr>
                <w:rFonts w:ascii="Calibri" w:eastAsia="Times New Roman" w:hAnsi="Calibri" w:cs="Calibri"/>
                <w:color w:val="000000"/>
                <w:sz w:val="18"/>
                <w:szCs w:val="18"/>
                <w:lang w:eastAsia="en-US"/>
              </w:rPr>
              <w:t>Int64</w:t>
            </w:r>
          </w:p>
        </w:tc>
        <w:tc>
          <w:tcPr>
            <w:tcW w:w="937" w:type="pct"/>
            <w:shd w:val="clear" w:color="auto" w:fill="F2F2F2" w:themeFill="background1" w:themeFillShade="F2"/>
            <w:hideMark/>
          </w:tcPr>
          <w:p w14:paraId="18105E21" w14:textId="77777777" w:rsidR="0042274E" w:rsidRPr="00190490" w:rsidRDefault="0042274E" w:rsidP="00D96643">
            <w:pPr>
              <w:spacing w:before="60" w:after="60"/>
              <w:jc w:val="center"/>
              <w:rPr>
                <w:rFonts w:ascii="Calibri" w:eastAsia="Times New Roman" w:hAnsi="Calibri" w:cs="Calibri"/>
                <w:color w:val="000000"/>
                <w:sz w:val="18"/>
                <w:szCs w:val="18"/>
                <w:lang w:eastAsia="en-US"/>
              </w:rPr>
            </w:pPr>
            <w:r w:rsidRPr="00190490">
              <w:rPr>
                <w:rFonts w:ascii="Calibri" w:eastAsia="Times New Roman" w:hAnsi="Calibri" w:cs="Calibri"/>
                <w:color w:val="000000"/>
                <w:sz w:val="18"/>
                <w:szCs w:val="18"/>
                <w:lang w:eastAsia="en-US"/>
              </w:rPr>
              <w:t>8</w:t>
            </w:r>
          </w:p>
        </w:tc>
        <w:tc>
          <w:tcPr>
            <w:tcW w:w="2908" w:type="pct"/>
            <w:shd w:val="clear" w:color="auto" w:fill="F2F2F2" w:themeFill="background1" w:themeFillShade="F2"/>
            <w:hideMark/>
          </w:tcPr>
          <w:p w14:paraId="46F7E6BD" w14:textId="77777777" w:rsidR="0042274E" w:rsidRDefault="0042274E" w:rsidP="00D96643">
            <w:pPr>
              <w:spacing w:before="60" w:after="60"/>
              <w:rPr>
                <w:rFonts w:eastAsia="Times New Roman" w:cs="Calibri"/>
                <w:color w:val="000000"/>
                <w:szCs w:val="20"/>
                <w:lang w:eastAsia="en-US"/>
              </w:rPr>
            </w:pPr>
            <w:r w:rsidRPr="00831CF7">
              <w:rPr>
                <w:rFonts w:cs="Arial"/>
                <w:szCs w:val="20"/>
                <w:lang w:val="en-GB"/>
              </w:rPr>
              <w:t>Little</w:t>
            </w:r>
            <w:r w:rsidRPr="00831CF7" w:rsidDel="00C442BB">
              <w:rPr>
                <w:rFonts w:eastAsia="Times New Roman" w:cs="Calibri"/>
                <w:color w:val="000000"/>
                <w:szCs w:val="20"/>
                <w:lang w:eastAsia="en-US"/>
              </w:rPr>
              <w:t xml:space="preserve"> </w:t>
            </w:r>
            <w:r w:rsidRPr="00831CF7">
              <w:rPr>
                <w:rFonts w:eastAsia="Times New Roman" w:cs="Calibri"/>
                <w:color w:val="000000"/>
                <w:szCs w:val="20"/>
                <w:lang w:eastAsia="en-US"/>
              </w:rPr>
              <w:t>-Endian encoded 64 bits signed integer</w:t>
            </w:r>
          </w:p>
          <w:p w14:paraId="2F5BB6D4" w14:textId="77777777" w:rsidR="0042274E" w:rsidRPr="00831CF7" w:rsidRDefault="0042274E" w:rsidP="00D96643">
            <w:pPr>
              <w:spacing w:before="60" w:after="60"/>
              <w:rPr>
                <w:rFonts w:ascii="Calibri" w:eastAsia="Times New Roman" w:hAnsi="Calibri" w:cs="Calibri"/>
                <w:color w:val="000000"/>
                <w:sz w:val="18"/>
                <w:szCs w:val="18"/>
                <w:lang w:eastAsia="en-US"/>
              </w:rPr>
            </w:pPr>
            <w:r>
              <w:rPr>
                <w:rFonts w:eastAsia="Times New Roman" w:cs="Calibri"/>
                <w:color w:val="000000"/>
                <w:szCs w:val="20"/>
                <w:lang w:eastAsia="en-US"/>
              </w:rPr>
              <w:t>Range: -9,223,372,036,854,775,808 to 9,223,372,036,854,775,807</w:t>
            </w:r>
          </w:p>
        </w:tc>
      </w:tr>
      <w:tr w:rsidR="0042274E" w:rsidRPr="00190490" w14:paraId="7076590B" w14:textId="77777777" w:rsidTr="00D96643">
        <w:trPr>
          <w:trHeight w:val="98"/>
        </w:trPr>
        <w:tc>
          <w:tcPr>
            <w:tcW w:w="289" w:type="pct"/>
            <w:shd w:val="clear" w:color="000000" w:fill="C5D9F1"/>
          </w:tcPr>
          <w:p w14:paraId="479036BB" w14:textId="77777777" w:rsidR="0042274E" w:rsidRPr="00190490" w:rsidRDefault="0042274E" w:rsidP="00D96643">
            <w:pPr>
              <w:pStyle w:val="ListParagraph"/>
              <w:numPr>
                <w:ilvl w:val="0"/>
                <w:numId w:val="109"/>
              </w:numPr>
              <w:spacing w:before="60" w:after="60"/>
              <w:jc w:val="center"/>
              <w:rPr>
                <w:rFonts w:ascii="Calibri" w:eastAsia="Times New Roman" w:hAnsi="Calibri" w:cs="Calibri"/>
                <w:color w:val="000000"/>
                <w:sz w:val="18"/>
                <w:szCs w:val="18"/>
                <w:lang w:eastAsia="en-US"/>
              </w:rPr>
            </w:pPr>
          </w:p>
        </w:tc>
        <w:tc>
          <w:tcPr>
            <w:tcW w:w="866" w:type="pct"/>
            <w:shd w:val="clear" w:color="auto" w:fill="F2F2F2" w:themeFill="background1" w:themeFillShade="F2"/>
            <w:hideMark/>
          </w:tcPr>
          <w:p w14:paraId="0290862B" w14:textId="77777777" w:rsidR="0042274E" w:rsidRPr="00190490" w:rsidRDefault="0042274E" w:rsidP="00D96643">
            <w:pPr>
              <w:spacing w:before="60" w:after="60"/>
              <w:rPr>
                <w:rFonts w:ascii="Calibri" w:eastAsia="Times New Roman" w:hAnsi="Calibri" w:cs="Calibri"/>
                <w:color w:val="000000"/>
                <w:sz w:val="18"/>
                <w:szCs w:val="18"/>
                <w:lang w:eastAsia="en-US"/>
              </w:rPr>
            </w:pPr>
            <w:r w:rsidRPr="00190490">
              <w:rPr>
                <w:rFonts w:ascii="Calibri" w:eastAsia="Times New Roman" w:hAnsi="Calibri" w:cs="Calibri"/>
                <w:color w:val="000000"/>
                <w:sz w:val="18"/>
                <w:szCs w:val="18"/>
                <w:lang w:eastAsia="en-US"/>
              </w:rPr>
              <w:t>UInt64</w:t>
            </w:r>
          </w:p>
        </w:tc>
        <w:tc>
          <w:tcPr>
            <w:tcW w:w="937" w:type="pct"/>
            <w:shd w:val="clear" w:color="auto" w:fill="F2F2F2" w:themeFill="background1" w:themeFillShade="F2"/>
            <w:hideMark/>
          </w:tcPr>
          <w:p w14:paraId="7D77D81D" w14:textId="77777777" w:rsidR="0042274E" w:rsidRPr="00190490" w:rsidRDefault="0042274E" w:rsidP="00D96643">
            <w:pPr>
              <w:spacing w:before="60" w:after="60"/>
              <w:jc w:val="center"/>
              <w:rPr>
                <w:rFonts w:ascii="Calibri" w:eastAsia="Times New Roman" w:hAnsi="Calibri" w:cs="Calibri"/>
                <w:color w:val="000000"/>
                <w:sz w:val="18"/>
                <w:szCs w:val="18"/>
                <w:lang w:eastAsia="en-US"/>
              </w:rPr>
            </w:pPr>
            <w:r w:rsidRPr="00190490">
              <w:rPr>
                <w:rFonts w:ascii="Calibri" w:eastAsia="Times New Roman" w:hAnsi="Calibri" w:cs="Calibri"/>
                <w:color w:val="000000"/>
                <w:sz w:val="18"/>
                <w:szCs w:val="18"/>
                <w:lang w:eastAsia="en-US"/>
              </w:rPr>
              <w:t>8</w:t>
            </w:r>
          </w:p>
        </w:tc>
        <w:tc>
          <w:tcPr>
            <w:tcW w:w="2908" w:type="pct"/>
            <w:shd w:val="clear" w:color="auto" w:fill="F2F2F2" w:themeFill="background1" w:themeFillShade="F2"/>
            <w:hideMark/>
          </w:tcPr>
          <w:p w14:paraId="79AACF17" w14:textId="77777777" w:rsidR="0042274E" w:rsidRDefault="0042274E" w:rsidP="00D96643">
            <w:pPr>
              <w:spacing w:before="60" w:after="60"/>
              <w:rPr>
                <w:rFonts w:eastAsia="Times New Roman" w:cs="Calibri"/>
                <w:color w:val="000000"/>
                <w:szCs w:val="20"/>
                <w:lang w:eastAsia="en-US"/>
              </w:rPr>
            </w:pPr>
            <w:r w:rsidRPr="00831CF7">
              <w:rPr>
                <w:rFonts w:cs="Arial"/>
                <w:szCs w:val="20"/>
                <w:lang w:val="en-GB"/>
              </w:rPr>
              <w:t>Little</w:t>
            </w:r>
            <w:r w:rsidRPr="00831CF7" w:rsidDel="00C442BB">
              <w:rPr>
                <w:rFonts w:eastAsia="Times New Roman" w:cs="Calibri"/>
                <w:color w:val="000000"/>
                <w:szCs w:val="20"/>
                <w:lang w:eastAsia="en-US"/>
              </w:rPr>
              <w:t xml:space="preserve"> </w:t>
            </w:r>
            <w:r w:rsidRPr="00831CF7">
              <w:rPr>
                <w:rFonts w:eastAsia="Times New Roman" w:cs="Calibri"/>
                <w:color w:val="000000"/>
                <w:szCs w:val="20"/>
                <w:lang w:eastAsia="en-US"/>
              </w:rPr>
              <w:t>-Endian encoded 64 bits unsigned integer</w:t>
            </w:r>
          </w:p>
          <w:p w14:paraId="28D78E2F" w14:textId="77777777" w:rsidR="0042274E" w:rsidRPr="00831CF7" w:rsidRDefault="0042274E" w:rsidP="00D96643">
            <w:pPr>
              <w:spacing w:before="60" w:after="60"/>
              <w:rPr>
                <w:rFonts w:ascii="Calibri" w:eastAsia="Times New Roman" w:hAnsi="Calibri" w:cs="Calibri"/>
                <w:color w:val="000000"/>
                <w:sz w:val="18"/>
                <w:szCs w:val="18"/>
                <w:lang w:eastAsia="en-US"/>
              </w:rPr>
            </w:pPr>
            <w:r>
              <w:rPr>
                <w:rFonts w:eastAsia="Times New Roman" w:cs="Calibri"/>
                <w:color w:val="000000"/>
                <w:szCs w:val="20"/>
                <w:lang w:eastAsia="en-US"/>
              </w:rPr>
              <w:t>Range: 0 to 18,446,744,073,709,551,615</w:t>
            </w:r>
          </w:p>
        </w:tc>
      </w:tr>
    </w:tbl>
    <w:p w14:paraId="0742EF24" w14:textId="77777777" w:rsidR="0042274E" w:rsidRPr="00BE25C0" w:rsidRDefault="0042274E" w:rsidP="0042274E">
      <w:pPr>
        <w:spacing w:before="120" w:after="120"/>
        <w:jc w:val="both"/>
        <w:rPr>
          <w:rFonts w:cstheme="minorHAnsi"/>
          <w:sz w:val="22"/>
          <w:szCs w:val="22"/>
        </w:rPr>
      </w:pPr>
    </w:p>
    <w:p w14:paraId="2DDCDA2C" w14:textId="77777777" w:rsidR="0042274E" w:rsidRPr="00417716" w:rsidRDefault="0042274E" w:rsidP="0042274E">
      <w:pPr>
        <w:pStyle w:val="Heading2"/>
        <w:rPr>
          <w:rFonts w:asciiTheme="minorHAnsi" w:hAnsiTheme="minorHAnsi" w:cstheme="minorHAnsi"/>
        </w:rPr>
      </w:pPr>
      <w:bookmarkStart w:id="202" w:name="_Toc336373201"/>
      <w:bookmarkStart w:id="203" w:name="_Toc336373514"/>
      <w:bookmarkStart w:id="204" w:name="_Toc336417526"/>
      <w:bookmarkStart w:id="205" w:name="_Toc336417681"/>
      <w:bookmarkStart w:id="206" w:name="_Toc336417836"/>
      <w:bookmarkStart w:id="207" w:name="_Toc336419922"/>
      <w:bookmarkStart w:id="208" w:name="_Toc336438627"/>
      <w:bookmarkStart w:id="209" w:name="_Toc336438779"/>
      <w:bookmarkStart w:id="210" w:name="_Toc336438930"/>
      <w:bookmarkStart w:id="211" w:name="_Toc336439079"/>
      <w:bookmarkStart w:id="212" w:name="_Toc337116117"/>
      <w:bookmarkStart w:id="213" w:name="_Toc337116286"/>
      <w:bookmarkStart w:id="214" w:name="_Toc337122430"/>
      <w:bookmarkStart w:id="215" w:name="_Toc337122598"/>
      <w:bookmarkStart w:id="216" w:name="_Toc337125420"/>
      <w:bookmarkStart w:id="217" w:name="_Toc337125585"/>
      <w:bookmarkStart w:id="218" w:name="_Toc337125748"/>
      <w:bookmarkStart w:id="219" w:name="_Toc337125910"/>
      <w:bookmarkStart w:id="220" w:name="_Toc337126073"/>
      <w:bookmarkStart w:id="221" w:name="_Toc337126234"/>
      <w:bookmarkStart w:id="222" w:name="_Toc337126395"/>
      <w:bookmarkStart w:id="223" w:name="_Toc337126556"/>
      <w:bookmarkStart w:id="224" w:name="_Toc337137528"/>
      <w:bookmarkStart w:id="225" w:name="_Toc337482076"/>
      <w:bookmarkStart w:id="226" w:name="_Toc17057877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r>
        <w:rPr>
          <w:rFonts w:asciiTheme="minorHAnsi" w:hAnsiTheme="minorHAnsi" w:cstheme="minorHAnsi"/>
        </w:rPr>
        <w:t>Instrument</w:t>
      </w:r>
      <w:r w:rsidRPr="00417716">
        <w:rPr>
          <w:rFonts w:asciiTheme="minorHAnsi" w:hAnsiTheme="minorHAnsi" w:cstheme="minorHAnsi"/>
        </w:rPr>
        <w:t xml:space="preserve"> Identification</w:t>
      </w:r>
      <w:bookmarkEnd w:id="226"/>
    </w:p>
    <w:p w14:paraId="0CAA9644" w14:textId="77777777" w:rsidR="0042274E" w:rsidRDefault="0042274E" w:rsidP="0042274E">
      <w:pPr>
        <w:pStyle w:val="NormalNGMDS"/>
        <w:ind w:left="0"/>
        <w:rPr>
          <w:rFonts w:asciiTheme="minorHAnsi" w:hAnsiTheme="minorHAnsi" w:cstheme="minorHAnsi"/>
        </w:rPr>
      </w:pPr>
      <w:r w:rsidRPr="00417716">
        <w:rPr>
          <w:rFonts w:asciiTheme="minorHAnsi" w:hAnsiTheme="minorHAnsi" w:cstheme="minorHAnsi"/>
        </w:rPr>
        <w:t>Instruments will be identified using the Security</w:t>
      </w:r>
      <w:r>
        <w:rPr>
          <w:rFonts w:asciiTheme="minorHAnsi" w:hAnsiTheme="minorHAnsi" w:cstheme="minorHAnsi"/>
        </w:rPr>
        <w:t xml:space="preserve"> </w:t>
      </w:r>
      <w:r w:rsidRPr="00417716">
        <w:rPr>
          <w:rFonts w:asciiTheme="minorHAnsi" w:hAnsiTheme="minorHAnsi" w:cstheme="minorHAnsi"/>
        </w:rPr>
        <w:t xml:space="preserve">ID field. </w:t>
      </w:r>
    </w:p>
    <w:p w14:paraId="07535EBC" w14:textId="77777777" w:rsidR="0042274E" w:rsidRPr="00417716" w:rsidRDefault="0042274E" w:rsidP="0042274E">
      <w:pPr>
        <w:pStyle w:val="NormalNGMDS"/>
        <w:ind w:left="0"/>
        <w:rPr>
          <w:rFonts w:asciiTheme="minorHAnsi" w:hAnsiTheme="minorHAnsi" w:cstheme="minorHAnsi"/>
        </w:rPr>
      </w:pPr>
    </w:p>
    <w:p w14:paraId="24661655" w14:textId="77777777" w:rsidR="0042274E" w:rsidRPr="00417716" w:rsidRDefault="0042274E" w:rsidP="0042274E">
      <w:pPr>
        <w:pStyle w:val="Heading2"/>
        <w:rPr>
          <w:rFonts w:asciiTheme="minorHAnsi" w:hAnsiTheme="minorHAnsi" w:cstheme="minorHAnsi"/>
        </w:rPr>
      </w:pPr>
      <w:bookmarkStart w:id="227" w:name="_Toc170578772"/>
      <w:r>
        <w:rPr>
          <w:rFonts w:asciiTheme="minorHAnsi" w:hAnsiTheme="minorHAnsi" w:cstheme="minorHAnsi"/>
        </w:rPr>
        <w:t>Client Specified Entities</w:t>
      </w:r>
      <w:bookmarkEnd w:id="227"/>
    </w:p>
    <w:p w14:paraId="7B739204" w14:textId="77777777" w:rsidR="0042274E" w:rsidRDefault="0042274E" w:rsidP="0042274E">
      <w:pPr>
        <w:pStyle w:val="NormalNGMDS"/>
        <w:spacing w:after="120"/>
        <w:ind w:left="0"/>
        <w:rPr>
          <w:rFonts w:asciiTheme="minorHAnsi" w:hAnsiTheme="minorHAnsi" w:cstheme="minorHAnsi"/>
        </w:rPr>
      </w:pPr>
      <w:r w:rsidRPr="006F6B22">
        <w:rPr>
          <w:rFonts w:asciiTheme="minorHAnsi" w:hAnsiTheme="minorHAnsi" w:cstheme="minorHAnsi"/>
        </w:rPr>
        <w:t xml:space="preserve">Client </w:t>
      </w:r>
      <w:r>
        <w:rPr>
          <w:rFonts w:asciiTheme="minorHAnsi" w:hAnsiTheme="minorHAnsi" w:cstheme="minorHAnsi"/>
        </w:rPr>
        <w:t>s</w:t>
      </w:r>
      <w:r w:rsidRPr="006F6B22">
        <w:rPr>
          <w:rFonts w:asciiTheme="minorHAnsi" w:hAnsiTheme="minorHAnsi" w:cstheme="minorHAnsi"/>
        </w:rPr>
        <w:t xml:space="preserve">pecified </w:t>
      </w:r>
      <w:r>
        <w:rPr>
          <w:rFonts w:asciiTheme="minorHAnsi" w:hAnsiTheme="minorHAnsi" w:cstheme="minorHAnsi"/>
        </w:rPr>
        <w:t>e</w:t>
      </w:r>
      <w:r w:rsidRPr="006F6B22">
        <w:rPr>
          <w:rFonts w:asciiTheme="minorHAnsi" w:hAnsiTheme="minorHAnsi" w:cstheme="minorHAnsi"/>
        </w:rPr>
        <w:t xml:space="preserve">ntities </w:t>
      </w:r>
      <w:r>
        <w:rPr>
          <w:rFonts w:asciiTheme="minorHAnsi" w:hAnsiTheme="minorHAnsi" w:cstheme="minorHAnsi"/>
        </w:rPr>
        <w:t xml:space="preserve">related information </w:t>
      </w:r>
      <w:r w:rsidRPr="00417716">
        <w:rPr>
          <w:rFonts w:asciiTheme="minorHAnsi" w:hAnsiTheme="minorHAnsi" w:cstheme="minorHAnsi"/>
        </w:rPr>
        <w:t>is defined as follows:</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2"/>
        <w:gridCol w:w="6757"/>
      </w:tblGrid>
      <w:tr w:rsidR="0042274E" w:rsidRPr="003C47FD" w14:paraId="48915BA3" w14:textId="77777777" w:rsidTr="00D96643">
        <w:trPr>
          <w:trHeight w:val="300"/>
        </w:trPr>
        <w:tc>
          <w:tcPr>
            <w:tcW w:w="1250" w:type="pct"/>
            <w:shd w:val="clear" w:color="auto" w:fill="C6D9F1" w:themeFill="text2" w:themeFillTint="33"/>
            <w:noWrap/>
          </w:tcPr>
          <w:p w14:paraId="1BB5AD2D" w14:textId="77777777" w:rsidR="0042274E" w:rsidRPr="003C47FD" w:rsidRDefault="0042274E" w:rsidP="00D96643">
            <w:pPr>
              <w:pStyle w:val="Tablehead"/>
              <w:spacing w:after="0"/>
              <w:jc w:val="left"/>
              <w:rPr>
                <w:rFonts w:cstheme="minorHAnsi"/>
              </w:rPr>
            </w:pPr>
            <w:r>
              <w:rPr>
                <w:rFonts w:cstheme="minorHAnsi"/>
              </w:rPr>
              <w:t>Field Name</w:t>
            </w:r>
          </w:p>
        </w:tc>
        <w:tc>
          <w:tcPr>
            <w:tcW w:w="3750" w:type="pct"/>
            <w:shd w:val="clear" w:color="auto" w:fill="C6D9F1" w:themeFill="text2" w:themeFillTint="33"/>
          </w:tcPr>
          <w:p w14:paraId="23C1456E"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1C47BBBC"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0B754B6B" w14:textId="77777777" w:rsidR="0042274E" w:rsidRPr="00754E31" w:rsidRDefault="0042274E" w:rsidP="00D96643">
            <w:pPr>
              <w:spacing w:before="60" w:after="60"/>
              <w:rPr>
                <w:rFonts w:cstheme="minorHAnsi"/>
                <w:szCs w:val="20"/>
                <w:lang w:val="en-GB"/>
              </w:rPr>
            </w:pPr>
            <w:r w:rsidRPr="00CD75F1">
              <w:rPr>
                <w:rFonts w:cstheme="minorHAnsi"/>
                <w:lang w:val="en-GB"/>
              </w:rPr>
              <w:t>Executing Trader</w:t>
            </w:r>
          </w:p>
        </w:tc>
        <w:tc>
          <w:tcPr>
            <w:tcW w:w="3750" w:type="pct"/>
            <w:shd w:val="clear" w:color="auto" w:fill="F2F2F2" w:themeFill="background1" w:themeFillShade="F2"/>
          </w:tcPr>
          <w:p w14:paraId="2DDAFB20" w14:textId="77777777" w:rsidR="0042274E" w:rsidRDefault="0042274E" w:rsidP="00D96643">
            <w:pPr>
              <w:spacing w:before="60" w:after="60"/>
              <w:rPr>
                <w:rFonts w:cstheme="minorHAnsi"/>
                <w:szCs w:val="20"/>
              </w:rPr>
            </w:pPr>
            <w:r w:rsidRPr="00F71B20">
              <w:rPr>
                <w:rFonts w:cstheme="minorHAnsi"/>
                <w:szCs w:val="20"/>
              </w:rPr>
              <w:t>Client specified</w:t>
            </w:r>
            <w:r>
              <w:rPr>
                <w:rFonts w:cstheme="minorHAnsi"/>
                <w:szCs w:val="20"/>
              </w:rPr>
              <w:t xml:space="preserve"> e</w:t>
            </w:r>
            <w:r w:rsidRPr="00F71B20">
              <w:rPr>
                <w:rFonts w:cstheme="minorHAnsi"/>
                <w:szCs w:val="20"/>
              </w:rPr>
              <w:t xml:space="preserve">xecuting </w:t>
            </w:r>
            <w:r>
              <w:rPr>
                <w:rFonts w:cstheme="minorHAnsi"/>
                <w:szCs w:val="20"/>
              </w:rPr>
              <w:t>t</w:t>
            </w:r>
            <w:r w:rsidRPr="00F71B20">
              <w:rPr>
                <w:rFonts w:cstheme="minorHAnsi"/>
                <w:szCs w:val="20"/>
              </w:rPr>
              <w:t>rader</w:t>
            </w:r>
            <w:r>
              <w:rPr>
                <w:rFonts w:cstheme="minorHAnsi"/>
                <w:szCs w:val="20"/>
              </w:rPr>
              <w:t xml:space="preserve"> or other entity form client side.</w:t>
            </w:r>
          </w:p>
          <w:p w14:paraId="44E0B764" w14:textId="27A9AD6B" w:rsidR="0042274E" w:rsidRDefault="0042274E" w:rsidP="00D96643">
            <w:pPr>
              <w:spacing w:before="60" w:after="60"/>
              <w:rPr>
                <w:rFonts w:cstheme="minorHAnsi"/>
                <w:szCs w:val="20"/>
              </w:rPr>
            </w:pPr>
            <w:r>
              <w:rPr>
                <w:rFonts w:cstheme="minorHAnsi"/>
                <w:szCs w:val="20"/>
              </w:rPr>
              <w:t>In general, this field will be echo</w:t>
            </w:r>
            <w:r w:rsidR="00B27893">
              <w:rPr>
                <w:rFonts w:cstheme="minorHAnsi"/>
                <w:szCs w:val="20"/>
              </w:rPr>
              <w:t>ed</w:t>
            </w:r>
            <w:r>
              <w:rPr>
                <w:rFonts w:cstheme="minorHAnsi"/>
                <w:szCs w:val="20"/>
              </w:rPr>
              <w:t xml:space="preserve"> back to client.</w:t>
            </w:r>
          </w:p>
          <w:p w14:paraId="7BE85D14" w14:textId="77777777" w:rsidR="0042274E" w:rsidRPr="00931B7A" w:rsidRDefault="0042274E" w:rsidP="00D96643">
            <w:pPr>
              <w:spacing w:before="60" w:after="60"/>
              <w:rPr>
                <w:rFonts w:cstheme="minorHAnsi"/>
                <w:szCs w:val="20"/>
              </w:rPr>
            </w:pPr>
            <w:r>
              <w:rPr>
                <w:rFonts w:cstheme="minorHAnsi"/>
                <w:szCs w:val="20"/>
              </w:rPr>
              <w:t>Mass Cancel can cancel order/quote per this field.</w:t>
            </w:r>
          </w:p>
        </w:tc>
      </w:tr>
      <w:tr w:rsidR="0042274E" w:rsidRPr="00754E31" w14:paraId="6F51155F"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06F9CB54" w14:textId="77777777" w:rsidR="0042274E" w:rsidRPr="00CD75F1" w:rsidRDefault="0042274E" w:rsidP="00D96643">
            <w:pPr>
              <w:spacing w:before="60" w:after="60"/>
              <w:rPr>
                <w:rFonts w:cstheme="minorHAnsi"/>
                <w:lang w:val="en-GB"/>
              </w:rPr>
            </w:pPr>
            <w:r w:rsidRPr="006F6B22">
              <w:rPr>
                <w:rFonts w:cstheme="minorHAnsi"/>
                <w:lang w:val="en-GB"/>
              </w:rPr>
              <w:t>Customer Client</w:t>
            </w:r>
          </w:p>
        </w:tc>
        <w:tc>
          <w:tcPr>
            <w:tcW w:w="3750" w:type="pct"/>
            <w:shd w:val="clear" w:color="auto" w:fill="F2F2F2" w:themeFill="background1" w:themeFillShade="F2"/>
          </w:tcPr>
          <w:p w14:paraId="37FA198D" w14:textId="77777777" w:rsidR="0042274E" w:rsidRDefault="0042274E" w:rsidP="00D96643">
            <w:pPr>
              <w:spacing w:before="60" w:after="60"/>
              <w:rPr>
                <w:rFonts w:cstheme="minorHAnsi"/>
                <w:szCs w:val="20"/>
              </w:rPr>
            </w:pPr>
            <w:r>
              <w:rPr>
                <w:rFonts w:cstheme="minorHAnsi"/>
                <w:szCs w:val="20"/>
              </w:rPr>
              <w:t>Client specified customer ID or other entity, a pass-through attribute.</w:t>
            </w:r>
          </w:p>
          <w:p w14:paraId="10B30D5E" w14:textId="391E728F" w:rsidR="0042274E" w:rsidRDefault="0042274E" w:rsidP="00D96643">
            <w:pPr>
              <w:spacing w:before="60" w:after="60"/>
              <w:rPr>
                <w:rFonts w:cstheme="minorHAnsi"/>
                <w:szCs w:val="20"/>
              </w:rPr>
            </w:pPr>
            <w:r>
              <w:rPr>
                <w:rFonts w:cstheme="minorHAnsi"/>
                <w:szCs w:val="20"/>
              </w:rPr>
              <w:t>In general, this field will be echo</w:t>
            </w:r>
            <w:r w:rsidR="00B27893">
              <w:rPr>
                <w:rFonts w:cstheme="minorHAnsi"/>
                <w:szCs w:val="20"/>
              </w:rPr>
              <w:t>ed</w:t>
            </w:r>
            <w:r>
              <w:rPr>
                <w:rFonts w:cstheme="minorHAnsi"/>
                <w:szCs w:val="20"/>
              </w:rPr>
              <w:t xml:space="preserve"> back to client.</w:t>
            </w:r>
          </w:p>
          <w:p w14:paraId="40148C24" w14:textId="77777777" w:rsidR="0042274E" w:rsidRPr="00F71B20" w:rsidRDefault="0042274E" w:rsidP="00D96643">
            <w:pPr>
              <w:spacing w:before="60" w:after="60"/>
              <w:rPr>
                <w:rFonts w:cstheme="minorHAnsi"/>
                <w:szCs w:val="20"/>
              </w:rPr>
            </w:pPr>
            <w:r>
              <w:rPr>
                <w:rFonts w:cstheme="minorHAnsi"/>
                <w:szCs w:val="20"/>
              </w:rPr>
              <w:t>Mass Cancel can cancel order/quote per this field.</w:t>
            </w:r>
          </w:p>
        </w:tc>
      </w:tr>
      <w:tr w:rsidR="0042274E" w:rsidRPr="00754E31" w14:paraId="13C19440"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14ADC49E" w14:textId="77777777" w:rsidR="0042274E" w:rsidRPr="006F6B22" w:rsidRDefault="0042274E" w:rsidP="00D96643">
            <w:pPr>
              <w:spacing w:before="60" w:after="60"/>
              <w:rPr>
                <w:rFonts w:cstheme="minorHAnsi"/>
                <w:lang w:val="en-GB"/>
              </w:rPr>
            </w:pPr>
            <w:r>
              <w:t>Customer Information</w:t>
            </w:r>
          </w:p>
        </w:tc>
        <w:tc>
          <w:tcPr>
            <w:tcW w:w="3750" w:type="pct"/>
            <w:shd w:val="clear" w:color="auto" w:fill="F2F2F2" w:themeFill="background1" w:themeFillShade="F2"/>
          </w:tcPr>
          <w:p w14:paraId="695C9279" w14:textId="77777777" w:rsidR="0042274E" w:rsidRDefault="0042274E" w:rsidP="00D96643">
            <w:pPr>
              <w:spacing w:before="60" w:after="60"/>
              <w:rPr>
                <w:rFonts w:cstheme="minorHAnsi"/>
                <w:szCs w:val="20"/>
              </w:rPr>
            </w:pPr>
            <w:r>
              <w:rPr>
                <w:rFonts w:cstheme="minorHAnsi"/>
                <w:szCs w:val="20"/>
              </w:rPr>
              <w:t xml:space="preserve">Client specified </w:t>
            </w:r>
            <w:r>
              <w:t xml:space="preserve">free text, </w:t>
            </w:r>
            <w:r w:rsidRPr="00991D17">
              <w:rPr>
                <w:rFonts w:cstheme="minorHAnsi"/>
                <w:szCs w:val="20"/>
              </w:rPr>
              <w:t>a pass-through attribute</w:t>
            </w:r>
            <w:r>
              <w:rPr>
                <w:rFonts w:cstheme="minorHAnsi"/>
                <w:szCs w:val="20"/>
              </w:rPr>
              <w:t>.</w:t>
            </w:r>
          </w:p>
          <w:p w14:paraId="1F6C2B30" w14:textId="77777777" w:rsidR="0042274E" w:rsidRDefault="0042274E" w:rsidP="00D96643">
            <w:pPr>
              <w:spacing w:before="60" w:after="60"/>
              <w:rPr>
                <w:rFonts w:cstheme="minorHAnsi"/>
                <w:szCs w:val="20"/>
              </w:rPr>
            </w:pPr>
            <w:r>
              <w:rPr>
                <w:rFonts w:cstheme="minorHAnsi"/>
                <w:szCs w:val="20"/>
              </w:rPr>
              <w:t>In general, this field will be echo back to client.</w:t>
            </w:r>
          </w:p>
        </w:tc>
      </w:tr>
      <w:tr w:rsidR="0042274E" w:rsidRPr="00754E31" w14:paraId="68DDEB5F"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04611D7E" w14:textId="77777777" w:rsidR="0042274E" w:rsidRDefault="0042274E" w:rsidP="00D96643">
            <w:pPr>
              <w:spacing w:before="60" w:after="60"/>
            </w:pPr>
            <w:r w:rsidRPr="0082644A">
              <w:t>Give-up Participant</w:t>
            </w:r>
          </w:p>
        </w:tc>
        <w:tc>
          <w:tcPr>
            <w:tcW w:w="3750" w:type="pct"/>
            <w:shd w:val="clear" w:color="auto" w:fill="F2F2F2" w:themeFill="background1" w:themeFillShade="F2"/>
          </w:tcPr>
          <w:p w14:paraId="1CB50DC4" w14:textId="77777777" w:rsidR="0042274E" w:rsidRDefault="0042274E" w:rsidP="00D96643">
            <w:pPr>
              <w:spacing w:before="60" w:after="60"/>
              <w:rPr>
                <w:rFonts w:cstheme="minorHAnsi"/>
                <w:szCs w:val="20"/>
              </w:rPr>
            </w:pPr>
            <w:r w:rsidRPr="0082644A">
              <w:t xml:space="preserve">Indicates the give-up participant, </w:t>
            </w:r>
            <w:r>
              <w:t>may use for</w:t>
            </w:r>
            <w:r w:rsidRPr="0082644A">
              <w:t xml:space="preserve"> clearing purpose.</w:t>
            </w:r>
          </w:p>
        </w:tc>
      </w:tr>
      <w:tr w:rsidR="0042274E" w:rsidRPr="00754E31" w14:paraId="2524ABC5"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249B8D2E" w14:textId="77777777" w:rsidR="0042274E" w:rsidRDefault="0042274E" w:rsidP="00D96643">
            <w:pPr>
              <w:spacing w:before="60" w:after="60"/>
            </w:pPr>
            <w:r w:rsidRPr="0082644A">
              <w:t>Give-up Account</w:t>
            </w:r>
          </w:p>
        </w:tc>
        <w:tc>
          <w:tcPr>
            <w:tcW w:w="3750" w:type="pct"/>
            <w:shd w:val="clear" w:color="auto" w:fill="F2F2F2" w:themeFill="background1" w:themeFillShade="F2"/>
          </w:tcPr>
          <w:p w14:paraId="7E83E63D" w14:textId="77777777" w:rsidR="0042274E" w:rsidRDefault="0042274E" w:rsidP="00D96643">
            <w:pPr>
              <w:spacing w:before="60" w:after="60"/>
              <w:rPr>
                <w:rFonts w:cstheme="minorHAnsi"/>
                <w:szCs w:val="20"/>
              </w:rPr>
            </w:pPr>
            <w:r w:rsidRPr="0082644A">
              <w:t xml:space="preserve">Indicates the give-up account, </w:t>
            </w:r>
            <w:r>
              <w:t>may use for</w:t>
            </w:r>
            <w:r w:rsidRPr="0082644A">
              <w:t xml:space="preserve"> clearing purpose.</w:t>
            </w:r>
          </w:p>
        </w:tc>
      </w:tr>
      <w:tr w:rsidR="0042274E" w:rsidRPr="00754E31" w14:paraId="65EF3776"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0ADE76EB" w14:textId="77777777" w:rsidR="0042274E" w:rsidRDefault="0042274E" w:rsidP="00D96643">
            <w:pPr>
              <w:spacing w:before="60" w:after="60"/>
            </w:pPr>
            <w:r>
              <w:t>BCAN</w:t>
            </w:r>
          </w:p>
        </w:tc>
        <w:tc>
          <w:tcPr>
            <w:tcW w:w="3750" w:type="pct"/>
            <w:shd w:val="clear" w:color="auto" w:fill="F2F2F2" w:themeFill="background1" w:themeFillShade="F2"/>
          </w:tcPr>
          <w:p w14:paraId="1384BA64" w14:textId="77777777" w:rsidR="0042274E" w:rsidRPr="006F6B22" w:rsidRDefault="0042274E" w:rsidP="00D96643">
            <w:pPr>
              <w:tabs>
                <w:tab w:val="left" w:pos="946"/>
              </w:tabs>
              <w:spacing w:before="60" w:after="60"/>
            </w:pPr>
            <w:r w:rsidRPr="00F62EB2">
              <w:t>Broker-Client Assigned Number</w:t>
            </w:r>
            <w:r w:rsidRPr="006F6B22">
              <w:t>, for regulatory reporting and supervision</w:t>
            </w:r>
            <w:r>
              <w:t>.</w:t>
            </w:r>
          </w:p>
        </w:tc>
      </w:tr>
      <w:tr w:rsidR="0042274E" w:rsidRPr="00754E31" w14:paraId="5CE938A4"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252F9F5B" w14:textId="77777777" w:rsidR="0042274E" w:rsidRDefault="0042274E" w:rsidP="00D96643">
            <w:pPr>
              <w:spacing w:before="60" w:after="60"/>
            </w:pPr>
            <w:r>
              <w:t>SMP ID</w:t>
            </w:r>
          </w:p>
        </w:tc>
        <w:tc>
          <w:tcPr>
            <w:tcW w:w="3750" w:type="pct"/>
            <w:shd w:val="clear" w:color="auto" w:fill="F2F2F2" w:themeFill="background1" w:themeFillShade="F2"/>
          </w:tcPr>
          <w:p w14:paraId="2F0138B5" w14:textId="77777777" w:rsidR="0042274E" w:rsidRPr="006F6B22" w:rsidRDefault="0042274E" w:rsidP="00D96643">
            <w:pPr>
              <w:tabs>
                <w:tab w:val="left" w:pos="946"/>
              </w:tabs>
              <w:spacing w:before="60" w:after="60"/>
            </w:pPr>
            <w:r w:rsidRPr="00550499">
              <w:rPr>
                <w:rFonts w:cstheme="minorHAnsi"/>
                <w:szCs w:val="20"/>
              </w:rPr>
              <w:t>Self-Match Prevention ID</w:t>
            </w:r>
            <w:r>
              <w:rPr>
                <w:rFonts w:cstheme="minorHAnsi"/>
                <w:szCs w:val="20"/>
              </w:rPr>
              <w:t>. Refer to XXX.</w:t>
            </w:r>
          </w:p>
        </w:tc>
      </w:tr>
      <w:tr w:rsidR="0042274E" w:rsidRPr="00754E31" w14:paraId="047E400D"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7A2ED0F4" w14:textId="77777777" w:rsidR="0042274E" w:rsidRDefault="0042274E" w:rsidP="00D96643">
            <w:pPr>
              <w:spacing w:before="60" w:after="60"/>
            </w:pPr>
            <w:r w:rsidRPr="00F62EB2">
              <w:t>Position Effect</w:t>
            </w:r>
          </w:p>
        </w:tc>
        <w:tc>
          <w:tcPr>
            <w:tcW w:w="3750" w:type="pct"/>
            <w:shd w:val="clear" w:color="auto" w:fill="F2F2F2" w:themeFill="background1" w:themeFillShade="F2"/>
          </w:tcPr>
          <w:p w14:paraId="711317A0" w14:textId="77777777" w:rsidR="0042274E" w:rsidRPr="00550499" w:rsidRDefault="0042274E" w:rsidP="00D96643">
            <w:pPr>
              <w:tabs>
                <w:tab w:val="left" w:pos="946"/>
              </w:tabs>
              <w:spacing w:before="60" w:after="60"/>
              <w:rPr>
                <w:rFonts w:cstheme="minorHAnsi"/>
                <w:szCs w:val="20"/>
              </w:rPr>
            </w:pPr>
            <w:r w:rsidRPr="00F62EB2">
              <w:rPr>
                <w:rFonts w:cstheme="minorHAnsi"/>
                <w:szCs w:val="20"/>
              </w:rPr>
              <w:t xml:space="preserve">Indicates whether the </w:t>
            </w:r>
            <w:r>
              <w:rPr>
                <w:rFonts w:cstheme="minorHAnsi"/>
                <w:szCs w:val="20"/>
              </w:rPr>
              <w:t>opening or closing</w:t>
            </w:r>
            <w:r w:rsidRPr="00F62EB2">
              <w:rPr>
                <w:rFonts w:cstheme="minorHAnsi"/>
                <w:szCs w:val="20"/>
              </w:rPr>
              <w:t xml:space="preserve"> position after a trade</w:t>
            </w:r>
            <w:r>
              <w:rPr>
                <w:rFonts w:cstheme="minorHAnsi"/>
                <w:szCs w:val="20"/>
              </w:rPr>
              <w:t>.</w:t>
            </w:r>
          </w:p>
        </w:tc>
      </w:tr>
      <w:tr w:rsidR="0042274E" w:rsidRPr="00754E31" w14:paraId="2927F6B3" w14:textId="77777777" w:rsidTr="00D96643">
        <w:tblPrEx>
          <w:tblLook w:val="01E0" w:firstRow="1" w:lastRow="1" w:firstColumn="1" w:lastColumn="1" w:noHBand="0" w:noVBand="0"/>
        </w:tblPrEx>
        <w:trPr>
          <w:cantSplit/>
          <w:trHeight w:val="343"/>
        </w:trPr>
        <w:tc>
          <w:tcPr>
            <w:tcW w:w="1250"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7A6BEDFD" w14:textId="77777777" w:rsidR="0042274E" w:rsidRPr="0082644A" w:rsidRDefault="0042274E" w:rsidP="00D96643">
            <w:pPr>
              <w:spacing w:before="60" w:after="60"/>
            </w:pPr>
            <w:r>
              <w:t>LEI</w:t>
            </w:r>
          </w:p>
        </w:tc>
        <w:tc>
          <w:tcPr>
            <w:tcW w:w="3750"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1995F6C1" w14:textId="77777777" w:rsidR="0042274E" w:rsidRPr="00F62EB2" w:rsidRDefault="0042274E" w:rsidP="00D96643">
            <w:pPr>
              <w:tabs>
                <w:tab w:val="left" w:pos="946"/>
              </w:tabs>
              <w:spacing w:before="60" w:after="60"/>
              <w:rPr>
                <w:rFonts w:cstheme="minorHAnsi"/>
                <w:szCs w:val="20"/>
              </w:rPr>
            </w:pPr>
            <w:r w:rsidRPr="00F62EB2">
              <w:rPr>
                <w:rFonts w:cstheme="minorHAnsi"/>
                <w:szCs w:val="20"/>
              </w:rPr>
              <w:t>Indicates the legal entity identifier, for regulatory reporting and supervision.</w:t>
            </w:r>
          </w:p>
        </w:tc>
      </w:tr>
    </w:tbl>
    <w:p w14:paraId="4AB437C9" w14:textId="77777777" w:rsidR="0042274E" w:rsidRPr="00D74E81" w:rsidRDefault="0042274E" w:rsidP="0042274E">
      <w:pPr>
        <w:pStyle w:val="NormalNGMDS"/>
        <w:ind w:left="0"/>
        <w:rPr>
          <w:rFonts w:asciiTheme="minorHAnsi" w:hAnsiTheme="minorHAnsi" w:cstheme="minorHAnsi"/>
          <w:szCs w:val="22"/>
        </w:rPr>
      </w:pPr>
    </w:p>
    <w:p w14:paraId="7ECCEA6A" w14:textId="77777777" w:rsidR="0042274E" w:rsidRPr="0028764D" w:rsidRDefault="0042274E" w:rsidP="0042274E">
      <w:pPr>
        <w:pStyle w:val="Heading2"/>
        <w:rPr>
          <w:rFonts w:asciiTheme="minorHAnsi" w:hAnsiTheme="minorHAnsi" w:cstheme="minorHAnsi"/>
        </w:rPr>
      </w:pPr>
      <w:bookmarkStart w:id="228" w:name="_Toc170578773"/>
      <w:r w:rsidRPr="0028764D">
        <w:rPr>
          <w:rFonts w:asciiTheme="minorHAnsi" w:hAnsiTheme="minorHAnsi" w:cstheme="minorHAnsi"/>
        </w:rPr>
        <w:t xml:space="preserve">Uniqueness of </w:t>
      </w:r>
      <w:r>
        <w:rPr>
          <w:rFonts w:asciiTheme="minorHAnsi" w:hAnsiTheme="minorHAnsi" w:cstheme="minorHAnsi"/>
        </w:rPr>
        <w:t>Client Order ID and Quote ID.</w:t>
      </w:r>
      <w:bookmarkEnd w:id="228"/>
    </w:p>
    <w:p w14:paraId="1649E0E4" w14:textId="0BBF26E8" w:rsidR="0042274E" w:rsidRDefault="0042274E" w:rsidP="0042274E">
      <w:pPr>
        <w:pStyle w:val="NormalNGMDS"/>
        <w:ind w:left="0"/>
        <w:rPr>
          <w:rFonts w:asciiTheme="minorHAnsi" w:hAnsiTheme="minorHAnsi" w:cstheme="minorHAnsi"/>
        </w:rPr>
      </w:pPr>
      <w:r>
        <w:rPr>
          <w:rFonts w:asciiTheme="minorHAnsi" w:hAnsiTheme="minorHAnsi" w:cstheme="minorHAnsi"/>
        </w:rPr>
        <w:lastRenderedPageBreak/>
        <w:t xml:space="preserve">Client Order ID is the identifier used for the submission of order related messages; Quote ID is the identifier used for the submission of quote related messages. </w:t>
      </w:r>
      <w:r w:rsidR="00C26E8E">
        <w:rPr>
          <w:rFonts w:asciiTheme="minorHAnsi" w:hAnsiTheme="minorHAnsi" w:cstheme="minorHAnsi"/>
        </w:rPr>
        <w:t>T</w:t>
      </w:r>
      <w:r>
        <w:rPr>
          <w:rFonts w:asciiTheme="minorHAnsi" w:hAnsiTheme="minorHAnsi" w:cstheme="minorHAnsi"/>
          <w:lang w:val="en-US"/>
        </w:rPr>
        <w:t>he gateway</w:t>
      </w:r>
      <w:r>
        <w:rPr>
          <w:rFonts w:asciiTheme="minorHAnsi" w:hAnsiTheme="minorHAnsi" w:cstheme="minorHAnsi"/>
        </w:rPr>
        <w:t xml:space="preserve"> will treat Client Order ID, Quote ID as a same set of ID. C</w:t>
      </w:r>
      <w:r w:rsidRPr="00107724">
        <w:rPr>
          <w:rFonts w:asciiTheme="minorHAnsi" w:hAnsiTheme="minorHAnsi" w:cstheme="minorHAnsi"/>
        </w:rPr>
        <w:t xml:space="preserve">lient </w:t>
      </w:r>
      <w:r>
        <w:rPr>
          <w:rFonts w:asciiTheme="minorHAnsi" w:hAnsiTheme="minorHAnsi" w:cstheme="minorHAnsi"/>
        </w:rPr>
        <w:t xml:space="preserve">must ensure these IDs </w:t>
      </w:r>
      <w:r w:rsidRPr="00107724">
        <w:rPr>
          <w:rFonts w:asciiTheme="minorHAnsi" w:hAnsiTheme="minorHAnsi" w:cstheme="minorHAnsi"/>
        </w:rPr>
        <w:t xml:space="preserve">are unique </w:t>
      </w:r>
      <w:r>
        <w:rPr>
          <w:rFonts w:asciiTheme="minorHAnsi" w:hAnsiTheme="minorHAnsi" w:cstheme="minorHAnsi"/>
        </w:rPr>
        <w:t xml:space="preserve">among all those orders and quotes messages </w:t>
      </w:r>
      <w:r w:rsidRPr="00107724">
        <w:rPr>
          <w:rFonts w:asciiTheme="minorHAnsi" w:hAnsiTheme="minorHAnsi" w:cstheme="minorHAnsi"/>
        </w:rPr>
        <w:t xml:space="preserve">for </w:t>
      </w:r>
      <w:r>
        <w:rPr>
          <w:rFonts w:asciiTheme="minorHAnsi" w:hAnsiTheme="minorHAnsi" w:cstheme="minorHAnsi"/>
        </w:rPr>
        <w:t>within current trading day. In addiction, c</w:t>
      </w:r>
      <w:r w:rsidRPr="00107724">
        <w:rPr>
          <w:rFonts w:asciiTheme="minorHAnsi" w:hAnsiTheme="minorHAnsi" w:cstheme="minorHAnsi"/>
        </w:rPr>
        <w:t xml:space="preserve">lient </w:t>
      </w:r>
      <w:r>
        <w:rPr>
          <w:rFonts w:asciiTheme="minorHAnsi" w:hAnsiTheme="minorHAnsi" w:cstheme="minorHAnsi"/>
        </w:rPr>
        <w:t xml:space="preserve">must </w:t>
      </w:r>
      <w:r w:rsidRPr="00107724">
        <w:rPr>
          <w:rFonts w:asciiTheme="minorHAnsi" w:hAnsiTheme="minorHAnsi" w:cstheme="minorHAnsi"/>
        </w:rPr>
        <w:t xml:space="preserve">not </w:t>
      </w:r>
      <w:r>
        <w:rPr>
          <w:rFonts w:asciiTheme="minorHAnsi" w:hAnsiTheme="minorHAnsi" w:cstheme="minorHAnsi"/>
        </w:rPr>
        <w:t>re-</w:t>
      </w:r>
      <w:r w:rsidRPr="00107724">
        <w:rPr>
          <w:rFonts w:asciiTheme="minorHAnsi" w:hAnsiTheme="minorHAnsi" w:cstheme="minorHAnsi"/>
        </w:rPr>
        <w:t xml:space="preserve">use </w:t>
      </w:r>
      <w:r>
        <w:rPr>
          <w:rFonts w:asciiTheme="minorHAnsi" w:hAnsiTheme="minorHAnsi" w:cstheme="minorHAnsi"/>
        </w:rPr>
        <w:t xml:space="preserve">the client order ID of any active GT </w:t>
      </w:r>
      <w:r w:rsidRPr="00107724">
        <w:rPr>
          <w:rFonts w:asciiTheme="minorHAnsi" w:hAnsiTheme="minorHAnsi" w:cstheme="minorHAnsi"/>
        </w:rPr>
        <w:t>order</w:t>
      </w:r>
      <w:r>
        <w:rPr>
          <w:rFonts w:asciiTheme="minorHAnsi" w:hAnsiTheme="minorHAnsi" w:cstheme="minorHAnsi"/>
        </w:rPr>
        <w:t>.</w:t>
      </w:r>
    </w:p>
    <w:p w14:paraId="2B455263" w14:textId="77777777" w:rsidR="0042274E" w:rsidRDefault="0042274E" w:rsidP="0042274E">
      <w:pPr>
        <w:pStyle w:val="NormalNGMDS"/>
        <w:ind w:left="0"/>
        <w:rPr>
          <w:rFonts w:asciiTheme="minorHAnsi" w:hAnsiTheme="minorHAnsi" w:cstheme="minorHAnsi"/>
        </w:rPr>
      </w:pPr>
    </w:p>
    <w:p w14:paraId="1D76655A" w14:textId="77777777" w:rsidR="0042274E" w:rsidRPr="0028764D" w:rsidRDefault="0042274E" w:rsidP="0042274E">
      <w:pPr>
        <w:pStyle w:val="Heading2"/>
        <w:rPr>
          <w:rFonts w:asciiTheme="minorHAnsi" w:hAnsiTheme="minorHAnsi" w:cstheme="minorHAnsi"/>
        </w:rPr>
      </w:pPr>
      <w:bookmarkStart w:id="229" w:name="_Toc336373208"/>
      <w:bookmarkStart w:id="230" w:name="_Toc336373521"/>
      <w:bookmarkStart w:id="231" w:name="_Toc336417533"/>
      <w:bookmarkStart w:id="232" w:name="_Toc336417688"/>
      <w:bookmarkStart w:id="233" w:name="_Toc336417843"/>
      <w:bookmarkStart w:id="234" w:name="_Toc336419929"/>
      <w:bookmarkStart w:id="235" w:name="_Toc336438634"/>
      <w:bookmarkStart w:id="236" w:name="_Toc336438786"/>
      <w:bookmarkStart w:id="237" w:name="_Toc336438937"/>
      <w:bookmarkStart w:id="238" w:name="_Toc336439086"/>
      <w:bookmarkStart w:id="239" w:name="_Toc337116124"/>
      <w:bookmarkStart w:id="240" w:name="_Toc337116293"/>
      <w:bookmarkStart w:id="241" w:name="_Toc337122437"/>
      <w:bookmarkStart w:id="242" w:name="_Toc337122605"/>
      <w:bookmarkStart w:id="243" w:name="_Toc337125427"/>
      <w:bookmarkStart w:id="244" w:name="_Toc337125592"/>
      <w:bookmarkStart w:id="245" w:name="_Toc337125755"/>
      <w:bookmarkStart w:id="246" w:name="_Toc337125917"/>
      <w:bookmarkStart w:id="247" w:name="_Toc337126080"/>
      <w:bookmarkStart w:id="248" w:name="_Toc337126241"/>
      <w:bookmarkStart w:id="249" w:name="_Toc337126402"/>
      <w:bookmarkStart w:id="250" w:name="_Toc337126563"/>
      <w:bookmarkStart w:id="251" w:name="_Toc337137535"/>
      <w:bookmarkStart w:id="252" w:name="_Toc337482083"/>
      <w:bookmarkStart w:id="253" w:name="_Toc170578774"/>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r w:rsidRPr="0028764D">
        <w:rPr>
          <w:rFonts w:asciiTheme="minorHAnsi" w:hAnsiTheme="minorHAnsi" w:cstheme="minorHAnsi"/>
        </w:rPr>
        <w:t xml:space="preserve">Uniqueness of </w:t>
      </w:r>
      <w:r>
        <w:rPr>
          <w:rFonts w:asciiTheme="minorHAnsi" w:hAnsiTheme="minorHAnsi" w:cstheme="minorHAnsi"/>
        </w:rPr>
        <w:t>Trade Report ID</w:t>
      </w:r>
      <w:bookmarkEnd w:id="253"/>
    </w:p>
    <w:p w14:paraId="621AE8D0" w14:textId="77777777" w:rsidR="0042274E" w:rsidRPr="0028764D" w:rsidRDefault="0042274E" w:rsidP="0042274E">
      <w:pPr>
        <w:pStyle w:val="NormalNGMDS"/>
        <w:ind w:left="0"/>
        <w:rPr>
          <w:rFonts w:asciiTheme="minorHAnsi" w:hAnsiTheme="minorHAnsi" w:cstheme="minorHAnsi"/>
          <w:lang w:val="en-US"/>
        </w:rPr>
      </w:pPr>
      <w:r>
        <w:rPr>
          <w:rFonts w:asciiTheme="minorHAnsi" w:hAnsiTheme="minorHAnsi" w:cstheme="minorHAnsi"/>
        </w:rPr>
        <w:t>Trade Report ID</w:t>
      </w:r>
      <w:r w:rsidRPr="005E26E1">
        <w:rPr>
          <w:rFonts w:asciiTheme="minorHAnsi" w:hAnsiTheme="minorHAnsi" w:cstheme="minorHAnsi"/>
        </w:rPr>
        <w:t xml:space="preserve"> </w:t>
      </w:r>
      <w:r>
        <w:rPr>
          <w:rFonts w:asciiTheme="minorHAnsi" w:hAnsiTheme="minorHAnsi" w:cstheme="minorHAnsi"/>
        </w:rPr>
        <w:t>is the identifier used for the submission of block trade reporting.</w:t>
      </w:r>
    </w:p>
    <w:p w14:paraId="3D625977" w14:textId="77777777" w:rsidR="0042274E" w:rsidRDefault="0042274E" w:rsidP="0042274E">
      <w:pPr>
        <w:pStyle w:val="NormalNGMDS"/>
        <w:ind w:left="0"/>
        <w:rPr>
          <w:rFonts w:asciiTheme="minorHAnsi" w:hAnsiTheme="minorHAnsi" w:cstheme="minorHAnsi"/>
        </w:rPr>
      </w:pPr>
      <w:r w:rsidRPr="00107724">
        <w:rPr>
          <w:rFonts w:asciiTheme="minorHAnsi" w:hAnsiTheme="minorHAnsi" w:cstheme="minorHAnsi"/>
        </w:rPr>
        <w:t xml:space="preserve">The client </w:t>
      </w:r>
      <w:r>
        <w:rPr>
          <w:rFonts w:asciiTheme="minorHAnsi" w:hAnsiTheme="minorHAnsi" w:cstheme="minorHAnsi"/>
        </w:rPr>
        <w:t xml:space="preserve">must ensure the Trade Report ID </w:t>
      </w:r>
      <w:r w:rsidRPr="00107724">
        <w:rPr>
          <w:rFonts w:asciiTheme="minorHAnsi" w:hAnsiTheme="minorHAnsi" w:cstheme="minorHAnsi"/>
        </w:rPr>
        <w:t xml:space="preserve">are unique </w:t>
      </w:r>
      <w:r>
        <w:rPr>
          <w:rFonts w:asciiTheme="minorHAnsi" w:hAnsiTheme="minorHAnsi" w:cstheme="minorHAnsi"/>
        </w:rPr>
        <w:t xml:space="preserve">among all block trade messages </w:t>
      </w:r>
      <w:r w:rsidRPr="00107724">
        <w:rPr>
          <w:rFonts w:asciiTheme="minorHAnsi" w:hAnsiTheme="minorHAnsi" w:cstheme="minorHAnsi"/>
        </w:rPr>
        <w:t>for the duration of the trading day</w:t>
      </w:r>
      <w:r>
        <w:rPr>
          <w:rFonts w:asciiTheme="minorHAnsi" w:hAnsiTheme="minorHAnsi" w:cstheme="minorHAnsi"/>
        </w:rPr>
        <w:t>s</w:t>
      </w:r>
      <w:r w:rsidRPr="00107724">
        <w:rPr>
          <w:rFonts w:asciiTheme="minorHAnsi" w:hAnsiTheme="minorHAnsi" w:cstheme="minorHAnsi"/>
        </w:rPr>
        <w:t xml:space="preserve"> </w:t>
      </w:r>
      <w:r>
        <w:rPr>
          <w:rFonts w:asciiTheme="minorHAnsi" w:hAnsiTheme="minorHAnsi" w:cstheme="minorHAnsi"/>
        </w:rPr>
        <w:t>within current trading day</w:t>
      </w:r>
      <w:r w:rsidRPr="00107724">
        <w:rPr>
          <w:rFonts w:asciiTheme="minorHAnsi" w:hAnsiTheme="minorHAnsi" w:cstheme="minorHAnsi"/>
        </w:rPr>
        <w:t>.</w:t>
      </w:r>
    </w:p>
    <w:p w14:paraId="010F0546" w14:textId="77777777" w:rsidR="0042274E" w:rsidRPr="00417716" w:rsidRDefault="0042274E" w:rsidP="0042274E">
      <w:pPr>
        <w:pStyle w:val="NormalNGMDS"/>
        <w:ind w:left="0"/>
        <w:rPr>
          <w:rFonts w:asciiTheme="minorHAnsi" w:hAnsiTheme="minorHAnsi" w:cstheme="minorHAnsi"/>
        </w:rPr>
      </w:pPr>
    </w:p>
    <w:p w14:paraId="3849F624" w14:textId="77777777" w:rsidR="0042274E" w:rsidRPr="00417716" w:rsidRDefault="0042274E" w:rsidP="0042274E">
      <w:pPr>
        <w:pStyle w:val="Heading2"/>
        <w:rPr>
          <w:rFonts w:asciiTheme="minorHAnsi" w:hAnsiTheme="minorHAnsi" w:cstheme="minorHAnsi"/>
        </w:rPr>
      </w:pPr>
      <w:bookmarkStart w:id="254" w:name="_Toc170578775"/>
      <w:r>
        <w:rPr>
          <w:rFonts w:asciiTheme="minorHAnsi" w:hAnsiTheme="minorHAnsi" w:cstheme="minorHAnsi"/>
        </w:rPr>
        <w:t xml:space="preserve">Provisional and Confirmed </w:t>
      </w:r>
      <w:r w:rsidRPr="00876529">
        <w:rPr>
          <w:rFonts w:asciiTheme="minorHAnsi" w:hAnsiTheme="minorHAnsi" w:cstheme="minorHAnsi"/>
        </w:rPr>
        <w:t>Trade</w:t>
      </w:r>
      <w:bookmarkEnd w:id="254"/>
    </w:p>
    <w:p w14:paraId="0874A743" w14:textId="77777777" w:rsidR="0042274E" w:rsidRDefault="0042274E" w:rsidP="0042274E">
      <w:pPr>
        <w:pStyle w:val="NormalNGMDS"/>
        <w:ind w:left="0"/>
        <w:rPr>
          <w:rFonts w:asciiTheme="minorHAnsi" w:hAnsiTheme="minorHAnsi" w:cstheme="minorHAnsi"/>
        </w:rPr>
      </w:pPr>
      <w:r>
        <w:rPr>
          <w:rFonts w:asciiTheme="minorHAnsi" w:hAnsiTheme="minorHAnsi" w:cstheme="minorHAnsi"/>
        </w:rPr>
        <w:t>If an order or quote is executed/matched, the system will generate a provisional trade first. Later, the system will disseminate a confirmed trade.</w:t>
      </w:r>
    </w:p>
    <w:p w14:paraId="7E416EA8" w14:textId="3CDC6DD3" w:rsidR="0042274E" w:rsidRDefault="0042274E" w:rsidP="0042274E">
      <w:pPr>
        <w:pStyle w:val="NormalNGMDS"/>
        <w:ind w:left="0"/>
        <w:rPr>
          <w:rFonts w:asciiTheme="minorHAnsi" w:hAnsiTheme="minorHAnsi" w:cstheme="minorHAnsi"/>
        </w:rPr>
      </w:pPr>
      <w:r>
        <w:rPr>
          <w:rFonts w:asciiTheme="minorHAnsi" w:hAnsiTheme="minorHAnsi" w:cstheme="minorHAnsi"/>
        </w:rPr>
        <w:t xml:space="preserve">If a block trade is matched, the system will generate the </w:t>
      </w:r>
      <w:r w:rsidR="00AF3692">
        <w:rPr>
          <w:rFonts w:asciiTheme="minorHAnsi" w:hAnsiTheme="minorHAnsi" w:cstheme="minorHAnsi"/>
        </w:rPr>
        <w:t>Leg Instrument Matched (71)</w:t>
      </w:r>
      <w:r>
        <w:rPr>
          <w:rFonts w:asciiTheme="minorHAnsi" w:hAnsiTheme="minorHAnsi" w:cstheme="minorHAnsi"/>
        </w:rPr>
        <w:t xml:space="preserve"> message and it is a confirmed trade already.</w:t>
      </w:r>
    </w:p>
    <w:p w14:paraId="2F3F2183" w14:textId="77777777" w:rsidR="0042274E" w:rsidRDefault="0042274E" w:rsidP="0042274E">
      <w:pPr>
        <w:pStyle w:val="NormalNGMDS"/>
        <w:ind w:left="0"/>
        <w:rPr>
          <w:rFonts w:asciiTheme="minorHAnsi" w:hAnsiTheme="minorHAnsi" w:cstheme="minorHAnsi"/>
        </w:rPr>
      </w:pPr>
      <w:r>
        <w:rPr>
          <w:rFonts w:asciiTheme="minorHAnsi" w:hAnsiTheme="minorHAnsi" w:cstheme="minorHAnsi"/>
        </w:rPr>
        <w:t xml:space="preserve">This approach of provisional and confirmed trade notifications above aims to address the unlikely scenario that a </w:t>
      </w:r>
      <w:r w:rsidRPr="0004076F">
        <w:rPr>
          <w:rFonts w:asciiTheme="minorHAnsi" w:hAnsiTheme="minorHAnsi" w:cstheme="minorHAnsi"/>
        </w:rPr>
        <w:t>catastrophic</w:t>
      </w:r>
      <w:r>
        <w:rPr>
          <w:rFonts w:asciiTheme="minorHAnsi" w:hAnsiTheme="minorHAnsi" w:cstheme="minorHAnsi"/>
        </w:rPr>
        <w:t xml:space="preserve"> disaster occurs at primary site where it becomes inaccessible and HKEX is still able to leverage the replicated confirmed trade at backup site for clearing purpose. </w:t>
      </w:r>
    </w:p>
    <w:p w14:paraId="23F56972" w14:textId="77777777" w:rsidR="0042274E" w:rsidRDefault="0042274E" w:rsidP="0042274E">
      <w:pPr>
        <w:pStyle w:val="NormalNGMDS"/>
        <w:ind w:left="0"/>
        <w:rPr>
          <w:rFonts w:asciiTheme="minorHAnsi" w:hAnsiTheme="minorHAnsi" w:cstheme="minorHAnsi"/>
        </w:rPr>
      </w:pPr>
      <w:r>
        <w:rPr>
          <w:rFonts w:asciiTheme="minorHAnsi" w:hAnsiTheme="minorHAnsi" w:cstheme="minorHAnsi"/>
        </w:rPr>
        <w:t>It is noted that when the system is re-brought up at backup site, the flow of sending provisional and confirmed trade notifications remains the same.</w:t>
      </w:r>
    </w:p>
    <w:p w14:paraId="18DAFF80" w14:textId="77777777" w:rsidR="0042274E" w:rsidRDefault="0042274E" w:rsidP="0042274E">
      <w:pPr>
        <w:pStyle w:val="NormalNGMDS"/>
        <w:ind w:left="0"/>
        <w:rPr>
          <w:rFonts w:asciiTheme="minorHAnsi" w:hAnsiTheme="minorHAnsi" w:cstheme="minorHAnsi"/>
        </w:rPr>
      </w:pPr>
    </w:p>
    <w:p w14:paraId="2488971C" w14:textId="77777777" w:rsidR="0042274E" w:rsidRPr="00E350C4" w:rsidRDefault="0042274E" w:rsidP="0042274E">
      <w:pPr>
        <w:pStyle w:val="Heading2"/>
        <w:rPr>
          <w:rFonts w:asciiTheme="minorHAnsi" w:hAnsiTheme="minorHAnsi" w:cstheme="minorHAnsi"/>
        </w:rPr>
      </w:pPr>
      <w:bookmarkStart w:id="255" w:name="_Toc170578776"/>
      <w:r w:rsidRPr="00E350C4">
        <w:rPr>
          <w:rFonts w:asciiTheme="minorHAnsi" w:hAnsiTheme="minorHAnsi" w:cstheme="minorHAnsi"/>
        </w:rPr>
        <w:t>After-hours Trading Session</w:t>
      </w:r>
      <w:bookmarkEnd w:id="255"/>
    </w:p>
    <w:p w14:paraId="2719DD32" w14:textId="77777777" w:rsidR="0042274E" w:rsidRDefault="0042274E" w:rsidP="0042274E">
      <w:pPr>
        <w:pStyle w:val="NormalNGMDS"/>
        <w:ind w:left="0"/>
        <w:rPr>
          <w:rFonts w:asciiTheme="minorHAnsi" w:hAnsiTheme="minorHAnsi" w:cstheme="minorHAnsi"/>
        </w:rPr>
      </w:pPr>
      <w:r>
        <w:rPr>
          <w:rFonts w:asciiTheme="minorHAnsi" w:hAnsiTheme="minorHAnsi" w:cstheme="minorHAnsi"/>
        </w:rPr>
        <w:t>The system supports after-hours trading (AHT) session. The AHT session is also known as T + 1 session.</w:t>
      </w:r>
    </w:p>
    <w:p w14:paraId="2647A0B5" w14:textId="77777777" w:rsidR="0042274E" w:rsidRDefault="0042274E" w:rsidP="0042274E">
      <w:pPr>
        <w:pStyle w:val="NormalNGMDS"/>
        <w:ind w:left="0"/>
        <w:rPr>
          <w:rFonts w:asciiTheme="minorHAnsi" w:hAnsiTheme="minorHAnsi" w:cstheme="minorHAnsi"/>
        </w:rPr>
      </w:pPr>
      <w:r>
        <w:rPr>
          <w:rFonts w:asciiTheme="minorHAnsi" w:hAnsiTheme="minorHAnsi" w:cstheme="minorHAnsi"/>
        </w:rPr>
        <w:t xml:space="preserve">If AHT flag is specified during the submission, Day order, GT order and block trade that are resting in the OPEN trading session will be </w:t>
      </w:r>
      <w:r w:rsidRPr="00C471B6">
        <w:rPr>
          <w:rFonts w:asciiTheme="minorHAnsi" w:hAnsiTheme="minorHAnsi" w:cstheme="minorHAnsi"/>
        </w:rPr>
        <w:t>carr</w:t>
      </w:r>
      <w:r>
        <w:rPr>
          <w:rFonts w:asciiTheme="minorHAnsi" w:hAnsiTheme="minorHAnsi" w:cstheme="minorHAnsi"/>
        </w:rPr>
        <w:t>ied</w:t>
      </w:r>
      <w:r w:rsidRPr="00C471B6">
        <w:rPr>
          <w:rFonts w:asciiTheme="minorHAnsi" w:hAnsiTheme="minorHAnsi" w:cstheme="minorHAnsi"/>
        </w:rPr>
        <w:t xml:space="preserve"> forward </w:t>
      </w:r>
      <w:r>
        <w:rPr>
          <w:rFonts w:asciiTheme="minorHAnsi" w:hAnsiTheme="minorHAnsi" w:cstheme="minorHAnsi"/>
        </w:rPr>
        <w:t>to the AHT session.</w:t>
      </w:r>
    </w:p>
    <w:p w14:paraId="24ECF58E" w14:textId="121B332F" w:rsidR="0042274E" w:rsidRDefault="0042274E" w:rsidP="0042274E">
      <w:pPr>
        <w:pStyle w:val="NormalNGMDS"/>
        <w:ind w:left="0"/>
        <w:rPr>
          <w:rFonts w:asciiTheme="minorHAnsi" w:hAnsiTheme="minorHAnsi" w:cstheme="minorHAnsi"/>
        </w:rPr>
      </w:pPr>
      <w:r>
        <w:rPr>
          <w:rFonts w:asciiTheme="minorHAnsi" w:hAnsiTheme="minorHAnsi" w:cstheme="minorHAnsi"/>
        </w:rPr>
        <w:t xml:space="preserve">The following order, </w:t>
      </w:r>
      <w:r w:rsidR="0031616B">
        <w:rPr>
          <w:rFonts w:asciiTheme="minorHAnsi" w:hAnsiTheme="minorHAnsi" w:cstheme="minorHAnsi"/>
        </w:rPr>
        <w:t>quote</w:t>
      </w:r>
      <w:r>
        <w:rPr>
          <w:rFonts w:asciiTheme="minorHAnsi" w:hAnsiTheme="minorHAnsi" w:cstheme="minorHAnsi"/>
        </w:rPr>
        <w:t>, block trade will be carried forward to the AHT session:</w:t>
      </w:r>
    </w:p>
    <w:p w14:paraId="31950C19" w14:textId="7E517A91" w:rsidR="0042274E" w:rsidRDefault="0042274E" w:rsidP="0042274E">
      <w:pPr>
        <w:pStyle w:val="NormalNGMDS"/>
        <w:numPr>
          <w:ilvl w:val="0"/>
          <w:numId w:val="67"/>
        </w:numPr>
        <w:rPr>
          <w:rFonts w:asciiTheme="minorHAnsi" w:hAnsiTheme="minorHAnsi" w:cstheme="minorHAnsi"/>
        </w:rPr>
      </w:pPr>
      <w:r w:rsidRPr="003B0BE8">
        <w:rPr>
          <w:rFonts w:asciiTheme="minorHAnsi" w:hAnsiTheme="minorHAnsi" w:cstheme="minorHAnsi"/>
        </w:rPr>
        <w:t xml:space="preserve">Day </w:t>
      </w:r>
      <w:r w:rsidR="0031616B" w:rsidRPr="003B0BE8">
        <w:rPr>
          <w:rFonts w:asciiTheme="minorHAnsi" w:hAnsiTheme="minorHAnsi" w:cstheme="minorHAnsi"/>
        </w:rPr>
        <w:t>order</w:t>
      </w:r>
      <w:r w:rsidRPr="003B0BE8">
        <w:rPr>
          <w:rFonts w:asciiTheme="minorHAnsi" w:hAnsiTheme="minorHAnsi" w:cstheme="minorHAnsi"/>
        </w:rPr>
        <w:t xml:space="preserve"> </w:t>
      </w:r>
      <w:r>
        <w:rPr>
          <w:rFonts w:asciiTheme="minorHAnsi" w:hAnsiTheme="minorHAnsi" w:cstheme="minorHAnsi"/>
        </w:rPr>
        <w:t>with specifying AHT flag</w:t>
      </w:r>
      <w:r w:rsidRPr="003B0BE8">
        <w:rPr>
          <w:rFonts w:asciiTheme="minorHAnsi" w:hAnsiTheme="minorHAnsi" w:cstheme="minorHAnsi"/>
        </w:rPr>
        <w:t>.</w:t>
      </w:r>
    </w:p>
    <w:p w14:paraId="3DFDE7CF" w14:textId="77777777" w:rsidR="0042274E" w:rsidRDefault="0042274E" w:rsidP="0042274E">
      <w:pPr>
        <w:pStyle w:val="NormalNGMDS"/>
        <w:numPr>
          <w:ilvl w:val="0"/>
          <w:numId w:val="67"/>
        </w:numPr>
        <w:rPr>
          <w:rFonts w:asciiTheme="minorHAnsi" w:hAnsiTheme="minorHAnsi" w:cstheme="minorHAnsi"/>
        </w:rPr>
      </w:pPr>
      <w:r>
        <w:rPr>
          <w:rFonts w:asciiTheme="minorHAnsi" w:hAnsiTheme="minorHAnsi" w:cstheme="minorHAnsi"/>
        </w:rPr>
        <w:t>GT order with specifying AHT flag.</w:t>
      </w:r>
    </w:p>
    <w:p w14:paraId="50B2CA0A" w14:textId="77777777" w:rsidR="0042274E" w:rsidRDefault="0042274E" w:rsidP="0042274E">
      <w:pPr>
        <w:pStyle w:val="NormalNGMDS"/>
        <w:numPr>
          <w:ilvl w:val="0"/>
          <w:numId w:val="67"/>
        </w:numPr>
        <w:rPr>
          <w:rFonts w:asciiTheme="minorHAnsi" w:hAnsiTheme="minorHAnsi" w:cstheme="minorHAnsi"/>
        </w:rPr>
      </w:pPr>
      <w:r>
        <w:rPr>
          <w:rFonts w:asciiTheme="minorHAnsi" w:hAnsiTheme="minorHAnsi" w:cstheme="minorHAnsi"/>
        </w:rPr>
        <w:t xml:space="preserve">All unaccepted </w:t>
      </w:r>
      <w:r w:rsidRPr="00C471B6">
        <w:rPr>
          <w:rFonts w:asciiTheme="minorHAnsi" w:hAnsiTheme="minorHAnsi" w:cstheme="minorHAnsi"/>
        </w:rPr>
        <w:t xml:space="preserve">one-party trade </w:t>
      </w:r>
      <w:r>
        <w:rPr>
          <w:rFonts w:asciiTheme="minorHAnsi" w:hAnsiTheme="minorHAnsi" w:cstheme="minorHAnsi"/>
        </w:rPr>
        <w:t>and</w:t>
      </w:r>
      <w:r w:rsidRPr="00C471B6">
        <w:rPr>
          <w:rFonts w:asciiTheme="minorHAnsi" w:hAnsiTheme="minorHAnsi" w:cstheme="minorHAnsi"/>
        </w:rPr>
        <w:t xml:space="preserve"> on-behalf trade</w:t>
      </w:r>
      <w:r>
        <w:rPr>
          <w:rFonts w:asciiTheme="minorHAnsi" w:hAnsiTheme="minorHAnsi" w:cstheme="minorHAnsi"/>
        </w:rPr>
        <w:t>.</w:t>
      </w:r>
    </w:p>
    <w:p w14:paraId="75FDB34D" w14:textId="77777777" w:rsidR="0042274E" w:rsidRDefault="0042274E" w:rsidP="0042274E">
      <w:pPr>
        <w:pStyle w:val="NormalNGMDS"/>
        <w:ind w:left="0"/>
        <w:rPr>
          <w:rFonts w:asciiTheme="minorHAnsi" w:hAnsiTheme="minorHAnsi" w:cstheme="minorHAnsi"/>
        </w:rPr>
      </w:pPr>
      <w:r>
        <w:rPr>
          <w:rFonts w:asciiTheme="minorHAnsi" w:hAnsiTheme="minorHAnsi" w:cstheme="minorHAnsi"/>
        </w:rPr>
        <w:t>The following operation is permitted in AHT session:</w:t>
      </w:r>
    </w:p>
    <w:p w14:paraId="20D490BA" w14:textId="77777777" w:rsidR="0042274E" w:rsidRDefault="0042274E" w:rsidP="0042274E">
      <w:pPr>
        <w:pStyle w:val="NormalNGMDS"/>
        <w:numPr>
          <w:ilvl w:val="0"/>
          <w:numId w:val="66"/>
        </w:numPr>
        <w:rPr>
          <w:rFonts w:asciiTheme="minorHAnsi" w:hAnsiTheme="minorHAnsi" w:cstheme="minorHAnsi"/>
        </w:rPr>
      </w:pPr>
      <w:r>
        <w:rPr>
          <w:rFonts w:asciiTheme="minorHAnsi" w:hAnsiTheme="minorHAnsi" w:cstheme="minorHAnsi"/>
        </w:rPr>
        <w:t>Cancel or amend on orders, quotes and GT orders that AHT flag is on during the submission.</w:t>
      </w:r>
    </w:p>
    <w:p w14:paraId="15C0FDE0" w14:textId="77777777" w:rsidR="0042274E" w:rsidRDefault="0042274E" w:rsidP="0042274E">
      <w:pPr>
        <w:pStyle w:val="NormalNGMDS"/>
        <w:numPr>
          <w:ilvl w:val="0"/>
          <w:numId w:val="66"/>
        </w:numPr>
        <w:rPr>
          <w:rFonts w:asciiTheme="minorHAnsi" w:hAnsiTheme="minorHAnsi" w:cstheme="minorHAnsi"/>
        </w:rPr>
      </w:pPr>
      <w:r>
        <w:rPr>
          <w:rFonts w:asciiTheme="minorHAnsi" w:hAnsiTheme="minorHAnsi" w:cstheme="minorHAnsi"/>
        </w:rPr>
        <w:t xml:space="preserve">Cancel or accept unaccepted </w:t>
      </w:r>
      <w:r w:rsidRPr="00C471B6">
        <w:rPr>
          <w:rFonts w:asciiTheme="minorHAnsi" w:hAnsiTheme="minorHAnsi" w:cstheme="minorHAnsi"/>
        </w:rPr>
        <w:t xml:space="preserve">one-party trade </w:t>
      </w:r>
      <w:r>
        <w:rPr>
          <w:rFonts w:asciiTheme="minorHAnsi" w:hAnsiTheme="minorHAnsi" w:cstheme="minorHAnsi"/>
        </w:rPr>
        <w:t>and</w:t>
      </w:r>
      <w:r w:rsidRPr="00C471B6">
        <w:rPr>
          <w:rFonts w:asciiTheme="minorHAnsi" w:hAnsiTheme="minorHAnsi" w:cstheme="minorHAnsi"/>
        </w:rPr>
        <w:t xml:space="preserve"> on-behalf trade</w:t>
      </w:r>
      <w:r>
        <w:rPr>
          <w:rFonts w:asciiTheme="minorHAnsi" w:hAnsiTheme="minorHAnsi" w:cstheme="minorHAnsi"/>
        </w:rPr>
        <w:t>.</w:t>
      </w:r>
    </w:p>
    <w:p w14:paraId="27D826BC" w14:textId="77777777" w:rsidR="0042274E" w:rsidRDefault="0042274E" w:rsidP="0042274E">
      <w:pPr>
        <w:pStyle w:val="NormalNGMDS"/>
        <w:numPr>
          <w:ilvl w:val="0"/>
          <w:numId w:val="66"/>
        </w:numPr>
        <w:rPr>
          <w:rFonts w:asciiTheme="minorHAnsi" w:hAnsiTheme="minorHAnsi" w:cstheme="minorHAnsi"/>
        </w:rPr>
      </w:pPr>
      <w:r>
        <w:rPr>
          <w:rFonts w:asciiTheme="minorHAnsi" w:hAnsiTheme="minorHAnsi" w:cstheme="minorHAnsi"/>
        </w:rPr>
        <w:t>Cancel GT order</w:t>
      </w:r>
      <w:r w:rsidRPr="00F25AF8">
        <w:rPr>
          <w:rFonts w:asciiTheme="minorHAnsi" w:hAnsiTheme="minorHAnsi" w:cstheme="minorHAnsi"/>
        </w:rPr>
        <w:t xml:space="preserve"> </w:t>
      </w:r>
      <w:r>
        <w:rPr>
          <w:rFonts w:asciiTheme="minorHAnsi" w:hAnsiTheme="minorHAnsi" w:cstheme="minorHAnsi"/>
        </w:rPr>
        <w:t>that AHT flag is off during the submission</w:t>
      </w:r>
    </w:p>
    <w:p w14:paraId="2A52C228" w14:textId="77777777" w:rsidR="0042274E" w:rsidRDefault="0042274E" w:rsidP="0042274E">
      <w:pPr>
        <w:pStyle w:val="NormalNGMDS"/>
        <w:ind w:left="0"/>
        <w:rPr>
          <w:rFonts w:asciiTheme="minorHAnsi" w:hAnsiTheme="minorHAnsi" w:cstheme="minorHAnsi"/>
        </w:rPr>
      </w:pPr>
      <w:r>
        <w:rPr>
          <w:rFonts w:asciiTheme="minorHAnsi" w:hAnsiTheme="minorHAnsi" w:cstheme="minorHAnsi"/>
        </w:rPr>
        <w:t xml:space="preserve">Under AHT session, all new submissions should be the same as OPEN </w:t>
      </w:r>
      <w:r w:rsidRPr="003B0BE8">
        <w:rPr>
          <w:rFonts w:asciiTheme="minorHAnsi" w:hAnsiTheme="minorHAnsi" w:cstheme="minorHAnsi"/>
        </w:rPr>
        <w:t>session</w:t>
      </w:r>
      <w:r>
        <w:rPr>
          <w:rFonts w:asciiTheme="minorHAnsi" w:hAnsiTheme="minorHAnsi" w:cstheme="minorHAnsi"/>
        </w:rPr>
        <w:t>.</w:t>
      </w:r>
    </w:p>
    <w:p w14:paraId="43EF336D" w14:textId="77777777" w:rsidR="0042274E" w:rsidRDefault="0042274E" w:rsidP="0042274E">
      <w:pPr>
        <w:pStyle w:val="NormalNGMDS"/>
        <w:ind w:left="0"/>
        <w:rPr>
          <w:rFonts w:asciiTheme="minorHAnsi" w:hAnsiTheme="minorHAnsi" w:cstheme="minorHAnsi"/>
        </w:rPr>
      </w:pPr>
      <w:r>
        <w:rPr>
          <w:rFonts w:asciiTheme="minorHAnsi" w:hAnsiTheme="minorHAnsi" w:cstheme="minorHAnsi"/>
        </w:rPr>
        <w:t>When AHT session ends, all order, orders, quotes and block trades cannot be further manipulated.</w:t>
      </w:r>
    </w:p>
    <w:p w14:paraId="4A94AD98" w14:textId="77777777" w:rsidR="0042274E" w:rsidRDefault="0042274E" w:rsidP="0042274E">
      <w:pPr>
        <w:pStyle w:val="NormalNGMDS"/>
        <w:ind w:left="0"/>
        <w:rPr>
          <w:rFonts w:asciiTheme="minorHAnsi" w:hAnsiTheme="minorHAnsi" w:cstheme="minorHAnsi"/>
        </w:rPr>
      </w:pPr>
    </w:p>
    <w:p w14:paraId="44D4879F" w14:textId="77777777" w:rsidR="0042274E" w:rsidRPr="0028764D" w:rsidRDefault="0042274E" w:rsidP="0042274E">
      <w:pPr>
        <w:pStyle w:val="Heading2"/>
        <w:rPr>
          <w:rFonts w:asciiTheme="minorHAnsi" w:hAnsiTheme="minorHAnsi" w:cstheme="minorHAnsi"/>
        </w:rPr>
      </w:pPr>
      <w:bookmarkStart w:id="256" w:name="_Toc170578777"/>
      <w:r>
        <w:rPr>
          <w:rFonts w:asciiTheme="minorHAnsi" w:hAnsiTheme="minorHAnsi" w:cstheme="minorHAnsi"/>
        </w:rPr>
        <w:t>Self-matching Prevention (SMP)</w:t>
      </w:r>
      <w:bookmarkEnd w:id="256"/>
    </w:p>
    <w:p w14:paraId="2863ABB7" w14:textId="77777777" w:rsidR="0042274E" w:rsidRDefault="0042274E" w:rsidP="0042274E">
      <w:pPr>
        <w:pStyle w:val="NormalNGMDS"/>
        <w:ind w:left="0"/>
        <w:rPr>
          <w:rFonts w:asciiTheme="minorHAnsi" w:hAnsiTheme="minorHAnsi" w:cstheme="minorHAnsi"/>
        </w:rPr>
      </w:pPr>
      <w:r w:rsidRPr="00BC23CB">
        <w:rPr>
          <w:rFonts w:asciiTheme="minorHAnsi" w:hAnsiTheme="minorHAnsi" w:cstheme="minorHAnsi"/>
        </w:rPr>
        <w:lastRenderedPageBreak/>
        <w:t xml:space="preserve">Self-matching Prevention (SMP) allows market participants to safeguard their orders from being self-executed with each other </w:t>
      </w:r>
    </w:p>
    <w:p w14:paraId="12BF53DD" w14:textId="77777777" w:rsidR="0042274E" w:rsidRDefault="0042274E" w:rsidP="0042274E">
      <w:pPr>
        <w:pStyle w:val="NormalNGMDS"/>
        <w:ind w:left="0"/>
        <w:rPr>
          <w:rFonts w:asciiTheme="minorHAnsi" w:hAnsiTheme="minorHAnsi" w:cstheme="minorHAnsi"/>
        </w:rPr>
      </w:pPr>
      <w:r w:rsidRPr="00AE2310">
        <w:rPr>
          <w:rFonts w:asciiTheme="minorHAnsi" w:hAnsiTheme="minorHAnsi" w:cstheme="minorHAnsi"/>
        </w:rPr>
        <w:t xml:space="preserve">Self-Match Prevention (SMP) is </w:t>
      </w:r>
      <w:r>
        <w:rPr>
          <w:rFonts w:asciiTheme="minorHAnsi" w:hAnsiTheme="minorHAnsi" w:cstheme="minorHAnsi"/>
        </w:rPr>
        <w:t xml:space="preserve">a </w:t>
      </w:r>
      <w:r w:rsidRPr="00AE2310">
        <w:rPr>
          <w:rFonts w:asciiTheme="minorHAnsi" w:hAnsiTheme="minorHAnsi" w:cstheme="minorHAnsi"/>
        </w:rPr>
        <w:t xml:space="preserve">functionality that allows </w:t>
      </w:r>
      <w:r>
        <w:rPr>
          <w:rFonts w:asciiTheme="minorHAnsi" w:hAnsiTheme="minorHAnsi" w:cstheme="minorHAnsi"/>
        </w:rPr>
        <w:t>EP</w:t>
      </w:r>
      <w:r w:rsidRPr="00AE2310">
        <w:rPr>
          <w:rFonts w:asciiTheme="minorHAnsi" w:hAnsiTheme="minorHAnsi" w:cstheme="minorHAnsi"/>
        </w:rPr>
        <w:t xml:space="preserve"> to prevent the matching of orders</w:t>
      </w:r>
      <w:r>
        <w:rPr>
          <w:rFonts w:asciiTheme="minorHAnsi" w:hAnsiTheme="minorHAnsi" w:cstheme="minorHAnsi"/>
        </w:rPr>
        <w:t>/quotes</w:t>
      </w:r>
      <w:r w:rsidRPr="00AE2310">
        <w:rPr>
          <w:rFonts w:asciiTheme="minorHAnsi" w:hAnsiTheme="minorHAnsi" w:cstheme="minorHAnsi"/>
        </w:rPr>
        <w:t xml:space="preserve"> </w:t>
      </w:r>
      <w:r>
        <w:rPr>
          <w:rFonts w:asciiTheme="minorHAnsi" w:hAnsiTheme="minorHAnsi" w:cstheme="minorHAnsi"/>
        </w:rPr>
        <w:t xml:space="preserve">within the same </w:t>
      </w:r>
      <w:r w:rsidRPr="00AE2310">
        <w:rPr>
          <w:rFonts w:asciiTheme="minorHAnsi" w:hAnsiTheme="minorHAnsi" w:cstheme="minorHAnsi"/>
        </w:rPr>
        <w:t>participant</w:t>
      </w:r>
      <w:r>
        <w:rPr>
          <w:rFonts w:asciiTheme="minorHAnsi" w:hAnsiTheme="minorHAnsi" w:cstheme="minorHAnsi"/>
        </w:rPr>
        <w:t xml:space="preserve"> or across different </w:t>
      </w:r>
      <w:r w:rsidRPr="00AE2310">
        <w:rPr>
          <w:rFonts w:asciiTheme="minorHAnsi" w:hAnsiTheme="minorHAnsi" w:cstheme="minorHAnsi"/>
        </w:rPr>
        <w:t>participant</w:t>
      </w:r>
      <w:r>
        <w:rPr>
          <w:rFonts w:asciiTheme="minorHAnsi" w:hAnsiTheme="minorHAnsi" w:cstheme="minorHAnsi"/>
        </w:rPr>
        <w:t>s.</w:t>
      </w:r>
    </w:p>
    <w:p w14:paraId="51010A98" w14:textId="77777777" w:rsidR="0042274E" w:rsidRDefault="0042274E" w:rsidP="0042274E">
      <w:pPr>
        <w:pStyle w:val="NormalNGMDS"/>
        <w:ind w:left="0"/>
      </w:pPr>
      <w:r w:rsidRPr="00200DD4">
        <w:t>Market participant first needs to submit requests via an EP to HKEX to obtain SMP ID and/or share the SMP ID with other EPs. The requesting EP also needs to specify the SMP instruction pertaining to the SMP ID in the request to complete the SMP ID registration. The SMP instruction can be cancel aggressive or cancel passive</w:t>
      </w:r>
    </w:p>
    <w:p w14:paraId="300043BC" w14:textId="77777777" w:rsidR="0042274E" w:rsidRPr="00BC23CB" w:rsidRDefault="0042274E" w:rsidP="0042274E">
      <w:pPr>
        <w:pStyle w:val="NormalNGMDS"/>
        <w:ind w:left="0"/>
        <w:rPr>
          <w:rFonts w:asciiTheme="minorHAnsi" w:hAnsiTheme="minorHAnsi" w:cstheme="minorHAnsi"/>
        </w:rPr>
      </w:pPr>
      <w:r w:rsidRPr="00BC23CB">
        <w:rPr>
          <w:rFonts w:asciiTheme="minorHAnsi" w:hAnsiTheme="minorHAnsi" w:cstheme="minorHAnsi"/>
        </w:rPr>
        <w:t>Market participants can specify the SMP ID during order and quote submission. When the system detects the incoming order (same processing for quote) that will hit resting order(s) with same SMP ID, the system will base on the SMP instruction of the SMP ID to determine whether to cancel the aggressive (new incoming) order or the passive (resting) order:</w:t>
      </w:r>
    </w:p>
    <w:p w14:paraId="153346F6" w14:textId="77777777" w:rsidR="0042274E" w:rsidRPr="00BC23CB" w:rsidRDefault="0042274E" w:rsidP="0042274E">
      <w:pPr>
        <w:pStyle w:val="NormalNGMDS"/>
        <w:numPr>
          <w:ilvl w:val="0"/>
          <w:numId w:val="151"/>
        </w:numPr>
        <w:rPr>
          <w:rFonts w:asciiTheme="minorHAnsi" w:hAnsiTheme="minorHAnsi" w:cstheme="minorHAnsi"/>
        </w:rPr>
      </w:pPr>
      <w:r w:rsidRPr="00BC23CB">
        <w:rPr>
          <w:rFonts w:asciiTheme="minorHAnsi" w:hAnsiTheme="minorHAnsi" w:cstheme="minorHAnsi"/>
        </w:rPr>
        <w:t>If the SMP instruction is cancel passive, all tradable resting order(s) with the same SMP ID will be cancelled.</w:t>
      </w:r>
    </w:p>
    <w:p w14:paraId="6B35FFAA" w14:textId="77777777" w:rsidR="0042274E" w:rsidRPr="00BC23CB" w:rsidRDefault="0042274E" w:rsidP="0042274E">
      <w:pPr>
        <w:pStyle w:val="NormalNGMDS"/>
        <w:numPr>
          <w:ilvl w:val="0"/>
          <w:numId w:val="151"/>
        </w:numPr>
        <w:rPr>
          <w:rFonts w:asciiTheme="minorHAnsi" w:hAnsiTheme="minorHAnsi" w:cstheme="minorHAnsi"/>
        </w:rPr>
      </w:pPr>
      <w:r w:rsidRPr="00BC23CB">
        <w:rPr>
          <w:rFonts w:asciiTheme="minorHAnsi" w:hAnsiTheme="minorHAnsi" w:cstheme="minorHAnsi"/>
        </w:rPr>
        <w:t>If the SMP instruction is cancel aggressive, the new incoming order will be cancelled immediately when it hits a tradable resting order with same SMP ID.</w:t>
      </w:r>
    </w:p>
    <w:p w14:paraId="119E14B9" w14:textId="77777777" w:rsidR="0042274E" w:rsidRPr="00BC23CB" w:rsidRDefault="0042274E" w:rsidP="0042274E">
      <w:pPr>
        <w:pStyle w:val="NormalNGMDS"/>
        <w:ind w:left="0"/>
        <w:rPr>
          <w:rFonts w:asciiTheme="minorHAnsi" w:hAnsiTheme="minorHAnsi" w:cstheme="minorHAnsi"/>
        </w:rPr>
      </w:pPr>
      <w:r w:rsidRPr="00BC23CB">
        <w:rPr>
          <w:rFonts w:asciiTheme="minorHAnsi" w:hAnsiTheme="minorHAnsi" w:cstheme="minorHAnsi"/>
        </w:rPr>
        <w:t xml:space="preserve">The SMP ID can be used within the requesting EP and/or shared with other EPs. No matter whether the orders are submitted by the same EP or different EPs, </w:t>
      </w:r>
      <w:proofErr w:type="gramStart"/>
      <w:r w:rsidRPr="00BC23CB">
        <w:rPr>
          <w:rFonts w:asciiTheme="minorHAnsi" w:hAnsiTheme="minorHAnsi" w:cstheme="minorHAnsi"/>
        </w:rPr>
        <w:t>as long as</w:t>
      </w:r>
      <w:proofErr w:type="gramEnd"/>
      <w:r w:rsidRPr="00BC23CB">
        <w:rPr>
          <w:rFonts w:asciiTheme="minorHAnsi" w:hAnsiTheme="minorHAnsi" w:cstheme="minorHAnsi"/>
        </w:rPr>
        <w:t xml:space="preserve"> the SMP IDs are the same, SMP will be triggered.</w:t>
      </w:r>
    </w:p>
    <w:p w14:paraId="788DA956" w14:textId="77777777" w:rsidR="0042274E" w:rsidRDefault="0042274E" w:rsidP="0042274E">
      <w:pPr>
        <w:pStyle w:val="NormalNGMDS"/>
        <w:ind w:left="0"/>
        <w:rPr>
          <w:rFonts w:asciiTheme="minorHAnsi" w:hAnsiTheme="minorHAnsi" w:cstheme="minorHAnsi"/>
        </w:rPr>
      </w:pPr>
      <w:r w:rsidRPr="00BC23CB">
        <w:rPr>
          <w:rFonts w:asciiTheme="minorHAnsi" w:hAnsiTheme="minorHAnsi" w:cstheme="minorHAnsi"/>
        </w:rPr>
        <w:t xml:space="preserve">Order </w:t>
      </w:r>
      <w:r>
        <w:rPr>
          <w:rFonts w:asciiTheme="minorHAnsi" w:hAnsiTheme="minorHAnsi" w:cstheme="minorHAnsi"/>
        </w:rPr>
        <w:t>matched</w:t>
      </w:r>
      <w:r w:rsidRPr="00BC23CB">
        <w:rPr>
          <w:rFonts w:asciiTheme="minorHAnsi" w:hAnsiTheme="minorHAnsi" w:cstheme="minorHAnsi"/>
        </w:rPr>
        <w:t xml:space="preserve"> during </w:t>
      </w:r>
      <w:r w:rsidRPr="004F66FA">
        <w:rPr>
          <w:rFonts w:asciiTheme="minorHAnsi" w:hAnsiTheme="minorHAnsi" w:cstheme="minorHAnsi"/>
        </w:rPr>
        <w:t>PRE-MARKET</w:t>
      </w:r>
      <w:r w:rsidRPr="00BC23CB">
        <w:rPr>
          <w:rFonts w:asciiTheme="minorHAnsi" w:hAnsiTheme="minorHAnsi" w:cstheme="minorHAnsi"/>
        </w:rPr>
        <w:t xml:space="preserve"> will not trigger SMP.</w:t>
      </w:r>
    </w:p>
    <w:p w14:paraId="6DA647EB" w14:textId="77777777" w:rsidR="0042274E" w:rsidRDefault="0042274E" w:rsidP="0042274E">
      <w:pPr>
        <w:pStyle w:val="NormalNGMDS"/>
        <w:ind w:left="0"/>
        <w:rPr>
          <w:rFonts w:asciiTheme="minorHAnsi" w:hAnsiTheme="minorHAnsi" w:cstheme="minorHAnsi"/>
        </w:rPr>
      </w:pPr>
    </w:p>
    <w:p w14:paraId="1F21EFFE" w14:textId="77777777" w:rsidR="0042274E" w:rsidRDefault="0042274E" w:rsidP="0042274E">
      <w:pPr>
        <w:pStyle w:val="Heading3"/>
      </w:pPr>
      <w:bookmarkStart w:id="257" w:name="_Toc142489303"/>
      <w:bookmarkStart w:id="258" w:name="_Toc143269868"/>
      <w:bookmarkStart w:id="259" w:name="_Toc170578778"/>
      <w:r>
        <w:t>SMP Handling for Order</w:t>
      </w:r>
      <w:bookmarkEnd w:id="257"/>
      <w:bookmarkEnd w:id="258"/>
      <w:bookmarkEnd w:id="259"/>
    </w:p>
    <w:p w14:paraId="7400B338" w14:textId="77777777" w:rsidR="0042274E" w:rsidRDefault="0042274E" w:rsidP="0042274E">
      <w:pPr>
        <w:pStyle w:val="NormalNGMDS"/>
        <w:ind w:left="0"/>
      </w:pPr>
      <w:r>
        <w:t>EP can specify the SMP ID in the N</w:t>
      </w:r>
      <w:r w:rsidRPr="007E18AB">
        <w:t xml:space="preserve">ew </w:t>
      </w:r>
      <w:r>
        <w:t>O</w:t>
      </w:r>
      <w:r w:rsidRPr="007E18AB">
        <w:t xml:space="preserve">rder </w:t>
      </w:r>
      <w:r>
        <w:t>Single and Order Amend Request messages.</w:t>
      </w:r>
    </w:p>
    <w:p w14:paraId="59E86447" w14:textId="77777777" w:rsidR="0042274E" w:rsidRDefault="0042274E" w:rsidP="0042274E">
      <w:pPr>
        <w:pStyle w:val="NormalNGMDS"/>
        <w:ind w:left="0"/>
      </w:pPr>
      <w:r>
        <w:t>SMP ID amendment for an existing order is allowed. However, amendment on SMP ID will result in order re-entering in the order book. If SMP ID is not specified in the order amend request, it will inherit the same SMP ID from the original order.</w:t>
      </w:r>
    </w:p>
    <w:p w14:paraId="435BD83A" w14:textId="70C224C6" w:rsidR="0042274E" w:rsidRDefault="0042274E" w:rsidP="0042274E">
      <w:pPr>
        <w:pStyle w:val="NormalNGMDS"/>
        <w:ind w:left="0"/>
      </w:pPr>
      <w:r>
        <w:rPr>
          <w:rFonts w:cs="Arial"/>
          <w:szCs w:val="20"/>
        </w:rPr>
        <w:t xml:space="preserve">When a new order is accepted, an </w:t>
      </w:r>
      <w:r w:rsidR="00350550">
        <w:rPr>
          <w:rFonts w:cs="Arial"/>
          <w:szCs w:val="20"/>
        </w:rPr>
        <w:t>Order Accepted (54)</w:t>
      </w:r>
      <w:r>
        <w:rPr>
          <w:rFonts w:cs="Arial"/>
          <w:szCs w:val="20"/>
        </w:rPr>
        <w:t xml:space="preserve"> message will always be returned to EP. The system will then proceed to try to match with tradable resting orders (if any) along with SMP checking.</w:t>
      </w:r>
    </w:p>
    <w:p w14:paraId="3582FA25" w14:textId="169161B4" w:rsidR="0042274E" w:rsidRDefault="0042274E" w:rsidP="0042274E">
      <w:pPr>
        <w:pStyle w:val="NormalNGMDS"/>
        <w:ind w:left="0"/>
        <w:rPr>
          <w:rFonts w:cs="Arial"/>
          <w:szCs w:val="20"/>
        </w:rPr>
      </w:pPr>
      <w:r>
        <w:rPr>
          <w:rFonts w:cs="Arial"/>
          <w:szCs w:val="20"/>
        </w:rPr>
        <w:t xml:space="preserve">When an order amendment is accepted, a </w:t>
      </w:r>
      <w:r w:rsidR="00350550">
        <w:rPr>
          <w:rFonts w:cs="Arial"/>
          <w:szCs w:val="20"/>
        </w:rPr>
        <w:t>Replace Accepted (55)</w:t>
      </w:r>
      <w:r>
        <w:rPr>
          <w:rFonts w:cs="Arial"/>
          <w:szCs w:val="20"/>
        </w:rPr>
        <w:t xml:space="preserve"> message will always be returned to EP. The system will then proceed to try to match with tradable resting orders (if any) along with SMP checking.</w:t>
      </w:r>
    </w:p>
    <w:p w14:paraId="7CC32572" w14:textId="77777777" w:rsidR="0042274E" w:rsidRDefault="0042274E" w:rsidP="0042274E">
      <w:pPr>
        <w:pStyle w:val="NormalNGMDS"/>
        <w:ind w:left="0"/>
        <w:rPr>
          <w:rFonts w:cs="Arial"/>
          <w:szCs w:val="20"/>
        </w:rPr>
      </w:pPr>
      <w:r>
        <w:rPr>
          <w:rFonts w:cs="Arial"/>
          <w:szCs w:val="20"/>
        </w:rPr>
        <w:t>SMP is triggered if the incoming order</w:t>
      </w:r>
      <w:r w:rsidRPr="00C10B59">
        <w:rPr>
          <w:rFonts w:cs="Arial"/>
          <w:szCs w:val="20"/>
        </w:rPr>
        <w:t xml:space="preserve"> </w:t>
      </w:r>
      <w:r>
        <w:rPr>
          <w:rFonts w:cs="Arial"/>
          <w:szCs w:val="20"/>
        </w:rPr>
        <w:t xml:space="preserve">or amended order hits </w:t>
      </w:r>
      <w:r>
        <w:t xml:space="preserve">tradable resting order with same SMP ID. </w:t>
      </w:r>
      <w:r>
        <w:rPr>
          <w:rFonts w:cs="Arial"/>
          <w:szCs w:val="20"/>
        </w:rPr>
        <w:t>When SMP is triggered, the Order Unsolicited Cancelled (60) message will be conveyed to the originator</w:t>
      </w:r>
      <w:r w:rsidRPr="00740987">
        <w:rPr>
          <w:rFonts w:cs="Arial"/>
          <w:szCs w:val="20"/>
        </w:rPr>
        <w:t>.</w:t>
      </w:r>
    </w:p>
    <w:p w14:paraId="6580759B" w14:textId="77777777" w:rsidR="0042274E" w:rsidRDefault="0042274E" w:rsidP="0042274E">
      <w:pPr>
        <w:pStyle w:val="NormalNGMDS"/>
        <w:ind w:left="0"/>
        <w:rPr>
          <w:rFonts w:cs="Arial"/>
          <w:szCs w:val="20"/>
        </w:rPr>
      </w:pPr>
    </w:p>
    <w:p w14:paraId="0C2CAA6E" w14:textId="77777777" w:rsidR="0042274E" w:rsidRDefault="0042274E" w:rsidP="0042274E">
      <w:pPr>
        <w:pStyle w:val="Heading3"/>
      </w:pPr>
      <w:bookmarkStart w:id="260" w:name="_Toc142489304"/>
      <w:bookmarkStart w:id="261" w:name="_Toc143269869"/>
      <w:bookmarkStart w:id="262" w:name="_Toc170578779"/>
      <w:r>
        <w:t>SMP Handling for Quote</w:t>
      </w:r>
      <w:bookmarkEnd w:id="260"/>
      <w:bookmarkEnd w:id="261"/>
      <w:bookmarkEnd w:id="262"/>
    </w:p>
    <w:p w14:paraId="2892FFC0" w14:textId="77777777" w:rsidR="0042274E" w:rsidRDefault="0042274E" w:rsidP="0042274E">
      <w:pPr>
        <w:pStyle w:val="NormalNGMDS"/>
        <w:ind w:left="0"/>
      </w:pPr>
      <w:r>
        <w:t>EP can specify the SMP ID in the Mass Quote and Single Quote messages.</w:t>
      </w:r>
    </w:p>
    <w:p w14:paraId="2A6A2EA9" w14:textId="77777777" w:rsidR="0042274E" w:rsidRDefault="0042274E" w:rsidP="0042274E">
      <w:pPr>
        <w:pStyle w:val="NormalNGMDS"/>
        <w:ind w:left="0"/>
        <w:rPr>
          <w:rFonts w:cs="Arial"/>
          <w:szCs w:val="20"/>
        </w:rPr>
      </w:pPr>
      <w:r>
        <w:rPr>
          <w:rFonts w:cs="Arial"/>
          <w:szCs w:val="20"/>
        </w:rPr>
        <w:t>When a quote is accepted, the system will then proceed to try to match with tradable resting orders (if any) along with SMP checking.</w:t>
      </w:r>
    </w:p>
    <w:p w14:paraId="468CCEEE" w14:textId="77777777" w:rsidR="0042274E" w:rsidRDefault="0042274E" w:rsidP="0042274E">
      <w:pPr>
        <w:pStyle w:val="NormalNGMDS"/>
        <w:ind w:left="0"/>
        <w:rPr>
          <w:rFonts w:cs="Arial"/>
          <w:szCs w:val="20"/>
        </w:rPr>
      </w:pPr>
      <w:r>
        <w:rPr>
          <w:rFonts w:cs="Arial"/>
          <w:szCs w:val="20"/>
        </w:rPr>
        <w:t xml:space="preserve">SMP is triggered if the incoming quote hits </w:t>
      </w:r>
      <w:r>
        <w:t xml:space="preserve">tradable resting order with same SMP ID. </w:t>
      </w:r>
      <w:r>
        <w:rPr>
          <w:rFonts w:cs="Arial"/>
          <w:szCs w:val="20"/>
        </w:rPr>
        <w:t>When SMP is triggered, the Quote Cancel on Order Level (67) message</w:t>
      </w:r>
      <w:r w:rsidRPr="00740987">
        <w:rPr>
          <w:rFonts w:cs="Arial"/>
          <w:szCs w:val="20"/>
        </w:rPr>
        <w:t xml:space="preserve"> </w:t>
      </w:r>
      <w:r>
        <w:rPr>
          <w:rFonts w:cs="Arial"/>
          <w:szCs w:val="20"/>
        </w:rPr>
        <w:t>will be conveyed to the originator</w:t>
      </w:r>
      <w:r w:rsidRPr="00740987">
        <w:rPr>
          <w:rFonts w:cs="Arial"/>
          <w:szCs w:val="20"/>
        </w:rPr>
        <w:t>.</w:t>
      </w:r>
    </w:p>
    <w:p w14:paraId="22EB4985" w14:textId="77777777" w:rsidR="0042274E" w:rsidRDefault="0042274E" w:rsidP="0042274E">
      <w:pPr>
        <w:spacing w:after="200" w:line="276" w:lineRule="auto"/>
        <w:rPr>
          <w:rFonts w:asciiTheme="majorHAnsi" w:eastAsiaTheme="majorEastAsia" w:hAnsiTheme="majorHAnsi" w:cstheme="majorBidi"/>
          <w:b/>
          <w:bCs/>
          <w:color w:val="365F91" w:themeColor="accent1" w:themeShade="BF"/>
          <w:sz w:val="28"/>
          <w:szCs w:val="28"/>
        </w:rPr>
      </w:pPr>
    </w:p>
    <w:p w14:paraId="37702A9D" w14:textId="77777777" w:rsidR="0042274E" w:rsidRDefault="0042274E" w:rsidP="0042274E">
      <w:pPr>
        <w:pStyle w:val="Heading3"/>
      </w:pPr>
      <w:bookmarkStart w:id="263" w:name="_Toc170578780"/>
      <w:bookmarkStart w:id="264" w:name="_Hlk172290650"/>
      <w:r>
        <w:lastRenderedPageBreak/>
        <w:t>Format of SMP ID</w:t>
      </w:r>
      <w:bookmarkEnd w:id="263"/>
    </w:p>
    <w:p w14:paraId="305F0769" w14:textId="521B9B98" w:rsidR="0049044B" w:rsidRDefault="00CF2F8B" w:rsidP="0042274E">
      <w:pPr>
        <w:pStyle w:val="NormalNGMDS"/>
        <w:ind w:left="0"/>
        <w:rPr>
          <w:ins w:id="265" w:author="Robert Lau" w:date="2024-07-19T14:02:00Z" w16du:dateUtc="2024-07-19T06:02:00Z"/>
          <w:rFonts w:asciiTheme="minorHAnsi" w:hAnsiTheme="minorHAnsi" w:cstheme="minorHAnsi"/>
        </w:rPr>
      </w:pPr>
      <w:ins w:id="266" w:author="Robert Lau" w:date="2024-07-19T11:50:00Z" w16du:dateUtc="2024-07-19T03:50:00Z">
        <w:r>
          <w:rPr>
            <w:rFonts w:asciiTheme="minorHAnsi" w:hAnsiTheme="minorHAnsi" w:cstheme="minorHAnsi"/>
          </w:rPr>
          <w:t xml:space="preserve">The data type of SMP ID </w:t>
        </w:r>
      </w:ins>
      <w:ins w:id="267" w:author="Robert Lau" w:date="2024-07-19T14:04:00Z" w16du:dateUtc="2024-07-19T06:04:00Z">
        <w:r w:rsidR="0049044B">
          <w:rPr>
            <w:rFonts w:asciiTheme="minorHAnsi" w:hAnsiTheme="minorHAnsi" w:cstheme="minorHAnsi"/>
          </w:rPr>
          <w:t xml:space="preserve">field </w:t>
        </w:r>
      </w:ins>
      <w:ins w:id="268" w:author="Robert Lau" w:date="2024-07-19T11:50:00Z" w16du:dateUtc="2024-07-19T03:50:00Z">
        <w:r>
          <w:rPr>
            <w:rFonts w:asciiTheme="minorHAnsi" w:hAnsiTheme="minorHAnsi" w:cstheme="minorHAnsi"/>
          </w:rPr>
          <w:t xml:space="preserve">is </w:t>
        </w:r>
      </w:ins>
      <w:ins w:id="269" w:author="Robert Lau" w:date="2024-07-19T11:51:00Z" w16du:dateUtc="2024-07-19T03:51:00Z">
        <w:r w:rsidRPr="00CF2F8B">
          <w:rPr>
            <w:rFonts w:asciiTheme="minorHAnsi" w:hAnsiTheme="minorHAnsi" w:cstheme="minorHAnsi"/>
          </w:rPr>
          <w:t>UInt64</w:t>
        </w:r>
        <w:r>
          <w:rPr>
            <w:rFonts w:asciiTheme="minorHAnsi" w:hAnsiTheme="minorHAnsi" w:cstheme="minorHAnsi"/>
          </w:rPr>
          <w:t>.</w:t>
        </w:r>
      </w:ins>
    </w:p>
    <w:p w14:paraId="651FA4D2" w14:textId="69088A65" w:rsidR="0042274E" w:rsidRDefault="0042274E" w:rsidP="0042274E">
      <w:pPr>
        <w:pStyle w:val="NormalNGMDS"/>
        <w:ind w:left="0"/>
        <w:rPr>
          <w:ins w:id="270" w:author="Robert Lau" w:date="2024-07-19T13:23:00Z" w16du:dateUtc="2024-07-19T05:23:00Z"/>
          <w:rFonts w:asciiTheme="minorHAnsi" w:hAnsiTheme="minorHAnsi" w:cstheme="minorHAnsi"/>
        </w:rPr>
      </w:pPr>
      <w:r w:rsidRPr="001678EF">
        <w:rPr>
          <w:rFonts w:asciiTheme="minorHAnsi" w:hAnsiTheme="minorHAnsi" w:cstheme="minorHAnsi"/>
        </w:rPr>
        <w:t xml:space="preserve">The SMP ID is a </w:t>
      </w:r>
      <w:ins w:id="271" w:author="Robert Lau" w:date="2024-07-19T14:10:00Z" w16du:dateUtc="2024-07-19T06:10:00Z">
        <w:r w:rsidR="0049044B">
          <w:rPr>
            <w:rFonts w:asciiTheme="minorHAnsi" w:hAnsiTheme="minorHAnsi" w:cstheme="minorHAnsi"/>
          </w:rPr>
          <w:t>value</w:t>
        </w:r>
      </w:ins>
      <w:ins w:id="272" w:author="Robert Lau" w:date="2024-07-19T14:02:00Z" w16du:dateUtc="2024-07-19T06:02:00Z">
        <w:r w:rsidR="0049044B">
          <w:rPr>
            <w:rFonts w:asciiTheme="minorHAnsi" w:hAnsiTheme="minorHAnsi" w:cstheme="minorHAnsi"/>
          </w:rPr>
          <w:t xml:space="preserve"> of </w:t>
        </w:r>
      </w:ins>
      <w:r w:rsidRPr="001678EF">
        <w:rPr>
          <w:rFonts w:asciiTheme="minorHAnsi" w:hAnsiTheme="minorHAnsi" w:cstheme="minorHAnsi"/>
        </w:rPr>
        <w:t>5</w:t>
      </w:r>
      <w:del w:id="273" w:author="Robert Lau" w:date="2024-07-19T14:10:00Z" w16du:dateUtc="2024-07-19T06:10:00Z">
        <w:r w:rsidRPr="001678EF" w:rsidDel="0049044B">
          <w:rPr>
            <w:rFonts w:asciiTheme="minorHAnsi" w:hAnsiTheme="minorHAnsi" w:cstheme="minorHAnsi"/>
          </w:rPr>
          <w:delText>-character</w:delText>
        </w:r>
      </w:del>
      <w:r w:rsidRPr="001678EF">
        <w:rPr>
          <w:rFonts w:asciiTheme="minorHAnsi" w:hAnsiTheme="minorHAnsi" w:cstheme="minorHAnsi"/>
        </w:rPr>
        <w:t xml:space="preserve"> alphanumeric</w:t>
      </w:r>
      <w:del w:id="274" w:author="Robert Lau" w:date="2024-07-19T14:02:00Z" w16du:dateUtc="2024-07-19T06:02:00Z">
        <w:r w:rsidRPr="001678EF" w:rsidDel="0049044B">
          <w:rPr>
            <w:rFonts w:asciiTheme="minorHAnsi" w:hAnsiTheme="minorHAnsi" w:cstheme="minorHAnsi"/>
          </w:rPr>
          <w:delText xml:space="preserve"> value</w:delText>
        </w:r>
      </w:del>
      <w:ins w:id="275" w:author="Robert Lau" w:date="2024-07-19T14:02:00Z" w16du:dateUtc="2024-07-19T06:02:00Z">
        <w:r w:rsidR="0049044B">
          <w:rPr>
            <w:rFonts w:asciiTheme="minorHAnsi" w:hAnsiTheme="minorHAnsi" w:cstheme="minorHAnsi"/>
          </w:rPr>
          <w:t xml:space="preserve"> characters. </w:t>
        </w:r>
      </w:ins>
      <w:del w:id="276" w:author="Robert Lau" w:date="2024-07-19T14:02:00Z" w16du:dateUtc="2024-07-19T06:02:00Z">
        <w:r w:rsidRPr="001678EF" w:rsidDel="0049044B">
          <w:rPr>
            <w:rFonts w:asciiTheme="minorHAnsi" w:hAnsiTheme="minorHAnsi" w:cstheme="minorHAnsi"/>
          </w:rPr>
          <w:delText>, i</w:delText>
        </w:r>
      </w:del>
      <w:ins w:id="277" w:author="Robert Lau" w:date="2024-07-19T14:03:00Z" w16du:dateUtc="2024-07-19T06:03:00Z">
        <w:r w:rsidR="0049044B">
          <w:rPr>
            <w:rFonts w:asciiTheme="minorHAnsi" w:hAnsiTheme="minorHAnsi" w:cstheme="minorHAnsi"/>
          </w:rPr>
          <w:t xml:space="preserve">The value of SMP ID </w:t>
        </w:r>
      </w:ins>
      <w:del w:id="278" w:author="Robert Lau" w:date="2024-07-19T14:03:00Z" w16du:dateUtc="2024-07-19T06:03:00Z">
        <w:r w:rsidRPr="001678EF" w:rsidDel="0049044B">
          <w:rPr>
            <w:rFonts w:asciiTheme="minorHAnsi" w:hAnsiTheme="minorHAnsi" w:cstheme="minorHAnsi"/>
          </w:rPr>
          <w:delText xml:space="preserve">t </w:delText>
        </w:r>
      </w:del>
      <w:r w:rsidRPr="001678EF">
        <w:rPr>
          <w:rFonts w:asciiTheme="minorHAnsi" w:hAnsiTheme="minorHAnsi" w:cstheme="minorHAnsi"/>
        </w:rPr>
        <w:t>should be place</w:t>
      </w:r>
      <w:ins w:id="279" w:author="Robert Lau" w:date="2024-07-19T14:03:00Z" w16du:dateUtc="2024-07-19T06:03:00Z">
        <w:r w:rsidR="0049044B">
          <w:rPr>
            <w:rFonts w:asciiTheme="minorHAnsi" w:hAnsiTheme="minorHAnsi" w:cstheme="minorHAnsi"/>
          </w:rPr>
          <w:t>d</w:t>
        </w:r>
      </w:ins>
      <w:r w:rsidRPr="001678EF">
        <w:rPr>
          <w:rFonts w:asciiTheme="minorHAnsi" w:hAnsiTheme="minorHAnsi" w:cstheme="minorHAnsi"/>
        </w:rPr>
        <w:t xml:space="preserve"> in the SMP ID field </w:t>
      </w:r>
      <w:del w:id="280" w:author="Robert Lau" w:date="2024-07-19T14:12:00Z" w16du:dateUtc="2024-07-19T06:12:00Z">
        <w:r w:rsidRPr="001678EF" w:rsidDel="00BC6B19">
          <w:rPr>
            <w:rFonts w:asciiTheme="minorHAnsi" w:hAnsiTheme="minorHAnsi" w:cstheme="minorHAnsi"/>
          </w:rPr>
          <w:delText xml:space="preserve">left </w:delText>
        </w:r>
      </w:del>
      <w:r w:rsidRPr="001678EF">
        <w:rPr>
          <w:rFonts w:asciiTheme="minorHAnsi" w:hAnsiTheme="minorHAnsi" w:cstheme="minorHAnsi"/>
        </w:rPr>
        <w:t xml:space="preserve">aligned </w:t>
      </w:r>
      <w:ins w:id="281" w:author="Robert Lau" w:date="2024-07-19T14:12:00Z" w16du:dateUtc="2024-07-19T06:12:00Z">
        <w:r w:rsidR="00BC6B19">
          <w:rPr>
            <w:rFonts w:asciiTheme="minorHAnsi" w:hAnsiTheme="minorHAnsi" w:cstheme="minorHAnsi"/>
          </w:rPr>
          <w:t xml:space="preserve">left </w:t>
        </w:r>
      </w:ins>
      <w:r w:rsidRPr="001678EF">
        <w:rPr>
          <w:rFonts w:asciiTheme="minorHAnsi" w:hAnsiTheme="minorHAnsi" w:cstheme="minorHAnsi"/>
        </w:rPr>
        <w:t xml:space="preserve">and padded with </w:t>
      </w:r>
      <w:ins w:id="282" w:author="Robert Lau" w:date="2024-07-19T13:22:00Z" w16du:dateUtc="2024-07-19T05:22:00Z">
        <w:r w:rsidR="00E956B8">
          <w:rPr>
            <w:rFonts w:asciiTheme="minorHAnsi" w:hAnsiTheme="minorHAnsi" w:cstheme="minorHAnsi"/>
          </w:rPr>
          <w:t xml:space="preserve">3 </w:t>
        </w:r>
      </w:ins>
      <w:del w:id="283" w:author="Robert Lau" w:date="2024-07-19T14:11:00Z" w16du:dateUtc="2024-07-19T06:11:00Z">
        <w:r w:rsidRPr="001678EF" w:rsidDel="0049044B">
          <w:rPr>
            <w:rFonts w:asciiTheme="minorHAnsi" w:hAnsiTheme="minorHAnsi" w:cstheme="minorHAnsi"/>
          </w:rPr>
          <w:delText xml:space="preserve">space </w:delText>
        </w:r>
      </w:del>
      <w:ins w:id="284" w:author="Robert Lau" w:date="2024-07-19T14:11:00Z" w16du:dateUtc="2024-07-19T06:11:00Z">
        <w:r w:rsidR="0049044B">
          <w:rPr>
            <w:rFonts w:asciiTheme="minorHAnsi" w:hAnsiTheme="minorHAnsi" w:cstheme="minorHAnsi"/>
          </w:rPr>
          <w:t>null</w:t>
        </w:r>
      </w:ins>
      <w:ins w:id="285" w:author="Robert Lau" w:date="2024-07-19T14:12:00Z" w16du:dateUtc="2024-07-19T06:12:00Z">
        <w:r w:rsidR="00BC6B19">
          <w:rPr>
            <w:rFonts w:asciiTheme="minorHAnsi" w:hAnsiTheme="minorHAnsi" w:cstheme="minorHAnsi"/>
          </w:rPr>
          <w:t>s</w:t>
        </w:r>
      </w:ins>
      <w:ins w:id="286" w:author="Robert Lau" w:date="2024-07-19T14:11:00Z" w16du:dateUtc="2024-07-19T06:11:00Z">
        <w:r w:rsidR="0049044B" w:rsidRPr="001678EF">
          <w:rPr>
            <w:rFonts w:asciiTheme="minorHAnsi" w:hAnsiTheme="minorHAnsi" w:cstheme="minorHAnsi"/>
          </w:rPr>
          <w:t xml:space="preserve"> </w:t>
        </w:r>
      </w:ins>
      <w:r w:rsidRPr="001678EF">
        <w:rPr>
          <w:rFonts w:asciiTheme="minorHAnsi" w:hAnsiTheme="minorHAnsi" w:cstheme="minorHAnsi"/>
        </w:rPr>
        <w:t>on the right.</w:t>
      </w:r>
    </w:p>
    <w:p w14:paraId="07992592" w14:textId="7FCCAA68" w:rsidR="00E956B8" w:rsidRDefault="00E956B8" w:rsidP="0049044B">
      <w:pPr>
        <w:pStyle w:val="NormalNGMDS"/>
        <w:ind w:left="0"/>
        <w:rPr>
          <w:ins w:id="287" w:author="Robert Lau" w:date="2024-07-19T13:27:00Z" w16du:dateUtc="2024-07-19T05:27:00Z"/>
          <w:rFonts w:asciiTheme="minorHAnsi" w:hAnsiTheme="minorHAnsi" w:cstheme="minorHAnsi"/>
        </w:rPr>
      </w:pPr>
      <w:ins w:id="288" w:author="Robert Lau" w:date="2024-07-19T13:26:00Z" w16du:dateUtc="2024-07-19T05:26:00Z">
        <w:r>
          <w:rPr>
            <w:rFonts w:asciiTheme="minorHAnsi" w:hAnsiTheme="minorHAnsi" w:cstheme="minorHAnsi"/>
          </w:rPr>
          <w:t xml:space="preserve">For example, SMP ID of </w:t>
        </w:r>
      </w:ins>
      <w:ins w:id="289" w:author="Robert Lau" w:date="2024-07-19T13:27:00Z" w16du:dateUtc="2024-07-19T05:27:00Z">
        <w:r>
          <w:rPr>
            <w:rFonts w:asciiTheme="minorHAnsi" w:hAnsiTheme="minorHAnsi" w:cstheme="minorHAnsi"/>
          </w:rPr>
          <w:t>0bgk3 will be stored as:</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52"/>
        <w:gridCol w:w="452"/>
        <w:gridCol w:w="452"/>
        <w:gridCol w:w="427"/>
        <w:gridCol w:w="452"/>
        <w:gridCol w:w="904"/>
        <w:gridCol w:w="904"/>
        <w:gridCol w:w="947"/>
      </w:tblGrid>
      <w:tr w:rsidR="00E956B8" w14:paraId="7D94F17A" w14:textId="77777777" w:rsidTr="000159CA">
        <w:trPr>
          <w:ins w:id="290" w:author="Robert Lau" w:date="2024-07-19T13:30:00Z" w16du:dateUtc="2024-07-19T05:30:00Z"/>
        </w:trPr>
        <w:tc>
          <w:tcPr>
            <w:tcW w:w="452" w:type="dxa"/>
            <w:tcMar>
              <w:top w:w="0" w:type="dxa"/>
              <w:left w:w="108" w:type="dxa"/>
              <w:bottom w:w="0" w:type="dxa"/>
              <w:right w:w="108" w:type="dxa"/>
            </w:tcMar>
            <w:hideMark/>
          </w:tcPr>
          <w:p w14:paraId="68D1ED03" w14:textId="36BB1E4B" w:rsidR="00E956B8" w:rsidRPr="00E956B8" w:rsidRDefault="00E956B8" w:rsidP="0049044B">
            <w:pPr>
              <w:spacing w:before="120"/>
              <w:jc w:val="center"/>
              <w:rPr>
                <w:ins w:id="291" w:author="Robert Lau" w:date="2024-07-19T13:30:00Z" w16du:dateUtc="2024-07-19T05:30:00Z"/>
              </w:rPr>
            </w:pPr>
            <w:ins w:id="292" w:author="Robert Lau" w:date="2024-07-19T13:30:00Z" w16du:dateUtc="2024-07-19T05:30:00Z">
              <w:r>
                <w:t>0</w:t>
              </w:r>
            </w:ins>
          </w:p>
        </w:tc>
        <w:tc>
          <w:tcPr>
            <w:tcW w:w="452" w:type="dxa"/>
            <w:tcMar>
              <w:top w:w="0" w:type="dxa"/>
              <w:left w:w="108" w:type="dxa"/>
              <w:bottom w:w="0" w:type="dxa"/>
              <w:right w:w="108" w:type="dxa"/>
            </w:tcMar>
            <w:hideMark/>
          </w:tcPr>
          <w:p w14:paraId="587E8A6B" w14:textId="73197701" w:rsidR="00E956B8" w:rsidRPr="00E956B8" w:rsidRDefault="00E956B8" w:rsidP="0049044B">
            <w:pPr>
              <w:spacing w:before="120"/>
              <w:jc w:val="center"/>
              <w:rPr>
                <w:ins w:id="293" w:author="Robert Lau" w:date="2024-07-19T13:30:00Z" w16du:dateUtc="2024-07-19T05:30:00Z"/>
              </w:rPr>
            </w:pPr>
            <w:ins w:id="294" w:author="Robert Lau" w:date="2024-07-19T13:30:00Z" w16du:dateUtc="2024-07-19T05:30:00Z">
              <w:r>
                <w:t>b</w:t>
              </w:r>
            </w:ins>
          </w:p>
        </w:tc>
        <w:tc>
          <w:tcPr>
            <w:tcW w:w="452" w:type="dxa"/>
            <w:tcMar>
              <w:top w:w="0" w:type="dxa"/>
              <w:left w:w="108" w:type="dxa"/>
              <w:bottom w:w="0" w:type="dxa"/>
              <w:right w:w="108" w:type="dxa"/>
            </w:tcMar>
            <w:hideMark/>
          </w:tcPr>
          <w:p w14:paraId="09910E28" w14:textId="37EC0F73" w:rsidR="00E956B8" w:rsidRPr="00E956B8" w:rsidRDefault="00E956B8" w:rsidP="0049044B">
            <w:pPr>
              <w:spacing w:before="120"/>
              <w:jc w:val="center"/>
              <w:rPr>
                <w:ins w:id="295" w:author="Robert Lau" w:date="2024-07-19T13:30:00Z" w16du:dateUtc="2024-07-19T05:30:00Z"/>
              </w:rPr>
            </w:pPr>
            <w:ins w:id="296" w:author="Robert Lau" w:date="2024-07-19T13:30:00Z" w16du:dateUtc="2024-07-19T05:30:00Z">
              <w:r>
                <w:t>g</w:t>
              </w:r>
            </w:ins>
          </w:p>
        </w:tc>
        <w:tc>
          <w:tcPr>
            <w:tcW w:w="427" w:type="dxa"/>
            <w:tcMar>
              <w:top w:w="0" w:type="dxa"/>
              <w:left w:w="108" w:type="dxa"/>
              <w:bottom w:w="0" w:type="dxa"/>
              <w:right w:w="108" w:type="dxa"/>
            </w:tcMar>
            <w:hideMark/>
          </w:tcPr>
          <w:p w14:paraId="1CD8BB7F" w14:textId="45661D5B" w:rsidR="00E956B8" w:rsidRPr="00E956B8" w:rsidRDefault="00E956B8" w:rsidP="0049044B">
            <w:pPr>
              <w:spacing w:before="120"/>
              <w:jc w:val="center"/>
              <w:rPr>
                <w:ins w:id="297" w:author="Robert Lau" w:date="2024-07-19T13:30:00Z" w16du:dateUtc="2024-07-19T05:30:00Z"/>
              </w:rPr>
            </w:pPr>
            <w:ins w:id="298" w:author="Robert Lau" w:date="2024-07-19T13:30:00Z" w16du:dateUtc="2024-07-19T05:30:00Z">
              <w:r>
                <w:t>k</w:t>
              </w:r>
            </w:ins>
          </w:p>
        </w:tc>
        <w:tc>
          <w:tcPr>
            <w:tcW w:w="452" w:type="dxa"/>
            <w:tcMar>
              <w:top w:w="0" w:type="dxa"/>
              <w:left w:w="108" w:type="dxa"/>
              <w:bottom w:w="0" w:type="dxa"/>
              <w:right w:w="108" w:type="dxa"/>
            </w:tcMar>
            <w:hideMark/>
          </w:tcPr>
          <w:p w14:paraId="419DBBFF" w14:textId="355DCA43" w:rsidR="00E956B8" w:rsidRPr="00E956B8" w:rsidRDefault="00E956B8" w:rsidP="0049044B">
            <w:pPr>
              <w:spacing w:before="120"/>
              <w:jc w:val="center"/>
              <w:rPr>
                <w:ins w:id="299" w:author="Robert Lau" w:date="2024-07-19T13:30:00Z" w16du:dateUtc="2024-07-19T05:30:00Z"/>
              </w:rPr>
            </w:pPr>
            <w:ins w:id="300" w:author="Robert Lau" w:date="2024-07-19T13:30:00Z" w16du:dateUtc="2024-07-19T05:30:00Z">
              <w:r w:rsidRPr="00E956B8">
                <w:t>3</w:t>
              </w:r>
            </w:ins>
          </w:p>
        </w:tc>
        <w:tc>
          <w:tcPr>
            <w:tcW w:w="904" w:type="dxa"/>
            <w:tcMar>
              <w:top w:w="0" w:type="dxa"/>
              <w:left w:w="108" w:type="dxa"/>
              <w:bottom w:w="0" w:type="dxa"/>
              <w:right w:w="108" w:type="dxa"/>
            </w:tcMar>
            <w:hideMark/>
          </w:tcPr>
          <w:p w14:paraId="5B41FCB4" w14:textId="366DAFD5" w:rsidR="00E956B8" w:rsidRPr="00E956B8" w:rsidRDefault="0049044B" w:rsidP="0049044B">
            <w:pPr>
              <w:spacing w:before="120"/>
              <w:jc w:val="center"/>
              <w:rPr>
                <w:ins w:id="301" w:author="Robert Lau" w:date="2024-07-19T13:30:00Z" w16du:dateUtc="2024-07-19T05:30:00Z"/>
              </w:rPr>
            </w:pPr>
            <w:ins w:id="302" w:author="Robert Lau" w:date="2024-07-19T14:08:00Z" w16du:dateUtc="2024-07-19T06:08:00Z">
              <w:r>
                <w:t>&lt;Null&gt;</w:t>
              </w:r>
            </w:ins>
          </w:p>
        </w:tc>
        <w:tc>
          <w:tcPr>
            <w:tcW w:w="904" w:type="dxa"/>
            <w:tcMar>
              <w:top w:w="0" w:type="dxa"/>
              <w:left w:w="108" w:type="dxa"/>
              <w:bottom w:w="0" w:type="dxa"/>
              <w:right w:w="108" w:type="dxa"/>
            </w:tcMar>
            <w:hideMark/>
          </w:tcPr>
          <w:p w14:paraId="0D8861C8" w14:textId="5459E576" w:rsidR="00E956B8" w:rsidRPr="00E956B8" w:rsidRDefault="0049044B" w:rsidP="0049044B">
            <w:pPr>
              <w:spacing w:before="120"/>
              <w:jc w:val="center"/>
              <w:rPr>
                <w:ins w:id="303" w:author="Robert Lau" w:date="2024-07-19T13:30:00Z" w16du:dateUtc="2024-07-19T05:30:00Z"/>
              </w:rPr>
            </w:pPr>
            <w:ins w:id="304" w:author="Robert Lau" w:date="2024-07-19T14:08:00Z" w16du:dateUtc="2024-07-19T06:08:00Z">
              <w:r>
                <w:t>&lt;Null&gt;</w:t>
              </w:r>
            </w:ins>
          </w:p>
        </w:tc>
        <w:tc>
          <w:tcPr>
            <w:tcW w:w="947" w:type="dxa"/>
            <w:tcMar>
              <w:top w:w="0" w:type="dxa"/>
              <w:left w:w="108" w:type="dxa"/>
              <w:bottom w:w="0" w:type="dxa"/>
              <w:right w:w="108" w:type="dxa"/>
            </w:tcMar>
            <w:hideMark/>
          </w:tcPr>
          <w:p w14:paraId="441BE7B5" w14:textId="1A1EE5AA" w:rsidR="00E956B8" w:rsidRPr="00E956B8" w:rsidRDefault="0049044B" w:rsidP="0049044B">
            <w:pPr>
              <w:spacing w:before="120"/>
              <w:jc w:val="center"/>
              <w:rPr>
                <w:ins w:id="305" w:author="Robert Lau" w:date="2024-07-19T13:30:00Z" w16du:dateUtc="2024-07-19T05:30:00Z"/>
              </w:rPr>
            </w:pPr>
            <w:ins w:id="306" w:author="Robert Lau" w:date="2024-07-19T14:08:00Z" w16du:dateUtc="2024-07-19T06:08:00Z">
              <w:r>
                <w:t>&lt;Null&gt;</w:t>
              </w:r>
            </w:ins>
          </w:p>
        </w:tc>
      </w:tr>
    </w:tbl>
    <w:p w14:paraId="41FD6B7D" w14:textId="6B8523A5" w:rsidR="00E956B8" w:rsidRPr="00E956B8" w:rsidRDefault="00E956B8" w:rsidP="0049044B">
      <w:pPr>
        <w:spacing w:before="120"/>
        <w:rPr>
          <w:ins w:id="307" w:author="Robert Lau" w:date="2024-07-19T13:27:00Z" w16du:dateUtc="2024-07-19T05:27:00Z"/>
          <w:rFonts w:ascii="Aptos" w:eastAsiaTheme="minorEastAsia" w:hAnsi="Aptos" w:cs="Aptos"/>
          <w:sz w:val="22"/>
          <w:szCs w:val="22"/>
          <w14:ligatures w14:val="standardContextual"/>
        </w:rPr>
      </w:pPr>
      <w:ins w:id="308" w:author="Robert Lau" w:date="2024-07-19T13:27:00Z" w16du:dateUtc="2024-07-19T05:27:00Z">
        <w:r w:rsidRPr="00E956B8">
          <w:t>Bytes in HEX:</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52"/>
        <w:gridCol w:w="452"/>
        <w:gridCol w:w="452"/>
        <w:gridCol w:w="427"/>
        <w:gridCol w:w="452"/>
        <w:gridCol w:w="904"/>
        <w:gridCol w:w="904"/>
        <w:gridCol w:w="947"/>
      </w:tblGrid>
      <w:tr w:rsidR="00E956B8" w14:paraId="702E2EF4" w14:textId="77777777" w:rsidTr="0049044B">
        <w:trPr>
          <w:ins w:id="309" w:author="Robert Lau" w:date="2024-07-19T13:27:00Z" w16du:dateUtc="2024-07-19T05:27:00Z"/>
        </w:trPr>
        <w:tc>
          <w:tcPr>
            <w:tcW w:w="452" w:type="dxa"/>
            <w:tcMar>
              <w:top w:w="0" w:type="dxa"/>
              <w:left w:w="108" w:type="dxa"/>
              <w:bottom w:w="0" w:type="dxa"/>
              <w:right w:w="108" w:type="dxa"/>
            </w:tcMar>
            <w:vAlign w:val="center"/>
            <w:hideMark/>
          </w:tcPr>
          <w:p w14:paraId="32116A82" w14:textId="77777777" w:rsidR="00E956B8" w:rsidRPr="00E956B8" w:rsidRDefault="00E956B8" w:rsidP="0049044B">
            <w:pPr>
              <w:spacing w:before="120"/>
              <w:jc w:val="center"/>
              <w:rPr>
                <w:ins w:id="310" w:author="Robert Lau" w:date="2024-07-19T13:27:00Z" w16du:dateUtc="2024-07-19T05:27:00Z"/>
              </w:rPr>
            </w:pPr>
            <w:ins w:id="311" w:author="Robert Lau" w:date="2024-07-19T13:27:00Z" w16du:dateUtc="2024-07-19T05:27:00Z">
              <w:r w:rsidRPr="00E956B8">
                <w:t>30</w:t>
              </w:r>
            </w:ins>
          </w:p>
        </w:tc>
        <w:tc>
          <w:tcPr>
            <w:tcW w:w="452" w:type="dxa"/>
            <w:tcMar>
              <w:top w:w="0" w:type="dxa"/>
              <w:left w:w="108" w:type="dxa"/>
              <w:bottom w:w="0" w:type="dxa"/>
              <w:right w:w="108" w:type="dxa"/>
            </w:tcMar>
            <w:vAlign w:val="center"/>
            <w:hideMark/>
          </w:tcPr>
          <w:p w14:paraId="612FDDBC" w14:textId="77777777" w:rsidR="00E956B8" w:rsidRPr="00E956B8" w:rsidRDefault="00E956B8" w:rsidP="0049044B">
            <w:pPr>
              <w:spacing w:before="120"/>
              <w:jc w:val="center"/>
              <w:rPr>
                <w:ins w:id="312" w:author="Robert Lau" w:date="2024-07-19T13:27:00Z" w16du:dateUtc="2024-07-19T05:27:00Z"/>
              </w:rPr>
            </w:pPr>
            <w:ins w:id="313" w:author="Robert Lau" w:date="2024-07-19T13:27:00Z" w16du:dateUtc="2024-07-19T05:27:00Z">
              <w:r w:rsidRPr="00E956B8">
                <w:t>62</w:t>
              </w:r>
            </w:ins>
          </w:p>
        </w:tc>
        <w:tc>
          <w:tcPr>
            <w:tcW w:w="452" w:type="dxa"/>
            <w:tcMar>
              <w:top w:w="0" w:type="dxa"/>
              <w:left w:w="108" w:type="dxa"/>
              <w:bottom w:w="0" w:type="dxa"/>
              <w:right w:w="108" w:type="dxa"/>
            </w:tcMar>
            <w:vAlign w:val="center"/>
            <w:hideMark/>
          </w:tcPr>
          <w:p w14:paraId="045A4D57" w14:textId="77777777" w:rsidR="00E956B8" w:rsidRPr="00E956B8" w:rsidRDefault="00E956B8" w:rsidP="0049044B">
            <w:pPr>
              <w:spacing w:before="120"/>
              <w:jc w:val="center"/>
              <w:rPr>
                <w:ins w:id="314" w:author="Robert Lau" w:date="2024-07-19T13:27:00Z" w16du:dateUtc="2024-07-19T05:27:00Z"/>
              </w:rPr>
            </w:pPr>
            <w:ins w:id="315" w:author="Robert Lau" w:date="2024-07-19T13:27:00Z" w16du:dateUtc="2024-07-19T05:27:00Z">
              <w:r w:rsidRPr="00E956B8">
                <w:t>67</w:t>
              </w:r>
            </w:ins>
          </w:p>
        </w:tc>
        <w:tc>
          <w:tcPr>
            <w:tcW w:w="427" w:type="dxa"/>
            <w:tcMar>
              <w:top w:w="0" w:type="dxa"/>
              <w:left w:w="108" w:type="dxa"/>
              <w:bottom w:w="0" w:type="dxa"/>
              <w:right w:w="108" w:type="dxa"/>
            </w:tcMar>
            <w:vAlign w:val="center"/>
            <w:hideMark/>
          </w:tcPr>
          <w:p w14:paraId="1755C67E" w14:textId="77777777" w:rsidR="00E956B8" w:rsidRPr="00E956B8" w:rsidRDefault="00E956B8" w:rsidP="0049044B">
            <w:pPr>
              <w:spacing w:before="120"/>
              <w:jc w:val="center"/>
              <w:rPr>
                <w:ins w:id="316" w:author="Robert Lau" w:date="2024-07-19T13:27:00Z" w16du:dateUtc="2024-07-19T05:27:00Z"/>
              </w:rPr>
            </w:pPr>
            <w:ins w:id="317" w:author="Robert Lau" w:date="2024-07-19T13:27:00Z" w16du:dateUtc="2024-07-19T05:27:00Z">
              <w:r w:rsidRPr="00E956B8">
                <w:t>6B</w:t>
              </w:r>
            </w:ins>
          </w:p>
        </w:tc>
        <w:tc>
          <w:tcPr>
            <w:tcW w:w="452" w:type="dxa"/>
            <w:tcMar>
              <w:top w:w="0" w:type="dxa"/>
              <w:left w:w="108" w:type="dxa"/>
              <w:bottom w:w="0" w:type="dxa"/>
              <w:right w:w="108" w:type="dxa"/>
            </w:tcMar>
            <w:vAlign w:val="center"/>
            <w:hideMark/>
          </w:tcPr>
          <w:p w14:paraId="50AC98FA" w14:textId="77777777" w:rsidR="00E956B8" w:rsidRPr="00E956B8" w:rsidRDefault="00E956B8" w:rsidP="0049044B">
            <w:pPr>
              <w:spacing w:before="120"/>
              <w:jc w:val="center"/>
              <w:rPr>
                <w:ins w:id="318" w:author="Robert Lau" w:date="2024-07-19T13:27:00Z" w16du:dateUtc="2024-07-19T05:27:00Z"/>
              </w:rPr>
            </w:pPr>
            <w:ins w:id="319" w:author="Robert Lau" w:date="2024-07-19T13:27:00Z" w16du:dateUtc="2024-07-19T05:27:00Z">
              <w:r w:rsidRPr="00E956B8">
                <w:t>33</w:t>
              </w:r>
            </w:ins>
          </w:p>
        </w:tc>
        <w:tc>
          <w:tcPr>
            <w:tcW w:w="904" w:type="dxa"/>
            <w:tcMar>
              <w:top w:w="0" w:type="dxa"/>
              <w:left w:w="108" w:type="dxa"/>
              <w:bottom w:w="0" w:type="dxa"/>
              <w:right w:w="108" w:type="dxa"/>
            </w:tcMar>
            <w:vAlign w:val="center"/>
            <w:hideMark/>
          </w:tcPr>
          <w:p w14:paraId="08759A6C" w14:textId="32FB0BB2" w:rsidR="00E956B8" w:rsidRPr="00E956B8" w:rsidRDefault="0049044B" w:rsidP="0049044B">
            <w:pPr>
              <w:spacing w:before="120"/>
              <w:jc w:val="center"/>
              <w:rPr>
                <w:ins w:id="320" w:author="Robert Lau" w:date="2024-07-19T13:27:00Z" w16du:dateUtc="2024-07-19T05:27:00Z"/>
              </w:rPr>
            </w:pPr>
            <w:ins w:id="321" w:author="Robert Lau" w:date="2024-07-19T14:08:00Z" w16du:dateUtc="2024-07-19T06:08:00Z">
              <w:r>
                <w:t>0</w:t>
              </w:r>
            </w:ins>
          </w:p>
        </w:tc>
        <w:tc>
          <w:tcPr>
            <w:tcW w:w="904" w:type="dxa"/>
            <w:tcMar>
              <w:top w:w="0" w:type="dxa"/>
              <w:left w:w="108" w:type="dxa"/>
              <w:bottom w:w="0" w:type="dxa"/>
              <w:right w:w="108" w:type="dxa"/>
            </w:tcMar>
            <w:vAlign w:val="center"/>
            <w:hideMark/>
          </w:tcPr>
          <w:p w14:paraId="22B1CE6B" w14:textId="50544EC4" w:rsidR="00E956B8" w:rsidRPr="00E956B8" w:rsidRDefault="0049044B" w:rsidP="0049044B">
            <w:pPr>
              <w:spacing w:before="120"/>
              <w:jc w:val="center"/>
              <w:rPr>
                <w:ins w:id="322" w:author="Robert Lau" w:date="2024-07-19T13:27:00Z" w16du:dateUtc="2024-07-19T05:27:00Z"/>
              </w:rPr>
            </w:pPr>
            <w:ins w:id="323" w:author="Robert Lau" w:date="2024-07-19T14:08:00Z" w16du:dateUtc="2024-07-19T06:08:00Z">
              <w:r>
                <w:t>0</w:t>
              </w:r>
            </w:ins>
          </w:p>
        </w:tc>
        <w:tc>
          <w:tcPr>
            <w:tcW w:w="947" w:type="dxa"/>
            <w:tcMar>
              <w:top w:w="0" w:type="dxa"/>
              <w:left w:w="108" w:type="dxa"/>
              <w:bottom w:w="0" w:type="dxa"/>
              <w:right w:w="108" w:type="dxa"/>
            </w:tcMar>
            <w:vAlign w:val="center"/>
            <w:hideMark/>
          </w:tcPr>
          <w:p w14:paraId="1A48A6A8" w14:textId="416DD7B7" w:rsidR="00E956B8" w:rsidRPr="00E956B8" w:rsidRDefault="0049044B" w:rsidP="0049044B">
            <w:pPr>
              <w:spacing w:before="120"/>
              <w:jc w:val="center"/>
              <w:rPr>
                <w:ins w:id="324" w:author="Robert Lau" w:date="2024-07-19T13:27:00Z" w16du:dateUtc="2024-07-19T05:27:00Z"/>
              </w:rPr>
            </w:pPr>
            <w:ins w:id="325" w:author="Robert Lau" w:date="2024-07-19T14:08:00Z" w16du:dateUtc="2024-07-19T06:08:00Z">
              <w:r>
                <w:t>0</w:t>
              </w:r>
            </w:ins>
          </w:p>
        </w:tc>
      </w:tr>
    </w:tbl>
    <w:p w14:paraId="3EFB9795" w14:textId="77777777" w:rsidR="0049044B" w:rsidRDefault="0049044B" w:rsidP="0049044B">
      <w:pPr>
        <w:pStyle w:val="NormalNGMDS"/>
        <w:ind w:left="0"/>
        <w:rPr>
          <w:ins w:id="326" w:author="Robert Lau" w:date="2024-07-19T14:06:00Z" w16du:dateUtc="2024-07-19T06:06:00Z"/>
          <w:rFonts w:asciiTheme="minorHAnsi" w:hAnsiTheme="minorHAnsi" w:cstheme="minorHAnsi"/>
        </w:rPr>
      </w:pPr>
      <w:ins w:id="327" w:author="Robert Lau" w:date="2024-07-19T14:05:00Z" w16du:dateUtc="2024-07-19T06:05:00Z">
        <w:r w:rsidRPr="0049044B">
          <w:rPr>
            <w:rFonts w:asciiTheme="minorHAnsi" w:hAnsiTheme="minorHAnsi" w:cstheme="minorHAnsi"/>
          </w:rPr>
          <w:t>Value in DEC:</w:t>
        </w:r>
      </w:ins>
    </w:p>
    <w:tbl>
      <w:tblPr>
        <w:tblStyle w:val="TableGrid"/>
        <w:tblW w:w="0" w:type="auto"/>
        <w:tblLook w:val="04A0" w:firstRow="1" w:lastRow="0" w:firstColumn="1" w:lastColumn="0" w:noHBand="0" w:noVBand="1"/>
      </w:tblPr>
      <w:tblGrid>
        <w:gridCol w:w="5035"/>
      </w:tblGrid>
      <w:tr w:rsidR="0049044B" w14:paraId="39862BA5" w14:textId="77777777" w:rsidTr="0049044B">
        <w:trPr>
          <w:ins w:id="328" w:author="Robert Lau" w:date="2024-07-19T14:06:00Z" w16du:dateUtc="2024-07-19T06:06:00Z"/>
        </w:trPr>
        <w:tc>
          <w:tcPr>
            <w:tcW w:w="5035" w:type="dxa"/>
          </w:tcPr>
          <w:p w14:paraId="7F173CD8" w14:textId="5646599E" w:rsidR="0049044B" w:rsidRDefault="0049044B" w:rsidP="0049044B">
            <w:pPr>
              <w:pStyle w:val="NormalNGMDS"/>
              <w:ind w:left="0"/>
              <w:rPr>
                <w:ins w:id="329" w:author="Robert Lau" w:date="2024-07-19T14:06:00Z" w16du:dateUtc="2024-07-19T06:06:00Z"/>
                <w:rFonts w:asciiTheme="minorHAnsi" w:hAnsiTheme="minorHAnsi" w:cstheme="minorHAnsi"/>
              </w:rPr>
            </w:pPr>
            <w:ins w:id="330" w:author="Robert Lau" w:date="2024-07-19T14:06:00Z" w16du:dateUtc="2024-07-19T06:06:00Z">
              <w:r w:rsidRPr="0049044B">
                <w:rPr>
                  <w:rFonts w:asciiTheme="minorHAnsi" w:hAnsiTheme="minorHAnsi" w:cstheme="minorHAnsi"/>
                </w:rPr>
                <w:t>2314885613685793328</w:t>
              </w:r>
            </w:ins>
          </w:p>
        </w:tc>
      </w:tr>
    </w:tbl>
    <w:p w14:paraId="3F1BBA68" w14:textId="079D4963" w:rsidR="00E956B8" w:rsidRDefault="00E956B8" w:rsidP="0042274E">
      <w:pPr>
        <w:pStyle w:val="NormalNGMDS"/>
        <w:ind w:left="0"/>
        <w:rPr>
          <w:ins w:id="331" w:author="Robert Lau" w:date="2024-07-19T13:27:00Z" w16du:dateUtc="2024-07-19T05:27:00Z"/>
          <w:rFonts w:asciiTheme="minorHAnsi" w:hAnsiTheme="minorHAnsi" w:cstheme="minorHAnsi"/>
        </w:rPr>
      </w:pPr>
      <w:ins w:id="332" w:author="Robert Lau" w:date="2024-07-19T13:30:00Z" w16du:dateUtc="2024-07-19T05:30:00Z">
        <w:r>
          <w:rPr>
            <w:rFonts w:asciiTheme="minorHAnsi" w:hAnsiTheme="minorHAnsi" w:cstheme="minorHAnsi"/>
          </w:rPr>
          <w:t>Implementation Note</w:t>
        </w:r>
      </w:ins>
      <w:ins w:id="333" w:author="Robert Lau" w:date="2024-07-19T13:33:00Z" w16du:dateUtc="2024-07-19T05:33:00Z">
        <w:r w:rsidR="00FB0FBB">
          <w:rPr>
            <w:rFonts w:asciiTheme="minorHAnsi" w:hAnsiTheme="minorHAnsi" w:cstheme="minorHAnsi"/>
          </w:rPr>
          <w:t>s</w:t>
        </w:r>
      </w:ins>
      <w:ins w:id="334" w:author="Robert Lau" w:date="2024-07-19T13:30:00Z" w16du:dateUtc="2024-07-19T05:30:00Z">
        <w:r>
          <w:rPr>
            <w:rFonts w:asciiTheme="minorHAnsi" w:hAnsiTheme="minorHAnsi" w:cstheme="minorHAnsi"/>
          </w:rPr>
          <w:t>:</w:t>
        </w:r>
      </w:ins>
    </w:p>
    <w:p w14:paraId="3187DAB2" w14:textId="43ADDDDB" w:rsidR="00E956B8" w:rsidRDefault="00E956B8" w:rsidP="00E956B8">
      <w:pPr>
        <w:pStyle w:val="NormalNGMDS"/>
        <w:numPr>
          <w:ilvl w:val="0"/>
          <w:numId w:val="151"/>
        </w:numPr>
        <w:rPr>
          <w:ins w:id="335" w:author="Robert Lau" w:date="2024-07-19T14:07:00Z" w16du:dateUtc="2024-07-19T06:07:00Z"/>
          <w:rFonts w:asciiTheme="minorHAnsi" w:hAnsiTheme="minorHAnsi" w:cstheme="minorHAnsi"/>
        </w:rPr>
      </w:pPr>
      <w:ins w:id="336" w:author="Robert Lau" w:date="2024-07-19T13:32:00Z" w16du:dateUtc="2024-07-19T05:32:00Z">
        <w:r>
          <w:rPr>
            <w:rFonts w:asciiTheme="minorHAnsi" w:hAnsiTheme="minorHAnsi" w:cstheme="minorHAnsi"/>
          </w:rPr>
          <w:t xml:space="preserve">Using </w:t>
        </w:r>
        <w:r w:rsidRPr="00CF2F8B">
          <w:rPr>
            <w:rFonts w:asciiTheme="minorHAnsi" w:hAnsiTheme="minorHAnsi" w:cstheme="minorHAnsi"/>
          </w:rPr>
          <w:t>UInt64</w:t>
        </w:r>
        <w:r>
          <w:rPr>
            <w:rFonts w:asciiTheme="minorHAnsi" w:hAnsiTheme="minorHAnsi" w:cstheme="minorHAnsi"/>
          </w:rPr>
          <w:t xml:space="preserve"> </w:t>
        </w:r>
      </w:ins>
      <w:ins w:id="337" w:author="Robert Lau" w:date="2024-07-19T13:33:00Z" w16du:dateUtc="2024-07-19T05:33:00Z">
        <w:r w:rsidR="00FB0FBB">
          <w:rPr>
            <w:rFonts w:asciiTheme="minorHAnsi" w:hAnsiTheme="minorHAnsi" w:cstheme="minorHAnsi"/>
          </w:rPr>
          <w:t>to store SMP ID is mainly for performance consideration</w:t>
        </w:r>
      </w:ins>
      <w:ins w:id="338" w:author="Robert Lau" w:date="2024-07-19T13:34:00Z" w16du:dateUtc="2024-07-19T05:34:00Z">
        <w:r w:rsidR="00FB0FBB">
          <w:rPr>
            <w:rFonts w:asciiTheme="minorHAnsi" w:hAnsiTheme="minorHAnsi" w:cstheme="minorHAnsi"/>
          </w:rPr>
          <w:t xml:space="preserve"> and for future</w:t>
        </w:r>
      </w:ins>
      <w:ins w:id="339" w:author="Robert Lau" w:date="2024-07-19T13:57:00Z" w16du:dateUtc="2024-07-19T05:57:00Z">
        <w:r w:rsidR="001E2E05">
          <w:rPr>
            <w:rFonts w:asciiTheme="minorHAnsi" w:hAnsiTheme="minorHAnsi" w:cstheme="minorHAnsi"/>
          </w:rPr>
          <w:t xml:space="preserve"> use</w:t>
        </w:r>
      </w:ins>
      <w:ins w:id="340" w:author="Robert Lau" w:date="2024-07-19T13:34:00Z" w16du:dateUtc="2024-07-19T05:34:00Z">
        <w:r w:rsidR="00FB0FBB">
          <w:rPr>
            <w:rFonts w:asciiTheme="minorHAnsi" w:hAnsiTheme="minorHAnsi" w:cstheme="minorHAnsi"/>
          </w:rPr>
          <w:t>.</w:t>
        </w:r>
      </w:ins>
    </w:p>
    <w:p w14:paraId="70211823" w14:textId="17372BB9" w:rsidR="0049044B" w:rsidRDefault="0049044B" w:rsidP="00E956B8">
      <w:pPr>
        <w:pStyle w:val="NormalNGMDS"/>
        <w:numPr>
          <w:ilvl w:val="0"/>
          <w:numId w:val="151"/>
        </w:numPr>
        <w:rPr>
          <w:ins w:id="341" w:author="Robert Lau" w:date="2024-07-19T13:33:00Z" w16du:dateUtc="2024-07-19T05:33:00Z"/>
          <w:rFonts w:asciiTheme="minorHAnsi" w:hAnsiTheme="minorHAnsi" w:cstheme="minorHAnsi"/>
        </w:rPr>
      </w:pPr>
      <w:ins w:id="342" w:author="Robert Lau" w:date="2024-07-19T14:07:00Z" w16du:dateUtc="2024-07-19T06:07:00Z">
        <w:r>
          <w:rPr>
            <w:rFonts w:asciiTheme="minorHAnsi" w:hAnsiTheme="minorHAnsi" w:cstheme="minorHAnsi"/>
          </w:rPr>
          <w:t>Client</w:t>
        </w:r>
      </w:ins>
      <w:ins w:id="343" w:author="Robert Lau" w:date="2024-07-19T14:13:00Z" w16du:dateUtc="2024-07-19T06:13:00Z">
        <w:r w:rsidR="00BC6B19">
          <w:rPr>
            <w:rFonts w:asciiTheme="minorHAnsi" w:hAnsiTheme="minorHAnsi" w:cstheme="minorHAnsi"/>
          </w:rPr>
          <w:t>s</w:t>
        </w:r>
      </w:ins>
      <w:ins w:id="344" w:author="Robert Lau" w:date="2024-07-19T14:07:00Z" w16du:dateUtc="2024-07-19T06:07:00Z">
        <w:r>
          <w:rPr>
            <w:rFonts w:asciiTheme="minorHAnsi" w:hAnsiTheme="minorHAnsi" w:cstheme="minorHAnsi"/>
          </w:rPr>
          <w:t xml:space="preserve"> might consider also using the </w:t>
        </w:r>
        <w:r w:rsidRPr="00CF2F8B">
          <w:rPr>
            <w:rFonts w:asciiTheme="minorHAnsi" w:hAnsiTheme="minorHAnsi" w:cstheme="minorHAnsi"/>
          </w:rPr>
          <w:t>UInt64</w:t>
        </w:r>
      </w:ins>
      <w:ins w:id="345" w:author="Robert Lau" w:date="2024-07-19T14:08:00Z" w16du:dateUtc="2024-07-19T06:08:00Z">
        <w:r>
          <w:rPr>
            <w:rFonts w:asciiTheme="minorHAnsi" w:hAnsiTheme="minorHAnsi" w:cstheme="minorHAnsi"/>
          </w:rPr>
          <w:t xml:space="preserve"> to story the SMP ID</w:t>
        </w:r>
      </w:ins>
      <w:ins w:id="346" w:author="Robert Lau" w:date="2024-07-19T14:13:00Z" w16du:dateUtc="2024-07-19T06:13:00Z">
        <w:r w:rsidR="00BC6B19">
          <w:rPr>
            <w:rFonts w:asciiTheme="minorHAnsi" w:hAnsiTheme="minorHAnsi" w:cstheme="minorHAnsi"/>
          </w:rPr>
          <w:t xml:space="preserve"> in their systems</w:t>
        </w:r>
      </w:ins>
      <w:ins w:id="347" w:author="Robert Lau" w:date="2024-07-19T14:08:00Z" w16du:dateUtc="2024-07-19T06:08:00Z">
        <w:r>
          <w:rPr>
            <w:rFonts w:asciiTheme="minorHAnsi" w:hAnsiTheme="minorHAnsi" w:cstheme="minorHAnsi"/>
          </w:rPr>
          <w:t>.</w:t>
        </w:r>
      </w:ins>
    </w:p>
    <w:bookmarkEnd w:id="264"/>
    <w:p w14:paraId="1A663E0B" w14:textId="7B4BF07D" w:rsidR="00FB0FBB" w:rsidDel="001E2E05" w:rsidRDefault="00FB0FBB" w:rsidP="00E956B8">
      <w:pPr>
        <w:pStyle w:val="NormalNGMDS"/>
        <w:numPr>
          <w:ilvl w:val="0"/>
          <w:numId w:val="151"/>
        </w:numPr>
        <w:rPr>
          <w:del w:id="348" w:author="Robert Lau" w:date="2024-07-19T14:00:00Z" w16du:dateUtc="2024-07-19T06:00:00Z"/>
          <w:rFonts w:asciiTheme="minorHAnsi" w:hAnsiTheme="minorHAnsi" w:cstheme="minorHAnsi"/>
        </w:rPr>
      </w:pPr>
    </w:p>
    <w:p w14:paraId="0A02F9B0" w14:textId="77777777" w:rsidR="0042274E" w:rsidRPr="00417716" w:rsidRDefault="0042274E" w:rsidP="0042274E">
      <w:pPr>
        <w:pStyle w:val="NormalNGMDS"/>
        <w:ind w:left="0"/>
        <w:rPr>
          <w:rFonts w:asciiTheme="minorHAnsi" w:hAnsiTheme="minorHAnsi" w:cstheme="minorHAnsi"/>
        </w:rPr>
      </w:pPr>
    </w:p>
    <w:p w14:paraId="2F318FE8" w14:textId="77777777" w:rsidR="0042274E" w:rsidRPr="0028764D" w:rsidRDefault="0042274E" w:rsidP="0042274E">
      <w:pPr>
        <w:pStyle w:val="Heading2"/>
        <w:rPr>
          <w:rFonts w:asciiTheme="minorHAnsi" w:hAnsiTheme="minorHAnsi" w:cstheme="minorHAnsi"/>
        </w:rPr>
      </w:pPr>
      <w:bookmarkStart w:id="349" w:name="_Toc170578781"/>
      <w:r>
        <w:rPr>
          <w:rFonts w:asciiTheme="minorHAnsi" w:hAnsiTheme="minorHAnsi" w:cstheme="minorHAnsi"/>
        </w:rPr>
        <w:t>Market Maker Protection</w:t>
      </w:r>
      <w:bookmarkEnd w:id="349"/>
    </w:p>
    <w:p w14:paraId="1B6A8F40" w14:textId="77777777" w:rsidR="0042274E" w:rsidRDefault="0042274E" w:rsidP="0042274E">
      <w:pPr>
        <w:pStyle w:val="NormalNGMDS"/>
        <w:ind w:left="0"/>
        <w:rPr>
          <w:rFonts w:asciiTheme="minorHAnsi" w:hAnsiTheme="minorHAnsi" w:cstheme="minorHAnsi"/>
          <w:lang w:val="en-US"/>
        </w:rPr>
      </w:pPr>
      <w:r w:rsidRPr="003A3D6E">
        <w:rPr>
          <w:rFonts w:asciiTheme="minorHAnsi" w:hAnsiTheme="minorHAnsi" w:cstheme="minorHAnsi"/>
        </w:rPr>
        <w:t xml:space="preserve">Market Maker Protection </w:t>
      </w:r>
      <w:r>
        <w:rPr>
          <w:rFonts w:asciiTheme="minorHAnsi" w:hAnsiTheme="minorHAnsi" w:cstheme="minorHAnsi"/>
        </w:rPr>
        <w:t xml:space="preserve">(MMP) is </w:t>
      </w:r>
      <w:r w:rsidRPr="003A3D6E">
        <w:rPr>
          <w:rFonts w:asciiTheme="minorHAnsi" w:hAnsiTheme="minorHAnsi" w:cstheme="minorHAnsi"/>
          <w:lang w:val="en-US"/>
        </w:rPr>
        <w:t xml:space="preserve">a mechanism to reduce the risk of </w:t>
      </w:r>
      <w:r>
        <w:rPr>
          <w:rFonts w:asciiTheme="minorHAnsi" w:hAnsiTheme="minorHAnsi" w:cstheme="minorHAnsi"/>
          <w:lang w:val="en-US"/>
        </w:rPr>
        <w:t>m</w:t>
      </w:r>
      <w:r w:rsidRPr="003A3D6E">
        <w:rPr>
          <w:rFonts w:asciiTheme="minorHAnsi" w:hAnsiTheme="minorHAnsi" w:cstheme="minorHAnsi"/>
          <w:lang w:val="en-US"/>
        </w:rPr>
        <w:t xml:space="preserve">arket </w:t>
      </w:r>
      <w:r>
        <w:rPr>
          <w:rFonts w:asciiTheme="minorHAnsi" w:hAnsiTheme="minorHAnsi" w:cstheme="minorHAnsi"/>
          <w:lang w:val="en-US"/>
        </w:rPr>
        <w:t>m</w:t>
      </w:r>
      <w:r w:rsidRPr="003A3D6E">
        <w:rPr>
          <w:rFonts w:asciiTheme="minorHAnsi" w:hAnsiTheme="minorHAnsi" w:cstheme="minorHAnsi"/>
          <w:lang w:val="en-US"/>
        </w:rPr>
        <w:t xml:space="preserve">aker having outstanding quote traded </w:t>
      </w:r>
      <w:r>
        <w:rPr>
          <w:rFonts w:asciiTheme="minorHAnsi" w:hAnsiTheme="minorHAnsi" w:cstheme="minorHAnsi"/>
          <w:lang w:val="en-US"/>
        </w:rPr>
        <w:t xml:space="preserve">on the same underlying </w:t>
      </w:r>
      <w:r w:rsidRPr="003A3D6E">
        <w:rPr>
          <w:rFonts w:asciiTheme="minorHAnsi" w:hAnsiTheme="minorHAnsi" w:cstheme="minorHAnsi"/>
          <w:lang w:val="en-US"/>
        </w:rPr>
        <w:t>beyond a pre-configured limit</w:t>
      </w:r>
      <w:r>
        <w:rPr>
          <w:rFonts w:asciiTheme="minorHAnsi" w:hAnsiTheme="minorHAnsi" w:cstheme="minorHAnsi"/>
          <w:lang w:val="en-US"/>
        </w:rPr>
        <w:t>.</w:t>
      </w:r>
    </w:p>
    <w:p w14:paraId="6206472A" w14:textId="77777777" w:rsidR="0042274E" w:rsidRDefault="0042274E" w:rsidP="0042274E">
      <w:pPr>
        <w:pStyle w:val="NormalNGMDS"/>
        <w:ind w:left="0"/>
        <w:rPr>
          <w:rFonts w:asciiTheme="minorHAnsi" w:hAnsiTheme="minorHAnsi" w:cstheme="minorHAnsi"/>
          <w:lang w:val="en-US"/>
        </w:rPr>
      </w:pPr>
      <w:r>
        <w:rPr>
          <w:rFonts w:asciiTheme="minorHAnsi" w:hAnsiTheme="minorHAnsi" w:cstheme="minorHAnsi"/>
          <w:lang w:val="en-US"/>
        </w:rPr>
        <w:t xml:space="preserve">If the trade executions are beyond </w:t>
      </w:r>
      <w:r w:rsidRPr="003A3D6E">
        <w:rPr>
          <w:rFonts w:asciiTheme="minorHAnsi" w:hAnsiTheme="minorHAnsi" w:cstheme="minorHAnsi"/>
          <w:lang w:val="en-US"/>
        </w:rPr>
        <w:t>a pre-configured limit</w:t>
      </w:r>
      <w:r>
        <w:rPr>
          <w:rFonts w:asciiTheme="minorHAnsi" w:hAnsiTheme="minorHAnsi" w:cstheme="minorHAnsi"/>
          <w:lang w:val="en-US"/>
        </w:rPr>
        <w:t xml:space="preserve"> within a pre-configured exposure time limit interval, MMP will be triggered.</w:t>
      </w:r>
    </w:p>
    <w:p w14:paraId="25E509F3" w14:textId="77777777" w:rsidR="0042274E" w:rsidRDefault="0042274E" w:rsidP="0042274E">
      <w:pPr>
        <w:pStyle w:val="NormalNGMDS"/>
        <w:ind w:left="0"/>
        <w:rPr>
          <w:rFonts w:asciiTheme="minorHAnsi" w:hAnsiTheme="minorHAnsi" w:cstheme="minorHAnsi"/>
          <w:lang w:val="en-US"/>
        </w:rPr>
      </w:pPr>
      <w:r>
        <w:rPr>
          <w:rFonts w:asciiTheme="minorHAnsi" w:hAnsiTheme="minorHAnsi" w:cstheme="minorHAnsi"/>
          <w:lang w:val="en-US"/>
        </w:rPr>
        <w:t>When MMP is triggered:</w:t>
      </w:r>
    </w:p>
    <w:p w14:paraId="5EBB7423" w14:textId="78A3EECB" w:rsidR="0042274E" w:rsidRPr="0071069B" w:rsidRDefault="0042274E" w:rsidP="0042274E">
      <w:pPr>
        <w:pStyle w:val="NormalNGMDS"/>
        <w:numPr>
          <w:ilvl w:val="0"/>
          <w:numId w:val="94"/>
        </w:numPr>
        <w:ind w:left="720"/>
        <w:rPr>
          <w:rFonts w:asciiTheme="minorHAnsi" w:hAnsiTheme="minorHAnsi" w:cstheme="minorHAnsi"/>
        </w:rPr>
      </w:pPr>
      <w:r w:rsidRPr="0071069B">
        <w:rPr>
          <w:rFonts w:asciiTheme="minorHAnsi" w:hAnsiTheme="minorHAnsi" w:cstheme="minorHAnsi"/>
        </w:rPr>
        <w:t xml:space="preserve">The system will cancel all existing quotes </w:t>
      </w:r>
      <w:r>
        <w:rPr>
          <w:rFonts w:asciiTheme="minorHAnsi" w:hAnsiTheme="minorHAnsi" w:cstheme="minorHAnsi"/>
        </w:rPr>
        <w:t xml:space="preserve">with the same </w:t>
      </w:r>
      <w:r w:rsidRPr="0071069B">
        <w:rPr>
          <w:rFonts w:asciiTheme="minorHAnsi" w:hAnsiTheme="minorHAnsi" w:cstheme="minorHAnsi"/>
        </w:rPr>
        <w:t>underlying</w:t>
      </w:r>
      <w:r>
        <w:rPr>
          <w:rFonts w:asciiTheme="minorHAnsi" w:hAnsiTheme="minorHAnsi" w:cstheme="minorHAnsi"/>
        </w:rPr>
        <w:t xml:space="preserve"> input by all sessions belonging to the same participant</w:t>
      </w:r>
      <w:r w:rsidRPr="0071069B">
        <w:rPr>
          <w:rFonts w:asciiTheme="minorHAnsi" w:hAnsiTheme="minorHAnsi" w:cstheme="minorHAnsi"/>
        </w:rPr>
        <w:t xml:space="preserve">. </w:t>
      </w:r>
      <w:r w:rsidRPr="0071069B">
        <w:rPr>
          <w:rFonts w:asciiTheme="minorHAnsi" w:hAnsiTheme="minorHAnsi" w:cstheme="minorHAnsi"/>
          <w:lang w:val="en-US"/>
        </w:rPr>
        <w:t xml:space="preserve">The </w:t>
      </w:r>
      <w:r>
        <w:rPr>
          <w:rFonts w:asciiTheme="minorHAnsi" w:hAnsiTheme="minorHAnsi" w:cstheme="minorHAnsi"/>
          <w:lang w:val="en-US"/>
        </w:rPr>
        <w:t>Quote Cancel on Security Level (66)</w:t>
      </w:r>
      <w:r w:rsidRPr="0071069B">
        <w:rPr>
          <w:rFonts w:asciiTheme="minorHAnsi" w:hAnsiTheme="minorHAnsi" w:cstheme="minorHAnsi"/>
          <w:lang w:val="en-US"/>
        </w:rPr>
        <w:t xml:space="preserve"> message is sent to client to convey the </w:t>
      </w:r>
      <w:r w:rsidR="0031616B" w:rsidRPr="0071069B">
        <w:rPr>
          <w:rFonts w:asciiTheme="minorHAnsi" w:hAnsiTheme="minorHAnsi" w:cstheme="minorHAnsi"/>
          <w:lang w:val="en-US"/>
        </w:rPr>
        <w:t>cancellation</w:t>
      </w:r>
      <w:r w:rsidRPr="0071069B">
        <w:rPr>
          <w:rFonts w:asciiTheme="minorHAnsi" w:hAnsiTheme="minorHAnsi" w:cstheme="minorHAnsi"/>
          <w:lang w:val="en-US"/>
        </w:rPr>
        <w:t xml:space="preserve"> due to MMP.</w:t>
      </w:r>
    </w:p>
    <w:p w14:paraId="586339C8" w14:textId="77777777" w:rsidR="0042274E" w:rsidRPr="00805893" w:rsidRDefault="0042274E" w:rsidP="0042274E">
      <w:pPr>
        <w:pStyle w:val="NormalNGMDS"/>
        <w:numPr>
          <w:ilvl w:val="0"/>
          <w:numId w:val="94"/>
        </w:numPr>
        <w:ind w:left="720"/>
        <w:rPr>
          <w:rFonts w:asciiTheme="minorHAnsi" w:hAnsiTheme="minorHAnsi" w:cstheme="minorHAnsi"/>
        </w:rPr>
      </w:pPr>
      <w:r>
        <w:rPr>
          <w:rFonts w:asciiTheme="minorHAnsi" w:hAnsiTheme="minorHAnsi" w:cstheme="minorHAnsi"/>
        </w:rPr>
        <w:t>Orders and c</w:t>
      </w:r>
      <w:r w:rsidRPr="00805893">
        <w:rPr>
          <w:rFonts w:asciiTheme="minorHAnsi" w:hAnsiTheme="minorHAnsi" w:cstheme="minorHAnsi"/>
          <w:lang w:val="en-US"/>
        </w:rPr>
        <w:t>ombo quotes</w:t>
      </w:r>
      <w:r>
        <w:rPr>
          <w:rFonts w:asciiTheme="minorHAnsi" w:hAnsiTheme="minorHAnsi" w:cstheme="minorHAnsi"/>
          <w:lang w:val="en-US"/>
        </w:rPr>
        <w:t xml:space="preserve"> will be kept remaining in the order book.</w:t>
      </w:r>
    </w:p>
    <w:p w14:paraId="71AC8A0A" w14:textId="601DA8B8" w:rsidR="0042274E" w:rsidRPr="005A12BB" w:rsidRDefault="0042274E" w:rsidP="0042274E">
      <w:pPr>
        <w:pStyle w:val="NormalNGMDS"/>
        <w:numPr>
          <w:ilvl w:val="0"/>
          <w:numId w:val="94"/>
        </w:numPr>
        <w:ind w:left="720"/>
        <w:rPr>
          <w:rFonts w:asciiTheme="minorHAnsi" w:hAnsiTheme="minorHAnsi" w:cstheme="minorHAnsi"/>
        </w:rPr>
      </w:pPr>
      <w:r>
        <w:rPr>
          <w:rFonts w:asciiTheme="minorHAnsi" w:hAnsiTheme="minorHAnsi" w:cstheme="minorHAnsi"/>
        </w:rPr>
        <w:t xml:space="preserve">New submission of quotes with the same </w:t>
      </w:r>
      <w:r w:rsidRPr="0071069B">
        <w:rPr>
          <w:rFonts w:asciiTheme="minorHAnsi" w:hAnsiTheme="minorHAnsi" w:cstheme="minorHAnsi"/>
        </w:rPr>
        <w:t>underlying</w:t>
      </w:r>
      <w:r>
        <w:rPr>
          <w:rFonts w:asciiTheme="minorHAnsi" w:hAnsiTheme="minorHAnsi" w:cstheme="minorHAnsi"/>
        </w:rPr>
        <w:t xml:space="preserve"> will not be allowed for </w:t>
      </w:r>
      <w:r>
        <w:rPr>
          <w:rFonts w:asciiTheme="minorHAnsi" w:hAnsiTheme="minorHAnsi" w:cstheme="minorHAnsi"/>
          <w:lang w:val="en-US"/>
        </w:rPr>
        <w:t>a period.</w:t>
      </w:r>
    </w:p>
    <w:p w14:paraId="0338A06A" w14:textId="77777777" w:rsidR="0042274E" w:rsidRPr="00E31F1A" w:rsidRDefault="0042274E" w:rsidP="0042274E">
      <w:pPr>
        <w:pStyle w:val="NormalNGMDS"/>
        <w:numPr>
          <w:ilvl w:val="0"/>
          <w:numId w:val="94"/>
        </w:numPr>
        <w:ind w:left="720"/>
        <w:rPr>
          <w:rFonts w:asciiTheme="minorHAnsi" w:hAnsiTheme="minorHAnsi" w:cstheme="minorHAnsi"/>
        </w:rPr>
      </w:pPr>
      <w:r>
        <w:rPr>
          <w:rFonts w:asciiTheme="minorHAnsi" w:hAnsiTheme="minorHAnsi" w:cstheme="minorHAnsi"/>
          <w:lang w:val="en-US"/>
        </w:rPr>
        <w:t xml:space="preserve">Orders and </w:t>
      </w:r>
      <w:r>
        <w:rPr>
          <w:rFonts w:asciiTheme="minorHAnsi" w:hAnsiTheme="minorHAnsi" w:cstheme="minorHAnsi"/>
        </w:rPr>
        <w:t>c</w:t>
      </w:r>
      <w:r w:rsidRPr="00805893">
        <w:rPr>
          <w:rFonts w:asciiTheme="minorHAnsi" w:hAnsiTheme="minorHAnsi" w:cstheme="minorHAnsi"/>
          <w:lang w:val="en-US"/>
        </w:rPr>
        <w:t>ombo quotes</w:t>
      </w:r>
      <w:r>
        <w:rPr>
          <w:rFonts w:asciiTheme="minorHAnsi" w:hAnsiTheme="minorHAnsi" w:cstheme="minorHAnsi"/>
          <w:lang w:val="en-US"/>
        </w:rPr>
        <w:t xml:space="preserve"> will still be accepted.</w:t>
      </w:r>
    </w:p>
    <w:p w14:paraId="2E6EC2DF" w14:textId="77777777" w:rsidR="0042274E" w:rsidRPr="00E31F1A" w:rsidRDefault="0042274E" w:rsidP="0042274E">
      <w:pPr>
        <w:pStyle w:val="NormalNGMDS"/>
        <w:ind w:left="0"/>
        <w:rPr>
          <w:rFonts w:asciiTheme="minorHAnsi" w:hAnsiTheme="minorHAnsi" w:cstheme="minorHAnsi"/>
        </w:rPr>
      </w:pPr>
      <w:r w:rsidRPr="00E31F1A">
        <w:rPr>
          <w:rFonts w:asciiTheme="minorHAnsi" w:hAnsiTheme="minorHAnsi" w:cstheme="minorHAnsi"/>
        </w:rPr>
        <w:t xml:space="preserve">The MMP functionality is applicable </w:t>
      </w:r>
      <w:r>
        <w:rPr>
          <w:rFonts w:asciiTheme="minorHAnsi" w:hAnsiTheme="minorHAnsi" w:cstheme="minorHAnsi"/>
        </w:rPr>
        <w:t>during the trading state with continuous matching</w:t>
      </w:r>
      <w:r w:rsidRPr="00E31F1A">
        <w:rPr>
          <w:rFonts w:asciiTheme="minorHAnsi" w:hAnsiTheme="minorHAnsi" w:cstheme="minorHAnsi"/>
        </w:rPr>
        <w:t xml:space="preserve">. </w:t>
      </w:r>
    </w:p>
    <w:p w14:paraId="6A36BFFA" w14:textId="77777777" w:rsidR="0042274E" w:rsidRPr="00E31F1A" w:rsidRDefault="0042274E" w:rsidP="0042274E">
      <w:pPr>
        <w:pStyle w:val="NormalNGMDS"/>
        <w:ind w:left="0"/>
        <w:rPr>
          <w:rFonts w:asciiTheme="minorHAnsi" w:hAnsiTheme="minorHAnsi" w:cstheme="minorHAnsi"/>
        </w:rPr>
      </w:pPr>
      <w:r w:rsidRPr="00E31F1A">
        <w:rPr>
          <w:rFonts w:asciiTheme="minorHAnsi" w:hAnsiTheme="minorHAnsi" w:cstheme="minorHAnsi"/>
        </w:rPr>
        <w:t>For aggressive order, MMP to be checked after the order execution is fully processed, including any executions linked via implied</w:t>
      </w:r>
      <w:r>
        <w:rPr>
          <w:rFonts w:asciiTheme="minorHAnsi" w:hAnsiTheme="minorHAnsi" w:cstheme="minorHAnsi"/>
        </w:rPr>
        <w:t>/bait</w:t>
      </w:r>
      <w:r w:rsidRPr="00E31F1A">
        <w:rPr>
          <w:rFonts w:asciiTheme="minorHAnsi" w:hAnsiTheme="minorHAnsi" w:cstheme="minorHAnsi"/>
        </w:rPr>
        <w:t xml:space="preserve"> trading</w:t>
      </w:r>
      <w:r>
        <w:rPr>
          <w:rFonts w:asciiTheme="minorHAnsi" w:hAnsiTheme="minorHAnsi" w:cstheme="minorHAnsi"/>
        </w:rPr>
        <w:t xml:space="preserve">. </w:t>
      </w:r>
      <w:r w:rsidRPr="00E31F1A">
        <w:rPr>
          <w:rFonts w:asciiTheme="minorHAnsi" w:hAnsiTheme="minorHAnsi" w:cstheme="minorHAnsi"/>
        </w:rPr>
        <w:t xml:space="preserve">Therefore, further trades may still occur </w:t>
      </w:r>
      <w:r>
        <w:rPr>
          <w:rFonts w:asciiTheme="minorHAnsi" w:hAnsiTheme="minorHAnsi" w:cstheme="minorHAnsi"/>
        </w:rPr>
        <w:t>even when</w:t>
      </w:r>
      <w:r w:rsidRPr="00E31F1A">
        <w:rPr>
          <w:rFonts w:asciiTheme="minorHAnsi" w:hAnsiTheme="minorHAnsi" w:cstheme="minorHAnsi"/>
        </w:rPr>
        <w:t xml:space="preserve"> </w:t>
      </w:r>
      <w:r>
        <w:rPr>
          <w:rFonts w:asciiTheme="minorHAnsi" w:hAnsiTheme="minorHAnsi" w:cstheme="minorHAnsi"/>
        </w:rPr>
        <w:t xml:space="preserve">MMP limit has been </w:t>
      </w:r>
      <w:r w:rsidRPr="00E31F1A">
        <w:rPr>
          <w:rFonts w:asciiTheme="minorHAnsi" w:hAnsiTheme="minorHAnsi" w:cstheme="minorHAnsi"/>
        </w:rPr>
        <w:t>breached</w:t>
      </w:r>
      <w:r>
        <w:rPr>
          <w:rFonts w:asciiTheme="minorHAnsi" w:hAnsiTheme="minorHAnsi" w:cstheme="minorHAnsi"/>
        </w:rPr>
        <w:t>.</w:t>
      </w:r>
    </w:p>
    <w:p w14:paraId="516FB7EE" w14:textId="77777777" w:rsidR="0042274E" w:rsidRDefault="0042274E" w:rsidP="0042274E">
      <w:pPr>
        <w:pStyle w:val="NormalNGMDS"/>
        <w:ind w:left="0"/>
        <w:rPr>
          <w:rFonts w:asciiTheme="minorHAnsi" w:hAnsiTheme="minorHAnsi" w:cstheme="minorHAnsi"/>
        </w:rPr>
      </w:pPr>
      <w:r w:rsidRPr="00E31F1A">
        <w:rPr>
          <w:rFonts w:asciiTheme="minorHAnsi" w:hAnsiTheme="minorHAnsi" w:cstheme="minorHAnsi"/>
        </w:rPr>
        <w:t>For aggressive mass quote, MMP to be checked for each individual quote item (i.e. one side of a quote) of a mass quote</w:t>
      </w:r>
      <w:r>
        <w:rPr>
          <w:rFonts w:asciiTheme="minorHAnsi" w:hAnsiTheme="minorHAnsi" w:cstheme="minorHAnsi"/>
        </w:rPr>
        <w:t>.</w:t>
      </w:r>
    </w:p>
    <w:p w14:paraId="45F004B2" w14:textId="77777777" w:rsidR="0042274E" w:rsidRPr="00F0179B" w:rsidRDefault="0042274E" w:rsidP="0042274E">
      <w:pPr>
        <w:pStyle w:val="NormalNGMDS"/>
        <w:ind w:left="0"/>
        <w:rPr>
          <w:rFonts w:asciiTheme="minorHAnsi" w:hAnsiTheme="minorHAnsi" w:cstheme="minorHAnsi"/>
          <w:color w:val="FF0000"/>
        </w:rPr>
      </w:pPr>
    </w:p>
    <w:p w14:paraId="23F0F556" w14:textId="77777777" w:rsidR="0042274E" w:rsidRPr="006B0F23" w:rsidRDefault="0042274E" w:rsidP="0042274E">
      <w:pPr>
        <w:pStyle w:val="Heading2"/>
        <w:rPr>
          <w:rFonts w:asciiTheme="minorHAnsi" w:hAnsiTheme="minorHAnsi" w:cstheme="minorHAnsi"/>
        </w:rPr>
      </w:pPr>
      <w:bookmarkStart w:id="350" w:name="_Toc170578782"/>
      <w:r w:rsidRPr="006B0F23">
        <w:rPr>
          <w:rFonts w:asciiTheme="minorHAnsi" w:hAnsiTheme="minorHAnsi" w:cstheme="minorHAnsi"/>
          <w:lang w:val="en-US"/>
        </w:rPr>
        <w:t>Volatility Control Mechanism</w:t>
      </w:r>
      <w:r>
        <w:rPr>
          <w:rFonts w:asciiTheme="minorHAnsi" w:hAnsiTheme="minorHAnsi" w:cstheme="minorHAnsi"/>
          <w:lang w:val="en-US"/>
        </w:rPr>
        <w:t xml:space="preserve"> (VCM)</w:t>
      </w:r>
      <w:bookmarkEnd w:id="350"/>
    </w:p>
    <w:p w14:paraId="6E00A175" w14:textId="77777777" w:rsidR="0042274E" w:rsidRPr="007B13FF" w:rsidRDefault="0042274E" w:rsidP="0042274E">
      <w:pPr>
        <w:pStyle w:val="NormalNGMDS"/>
        <w:ind w:left="0"/>
        <w:rPr>
          <w:rFonts w:asciiTheme="minorHAnsi" w:hAnsiTheme="minorHAnsi" w:cstheme="minorHAnsi"/>
          <w:szCs w:val="22"/>
          <w:lang w:val="en-US"/>
        </w:rPr>
      </w:pPr>
      <w:r w:rsidRPr="007B13FF">
        <w:rPr>
          <w:rFonts w:asciiTheme="minorHAnsi" w:hAnsiTheme="minorHAnsi" w:cstheme="minorHAnsi"/>
          <w:szCs w:val="22"/>
        </w:rPr>
        <w:t xml:space="preserve">The Volatility Control Mechanism (VCM) is </w:t>
      </w:r>
      <w:r w:rsidRPr="007B13FF">
        <w:rPr>
          <w:rFonts w:asciiTheme="minorHAnsi" w:hAnsiTheme="minorHAnsi" w:cstheme="minorHAnsi"/>
          <w:szCs w:val="22"/>
          <w:lang w:val="en-US"/>
        </w:rPr>
        <w:t>to control the risk of rapid price fluctuation leading to market instability and to be able to limit the price range of orders entering the market and execution prices.</w:t>
      </w:r>
    </w:p>
    <w:p w14:paraId="293EEEB4" w14:textId="77777777" w:rsidR="0042274E" w:rsidRDefault="0042274E" w:rsidP="0042274E">
      <w:pPr>
        <w:pStyle w:val="NormalNGMDS"/>
        <w:ind w:left="0"/>
        <w:rPr>
          <w:rFonts w:asciiTheme="minorHAnsi" w:hAnsiTheme="minorHAnsi" w:cstheme="minorHAnsi"/>
          <w:szCs w:val="22"/>
          <w:lang w:val="en-US"/>
        </w:rPr>
      </w:pPr>
      <w:r w:rsidRPr="007B13FF">
        <w:rPr>
          <w:rFonts w:asciiTheme="minorHAnsi" w:hAnsiTheme="minorHAnsi" w:cstheme="minorHAnsi"/>
          <w:szCs w:val="22"/>
          <w:lang w:val="en-US"/>
        </w:rPr>
        <w:t xml:space="preserve">When VCM is triggered, the system will </w:t>
      </w:r>
    </w:p>
    <w:p w14:paraId="6E584A20" w14:textId="77777777" w:rsidR="0042274E" w:rsidRPr="007B13FF" w:rsidRDefault="0042274E" w:rsidP="0042274E">
      <w:pPr>
        <w:pStyle w:val="NormalNGMDS"/>
        <w:numPr>
          <w:ilvl w:val="0"/>
          <w:numId w:val="153"/>
        </w:numPr>
        <w:rPr>
          <w:rFonts w:asciiTheme="minorHAnsi" w:hAnsiTheme="minorHAnsi" w:cstheme="minorHAnsi"/>
          <w:szCs w:val="22"/>
          <w:lang w:val="en-US"/>
        </w:rPr>
      </w:pPr>
      <w:r w:rsidRPr="007B13FF">
        <w:rPr>
          <w:rFonts w:asciiTheme="minorHAnsi" w:hAnsiTheme="minorHAnsi" w:cstheme="minorHAnsi"/>
          <w:szCs w:val="22"/>
          <w:lang w:val="en-US"/>
        </w:rPr>
        <w:t>reject</w:t>
      </w:r>
      <w:r>
        <w:rPr>
          <w:rFonts w:asciiTheme="minorHAnsi" w:hAnsiTheme="minorHAnsi" w:cstheme="minorHAnsi"/>
          <w:szCs w:val="22"/>
          <w:lang w:val="en-US"/>
        </w:rPr>
        <w:t xml:space="preserve"> (or cancel if </w:t>
      </w:r>
      <w:r w:rsidRPr="001B3CD4">
        <w:t>partially</w:t>
      </w:r>
      <w:r>
        <w:t xml:space="preserve"> executed</w:t>
      </w:r>
      <w:r>
        <w:rPr>
          <w:rFonts w:asciiTheme="minorHAnsi" w:hAnsiTheme="minorHAnsi" w:cstheme="minorHAnsi"/>
          <w:szCs w:val="22"/>
          <w:lang w:val="en-US"/>
        </w:rPr>
        <w:t>)</w:t>
      </w:r>
      <w:r w:rsidRPr="007B13FF">
        <w:rPr>
          <w:rFonts w:asciiTheme="minorHAnsi" w:hAnsiTheme="minorHAnsi" w:cstheme="minorHAnsi"/>
          <w:szCs w:val="22"/>
          <w:lang w:val="en-US"/>
        </w:rPr>
        <w:t xml:space="preserve"> the aggressive order/quote that triggers the VCM.</w:t>
      </w:r>
    </w:p>
    <w:p w14:paraId="4C20AC8E" w14:textId="3CB81F70" w:rsidR="0042274E" w:rsidRPr="007B13FF" w:rsidRDefault="0042274E" w:rsidP="0042274E">
      <w:pPr>
        <w:pStyle w:val="NormalNGMDS"/>
        <w:numPr>
          <w:ilvl w:val="0"/>
          <w:numId w:val="153"/>
        </w:numPr>
        <w:rPr>
          <w:rFonts w:asciiTheme="minorHAnsi" w:hAnsiTheme="minorHAnsi" w:cstheme="minorHAnsi"/>
          <w:szCs w:val="22"/>
          <w:lang w:val="en-US"/>
        </w:rPr>
      </w:pPr>
      <w:r w:rsidRPr="007B13FF">
        <w:rPr>
          <w:rFonts w:asciiTheme="minorHAnsi" w:hAnsiTheme="minorHAnsi" w:cstheme="minorHAnsi"/>
          <w:szCs w:val="22"/>
          <w:lang w:val="en-US"/>
        </w:rPr>
        <w:lastRenderedPageBreak/>
        <w:t xml:space="preserve">cancel all resting orders/quotes that are beyond the VCM reference price range. </w:t>
      </w:r>
      <w:r>
        <w:rPr>
          <w:rFonts w:asciiTheme="minorHAnsi" w:hAnsiTheme="minorHAnsi" w:cstheme="minorHAnsi"/>
          <w:szCs w:val="22"/>
          <w:lang w:val="en-US"/>
        </w:rPr>
        <w:t>Order Unsolicited Cancelled (60)</w:t>
      </w:r>
      <w:r w:rsidRPr="007B13FF">
        <w:rPr>
          <w:rFonts w:asciiTheme="minorHAnsi" w:hAnsiTheme="minorHAnsi" w:cstheme="minorHAnsi"/>
          <w:szCs w:val="22"/>
          <w:lang w:val="en-US"/>
        </w:rPr>
        <w:t xml:space="preserve"> / </w:t>
      </w:r>
      <w:r>
        <w:rPr>
          <w:rFonts w:asciiTheme="minorHAnsi" w:hAnsiTheme="minorHAnsi" w:cstheme="minorHAnsi"/>
          <w:szCs w:val="22"/>
          <w:lang w:val="en-US"/>
        </w:rPr>
        <w:t>Quote Cancel on Order Level (67)</w:t>
      </w:r>
      <w:r w:rsidRPr="007B13FF">
        <w:rPr>
          <w:rFonts w:asciiTheme="minorHAnsi" w:hAnsiTheme="minorHAnsi" w:cstheme="minorHAnsi"/>
          <w:szCs w:val="22"/>
          <w:lang w:val="en-US"/>
        </w:rPr>
        <w:t xml:space="preserve"> message is sent to client to convey the </w:t>
      </w:r>
      <w:r w:rsidR="0031616B" w:rsidRPr="007B13FF">
        <w:rPr>
          <w:rFonts w:asciiTheme="minorHAnsi" w:hAnsiTheme="minorHAnsi" w:cstheme="minorHAnsi"/>
          <w:szCs w:val="22"/>
          <w:lang w:val="en-US"/>
        </w:rPr>
        <w:t>cancellation</w:t>
      </w:r>
      <w:r w:rsidRPr="007B13FF">
        <w:rPr>
          <w:rFonts w:asciiTheme="minorHAnsi" w:hAnsiTheme="minorHAnsi" w:cstheme="minorHAnsi"/>
          <w:szCs w:val="22"/>
          <w:lang w:val="en-US"/>
        </w:rPr>
        <w:t xml:space="preserve"> due to VCM.</w:t>
      </w:r>
    </w:p>
    <w:p w14:paraId="1C88920A" w14:textId="77777777" w:rsidR="0042274E" w:rsidRPr="007B13FF" w:rsidRDefault="0042274E" w:rsidP="0042274E">
      <w:pPr>
        <w:pStyle w:val="NormalNGMDS"/>
        <w:numPr>
          <w:ilvl w:val="0"/>
          <w:numId w:val="153"/>
        </w:numPr>
        <w:rPr>
          <w:rFonts w:asciiTheme="minorHAnsi" w:hAnsiTheme="minorHAnsi" w:cstheme="minorHAnsi"/>
          <w:szCs w:val="22"/>
          <w:lang w:val="en-US"/>
        </w:rPr>
      </w:pPr>
      <w:r w:rsidRPr="007B13FF">
        <w:rPr>
          <w:rFonts w:asciiTheme="minorHAnsi" w:hAnsiTheme="minorHAnsi" w:cstheme="minorHAnsi"/>
          <w:szCs w:val="22"/>
          <w:lang w:val="en-US"/>
        </w:rPr>
        <w:t xml:space="preserve">reject all new incoming </w:t>
      </w:r>
      <w:proofErr w:type="gramStart"/>
      <w:r w:rsidRPr="007B13FF">
        <w:rPr>
          <w:rFonts w:asciiTheme="minorHAnsi" w:hAnsiTheme="minorHAnsi" w:cstheme="minorHAnsi"/>
          <w:szCs w:val="22"/>
          <w:lang w:val="en-US"/>
        </w:rPr>
        <w:t>order</w:t>
      </w:r>
      <w:proofErr w:type="gramEnd"/>
      <w:r w:rsidRPr="007B13FF">
        <w:rPr>
          <w:rFonts w:asciiTheme="minorHAnsi" w:hAnsiTheme="minorHAnsi" w:cstheme="minorHAnsi"/>
          <w:szCs w:val="22"/>
          <w:lang w:val="en-US"/>
        </w:rPr>
        <w:t xml:space="preserve">/quote that </w:t>
      </w:r>
      <w:r>
        <w:rPr>
          <w:rFonts w:asciiTheme="minorHAnsi" w:hAnsiTheme="minorHAnsi" w:cstheme="minorHAnsi"/>
          <w:szCs w:val="22"/>
          <w:lang w:val="en-US"/>
        </w:rPr>
        <w:t xml:space="preserve">are </w:t>
      </w:r>
      <w:r w:rsidRPr="007B13FF">
        <w:rPr>
          <w:rFonts w:asciiTheme="minorHAnsi" w:hAnsiTheme="minorHAnsi" w:cstheme="minorHAnsi"/>
          <w:szCs w:val="22"/>
          <w:lang w:val="en-US"/>
        </w:rPr>
        <w:t>beyond the VCM reference price range during cooling-off period.</w:t>
      </w:r>
    </w:p>
    <w:p w14:paraId="3E5743ED" w14:textId="77777777" w:rsidR="0042274E" w:rsidRPr="007B13FF" w:rsidRDefault="0042274E" w:rsidP="0042274E">
      <w:pPr>
        <w:pStyle w:val="NormalNGMDS"/>
        <w:ind w:left="0"/>
        <w:rPr>
          <w:rFonts w:asciiTheme="minorHAnsi" w:hAnsiTheme="minorHAnsi" w:cstheme="minorHAnsi"/>
          <w:lang w:val="en-US"/>
        </w:rPr>
      </w:pPr>
    </w:p>
    <w:p w14:paraId="34D5C113" w14:textId="77777777" w:rsidR="0042274E" w:rsidRPr="00417716" w:rsidRDefault="0042274E" w:rsidP="0042274E">
      <w:pPr>
        <w:pStyle w:val="Heading2"/>
        <w:rPr>
          <w:rFonts w:asciiTheme="minorHAnsi" w:hAnsiTheme="minorHAnsi" w:cstheme="minorHAnsi"/>
        </w:rPr>
      </w:pPr>
      <w:bookmarkStart w:id="351" w:name="_Toc170578783"/>
      <w:bookmarkStart w:id="352" w:name="_Hlk172290941"/>
      <w:r w:rsidRPr="00417716">
        <w:rPr>
          <w:rFonts w:asciiTheme="minorHAnsi" w:hAnsiTheme="minorHAnsi" w:cstheme="minorHAnsi"/>
        </w:rPr>
        <w:t xml:space="preserve">Cancel On Disconnect </w:t>
      </w:r>
      <w:r>
        <w:rPr>
          <w:rFonts w:asciiTheme="minorHAnsi" w:hAnsiTheme="minorHAnsi" w:cstheme="minorHAnsi"/>
        </w:rPr>
        <w:t>(COD)</w:t>
      </w:r>
      <w:bookmarkEnd w:id="351"/>
    </w:p>
    <w:p w14:paraId="075CD7EA" w14:textId="77777777" w:rsidR="0042274E" w:rsidRDefault="0042274E" w:rsidP="0042274E">
      <w:pPr>
        <w:pStyle w:val="NormalNGMDS"/>
        <w:ind w:left="0"/>
        <w:rPr>
          <w:rFonts w:asciiTheme="minorHAnsi" w:hAnsiTheme="minorHAnsi" w:cstheme="minorHAnsi"/>
        </w:rPr>
      </w:pPr>
      <w:bookmarkStart w:id="353" w:name="_Hlk172291362"/>
      <w:r>
        <w:rPr>
          <w:rFonts w:asciiTheme="minorHAnsi" w:hAnsiTheme="minorHAnsi" w:cstheme="minorHAnsi"/>
        </w:rPr>
        <w:t>The system supports COD feature where when there is connection inactivity, cancellation will happen in the system.</w:t>
      </w:r>
    </w:p>
    <w:p w14:paraId="0FD3CF9A" w14:textId="77777777" w:rsidR="0042274E" w:rsidRDefault="0042274E" w:rsidP="0042274E">
      <w:pPr>
        <w:pStyle w:val="NormalNGMDS"/>
        <w:ind w:left="0"/>
      </w:pPr>
      <w:r>
        <w:t>Orders (including GT orders) with COD Indicator field setting to 1 (Yes) are applicable to COD.</w:t>
      </w:r>
    </w:p>
    <w:p w14:paraId="4BD00523" w14:textId="77777777" w:rsidR="0042274E" w:rsidRDefault="0042274E" w:rsidP="0042274E">
      <w:pPr>
        <w:pStyle w:val="NormalNGMDS"/>
        <w:ind w:left="0"/>
        <w:rPr>
          <w:rFonts w:asciiTheme="minorHAnsi" w:hAnsiTheme="minorHAnsi" w:cstheme="minorHAnsi"/>
        </w:rPr>
      </w:pPr>
      <w:r>
        <w:t>All quotes are applicable to COD.</w:t>
      </w:r>
    </w:p>
    <w:p w14:paraId="0661E06B" w14:textId="77777777" w:rsidR="0042274E" w:rsidRDefault="0042274E" w:rsidP="0042274E">
      <w:pPr>
        <w:pStyle w:val="NormalNGMDS"/>
        <w:ind w:left="0"/>
        <w:rPr>
          <w:rFonts w:asciiTheme="minorHAnsi" w:hAnsiTheme="minorHAnsi" w:cstheme="minorHAnsi"/>
        </w:rPr>
      </w:pPr>
      <w:r>
        <w:rPr>
          <w:rFonts w:asciiTheme="minorHAnsi" w:hAnsiTheme="minorHAnsi" w:cstheme="minorHAnsi"/>
        </w:rPr>
        <w:t>EP can request HKEX to set up the COD feature, per client:</w:t>
      </w:r>
    </w:p>
    <w:p w14:paraId="73EB0E08" w14:textId="77777777" w:rsidR="0042274E" w:rsidRDefault="0042274E" w:rsidP="0042274E">
      <w:pPr>
        <w:pStyle w:val="NormalNGMDS"/>
        <w:numPr>
          <w:ilvl w:val="0"/>
          <w:numId w:val="163"/>
        </w:numPr>
        <w:rPr>
          <w:rFonts w:asciiTheme="minorHAnsi" w:hAnsiTheme="minorHAnsi" w:cstheme="minorHAnsi"/>
        </w:rPr>
      </w:pPr>
      <w:r>
        <w:rPr>
          <w:rFonts w:asciiTheme="minorHAnsi" w:hAnsiTheme="minorHAnsi" w:cstheme="minorHAnsi"/>
        </w:rPr>
        <w:t>Disable or enable the COD feature.</w:t>
      </w:r>
    </w:p>
    <w:p w14:paraId="1B864CB5" w14:textId="500661C4" w:rsidR="0042274E" w:rsidDel="007F4257" w:rsidRDefault="0042274E" w:rsidP="0042274E">
      <w:pPr>
        <w:pStyle w:val="NormalNGMDS"/>
        <w:numPr>
          <w:ilvl w:val="0"/>
          <w:numId w:val="163"/>
        </w:numPr>
        <w:rPr>
          <w:del w:id="354" w:author="Robert Lau" w:date="2024-07-18T17:13:00Z" w16du:dateUtc="2024-07-18T09:13:00Z"/>
          <w:rFonts w:asciiTheme="minorHAnsi" w:hAnsiTheme="minorHAnsi" w:cstheme="minorHAnsi"/>
        </w:rPr>
      </w:pPr>
      <w:del w:id="355" w:author="Robert Lau" w:date="2024-07-18T17:13:00Z" w16du:dateUtc="2024-07-18T09:13:00Z">
        <w:r w:rsidRPr="00BE60E6" w:rsidDel="007F4257">
          <w:rPr>
            <w:rFonts w:asciiTheme="minorHAnsi" w:hAnsiTheme="minorHAnsi" w:cstheme="minorHAnsi"/>
          </w:rPr>
          <w:delText>Heartbeat interval</w:delText>
        </w:r>
        <w:r w:rsidDel="007F4257">
          <w:rPr>
            <w:rFonts w:asciiTheme="minorHAnsi" w:hAnsiTheme="minorHAnsi" w:cstheme="minorHAnsi"/>
          </w:rPr>
          <w:delText>.</w:delText>
        </w:r>
      </w:del>
    </w:p>
    <w:p w14:paraId="673F9AC8" w14:textId="77777777" w:rsidR="00AA0CF1" w:rsidRDefault="0042274E" w:rsidP="0042274E">
      <w:pPr>
        <w:pStyle w:val="NormalNGMDS"/>
        <w:numPr>
          <w:ilvl w:val="0"/>
          <w:numId w:val="163"/>
        </w:numPr>
        <w:rPr>
          <w:ins w:id="356" w:author="Robert Lau" w:date="2024-07-18T17:36:00Z" w16du:dateUtc="2024-07-18T09:36:00Z"/>
          <w:rFonts w:asciiTheme="minorHAnsi" w:hAnsiTheme="minorHAnsi" w:cstheme="minorHAnsi"/>
        </w:rPr>
      </w:pPr>
      <w:del w:id="357" w:author="Robert Lau" w:date="2024-07-18T17:13:00Z" w16du:dateUtc="2024-07-18T09:13:00Z">
        <w:r w:rsidRPr="00BE60E6" w:rsidDel="007F4257">
          <w:rPr>
            <w:rFonts w:asciiTheme="minorHAnsi" w:hAnsiTheme="minorHAnsi" w:cstheme="minorHAnsi"/>
          </w:rPr>
          <w:delText xml:space="preserve">Idle </w:delText>
        </w:r>
        <w:r w:rsidDel="007F4257">
          <w:rPr>
            <w:rFonts w:asciiTheme="minorHAnsi" w:hAnsiTheme="minorHAnsi" w:cstheme="minorHAnsi"/>
          </w:rPr>
          <w:delText>interval, o</w:delText>
        </w:r>
        <w:r w:rsidRPr="00BE60E6" w:rsidDel="007F4257">
          <w:rPr>
            <w:rFonts w:asciiTheme="minorHAnsi" w:hAnsiTheme="minorHAnsi" w:cstheme="minorHAnsi"/>
          </w:rPr>
          <w:delText xml:space="preserve">r </w:delText>
        </w:r>
        <w:r w:rsidDel="007F4257">
          <w:rPr>
            <w:rFonts w:asciiTheme="minorHAnsi" w:hAnsiTheme="minorHAnsi" w:cstheme="minorHAnsi"/>
          </w:rPr>
          <w:delText>t</w:delText>
        </w:r>
      </w:del>
      <w:ins w:id="358" w:author="Robert Lau" w:date="2024-07-18T17:13:00Z" w16du:dateUtc="2024-07-18T09:13:00Z">
        <w:r w:rsidR="007F4257">
          <w:rPr>
            <w:rFonts w:asciiTheme="minorHAnsi" w:hAnsiTheme="minorHAnsi" w:cstheme="minorHAnsi"/>
          </w:rPr>
          <w:t>T</w:t>
        </w:r>
      </w:ins>
      <w:r>
        <w:rPr>
          <w:rFonts w:asciiTheme="minorHAnsi" w:hAnsiTheme="minorHAnsi" w:cstheme="minorHAnsi"/>
        </w:rPr>
        <w:t xml:space="preserve">he </w:t>
      </w:r>
      <w:r w:rsidRPr="00BE60E6">
        <w:rPr>
          <w:rFonts w:asciiTheme="minorHAnsi" w:hAnsiTheme="minorHAnsi" w:cstheme="minorHAnsi"/>
        </w:rPr>
        <w:t>number of missing heartbeats</w:t>
      </w:r>
      <w:ins w:id="359" w:author="Robert Lau" w:date="2024-07-18T17:25:00Z" w16du:dateUtc="2024-07-18T09:25:00Z">
        <w:r w:rsidR="00DC60A2">
          <w:rPr>
            <w:rFonts w:asciiTheme="minorHAnsi" w:hAnsiTheme="minorHAnsi" w:cstheme="minorHAnsi"/>
          </w:rPr>
          <w:t>.</w:t>
        </w:r>
      </w:ins>
    </w:p>
    <w:p w14:paraId="0A3982B7" w14:textId="02F7C465" w:rsidR="0042274E" w:rsidRDefault="00AA0CF1" w:rsidP="00AA0CF1">
      <w:pPr>
        <w:pStyle w:val="NormalNGMDS"/>
        <w:rPr>
          <w:ins w:id="360" w:author="Robert Lau" w:date="2024-07-18T17:44:00Z" w16du:dateUtc="2024-07-18T09:44:00Z"/>
          <w:rFonts w:asciiTheme="minorHAnsi" w:hAnsiTheme="minorHAnsi" w:cstheme="minorHAnsi"/>
        </w:rPr>
      </w:pPr>
      <w:ins w:id="361" w:author="Robert Lau" w:date="2024-07-18T17:35:00Z" w16du:dateUtc="2024-07-18T09:35:00Z">
        <w:r>
          <w:rPr>
            <w:rFonts w:asciiTheme="minorHAnsi" w:hAnsiTheme="minorHAnsi" w:cstheme="minorHAnsi"/>
          </w:rPr>
          <w:t>This parameter is used together w</w:t>
        </w:r>
      </w:ins>
      <w:ins w:id="362" w:author="Robert Lau" w:date="2024-07-18T17:36:00Z" w16du:dateUtc="2024-07-18T09:36:00Z">
        <w:r>
          <w:rPr>
            <w:rFonts w:asciiTheme="minorHAnsi" w:hAnsiTheme="minorHAnsi" w:cstheme="minorHAnsi"/>
          </w:rPr>
          <w:t xml:space="preserve">ith the Heartbeat Interval specified in the </w:t>
        </w:r>
      </w:ins>
      <w:ins w:id="363" w:author="Robert Lau" w:date="2024-07-18T17:37:00Z" w16du:dateUtc="2024-07-18T09:37:00Z">
        <w:r w:rsidRPr="00AA0CF1">
          <w:rPr>
            <w:rFonts w:asciiTheme="minorHAnsi" w:hAnsiTheme="minorHAnsi" w:cstheme="minorHAnsi"/>
          </w:rPr>
          <w:t>Logon Request</w:t>
        </w:r>
        <w:r>
          <w:rPr>
            <w:rFonts w:asciiTheme="minorHAnsi" w:hAnsiTheme="minorHAnsi" w:cstheme="minorHAnsi"/>
          </w:rPr>
          <w:t xml:space="preserve"> (5) message.</w:t>
        </w:r>
      </w:ins>
      <w:del w:id="364" w:author="Robert Lau" w:date="2024-07-18T17:13:00Z" w16du:dateUtc="2024-07-18T09:13:00Z">
        <w:r w:rsidR="0042274E" w:rsidDel="007F4257">
          <w:rPr>
            <w:rFonts w:asciiTheme="minorHAnsi" w:hAnsiTheme="minorHAnsi" w:cstheme="minorHAnsi"/>
          </w:rPr>
          <w:delText>.</w:delText>
        </w:r>
      </w:del>
    </w:p>
    <w:p w14:paraId="58920D4F" w14:textId="6B3DF399" w:rsidR="00EA3277" w:rsidRDefault="00EA3277" w:rsidP="00AA0CF1">
      <w:pPr>
        <w:pStyle w:val="NormalNGMDS"/>
        <w:rPr>
          <w:ins w:id="365" w:author="Robert Lau" w:date="2024-07-18T17:17:00Z" w16du:dateUtc="2024-07-18T09:17:00Z"/>
          <w:rFonts w:asciiTheme="minorHAnsi" w:hAnsiTheme="minorHAnsi" w:cstheme="minorHAnsi"/>
        </w:rPr>
      </w:pPr>
      <w:ins w:id="366" w:author="Robert Lau" w:date="2024-07-18T17:44:00Z" w16du:dateUtc="2024-07-18T09:44:00Z">
        <w:r>
          <w:rPr>
            <w:rFonts w:asciiTheme="minorHAnsi" w:hAnsiTheme="minorHAnsi" w:cstheme="minorHAnsi"/>
          </w:rPr>
          <w:t xml:space="preserve">The </w:t>
        </w:r>
        <w:r w:rsidRPr="00EA3277">
          <w:rPr>
            <w:rFonts w:asciiTheme="minorHAnsi" w:hAnsiTheme="minorHAnsi" w:cstheme="minorHAnsi"/>
          </w:rPr>
          <w:t>inactivity</w:t>
        </w:r>
        <w:r>
          <w:rPr>
            <w:rFonts w:asciiTheme="minorHAnsi" w:hAnsiTheme="minorHAnsi" w:cstheme="minorHAnsi"/>
          </w:rPr>
          <w:t xml:space="preserve"> </w:t>
        </w:r>
      </w:ins>
      <w:ins w:id="367" w:author="Robert Lau" w:date="2024-07-18T17:45:00Z" w16du:dateUtc="2024-07-18T09:45:00Z">
        <w:r w:rsidR="00AA2087">
          <w:rPr>
            <w:rFonts w:asciiTheme="minorHAnsi" w:hAnsiTheme="minorHAnsi" w:cstheme="minorHAnsi"/>
          </w:rPr>
          <w:t>interv</w:t>
        </w:r>
      </w:ins>
      <w:ins w:id="368" w:author="Robert Lau" w:date="2024-07-18T17:46:00Z" w16du:dateUtc="2024-07-18T09:46:00Z">
        <w:r w:rsidR="00AA2087">
          <w:rPr>
            <w:rFonts w:asciiTheme="minorHAnsi" w:hAnsiTheme="minorHAnsi" w:cstheme="minorHAnsi"/>
          </w:rPr>
          <w:t>al</w:t>
        </w:r>
      </w:ins>
      <w:ins w:id="369" w:author="Robert Lau" w:date="2024-07-18T17:44:00Z" w16du:dateUtc="2024-07-18T09:44:00Z">
        <w:r>
          <w:rPr>
            <w:rFonts w:asciiTheme="minorHAnsi" w:hAnsiTheme="minorHAnsi" w:cstheme="minorHAnsi"/>
          </w:rPr>
          <w:t xml:space="preserve"> </w:t>
        </w:r>
      </w:ins>
      <w:ins w:id="370" w:author="Robert Lau" w:date="2024-07-18T17:49:00Z" w16du:dateUtc="2024-07-18T09:49:00Z">
        <w:r w:rsidR="00AA2087">
          <w:rPr>
            <w:rFonts w:asciiTheme="minorHAnsi" w:hAnsiTheme="minorHAnsi" w:cstheme="minorHAnsi"/>
          </w:rPr>
          <w:t>is defined as:</w:t>
        </w:r>
      </w:ins>
      <w:ins w:id="371" w:author="Robert Lau" w:date="2024-07-18T17:44:00Z" w16du:dateUtc="2024-07-18T09:44:00Z">
        <w:r>
          <w:rPr>
            <w:rFonts w:asciiTheme="minorHAnsi" w:hAnsiTheme="minorHAnsi" w:cstheme="minorHAnsi"/>
          </w:rPr>
          <w:t xml:space="preserve"> </w:t>
        </w:r>
        <w:r>
          <w:rPr>
            <w:rFonts w:asciiTheme="minorHAnsi" w:hAnsiTheme="minorHAnsi" w:cstheme="minorHAnsi"/>
          </w:rPr>
          <w:t>Heartbeat Interval</w:t>
        </w:r>
        <w:r>
          <w:rPr>
            <w:rFonts w:asciiTheme="minorHAnsi" w:hAnsiTheme="minorHAnsi" w:cstheme="minorHAnsi"/>
          </w:rPr>
          <w:t xml:space="preserve"> in </w:t>
        </w:r>
        <w:r w:rsidRPr="00AA0CF1">
          <w:rPr>
            <w:rFonts w:asciiTheme="minorHAnsi" w:hAnsiTheme="minorHAnsi" w:cstheme="minorHAnsi"/>
          </w:rPr>
          <w:t>Logon Request</w:t>
        </w:r>
        <w:r>
          <w:rPr>
            <w:rFonts w:asciiTheme="minorHAnsi" w:hAnsiTheme="minorHAnsi" w:cstheme="minorHAnsi"/>
          </w:rPr>
          <w:t xml:space="preserve"> (5)</w:t>
        </w:r>
        <w:r>
          <w:rPr>
            <w:rFonts w:asciiTheme="minorHAnsi" w:hAnsiTheme="minorHAnsi" w:cstheme="minorHAnsi"/>
          </w:rPr>
          <w:t xml:space="preserve"> </w:t>
        </w:r>
      </w:ins>
      <w:ins w:id="372" w:author="Robert Lau" w:date="2024-07-19T14:20:00Z" w16du:dateUtc="2024-07-19T06:20:00Z">
        <w:r w:rsidR="003E302D">
          <w:rPr>
            <w:rFonts w:asciiTheme="minorHAnsi" w:hAnsiTheme="minorHAnsi" w:cstheme="minorHAnsi"/>
          </w:rPr>
          <w:t>message x</w:t>
        </w:r>
      </w:ins>
      <w:ins w:id="373" w:author="Robert Lau" w:date="2024-07-18T17:44:00Z" w16du:dateUtc="2024-07-18T09:44:00Z">
        <w:r>
          <w:rPr>
            <w:rFonts w:asciiTheme="minorHAnsi" w:hAnsiTheme="minorHAnsi" w:cstheme="minorHAnsi"/>
          </w:rPr>
          <w:t xml:space="preserve"> </w:t>
        </w:r>
      </w:ins>
      <w:ins w:id="374" w:author="Robert Lau" w:date="2024-07-18T17:45:00Z" w16du:dateUtc="2024-07-18T09:45:00Z">
        <w:r>
          <w:rPr>
            <w:rFonts w:asciiTheme="minorHAnsi" w:hAnsiTheme="minorHAnsi" w:cstheme="minorHAnsi"/>
          </w:rPr>
          <w:t>t</w:t>
        </w:r>
      </w:ins>
      <w:ins w:id="375" w:author="Robert Lau" w:date="2024-07-18T17:44:00Z" w16du:dateUtc="2024-07-18T09:44:00Z">
        <w:r>
          <w:rPr>
            <w:rFonts w:asciiTheme="minorHAnsi" w:hAnsiTheme="minorHAnsi" w:cstheme="minorHAnsi"/>
          </w:rPr>
          <w:t>his parameter</w:t>
        </w:r>
        <w:r>
          <w:rPr>
            <w:rFonts w:asciiTheme="minorHAnsi" w:hAnsiTheme="minorHAnsi" w:cstheme="minorHAnsi"/>
          </w:rPr>
          <w:t>.</w:t>
        </w:r>
      </w:ins>
    </w:p>
    <w:p w14:paraId="14564F10" w14:textId="530166D2" w:rsidR="007F4257" w:rsidDel="007F4257" w:rsidRDefault="007F4257" w:rsidP="0042274E">
      <w:pPr>
        <w:pStyle w:val="NormalNGMDS"/>
        <w:numPr>
          <w:ilvl w:val="0"/>
          <w:numId w:val="163"/>
        </w:numPr>
        <w:rPr>
          <w:del w:id="376" w:author="Robert Lau" w:date="2024-07-18T17:19:00Z" w16du:dateUtc="2024-07-18T09:19:00Z"/>
          <w:rFonts w:asciiTheme="minorHAnsi" w:hAnsiTheme="minorHAnsi" w:cstheme="minorHAnsi"/>
        </w:rPr>
      </w:pPr>
    </w:p>
    <w:p w14:paraId="5B585A7B" w14:textId="4287547E" w:rsidR="0042274E" w:rsidRDefault="0042274E" w:rsidP="0042274E">
      <w:pPr>
        <w:pStyle w:val="NormalNGMDS"/>
        <w:numPr>
          <w:ilvl w:val="0"/>
          <w:numId w:val="163"/>
        </w:numPr>
        <w:rPr>
          <w:ins w:id="377" w:author="Robert Lau" w:date="2024-07-18T17:47:00Z" w16du:dateUtc="2024-07-18T09:47:00Z"/>
          <w:rFonts w:asciiTheme="minorHAnsi" w:hAnsiTheme="minorHAnsi" w:cstheme="minorHAnsi"/>
        </w:rPr>
      </w:pPr>
      <w:r>
        <w:t xml:space="preserve">Additional timeout </w:t>
      </w:r>
      <w:del w:id="378" w:author="Robert Lau" w:date="2024-07-18T17:13:00Z" w16du:dateUtc="2024-07-18T09:13:00Z">
        <w:r w:rsidDel="007F4257">
          <w:delText xml:space="preserve">internal </w:delText>
        </w:r>
      </w:del>
      <w:ins w:id="379" w:author="Robert Lau" w:date="2024-07-18T17:13:00Z" w16du:dateUtc="2024-07-18T09:13:00Z">
        <w:r w:rsidR="007F4257">
          <w:t xml:space="preserve">interval </w:t>
        </w:r>
      </w:ins>
      <w:ins w:id="380" w:author="Robert Lau" w:date="2024-07-18T17:56:00Z" w16du:dateUtc="2024-07-18T09:56:00Z">
        <w:r w:rsidR="00AE7A04">
          <w:t xml:space="preserve">(in second) </w:t>
        </w:r>
      </w:ins>
      <w:r>
        <w:t>before triggering COD</w:t>
      </w:r>
      <w:r>
        <w:rPr>
          <w:rFonts w:asciiTheme="minorHAnsi" w:hAnsiTheme="minorHAnsi" w:cstheme="minorHAnsi"/>
        </w:rPr>
        <w:t>.</w:t>
      </w:r>
    </w:p>
    <w:p w14:paraId="67E3F611" w14:textId="3BA19608" w:rsidR="00AA2087" w:rsidDel="00AA2087" w:rsidRDefault="00AA2087" w:rsidP="00AA2087">
      <w:pPr>
        <w:pStyle w:val="NormalNGMDS"/>
        <w:ind w:left="0"/>
        <w:rPr>
          <w:del w:id="381" w:author="Robert Lau" w:date="2024-07-18T17:48:00Z" w16du:dateUtc="2024-07-18T09:48:00Z"/>
          <w:rFonts w:asciiTheme="minorHAnsi" w:hAnsiTheme="minorHAnsi" w:cstheme="minorHAnsi"/>
        </w:rPr>
      </w:pPr>
    </w:p>
    <w:p w14:paraId="708D3B0E" w14:textId="546BF670" w:rsidR="00AA2087" w:rsidRDefault="00AA2087" w:rsidP="00AA2087">
      <w:pPr>
        <w:pStyle w:val="NormalNGMDS"/>
        <w:ind w:left="0"/>
        <w:rPr>
          <w:ins w:id="382" w:author="Robert Lau" w:date="2024-07-18T17:54:00Z" w16du:dateUtc="2024-07-18T09:54:00Z"/>
        </w:rPr>
      </w:pPr>
      <w:ins w:id="383" w:author="Robert Lau" w:date="2024-07-18T17:55:00Z" w16du:dateUtc="2024-07-18T09:55:00Z">
        <w:r>
          <w:rPr>
            <w:rFonts w:asciiTheme="minorHAnsi" w:hAnsiTheme="minorHAnsi" w:cstheme="minorHAnsi"/>
          </w:rPr>
          <w:t xml:space="preserve">A </w:t>
        </w:r>
      </w:ins>
      <w:ins w:id="384" w:author="Robert Lau" w:date="2024-07-18T17:54:00Z" w16du:dateUtc="2024-07-18T09:54:00Z">
        <w:r>
          <w:t>Test Request (1) message will be sent out by the gateway</w:t>
        </w:r>
      </w:ins>
      <w:ins w:id="385" w:author="Robert Lau" w:date="2024-07-18T17:55:00Z" w16du:dateUtc="2024-07-18T09:55:00Z">
        <w:r>
          <w:t xml:space="preserve"> if </w:t>
        </w:r>
        <w:r w:rsidR="00AE7A04">
          <w:t xml:space="preserve">a client is idle </w:t>
        </w:r>
      </w:ins>
      <w:ins w:id="386" w:author="Robert Lau" w:date="2024-07-18T17:57:00Z" w16du:dateUtc="2024-07-18T09:57:00Z">
        <w:r w:rsidR="00AE7A04">
          <w:t>over the</w:t>
        </w:r>
      </w:ins>
      <w:ins w:id="387" w:author="Robert Lau" w:date="2024-07-18T17:55:00Z" w16du:dateUtc="2024-07-18T09:55:00Z">
        <w:r w:rsidR="00AE7A04">
          <w:t xml:space="preserve"> </w:t>
        </w:r>
        <w:r w:rsidR="00AE7A04" w:rsidRPr="00EA3277">
          <w:rPr>
            <w:rFonts w:asciiTheme="minorHAnsi" w:hAnsiTheme="minorHAnsi" w:cstheme="minorHAnsi"/>
          </w:rPr>
          <w:t>inactivity</w:t>
        </w:r>
        <w:r w:rsidR="00AE7A04">
          <w:rPr>
            <w:rFonts w:asciiTheme="minorHAnsi" w:hAnsiTheme="minorHAnsi" w:cstheme="minorHAnsi"/>
          </w:rPr>
          <w:t xml:space="preserve"> interval</w:t>
        </w:r>
        <w:r w:rsidR="00AE7A04">
          <w:rPr>
            <w:rFonts w:asciiTheme="minorHAnsi" w:hAnsiTheme="minorHAnsi" w:cstheme="minorHAnsi"/>
          </w:rPr>
          <w:t xml:space="preserve"> and </w:t>
        </w:r>
      </w:ins>
      <w:ins w:id="388" w:author="Robert Lau" w:date="2024-07-18T17:57:00Z" w16du:dateUtc="2024-07-18T09:57:00Z">
        <w:r w:rsidR="00AE7A04">
          <w:rPr>
            <w:rFonts w:asciiTheme="minorHAnsi" w:hAnsiTheme="minorHAnsi" w:cstheme="minorHAnsi"/>
          </w:rPr>
          <w:t>the a</w:t>
        </w:r>
      </w:ins>
      <w:ins w:id="389" w:author="Robert Lau" w:date="2024-07-18T17:55:00Z" w16du:dateUtc="2024-07-18T09:55:00Z">
        <w:r w:rsidR="00AE7A04" w:rsidRPr="00AE7A04">
          <w:rPr>
            <w:rFonts w:asciiTheme="minorHAnsi" w:hAnsiTheme="minorHAnsi" w:cstheme="minorHAnsi"/>
          </w:rPr>
          <w:t>dditional timeout interval</w:t>
        </w:r>
        <w:r w:rsidR="00AE7A04">
          <w:rPr>
            <w:rFonts w:asciiTheme="minorHAnsi" w:hAnsiTheme="minorHAnsi" w:cstheme="minorHAnsi"/>
          </w:rPr>
          <w:t xml:space="preserve"> </w:t>
        </w:r>
      </w:ins>
      <w:ins w:id="390" w:author="Robert Lau" w:date="2024-07-18T17:56:00Z" w16du:dateUtc="2024-07-18T09:56:00Z">
        <w:r w:rsidR="00AE7A04">
          <w:rPr>
            <w:rFonts w:asciiTheme="minorHAnsi" w:hAnsiTheme="minorHAnsi" w:cstheme="minorHAnsi"/>
          </w:rPr>
          <w:t>is greater than 0.</w:t>
        </w:r>
      </w:ins>
    </w:p>
    <w:p w14:paraId="6793FCC5" w14:textId="77777777" w:rsidR="0042274E" w:rsidRDefault="0042274E" w:rsidP="0042274E">
      <w:pPr>
        <w:pStyle w:val="NormalNGMDS"/>
        <w:ind w:left="0"/>
        <w:rPr>
          <w:rFonts w:asciiTheme="minorHAnsi" w:hAnsiTheme="minorHAnsi" w:cstheme="minorHAnsi"/>
          <w:lang w:val="en-US"/>
        </w:rPr>
      </w:pPr>
      <w:r w:rsidRPr="00BE60E6">
        <w:rPr>
          <w:rFonts w:asciiTheme="minorHAnsi" w:hAnsiTheme="minorHAnsi" w:cstheme="minorHAnsi"/>
          <w:lang w:val="en-US"/>
        </w:rPr>
        <w:t xml:space="preserve">COD will be triggered </w:t>
      </w:r>
      <w:r>
        <w:rPr>
          <w:rFonts w:asciiTheme="minorHAnsi" w:hAnsiTheme="minorHAnsi" w:cstheme="minorHAnsi"/>
          <w:lang w:val="en-US"/>
        </w:rPr>
        <w:t xml:space="preserve">in the following </w:t>
      </w:r>
      <w:r w:rsidRPr="008A7F33">
        <w:rPr>
          <w:rFonts w:asciiTheme="minorHAnsi" w:hAnsiTheme="minorHAnsi" w:cstheme="minorHAnsi"/>
        </w:rPr>
        <w:t>situations</w:t>
      </w:r>
      <w:r w:rsidRPr="00BE60E6">
        <w:rPr>
          <w:rFonts w:asciiTheme="minorHAnsi" w:hAnsiTheme="minorHAnsi" w:cstheme="minorHAnsi"/>
          <w:lang w:val="en-US"/>
        </w:rPr>
        <w:t>:</w:t>
      </w:r>
    </w:p>
    <w:p w14:paraId="3354F479" w14:textId="77777777" w:rsidR="0042274E" w:rsidRDefault="0042274E" w:rsidP="0042274E">
      <w:pPr>
        <w:pStyle w:val="NormalNGMDS"/>
        <w:numPr>
          <w:ilvl w:val="0"/>
          <w:numId w:val="162"/>
        </w:numPr>
        <w:rPr>
          <w:rFonts w:asciiTheme="minorHAnsi" w:hAnsiTheme="minorHAnsi" w:cstheme="minorHAnsi"/>
        </w:rPr>
      </w:pPr>
      <w:r>
        <w:rPr>
          <w:rFonts w:asciiTheme="minorHAnsi" w:hAnsiTheme="minorHAnsi" w:cstheme="minorHAnsi"/>
        </w:rPr>
        <w:t>COD feature is enabled; and</w:t>
      </w:r>
    </w:p>
    <w:p w14:paraId="5D3396CE" w14:textId="77777777" w:rsidR="0042274E" w:rsidRDefault="0042274E" w:rsidP="0042274E">
      <w:pPr>
        <w:pStyle w:val="NormalNGMDS"/>
        <w:numPr>
          <w:ilvl w:val="0"/>
          <w:numId w:val="162"/>
        </w:numPr>
        <w:rPr>
          <w:rFonts w:asciiTheme="minorHAnsi" w:hAnsiTheme="minorHAnsi" w:cstheme="minorHAnsi"/>
        </w:rPr>
      </w:pPr>
      <w:r>
        <w:rPr>
          <w:rFonts w:asciiTheme="minorHAnsi" w:hAnsiTheme="minorHAnsi" w:cstheme="minorHAnsi"/>
        </w:rPr>
        <w:t xml:space="preserve">The client is logging on (i.e. </w:t>
      </w:r>
      <w:r>
        <w:t xml:space="preserve">without </w:t>
      </w:r>
      <w:r w:rsidRPr="00375A03">
        <w:t xml:space="preserve">a </w:t>
      </w:r>
      <w:r>
        <w:t>graceful logout)</w:t>
      </w:r>
      <w:r>
        <w:rPr>
          <w:rFonts w:asciiTheme="minorHAnsi" w:hAnsiTheme="minorHAnsi" w:cstheme="minorHAnsi"/>
        </w:rPr>
        <w:t>; and</w:t>
      </w:r>
    </w:p>
    <w:p w14:paraId="1F2D364D" w14:textId="1C88FA17" w:rsidR="0042274E" w:rsidDel="00AA2087" w:rsidRDefault="0042274E" w:rsidP="00AA2087">
      <w:pPr>
        <w:pStyle w:val="NormalNGMDS"/>
        <w:numPr>
          <w:ilvl w:val="0"/>
          <w:numId w:val="162"/>
        </w:numPr>
        <w:rPr>
          <w:del w:id="391" w:author="Robert Lau" w:date="2024-07-18T17:52:00Z" w16du:dateUtc="2024-07-18T09:52:00Z"/>
          <w:rFonts w:asciiTheme="minorHAnsi" w:hAnsiTheme="minorHAnsi" w:cstheme="minorHAnsi"/>
        </w:rPr>
      </w:pPr>
      <w:del w:id="392" w:author="Robert Lau" w:date="2024-07-18T17:43:00Z" w16du:dateUtc="2024-07-18T09:43:00Z">
        <w:r w:rsidDel="00EA3277">
          <w:rPr>
            <w:rFonts w:asciiTheme="minorHAnsi" w:hAnsiTheme="minorHAnsi" w:cstheme="minorHAnsi"/>
          </w:rPr>
          <w:delText xml:space="preserve">The client is still logging on but fails to deliver any message out; or the </w:delText>
        </w:r>
      </w:del>
      <w:ins w:id="393" w:author="Robert Lau" w:date="2024-07-18T17:43:00Z" w16du:dateUtc="2024-07-18T09:43:00Z">
        <w:r w:rsidR="00EA3277">
          <w:rPr>
            <w:rFonts w:asciiTheme="minorHAnsi" w:hAnsiTheme="minorHAnsi" w:cstheme="minorHAnsi"/>
          </w:rPr>
          <w:t xml:space="preserve">The </w:t>
        </w:r>
      </w:ins>
      <w:r>
        <w:rPr>
          <w:rFonts w:asciiTheme="minorHAnsi" w:hAnsiTheme="minorHAnsi" w:cstheme="minorHAnsi"/>
        </w:rPr>
        <w:t>client is disconnected abruptly and fails to re-logon</w:t>
      </w:r>
      <w:ins w:id="394" w:author="Robert Lau" w:date="2024-07-18T17:43:00Z" w16du:dateUtc="2024-07-18T09:43:00Z">
        <w:r w:rsidR="00EA3277">
          <w:rPr>
            <w:rFonts w:asciiTheme="minorHAnsi" w:hAnsiTheme="minorHAnsi" w:cstheme="minorHAnsi"/>
          </w:rPr>
          <w:t>; or t</w:t>
        </w:r>
        <w:r w:rsidR="00EA3277" w:rsidRPr="00EA3277">
          <w:rPr>
            <w:rFonts w:asciiTheme="minorHAnsi" w:hAnsiTheme="minorHAnsi" w:cstheme="minorHAnsi"/>
          </w:rPr>
          <w:t>he client is still logging on but fails to deliver any message out</w:t>
        </w:r>
        <w:r w:rsidR="00EA3277">
          <w:rPr>
            <w:rFonts w:asciiTheme="minorHAnsi" w:hAnsiTheme="minorHAnsi" w:cstheme="minorHAnsi"/>
          </w:rPr>
          <w:t>.</w:t>
        </w:r>
      </w:ins>
      <w:del w:id="395" w:author="Robert Lau" w:date="2024-07-18T17:43:00Z" w16du:dateUtc="2024-07-18T09:43:00Z">
        <w:r w:rsidDel="00EA3277">
          <w:rPr>
            <w:rFonts w:asciiTheme="minorHAnsi" w:hAnsiTheme="minorHAnsi" w:cstheme="minorHAnsi"/>
          </w:rPr>
          <w:delText>.</w:delText>
        </w:r>
      </w:del>
    </w:p>
    <w:p w14:paraId="642F2A9D" w14:textId="77777777" w:rsidR="00AA2087" w:rsidRDefault="00AA2087" w:rsidP="0042274E">
      <w:pPr>
        <w:pStyle w:val="NormalNGMDS"/>
        <w:numPr>
          <w:ilvl w:val="0"/>
          <w:numId w:val="162"/>
        </w:numPr>
        <w:rPr>
          <w:ins w:id="396" w:author="Robert Lau" w:date="2024-07-18T17:52:00Z" w16du:dateUtc="2024-07-18T09:52:00Z"/>
          <w:rFonts w:asciiTheme="minorHAnsi" w:hAnsiTheme="minorHAnsi" w:cstheme="minorHAnsi"/>
        </w:rPr>
      </w:pPr>
    </w:p>
    <w:p w14:paraId="2488FD2B" w14:textId="77483C8B" w:rsidR="0042274E" w:rsidRDefault="0042274E" w:rsidP="00AA2087">
      <w:pPr>
        <w:pStyle w:val="NormalNGMDS"/>
        <w:numPr>
          <w:ilvl w:val="0"/>
          <w:numId w:val="162"/>
        </w:numPr>
      </w:pPr>
      <w:del w:id="397" w:author="Robert Lau" w:date="2024-07-18T17:53:00Z" w16du:dateUtc="2024-07-18T09:53:00Z">
        <w:r w:rsidRPr="00AA2087" w:rsidDel="00AA2087">
          <w:rPr>
            <w:rFonts w:asciiTheme="minorHAnsi" w:hAnsiTheme="minorHAnsi" w:cstheme="minorHAnsi"/>
          </w:rPr>
          <w:delText xml:space="preserve">If the above situations </w:delText>
        </w:r>
      </w:del>
      <w:del w:id="398" w:author="Robert Lau" w:date="2024-07-18T17:52:00Z" w16du:dateUtc="2024-07-18T09:52:00Z">
        <w:r w:rsidRPr="00AA2087" w:rsidDel="00AA2087">
          <w:rPr>
            <w:rFonts w:asciiTheme="minorHAnsi" w:hAnsiTheme="minorHAnsi" w:cstheme="minorHAnsi"/>
          </w:rPr>
          <w:delText xml:space="preserve">are met </w:delText>
        </w:r>
      </w:del>
      <w:del w:id="399" w:author="Robert Lau" w:date="2024-07-18T17:50:00Z" w16du:dateUtc="2024-07-18T09:50:00Z">
        <w:r w:rsidRPr="00AA2087" w:rsidDel="00AA2087">
          <w:rPr>
            <w:rFonts w:asciiTheme="minorHAnsi" w:hAnsiTheme="minorHAnsi" w:cstheme="minorHAnsi"/>
          </w:rPr>
          <w:delText xml:space="preserve">for </w:delText>
        </w:r>
      </w:del>
      <w:del w:id="400" w:author="Robert Lau" w:date="2024-07-18T17:53:00Z" w16du:dateUtc="2024-07-18T09:53:00Z">
        <w:r w:rsidRPr="00AA2087" w:rsidDel="00AA2087">
          <w:rPr>
            <w:rFonts w:asciiTheme="minorHAnsi" w:hAnsiTheme="minorHAnsi" w:cstheme="minorHAnsi"/>
          </w:rPr>
          <w:delText xml:space="preserve">longer than the </w:delText>
        </w:r>
      </w:del>
      <w:ins w:id="401" w:author="Robert Lau" w:date="2024-07-18T17:53:00Z" w16du:dateUtc="2024-07-18T09:53:00Z">
        <w:r w:rsidR="00AA2087">
          <w:rPr>
            <w:rFonts w:asciiTheme="minorHAnsi" w:hAnsiTheme="minorHAnsi" w:cstheme="minorHAnsi"/>
          </w:rPr>
          <w:t xml:space="preserve">After the </w:t>
        </w:r>
      </w:ins>
      <w:ins w:id="402" w:author="Robert Lau" w:date="2024-07-19T14:19:00Z" w16du:dateUtc="2024-07-19T06:19:00Z">
        <w:r w:rsidR="003E302D">
          <w:rPr>
            <w:rFonts w:asciiTheme="minorHAnsi" w:hAnsiTheme="minorHAnsi" w:cstheme="minorHAnsi"/>
          </w:rPr>
          <w:t>“</w:t>
        </w:r>
      </w:ins>
      <w:del w:id="403" w:author="Robert Lau" w:date="2024-07-19T14:18:00Z" w16du:dateUtc="2024-07-19T06:18:00Z">
        <w:r w:rsidDel="003E302D">
          <w:delText>“Total triggering time interval” (</w:delText>
        </w:r>
        <w:r w:rsidRPr="00AA2087" w:rsidDel="003E302D">
          <w:rPr>
            <w:rFonts w:asciiTheme="minorHAnsi" w:hAnsiTheme="minorHAnsi" w:cstheme="minorHAnsi"/>
          </w:rPr>
          <w:delText>“</w:delText>
        </w:r>
      </w:del>
      <w:ins w:id="404" w:author="Robert Lau" w:date="2024-07-19T14:18:00Z" w16du:dateUtc="2024-07-19T06:18:00Z">
        <w:r w:rsidR="003E302D">
          <w:rPr>
            <w:rFonts w:asciiTheme="minorHAnsi" w:hAnsiTheme="minorHAnsi" w:cstheme="minorHAnsi"/>
          </w:rPr>
          <w:t>I</w:t>
        </w:r>
      </w:ins>
      <w:ins w:id="405" w:author="Robert Lau" w:date="2024-07-18T17:46:00Z" w16du:dateUtc="2024-07-18T09:46:00Z">
        <w:r w:rsidR="00AA2087" w:rsidRPr="00AA2087">
          <w:rPr>
            <w:rFonts w:asciiTheme="minorHAnsi" w:hAnsiTheme="minorHAnsi" w:cstheme="minorHAnsi"/>
          </w:rPr>
          <w:t>nactivity interval</w:t>
        </w:r>
      </w:ins>
      <w:del w:id="406" w:author="Robert Lau" w:date="2024-07-18T17:46:00Z" w16du:dateUtc="2024-07-18T09:46:00Z">
        <w:r w:rsidRPr="00AA2087" w:rsidDel="00AA2087">
          <w:rPr>
            <w:rFonts w:asciiTheme="minorHAnsi" w:hAnsiTheme="minorHAnsi" w:cstheme="minorHAnsi"/>
          </w:rPr>
          <w:delText>Idle interval</w:delText>
        </w:r>
      </w:del>
      <w:r w:rsidRPr="00AA2087">
        <w:rPr>
          <w:rFonts w:asciiTheme="minorHAnsi" w:hAnsiTheme="minorHAnsi" w:cstheme="minorHAnsi"/>
        </w:rPr>
        <w:t>” + “</w:t>
      </w:r>
      <w:r>
        <w:t>Additional timeout interval”</w:t>
      </w:r>
      <w:del w:id="407" w:author="Robert Lau" w:date="2024-07-19T14:18:00Z" w16du:dateUtc="2024-07-19T06:18:00Z">
        <w:r w:rsidDel="003E302D">
          <w:delText>)</w:delText>
        </w:r>
      </w:del>
      <w:r>
        <w:t>, the COD will be triggered.</w:t>
      </w:r>
    </w:p>
    <w:p w14:paraId="36652241" w14:textId="6336FE02" w:rsidR="0042274E" w:rsidRDefault="0042274E" w:rsidP="0042274E">
      <w:pPr>
        <w:pStyle w:val="NormalNGMDS"/>
        <w:ind w:left="0"/>
      </w:pPr>
      <w:r>
        <w:rPr>
          <w:rFonts w:asciiTheme="minorHAnsi" w:hAnsiTheme="minorHAnsi" w:cstheme="minorHAnsi"/>
        </w:rPr>
        <w:t xml:space="preserve">If the client is disconnected and is able re-logon to the gateway before the </w:t>
      </w:r>
      <w:ins w:id="408" w:author="Robert Lau" w:date="2024-07-19T14:19:00Z" w16du:dateUtc="2024-07-19T06:19:00Z">
        <w:r w:rsidR="003E302D">
          <w:rPr>
            <w:rFonts w:asciiTheme="minorHAnsi" w:hAnsiTheme="minorHAnsi" w:cstheme="minorHAnsi"/>
          </w:rPr>
          <w:t>actual triggering</w:t>
        </w:r>
      </w:ins>
      <w:del w:id="409" w:author="Robert Lau" w:date="2024-07-19T14:19:00Z" w16du:dateUtc="2024-07-19T06:19:00Z">
        <w:r w:rsidDel="003E302D">
          <w:rPr>
            <w:rFonts w:asciiTheme="minorHAnsi" w:hAnsiTheme="minorHAnsi" w:cstheme="minorHAnsi"/>
          </w:rPr>
          <w:delText>“</w:delText>
        </w:r>
        <w:r w:rsidDel="003E302D">
          <w:delText>Total triggering time interval”</w:delText>
        </w:r>
      </w:del>
      <w:r>
        <w:t>, COD will not be triggered, and the COD triggering timer is reset as well.</w:t>
      </w:r>
    </w:p>
    <w:p w14:paraId="60DFE3F7" w14:textId="77777777" w:rsidR="0042274E" w:rsidRDefault="0042274E" w:rsidP="0042274E">
      <w:pPr>
        <w:pStyle w:val="NormalNGMDS"/>
        <w:ind w:left="0"/>
      </w:pPr>
      <w:r>
        <w:rPr>
          <w:rFonts w:asciiTheme="minorHAnsi" w:hAnsiTheme="minorHAnsi" w:cstheme="minorHAnsi"/>
        </w:rPr>
        <w:t xml:space="preserve">Any message sent by the client will also reset the </w:t>
      </w:r>
      <w:r>
        <w:t>COD triggering timer.</w:t>
      </w:r>
    </w:p>
    <w:p w14:paraId="08395818" w14:textId="2ED077B9" w:rsidR="0042274E" w:rsidRDefault="0042274E" w:rsidP="0042274E">
      <w:pPr>
        <w:pStyle w:val="NormalNGMDS"/>
        <w:ind w:left="0"/>
        <w:rPr>
          <w:rFonts w:asciiTheme="minorHAnsi" w:hAnsiTheme="minorHAnsi" w:cstheme="minorHAnsi"/>
        </w:rPr>
      </w:pPr>
      <w:r>
        <w:rPr>
          <w:rFonts w:asciiTheme="minorHAnsi" w:hAnsiTheme="minorHAnsi" w:cstheme="minorHAnsi"/>
        </w:rPr>
        <w:t>If COD is triggered</w:t>
      </w:r>
      <w:r w:rsidRPr="00417716">
        <w:rPr>
          <w:rFonts w:asciiTheme="minorHAnsi" w:hAnsiTheme="minorHAnsi" w:cstheme="minorHAnsi"/>
        </w:rPr>
        <w:t xml:space="preserve">, </w:t>
      </w:r>
      <w:r>
        <w:rPr>
          <w:rFonts w:asciiTheme="minorHAnsi" w:hAnsiTheme="minorHAnsi" w:cstheme="minorHAnsi"/>
        </w:rPr>
        <w:t xml:space="preserve">the </w:t>
      </w:r>
      <w:del w:id="410" w:author="Robert Lau" w:date="2024-07-18T17:58:00Z" w16du:dateUtc="2024-07-18T09:58:00Z">
        <w:r w:rsidDel="00560BD3">
          <w:rPr>
            <w:rFonts w:asciiTheme="minorHAnsi" w:hAnsiTheme="minorHAnsi" w:cstheme="minorHAnsi"/>
          </w:rPr>
          <w:delText xml:space="preserve">live </w:delText>
        </w:r>
      </w:del>
      <w:ins w:id="411" w:author="Robert Lau" w:date="2024-07-19T14:17:00Z" w16du:dateUtc="2024-07-19T06:17:00Z">
        <w:r w:rsidR="00BC6B19">
          <w:rPr>
            <w:rFonts w:asciiTheme="minorHAnsi" w:hAnsiTheme="minorHAnsi" w:cstheme="minorHAnsi"/>
          </w:rPr>
          <w:t>live</w:t>
        </w:r>
      </w:ins>
      <w:ins w:id="412" w:author="Robert Lau" w:date="2024-07-18T17:58:00Z" w16du:dateUtc="2024-07-18T09:58:00Z">
        <w:r w:rsidR="00560BD3">
          <w:rPr>
            <w:rFonts w:asciiTheme="minorHAnsi" w:hAnsiTheme="minorHAnsi" w:cstheme="minorHAnsi"/>
          </w:rPr>
          <w:t xml:space="preserve"> </w:t>
        </w:r>
      </w:ins>
      <w:r>
        <w:rPr>
          <w:rFonts w:asciiTheme="minorHAnsi" w:hAnsiTheme="minorHAnsi" w:cstheme="minorHAnsi"/>
        </w:rPr>
        <w:t>order/quote will be cancelled, and the following message will be generated:</w:t>
      </w:r>
    </w:p>
    <w:p w14:paraId="1AF550A3" w14:textId="77777777" w:rsidR="0042274E" w:rsidRPr="00FE7461" w:rsidRDefault="0042274E" w:rsidP="0042274E">
      <w:pPr>
        <w:pStyle w:val="NormalNGMDS"/>
        <w:numPr>
          <w:ilvl w:val="0"/>
          <w:numId w:val="153"/>
        </w:numPr>
        <w:rPr>
          <w:rFonts w:asciiTheme="minorHAnsi" w:hAnsiTheme="minorHAnsi" w:cstheme="minorHAnsi"/>
        </w:rPr>
      </w:pPr>
      <w:r>
        <w:t>Order Unsolicited Cancelled (60)</w:t>
      </w:r>
    </w:p>
    <w:p w14:paraId="50232E5E" w14:textId="77777777" w:rsidR="0042274E" w:rsidRDefault="0042274E" w:rsidP="0042274E">
      <w:pPr>
        <w:pStyle w:val="NormalNGMDS"/>
        <w:numPr>
          <w:ilvl w:val="0"/>
          <w:numId w:val="153"/>
        </w:numPr>
        <w:rPr>
          <w:rFonts w:asciiTheme="minorHAnsi" w:hAnsiTheme="minorHAnsi" w:cstheme="minorHAnsi"/>
        </w:rPr>
      </w:pPr>
      <w:r>
        <w:rPr>
          <w:rFonts w:asciiTheme="minorHAnsi" w:hAnsiTheme="minorHAnsi" w:cstheme="minorHAnsi"/>
        </w:rPr>
        <w:t>Quote Cancel on Security Level (66)</w:t>
      </w:r>
    </w:p>
    <w:p w14:paraId="5029AB3E" w14:textId="77777777" w:rsidR="0038026A" w:rsidRDefault="0038026A">
      <w:pPr>
        <w:spacing w:after="200" w:line="276" w:lineRule="auto"/>
        <w:rPr>
          <w:ins w:id="413" w:author="Robert Lau" w:date="2024-07-19T11:08:00Z" w16du:dateUtc="2024-07-19T03:08:00Z"/>
          <w:rFonts w:eastAsiaTheme="minorHAnsi" w:cstheme="minorHAnsi"/>
          <w:color w:val="000000"/>
          <w:sz w:val="22"/>
          <w:lang w:val="en-GB"/>
        </w:rPr>
      </w:pPr>
      <w:ins w:id="414" w:author="Robert Lau" w:date="2024-07-19T11:08:00Z" w16du:dateUtc="2024-07-19T03:08:00Z">
        <w:r>
          <w:rPr>
            <w:rFonts w:cstheme="minorHAnsi"/>
          </w:rPr>
          <w:br w:type="page"/>
        </w:r>
      </w:ins>
    </w:p>
    <w:bookmarkEnd w:id="353"/>
    <w:p w14:paraId="70B6ABFB" w14:textId="18DC22A4" w:rsidR="0042274E" w:rsidRDefault="0042274E" w:rsidP="0042274E">
      <w:pPr>
        <w:pStyle w:val="NormalNGMDS"/>
        <w:ind w:left="0"/>
        <w:rPr>
          <w:ins w:id="415" w:author="Robert Lau" w:date="2024-07-19T10:02:00Z" w16du:dateUtc="2024-07-19T02:02:00Z"/>
          <w:rFonts w:asciiTheme="minorHAnsi" w:hAnsiTheme="minorHAnsi" w:cstheme="minorHAnsi"/>
        </w:rPr>
      </w:pPr>
      <w:r>
        <w:rPr>
          <w:rFonts w:asciiTheme="minorHAnsi" w:hAnsiTheme="minorHAnsi" w:cstheme="minorHAnsi"/>
        </w:rPr>
        <w:lastRenderedPageBreak/>
        <w:t>The following depicts the COD triggering flow</w:t>
      </w:r>
      <w:ins w:id="416" w:author="Robert Lau" w:date="2024-07-19T10:02:00Z" w16du:dateUtc="2024-07-19T02:02:00Z">
        <w:r w:rsidR="00ED2B54">
          <w:rPr>
            <w:rFonts w:asciiTheme="minorHAnsi" w:hAnsiTheme="minorHAnsi" w:cstheme="minorHAnsi"/>
          </w:rPr>
          <w:t>.</w:t>
        </w:r>
      </w:ins>
      <w:del w:id="417" w:author="Robert Lau" w:date="2024-07-19T10:02:00Z" w16du:dateUtc="2024-07-19T02:02:00Z">
        <w:r w:rsidDel="00ED2B54">
          <w:rPr>
            <w:rFonts w:asciiTheme="minorHAnsi" w:hAnsiTheme="minorHAnsi" w:cstheme="minorHAnsi"/>
          </w:rPr>
          <w:delText>:</w:delText>
        </w:r>
      </w:del>
    </w:p>
    <w:p w14:paraId="3850904A" w14:textId="2AEC977A" w:rsidR="00ED2B54" w:rsidRDefault="00454605" w:rsidP="0038026A">
      <w:pPr>
        <w:pStyle w:val="NormalNGMDS"/>
        <w:numPr>
          <w:ilvl w:val="0"/>
          <w:numId w:val="186"/>
        </w:numPr>
        <w:rPr>
          <w:ins w:id="418" w:author="Robert Lau" w:date="2024-07-19T11:07:00Z" w16du:dateUtc="2024-07-19T03:07:00Z"/>
          <w:rFonts w:asciiTheme="minorHAnsi" w:hAnsiTheme="minorHAnsi" w:cstheme="minorHAnsi"/>
        </w:rPr>
      </w:pPr>
      <w:ins w:id="419" w:author="Robert Lau" w:date="2024-07-19T10:03:00Z" w16du:dateUtc="2024-07-19T02:03:00Z">
        <w:r>
          <w:rPr>
            <w:rFonts w:asciiTheme="minorHAnsi" w:hAnsiTheme="minorHAnsi" w:cstheme="minorHAnsi"/>
          </w:rPr>
          <w:t xml:space="preserve">Client </w:t>
        </w:r>
      </w:ins>
      <w:ins w:id="420" w:author="Robert Lau" w:date="2024-07-19T11:07:00Z" w16du:dateUtc="2024-07-19T03:07:00Z">
        <w:r w:rsidR="0038026A">
          <w:rPr>
            <w:rFonts w:asciiTheme="minorHAnsi" w:hAnsiTheme="minorHAnsi" w:cstheme="minorHAnsi"/>
          </w:rPr>
          <w:t xml:space="preserve">is </w:t>
        </w:r>
      </w:ins>
      <w:ins w:id="421" w:author="Robert Lau" w:date="2024-07-19T10:03:00Z" w16du:dateUtc="2024-07-19T02:03:00Z">
        <w:r>
          <w:rPr>
            <w:rFonts w:asciiTheme="minorHAnsi" w:hAnsiTheme="minorHAnsi" w:cstheme="minorHAnsi"/>
          </w:rPr>
          <w:t>disconnect</w:t>
        </w:r>
      </w:ins>
      <w:ins w:id="422" w:author="Robert Lau" w:date="2024-07-19T11:07:00Z" w16du:dateUtc="2024-07-19T03:07:00Z">
        <w:r w:rsidR="0038026A">
          <w:rPr>
            <w:rFonts w:asciiTheme="minorHAnsi" w:hAnsiTheme="minorHAnsi" w:cstheme="minorHAnsi"/>
          </w:rPr>
          <w:t>ed</w:t>
        </w:r>
      </w:ins>
    </w:p>
    <w:p w14:paraId="26F957D0" w14:textId="5A24B809" w:rsidR="0038026A" w:rsidRDefault="00BC6B19" w:rsidP="0038026A">
      <w:pPr>
        <w:pStyle w:val="NormalNGMDS"/>
        <w:ind w:left="0"/>
        <w:rPr>
          <w:ins w:id="423" w:author="Robert Lau" w:date="2024-07-19T10:03:00Z" w16du:dateUtc="2024-07-19T02:03:00Z"/>
          <w:rFonts w:asciiTheme="minorHAnsi" w:hAnsiTheme="minorHAnsi" w:cstheme="minorHAnsi"/>
        </w:rPr>
      </w:pPr>
      <w:ins w:id="424" w:author="Robert Lau" w:date="2024-07-19T14:16:00Z" w16du:dateUtc="2024-07-19T06:16:00Z">
        <w:r>
          <w:object w:dxaOrig="9888" w:dyaOrig="9012" w14:anchorId="431F00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451.2pt;height:411.6pt" o:ole="">
              <v:imagedata r:id="rId13" o:title=""/>
            </v:shape>
            <o:OLEObject Type="Embed" ProgID="Visio.Drawing.15" ShapeID="_x0000_i1065" DrawAspect="Content" ObjectID="_1782904582" r:id="rId14"/>
          </w:object>
        </w:r>
      </w:ins>
    </w:p>
    <w:p w14:paraId="340433F3" w14:textId="77777777" w:rsidR="0038026A" w:rsidRDefault="0038026A">
      <w:pPr>
        <w:spacing w:after="200" w:line="276" w:lineRule="auto"/>
        <w:rPr>
          <w:ins w:id="425" w:author="Robert Lau" w:date="2024-07-19T11:08:00Z" w16du:dateUtc="2024-07-19T03:08:00Z"/>
          <w:rFonts w:eastAsiaTheme="minorHAnsi" w:cstheme="minorHAnsi"/>
          <w:color w:val="000000"/>
          <w:sz w:val="22"/>
          <w:lang w:val="en-GB"/>
        </w:rPr>
      </w:pPr>
      <w:ins w:id="426" w:author="Robert Lau" w:date="2024-07-19T11:08:00Z" w16du:dateUtc="2024-07-19T03:08:00Z">
        <w:r>
          <w:rPr>
            <w:rFonts w:cstheme="minorHAnsi"/>
          </w:rPr>
          <w:br w:type="page"/>
        </w:r>
      </w:ins>
    </w:p>
    <w:p w14:paraId="4F51971D" w14:textId="44D82B5C" w:rsidR="0038026A" w:rsidRDefault="0038026A" w:rsidP="0038026A">
      <w:pPr>
        <w:pStyle w:val="NormalNGMDS"/>
        <w:numPr>
          <w:ilvl w:val="0"/>
          <w:numId w:val="186"/>
        </w:numPr>
        <w:rPr>
          <w:ins w:id="427" w:author="Robert Lau" w:date="2024-07-19T11:08:00Z" w16du:dateUtc="2024-07-19T03:08:00Z"/>
          <w:rFonts w:asciiTheme="minorHAnsi" w:hAnsiTheme="minorHAnsi" w:cstheme="minorHAnsi"/>
        </w:rPr>
      </w:pPr>
      <w:ins w:id="428" w:author="Robert Lau" w:date="2024-07-19T11:08:00Z" w16du:dateUtc="2024-07-19T03:08:00Z">
        <w:r>
          <w:rPr>
            <w:rFonts w:asciiTheme="minorHAnsi" w:hAnsiTheme="minorHAnsi" w:cstheme="minorHAnsi"/>
          </w:rPr>
          <w:lastRenderedPageBreak/>
          <w:t xml:space="preserve">Client is </w:t>
        </w:r>
        <w:r>
          <w:rPr>
            <w:rFonts w:asciiTheme="minorHAnsi" w:hAnsiTheme="minorHAnsi" w:cstheme="minorHAnsi"/>
          </w:rPr>
          <w:t>inactive</w:t>
        </w:r>
      </w:ins>
    </w:p>
    <w:p w14:paraId="1C485A8A" w14:textId="70513CEA" w:rsidR="0038026A" w:rsidRDefault="00BC6B19" w:rsidP="0038026A">
      <w:pPr>
        <w:pStyle w:val="NormalNGMDS"/>
        <w:ind w:left="0"/>
        <w:rPr>
          <w:ins w:id="429" w:author="Robert Lau" w:date="2024-07-19T11:08:00Z" w16du:dateUtc="2024-07-19T03:08:00Z"/>
          <w:rFonts w:asciiTheme="minorHAnsi" w:hAnsiTheme="minorHAnsi" w:cstheme="minorHAnsi"/>
        </w:rPr>
      </w:pPr>
      <w:ins w:id="430" w:author="Robert Lau" w:date="2024-07-19T14:17:00Z" w16du:dateUtc="2024-07-19T06:17:00Z">
        <w:r>
          <w:object w:dxaOrig="9888" w:dyaOrig="9073" w14:anchorId="2691E8BA">
            <v:shape id="_x0000_i1068" type="#_x0000_t75" style="width:451.2pt;height:414pt" o:ole="">
              <v:imagedata r:id="rId15" o:title=""/>
            </v:shape>
            <o:OLEObject Type="Embed" ProgID="Visio.Drawing.15" ShapeID="_x0000_i1068" DrawAspect="Content" ObjectID="_1782904583" r:id="rId16"/>
          </w:object>
        </w:r>
      </w:ins>
    </w:p>
    <w:p w14:paraId="79CCF757" w14:textId="38744DB8" w:rsidR="00454605" w:rsidRDefault="00454605" w:rsidP="0038026A">
      <w:pPr>
        <w:pStyle w:val="NormalNGMDS"/>
        <w:ind w:left="0"/>
        <w:rPr>
          <w:ins w:id="431" w:author="Robert Lau" w:date="2024-07-19T10:03:00Z" w16du:dateUtc="2024-07-19T02:03:00Z"/>
          <w:rFonts w:asciiTheme="minorHAnsi" w:hAnsiTheme="minorHAnsi" w:cstheme="minorHAnsi"/>
        </w:rPr>
      </w:pPr>
    </w:p>
    <w:p w14:paraId="6F456463" w14:textId="19ECF572" w:rsidR="00454605" w:rsidDel="00BC6B19" w:rsidRDefault="00454605" w:rsidP="0038026A">
      <w:pPr>
        <w:pStyle w:val="NormalNGMDS"/>
        <w:ind w:left="0"/>
        <w:rPr>
          <w:del w:id="432" w:author="Robert Lau" w:date="2024-07-19T14:14:00Z" w16du:dateUtc="2024-07-19T06:14:00Z"/>
          <w:rFonts w:asciiTheme="minorHAnsi" w:hAnsiTheme="minorHAnsi" w:cstheme="minorHAnsi"/>
        </w:rPr>
      </w:pPr>
    </w:p>
    <w:p w14:paraId="2AF0A23D" w14:textId="49FF564A" w:rsidR="0042274E" w:rsidDel="00BC6B19" w:rsidRDefault="0042274E" w:rsidP="0042274E">
      <w:pPr>
        <w:pStyle w:val="NormalNGMDS"/>
        <w:ind w:left="0"/>
        <w:rPr>
          <w:del w:id="433" w:author="Robert Lau" w:date="2024-07-19T14:14:00Z" w16du:dateUtc="2024-07-19T06:14:00Z"/>
          <w:rFonts w:asciiTheme="minorHAnsi" w:hAnsiTheme="minorHAnsi" w:cstheme="minorHAnsi"/>
        </w:rPr>
      </w:pPr>
      <w:del w:id="434" w:author="Robert Lau" w:date="2024-07-19T09:53:00Z" w16du:dateUtc="2024-07-19T01:53:00Z">
        <w:r w:rsidDel="00ED2B54">
          <w:object w:dxaOrig="7572" w:dyaOrig="6768" w14:anchorId="6F6C9E49">
            <v:shape id="_x0000_i1025" type="#_x0000_t75" style="width:379.2pt;height:338.4pt" o:ole="">
              <v:imagedata r:id="rId17" o:title=""/>
            </v:shape>
            <o:OLEObject Type="Embed" ProgID="Visio.Drawing.15" ShapeID="_x0000_i1025" DrawAspect="Content" ObjectID="_1782904584" r:id="rId18"/>
          </w:object>
        </w:r>
      </w:del>
    </w:p>
    <w:p w14:paraId="6C8CC0EB" w14:textId="77777777" w:rsidR="0042274E" w:rsidRDefault="0042274E" w:rsidP="0042274E">
      <w:pPr>
        <w:pStyle w:val="NormalNGMDS"/>
        <w:ind w:left="0"/>
        <w:rPr>
          <w:rFonts w:asciiTheme="minorHAnsi" w:hAnsiTheme="minorHAnsi" w:cstheme="minorHAnsi"/>
        </w:rPr>
      </w:pPr>
      <w:r w:rsidRPr="00651EB0">
        <w:rPr>
          <w:rFonts w:asciiTheme="minorHAnsi" w:hAnsiTheme="minorHAnsi" w:cstheme="minorHAnsi"/>
        </w:rPr>
        <w:t xml:space="preserve">This COD feature does not guarantee that all live orders/quotes can be successfully cancelled as </w:t>
      </w:r>
      <w:r>
        <w:rPr>
          <w:rFonts w:asciiTheme="minorHAnsi" w:hAnsiTheme="minorHAnsi" w:cstheme="minorHAnsi"/>
        </w:rPr>
        <w:t xml:space="preserve">it </w:t>
      </w:r>
      <w:r w:rsidRPr="00651EB0">
        <w:rPr>
          <w:rFonts w:asciiTheme="minorHAnsi" w:hAnsiTheme="minorHAnsi" w:cstheme="minorHAnsi"/>
        </w:rPr>
        <w:t xml:space="preserve">depends on the </w:t>
      </w:r>
      <w:r>
        <w:rPr>
          <w:rFonts w:asciiTheme="minorHAnsi" w:hAnsiTheme="minorHAnsi" w:cstheme="minorHAnsi"/>
        </w:rPr>
        <w:t xml:space="preserve">system availability and/or market </w:t>
      </w:r>
      <w:r w:rsidRPr="00651EB0">
        <w:rPr>
          <w:rFonts w:asciiTheme="minorHAnsi" w:hAnsiTheme="minorHAnsi" w:cstheme="minorHAnsi"/>
        </w:rPr>
        <w:t>trading state when the COD triggers.</w:t>
      </w:r>
    </w:p>
    <w:bookmarkEnd w:id="352"/>
    <w:p w14:paraId="6ED1F180" w14:textId="77777777" w:rsidR="0042274E" w:rsidRDefault="0042274E" w:rsidP="0042274E">
      <w:pPr>
        <w:pStyle w:val="NormalNGMDS"/>
        <w:ind w:left="0"/>
        <w:rPr>
          <w:rFonts w:asciiTheme="minorHAnsi" w:hAnsiTheme="minorHAnsi" w:cstheme="minorHAnsi"/>
        </w:rPr>
      </w:pPr>
    </w:p>
    <w:p w14:paraId="072ABEB4" w14:textId="77777777" w:rsidR="0042274E" w:rsidRPr="00417716" w:rsidRDefault="0042274E" w:rsidP="0042274E">
      <w:pPr>
        <w:pStyle w:val="Heading2"/>
        <w:rPr>
          <w:rFonts w:asciiTheme="minorHAnsi" w:hAnsiTheme="minorHAnsi" w:cstheme="minorHAnsi"/>
        </w:rPr>
      </w:pPr>
      <w:bookmarkStart w:id="435" w:name="_Toc170578784"/>
      <w:r w:rsidRPr="00417716">
        <w:rPr>
          <w:rFonts w:asciiTheme="minorHAnsi" w:hAnsiTheme="minorHAnsi" w:cstheme="minorHAnsi"/>
        </w:rPr>
        <w:t>Message Throttling</w:t>
      </w:r>
      <w:bookmarkEnd w:id="435"/>
    </w:p>
    <w:p w14:paraId="2826F039" w14:textId="7AE18C88" w:rsidR="005F21FA" w:rsidRPr="00417716" w:rsidRDefault="005F21FA" w:rsidP="005F21FA">
      <w:pPr>
        <w:pStyle w:val="Heading3"/>
        <w:rPr>
          <w:ins w:id="436" w:author="Robert Lau" w:date="2024-07-16T17:36:00Z" w16du:dateUtc="2024-07-16T09:36:00Z"/>
        </w:rPr>
      </w:pPr>
      <w:ins w:id="437" w:author="Robert Lau" w:date="2024-07-16T17:36:00Z" w16du:dateUtc="2024-07-16T09:36:00Z">
        <w:r>
          <w:t>Message Throttling Model</w:t>
        </w:r>
      </w:ins>
    </w:p>
    <w:p w14:paraId="0DE2B4F8" w14:textId="77777777" w:rsidR="0042274E" w:rsidRDefault="0042274E" w:rsidP="0042274E">
      <w:pPr>
        <w:pStyle w:val="NormalNGMDS"/>
        <w:ind w:left="0"/>
        <w:rPr>
          <w:rFonts w:asciiTheme="minorHAnsi" w:hAnsiTheme="minorHAnsi" w:cstheme="minorHAnsi"/>
        </w:rPr>
      </w:pPr>
      <w:r w:rsidRPr="00417716">
        <w:rPr>
          <w:rFonts w:asciiTheme="minorHAnsi" w:hAnsiTheme="minorHAnsi" w:cstheme="minorHAnsi"/>
        </w:rPr>
        <w:t>HKEX has implemented a scheme for throttling message traffic where each Comp ID is only permitted to submit up to a specified number of business messages per second (MPS).</w:t>
      </w:r>
    </w:p>
    <w:p w14:paraId="4D453CB3" w14:textId="77777777" w:rsidR="0042274E" w:rsidRPr="00202255" w:rsidRDefault="0042274E" w:rsidP="0042274E">
      <w:pPr>
        <w:pStyle w:val="NormalNGMDS"/>
        <w:ind w:left="0"/>
        <w:rPr>
          <w:rFonts w:asciiTheme="minorHAnsi" w:hAnsiTheme="minorHAnsi" w:cstheme="minorHAnsi"/>
        </w:rPr>
      </w:pPr>
      <w:r>
        <w:rPr>
          <w:rFonts w:asciiTheme="minorHAnsi" w:hAnsiTheme="minorHAnsi" w:cstheme="minorHAnsi"/>
        </w:rPr>
        <w:t>The t</w:t>
      </w:r>
      <w:r w:rsidRPr="00202255">
        <w:rPr>
          <w:rFonts w:asciiTheme="minorHAnsi" w:hAnsiTheme="minorHAnsi" w:cstheme="minorHAnsi"/>
        </w:rPr>
        <w:t>hrottle window is a one-second period that begins at the boundary of an actual clock second</w:t>
      </w:r>
      <w:r>
        <w:rPr>
          <w:rFonts w:asciiTheme="minorHAnsi" w:hAnsiTheme="minorHAnsi" w:cstheme="minorHAnsi"/>
        </w:rPr>
        <w:t xml:space="preserve"> or it is the current system time in gateway server for each second, i.e. from 14:45:22 to 14:45:23 is one interval; 14:45:23 to 14:45:24 is another interval; and so on. </w:t>
      </w:r>
      <w:r w:rsidRPr="00202255">
        <w:rPr>
          <w:rFonts w:asciiTheme="minorHAnsi" w:hAnsiTheme="minorHAnsi" w:cstheme="minorHAnsi"/>
        </w:rPr>
        <w:t xml:space="preserve">For example: </w:t>
      </w:r>
    </w:p>
    <w:p w14:paraId="7436781D" w14:textId="77777777" w:rsidR="0042274E" w:rsidRPr="00202255" w:rsidRDefault="0042274E" w:rsidP="0042274E">
      <w:pPr>
        <w:pStyle w:val="NormalNGMDS"/>
        <w:numPr>
          <w:ilvl w:val="0"/>
          <w:numId w:val="104"/>
        </w:numPr>
        <w:ind w:left="720"/>
        <w:rPr>
          <w:rFonts w:asciiTheme="minorHAnsi" w:hAnsiTheme="minorHAnsi" w:cstheme="minorHAnsi"/>
        </w:rPr>
      </w:pPr>
      <w:r>
        <w:rPr>
          <w:rFonts w:asciiTheme="minorHAnsi" w:hAnsiTheme="minorHAnsi" w:cstheme="minorHAnsi"/>
        </w:rPr>
        <w:t xml:space="preserve">Assume MPS </w:t>
      </w:r>
      <w:r w:rsidRPr="00202255">
        <w:rPr>
          <w:rFonts w:asciiTheme="minorHAnsi" w:hAnsiTheme="minorHAnsi" w:cstheme="minorHAnsi"/>
        </w:rPr>
        <w:t>is 8</w:t>
      </w:r>
    </w:p>
    <w:p w14:paraId="68AAEF9D" w14:textId="77777777" w:rsidR="0042274E" w:rsidRPr="00202255" w:rsidRDefault="0042274E" w:rsidP="0042274E">
      <w:pPr>
        <w:pStyle w:val="NormalNGMDS"/>
        <w:numPr>
          <w:ilvl w:val="0"/>
          <w:numId w:val="104"/>
        </w:numPr>
        <w:ind w:left="720"/>
        <w:rPr>
          <w:rFonts w:asciiTheme="minorHAnsi" w:hAnsiTheme="minorHAnsi" w:cstheme="minorHAnsi"/>
        </w:rPr>
      </w:pPr>
      <w:r>
        <w:rPr>
          <w:rFonts w:asciiTheme="minorHAnsi" w:hAnsiTheme="minorHAnsi" w:cstheme="minorHAnsi"/>
        </w:rPr>
        <w:t>Client</w:t>
      </w:r>
      <w:r w:rsidRPr="00202255">
        <w:rPr>
          <w:rFonts w:asciiTheme="minorHAnsi" w:hAnsiTheme="minorHAnsi" w:cstheme="minorHAnsi"/>
        </w:rPr>
        <w:t xml:space="preserve"> sends 12 messages within 1 second (10:23:36 - 10:23:37)</w:t>
      </w:r>
    </w:p>
    <w:p w14:paraId="00B73647" w14:textId="77777777" w:rsidR="0042274E" w:rsidRDefault="0042274E" w:rsidP="0042274E">
      <w:pPr>
        <w:pStyle w:val="NormalNGMDS"/>
        <w:numPr>
          <w:ilvl w:val="0"/>
          <w:numId w:val="104"/>
        </w:numPr>
        <w:ind w:left="720"/>
        <w:rPr>
          <w:rFonts w:asciiTheme="minorHAnsi" w:hAnsiTheme="minorHAnsi" w:cstheme="minorHAnsi"/>
        </w:rPr>
      </w:pPr>
      <w:r w:rsidRPr="00202255">
        <w:rPr>
          <w:rFonts w:asciiTheme="minorHAnsi" w:hAnsiTheme="minorHAnsi" w:cstheme="minorHAnsi"/>
        </w:rPr>
        <w:t>The first 8 messages will be accepted while the last 4 messages will be rejected immediately</w:t>
      </w:r>
      <w:r>
        <w:rPr>
          <w:rFonts w:asciiTheme="minorHAnsi" w:hAnsiTheme="minorHAnsi" w:cstheme="minorHAnsi"/>
        </w:rPr>
        <w:t>.</w:t>
      </w:r>
    </w:p>
    <w:p w14:paraId="0FA9E5E9" w14:textId="77777777" w:rsidR="0042274E" w:rsidRPr="00202255" w:rsidRDefault="0042274E" w:rsidP="0042274E">
      <w:pPr>
        <w:pStyle w:val="NormalNGMDS"/>
        <w:ind w:left="360"/>
        <w:rPr>
          <w:rFonts w:asciiTheme="minorHAnsi" w:hAnsiTheme="minorHAnsi" w:cstheme="minorHAnsi"/>
        </w:rPr>
      </w:pPr>
      <w:r>
        <w:rPr>
          <w:noProof/>
          <w:lang w:eastAsia="zh-CN"/>
        </w:rPr>
        <w:lastRenderedPageBreak/>
        <w:drawing>
          <wp:inline distT="0" distB="0" distL="0" distR="0" wp14:anchorId="07B7EF4F" wp14:editId="3664577B">
            <wp:extent cx="4589780" cy="1431290"/>
            <wp:effectExtent l="0" t="0" r="1270" b="0"/>
            <wp:docPr id="4" name="Picture 4" descr="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9780" cy="1431290"/>
                    </a:xfrm>
                    <a:prstGeom prst="rect">
                      <a:avLst/>
                    </a:prstGeom>
                    <a:noFill/>
                    <a:ln>
                      <a:noFill/>
                    </a:ln>
                  </pic:spPr>
                </pic:pic>
              </a:graphicData>
            </a:graphic>
          </wp:inline>
        </w:drawing>
      </w:r>
    </w:p>
    <w:p w14:paraId="03E5E441" w14:textId="77777777" w:rsidR="0042274E" w:rsidRPr="00202255" w:rsidRDefault="0042274E" w:rsidP="0042274E">
      <w:pPr>
        <w:pStyle w:val="NormalNGMDS"/>
        <w:rPr>
          <w:rFonts w:asciiTheme="minorHAnsi" w:hAnsiTheme="minorHAnsi" w:cstheme="minorHAnsi"/>
        </w:rPr>
      </w:pPr>
    </w:p>
    <w:p w14:paraId="257250F8" w14:textId="77777777" w:rsidR="0042274E" w:rsidRPr="00202255" w:rsidRDefault="0042274E" w:rsidP="0042274E">
      <w:pPr>
        <w:pStyle w:val="NormalNGMDS"/>
        <w:rPr>
          <w:rFonts w:asciiTheme="minorHAnsi" w:hAnsiTheme="minorHAnsi" w:cstheme="minorHAnsi"/>
        </w:rPr>
      </w:pPr>
    </w:p>
    <w:p w14:paraId="2D98F088" w14:textId="77777777" w:rsidR="0042274E" w:rsidRDefault="0042274E" w:rsidP="0042274E">
      <w:pPr>
        <w:pStyle w:val="NormalNGMDS"/>
        <w:ind w:left="0"/>
        <w:rPr>
          <w:rFonts w:asciiTheme="minorHAnsi" w:hAnsiTheme="minorHAnsi" w:cstheme="minorHAnsi"/>
        </w:rPr>
      </w:pPr>
      <w:r>
        <w:rPr>
          <w:rFonts w:asciiTheme="minorHAnsi" w:hAnsiTheme="minorHAnsi" w:cstheme="minorHAnsi"/>
        </w:rPr>
        <w:t>The gateway servers</w:t>
      </w:r>
      <w:r w:rsidRPr="00202255">
        <w:rPr>
          <w:rFonts w:asciiTheme="minorHAnsi" w:hAnsiTheme="minorHAnsi" w:cstheme="minorHAnsi"/>
        </w:rPr>
        <w:t xml:space="preserve"> will synchronize its system clock with GPS</w:t>
      </w:r>
      <w:r>
        <w:rPr>
          <w:rFonts w:asciiTheme="minorHAnsi" w:hAnsiTheme="minorHAnsi" w:cstheme="minorHAnsi"/>
        </w:rPr>
        <w:t>.</w:t>
      </w:r>
    </w:p>
    <w:p w14:paraId="5F50569A" w14:textId="2C07855E" w:rsidR="0042274E" w:rsidRDefault="0042274E" w:rsidP="0042274E">
      <w:pPr>
        <w:pStyle w:val="NormalNGMDS"/>
        <w:ind w:left="0"/>
        <w:rPr>
          <w:rFonts w:asciiTheme="minorHAnsi" w:hAnsiTheme="minorHAnsi" w:cstheme="minorHAnsi"/>
        </w:rPr>
      </w:pPr>
      <w:r w:rsidRPr="006844AA">
        <w:rPr>
          <w:rFonts w:asciiTheme="minorHAnsi" w:hAnsiTheme="minorHAnsi" w:cstheme="minorHAnsi"/>
        </w:rPr>
        <w:t xml:space="preserve">The client can request for message rate entitlement information pertaining to that client by sending a </w:t>
      </w:r>
      <w:r>
        <w:rPr>
          <w:rFonts w:asciiTheme="minorHAnsi" w:hAnsiTheme="minorHAnsi" w:cstheme="minorHAnsi"/>
        </w:rPr>
        <w:t>Throttle Entitlement Request (29)</w:t>
      </w:r>
      <w:r w:rsidRPr="006844AA">
        <w:rPr>
          <w:rFonts w:asciiTheme="minorHAnsi" w:hAnsiTheme="minorHAnsi" w:cstheme="minorHAnsi"/>
        </w:rPr>
        <w:t xml:space="preserve"> message and the OCG-</w:t>
      </w:r>
      <w:r w:rsidR="00BB022E">
        <w:rPr>
          <w:rFonts w:asciiTheme="minorHAnsi" w:hAnsiTheme="minorHAnsi" w:cstheme="minorHAnsi"/>
        </w:rPr>
        <w:t>D</w:t>
      </w:r>
      <w:r w:rsidRPr="006844AA">
        <w:rPr>
          <w:rFonts w:asciiTheme="minorHAnsi" w:hAnsiTheme="minorHAnsi" w:cstheme="minorHAnsi"/>
        </w:rPr>
        <w:t xml:space="preserve"> will reply with a </w:t>
      </w:r>
      <w:r>
        <w:rPr>
          <w:rFonts w:asciiTheme="minorHAnsi" w:hAnsiTheme="minorHAnsi" w:cstheme="minorHAnsi"/>
        </w:rPr>
        <w:t>Throttle Entitlement Response (90)</w:t>
      </w:r>
      <w:r w:rsidRPr="006844AA">
        <w:rPr>
          <w:rFonts w:asciiTheme="minorHAnsi" w:hAnsiTheme="minorHAnsi" w:cstheme="minorHAnsi"/>
        </w:rPr>
        <w:t xml:space="preserve"> message to convey the message rate entitlement information.</w:t>
      </w:r>
    </w:p>
    <w:p w14:paraId="28173531" w14:textId="1F70F27D" w:rsidR="0042274E" w:rsidRDefault="0042274E" w:rsidP="0042274E">
      <w:pPr>
        <w:pStyle w:val="NormalNGMDS"/>
        <w:ind w:left="0"/>
        <w:rPr>
          <w:rFonts w:asciiTheme="minorHAnsi" w:hAnsiTheme="minorHAnsi" w:cstheme="minorHAnsi"/>
        </w:rPr>
      </w:pPr>
      <w:r w:rsidRPr="00893A7E">
        <w:rPr>
          <w:rFonts w:asciiTheme="minorHAnsi" w:hAnsiTheme="minorHAnsi" w:cstheme="minorHAnsi"/>
        </w:rPr>
        <w:t xml:space="preserve">All in-bound </w:t>
      </w:r>
      <w:r>
        <w:rPr>
          <w:rFonts w:asciiTheme="minorHAnsi" w:hAnsiTheme="minorHAnsi" w:cstheme="minorHAnsi"/>
        </w:rPr>
        <w:t xml:space="preserve">business </w:t>
      </w:r>
      <w:r w:rsidRPr="00893A7E">
        <w:rPr>
          <w:rFonts w:asciiTheme="minorHAnsi" w:hAnsiTheme="minorHAnsi" w:cstheme="minorHAnsi"/>
        </w:rPr>
        <w:t>messages such as order submission, quote</w:t>
      </w:r>
      <w:r>
        <w:rPr>
          <w:rFonts w:asciiTheme="minorHAnsi" w:hAnsiTheme="minorHAnsi" w:cstheme="minorHAnsi"/>
        </w:rPr>
        <w:t xml:space="preserve"> </w:t>
      </w:r>
      <w:r w:rsidR="0031616B">
        <w:rPr>
          <w:rFonts w:asciiTheme="minorHAnsi" w:hAnsiTheme="minorHAnsi" w:cstheme="minorHAnsi"/>
        </w:rPr>
        <w:t>submission</w:t>
      </w:r>
      <w:r w:rsidRPr="00893A7E">
        <w:rPr>
          <w:rFonts w:asciiTheme="minorHAnsi" w:hAnsiTheme="minorHAnsi" w:cstheme="minorHAnsi"/>
        </w:rPr>
        <w:t xml:space="preserve">, </w:t>
      </w:r>
      <w:r>
        <w:rPr>
          <w:rFonts w:asciiTheme="minorHAnsi" w:hAnsiTheme="minorHAnsi" w:cstheme="minorHAnsi"/>
        </w:rPr>
        <w:t xml:space="preserve">block </w:t>
      </w:r>
      <w:r w:rsidRPr="00893A7E">
        <w:rPr>
          <w:rFonts w:asciiTheme="minorHAnsi" w:hAnsiTheme="minorHAnsi" w:cstheme="minorHAnsi"/>
        </w:rPr>
        <w:t>trade report</w:t>
      </w:r>
      <w:r>
        <w:rPr>
          <w:rFonts w:asciiTheme="minorHAnsi" w:hAnsiTheme="minorHAnsi" w:cstheme="minorHAnsi"/>
        </w:rPr>
        <w:t>ing</w:t>
      </w:r>
      <w:r w:rsidRPr="00893A7E">
        <w:rPr>
          <w:rFonts w:asciiTheme="minorHAnsi" w:hAnsiTheme="minorHAnsi" w:cstheme="minorHAnsi"/>
        </w:rPr>
        <w:t>, etc. are collectively referred to as messages.</w:t>
      </w:r>
    </w:p>
    <w:p w14:paraId="1D604F80" w14:textId="77777777" w:rsidR="0042274E" w:rsidRDefault="0042274E" w:rsidP="0042274E">
      <w:pPr>
        <w:pStyle w:val="NormalNGMDS"/>
        <w:ind w:left="0"/>
        <w:rPr>
          <w:rFonts w:asciiTheme="minorHAnsi" w:hAnsiTheme="minorHAnsi" w:cstheme="minorHAnsi"/>
        </w:rPr>
      </w:pPr>
      <w:r w:rsidRPr="00893A7E">
        <w:rPr>
          <w:rFonts w:asciiTheme="minorHAnsi" w:hAnsiTheme="minorHAnsi" w:cstheme="minorHAnsi"/>
        </w:rPr>
        <w:t xml:space="preserve">Messages exceeding the entitled limit will be rejected by </w:t>
      </w:r>
      <w:r>
        <w:rPr>
          <w:rFonts w:asciiTheme="minorHAnsi" w:hAnsiTheme="minorHAnsi" w:cstheme="minorHAnsi"/>
        </w:rPr>
        <w:t>the gateway</w:t>
      </w:r>
      <w:r w:rsidRPr="00417716">
        <w:rPr>
          <w:rFonts w:asciiTheme="minorHAnsi" w:hAnsiTheme="minorHAnsi" w:cstheme="minorHAnsi"/>
        </w:rPr>
        <w:t xml:space="preserve"> via a Business Message Reject</w:t>
      </w:r>
      <w:r>
        <w:rPr>
          <w:rFonts w:asciiTheme="minorHAnsi" w:hAnsiTheme="minorHAnsi" w:cstheme="minorHAnsi"/>
        </w:rPr>
        <w:t xml:space="preserve"> where the </w:t>
      </w:r>
      <w:r w:rsidRPr="00EF1FC8">
        <w:rPr>
          <w:rFonts w:asciiTheme="minorHAnsi" w:hAnsiTheme="minorHAnsi" w:cstheme="minorHAnsi"/>
        </w:rPr>
        <w:t xml:space="preserve">Business Reject Code </w:t>
      </w:r>
      <w:r>
        <w:rPr>
          <w:rFonts w:asciiTheme="minorHAnsi" w:hAnsiTheme="minorHAnsi" w:cstheme="minorHAnsi"/>
        </w:rPr>
        <w:t xml:space="preserve">field will be set to </w:t>
      </w:r>
      <w:r w:rsidRPr="00EF1FC8">
        <w:rPr>
          <w:rFonts w:asciiTheme="minorHAnsi" w:hAnsiTheme="minorHAnsi" w:cstheme="minorHAnsi"/>
        </w:rPr>
        <w:t>8 (Throttle Limit exceeded)</w:t>
      </w:r>
      <w:r>
        <w:rPr>
          <w:rFonts w:asciiTheme="minorHAnsi" w:hAnsiTheme="minorHAnsi" w:cstheme="minorHAnsi"/>
        </w:rPr>
        <w:t xml:space="preserve"> and the </w:t>
      </w:r>
      <w:r w:rsidRPr="00EF1FC8">
        <w:rPr>
          <w:rFonts w:asciiTheme="minorHAnsi" w:hAnsiTheme="minorHAnsi" w:cstheme="minorHAnsi"/>
        </w:rPr>
        <w:t>Reason field will indicate the remaining throttle interval time in milliseconds.</w:t>
      </w:r>
    </w:p>
    <w:p w14:paraId="12D6ABE8" w14:textId="77777777" w:rsidR="0042274E" w:rsidRDefault="0042274E" w:rsidP="0042274E">
      <w:pPr>
        <w:pStyle w:val="NormalNGMDS"/>
        <w:ind w:left="0"/>
        <w:rPr>
          <w:rFonts w:asciiTheme="minorHAnsi" w:hAnsiTheme="minorHAnsi" w:cstheme="minorHAnsi"/>
        </w:rPr>
      </w:pPr>
      <w:r w:rsidRPr="00417716">
        <w:rPr>
          <w:rFonts w:asciiTheme="minorHAnsi" w:hAnsiTheme="minorHAnsi" w:cstheme="minorHAnsi"/>
        </w:rPr>
        <w:t>HKEX reserves the right to drop the client session with or without sending a Logout (</w:t>
      </w:r>
      <w:r>
        <w:rPr>
          <w:rFonts w:asciiTheme="minorHAnsi" w:hAnsiTheme="minorHAnsi" w:cstheme="minorHAnsi"/>
        </w:rPr>
        <w:t>7</w:t>
      </w:r>
      <w:r w:rsidRPr="00417716">
        <w:rPr>
          <w:rFonts w:asciiTheme="minorHAnsi" w:hAnsiTheme="minorHAnsi" w:cstheme="minorHAnsi"/>
        </w:rPr>
        <w:t>) message to the client, if that client is found to be excessively violating the message rate.</w:t>
      </w:r>
    </w:p>
    <w:p w14:paraId="508DA4EB" w14:textId="77777777" w:rsidR="0042274E" w:rsidRDefault="0042274E" w:rsidP="0042274E">
      <w:pPr>
        <w:pStyle w:val="NormalNGMDS"/>
        <w:ind w:left="0"/>
        <w:rPr>
          <w:rFonts w:asciiTheme="minorHAnsi" w:hAnsiTheme="minorHAnsi" w:cstheme="minorHAnsi"/>
        </w:rPr>
      </w:pPr>
      <w:r>
        <w:rPr>
          <w:rFonts w:asciiTheme="minorHAnsi" w:hAnsiTheme="minorHAnsi" w:cstheme="minorHAnsi"/>
        </w:rPr>
        <w:t xml:space="preserve">The client must </w:t>
      </w:r>
      <w:r w:rsidRPr="00235C02">
        <w:rPr>
          <w:rFonts w:asciiTheme="minorHAnsi" w:hAnsiTheme="minorHAnsi" w:cstheme="minorHAnsi"/>
        </w:rPr>
        <w:t xml:space="preserve">implement </w:t>
      </w:r>
      <w:r>
        <w:rPr>
          <w:rFonts w:asciiTheme="minorHAnsi" w:hAnsiTheme="minorHAnsi" w:cstheme="minorHAnsi"/>
        </w:rPr>
        <w:t>proper</w:t>
      </w:r>
      <w:r w:rsidRPr="00235C02">
        <w:rPr>
          <w:rFonts w:asciiTheme="minorHAnsi" w:hAnsiTheme="minorHAnsi" w:cstheme="minorHAnsi"/>
        </w:rPr>
        <w:t xml:space="preserve"> flow control logic to send their messages according to their entitled throttles to minimize the occurrence of rejections. However, </w:t>
      </w:r>
      <w:r>
        <w:rPr>
          <w:rFonts w:asciiTheme="minorHAnsi" w:hAnsiTheme="minorHAnsi" w:cstheme="minorHAnsi"/>
        </w:rPr>
        <w:t xml:space="preserve">clients </w:t>
      </w:r>
      <w:r w:rsidRPr="00235C02">
        <w:rPr>
          <w:rFonts w:asciiTheme="minorHAnsi" w:hAnsiTheme="minorHAnsi" w:cstheme="minorHAnsi"/>
        </w:rPr>
        <w:t xml:space="preserve">are reminded that rejection of message is still possible due to a misalignment of throttle time windows between their </w:t>
      </w:r>
      <w:r>
        <w:rPr>
          <w:rFonts w:asciiTheme="minorHAnsi" w:hAnsiTheme="minorHAnsi" w:cstheme="minorHAnsi"/>
        </w:rPr>
        <w:t xml:space="preserve">system </w:t>
      </w:r>
      <w:r w:rsidRPr="00235C02">
        <w:rPr>
          <w:rFonts w:asciiTheme="minorHAnsi" w:hAnsiTheme="minorHAnsi" w:cstheme="minorHAnsi"/>
        </w:rPr>
        <w:t>and OCG-</w:t>
      </w:r>
      <w:r>
        <w:rPr>
          <w:rFonts w:asciiTheme="minorHAnsi" w:hAnsiTheme="minorHAnsi" w:cstheme="minorHAnsi"/>
        </w:rPr>
        <w:t>D</w:t>
      </w:r>
      <w:r w:rsidRPr="00235C02">
        <w:rPr>
          <w:rFonts w:asciiTheme="minorHAnsi" w:hAnsiTheme="minorHAnsi" w:cstheme="minorHAnsi"/>
        </w:rPr>
        <w:t xml:space="preserve">. Therefore, </w:t>
      </w:r>
      <w:r>
        <w:rPr>
          <w:rFonts w:asciiTheme="minorHAnsi" w:hAnsiTheme="minorHAnsi" w:cstheme="minorHAnsi"/>
        </w:rPr>
        <w:t>client</w:t>
      </w:r>
      <w:r w:rsidRPr="00235C02">
        <w:rPr>
          <w:rFonts w:asciiTheme="minorHAnsi" w:hAnsiTheme="minorHAnsi" w:cstheme="minorHAnsi"/>
        </w:rPr>
        <w:t xml:space="preserve"> is also necessary to implement a message re-submission mechanism in case of rejection due to throttle violation or </w:t>
      </w:r>
      <w:r w:rsidRPr="00372A6D">
        <w:rPr>
          <w:rFonts w:asciiTheme="minorHAnsi" w:hAnsiTheme="minorHAnsi" w:cstheme="minorHAnsi"/>
        </w:rPr>
        <w:t>other events such as network delay or other unexpected events.</w:t>
      </w:r>
      <w:r>
        <w:rPr>
          <w:rFonts w:asciiTheme="minorHAnsi" w:hAnsiTheme="minorHAnsi" w:cstheme="minorHAnsi"/>
        </w:rPr>
        <w:t xml:space="preserve"> Also refer to “</w:t>
      </w:r>
      <w:r w:rsidRPr="00372A6D">
        <w:rPr>
          <w:rFonts w:asciiTheme="minorHAnsi" w:hAnsiTheme="minorHAnsi" w:cstheme="minorHAnsi"/>
        </w:rPr>
        <w:t>How does the throttling mechanism work in OCG-C?</w:t>
      </w:r>
      <w:r>
        <w:rPr>
          <w:rFonts w:asciiTheme="minorHAnsi" w:hAnsiTheme="minorHAnsi" w:cstheme="minorHAnsi"/>
        </w:rPr>
        <w:t xml:space="preserve">” in </w:t>
      </w:r>
      <w:r w:rsidRPr="00254185">
        <w:rPr>
          <w:rFonts w:asciiTheme="minorHAnsi" w:hAnsiTheme="minorHAnsi" w:cstheme="minorHAnsi"/>
        </w:rPr>
        <w:t xml:space="preserve">OCG-C FAQ </w:t>
      </w:r>
      <w:r>
        <w:rPr>
          <w:rFonts w:asciiTheme="minorHAnsi" w:hAnsiTheme="minorHAnsi" w:cstheme="minorHAnsi"/>
        </w:rPr>
        <w:t>corner from the following link (It is noted that 1 throttle equal to 2 MPS in OCG-C’s implementation):</w:t>
      </w:r>
    </w:p>
    <w:p w14:paraId="64FCA9B4" w14:textId="77777777" w:rsidR="0042274E" w:rsidRDefault="00000000" w:rsidP="0042274E">
      <w:pPr>
        <w:pStyle w:val="NormalNGMDS"/>
        <w:ind w:left="0"/>
        <w:rPr>
          <w:rFonts w:asciiTheme="minorHAnsi" w:hAnsiTheme="minorHAnsi" w:cstheme="minorHAnsi"/>
        </w:rPr>
      </w:pPr>
      <w:hyperlink r:id="rId20" w:history="1">
        <w:r w:rsidR="0042274E" w:rsidRPr="00A91CB0">
          <w:rPr>
            <w:rStyle w:val="Hyperlink"/>
            <w:rFonts w:asciiTheme="minorHAnsi" w:hAnsiTheme="minorHAnsi" w:cstheme="minorHAnsi"/>
          </w:rPr>
          <w:t>https://www.hkex.com.hk/Global/Exchange/FAQ/Securities-Market/Trading/Orion-Central-Gateway-Securities-Market-(OCGC)?sc_lang=en</w:t>
        </w:r>
      </w:hyperlink>
    </w:p>
    <w:p w14:paraId="4C075287" w14:textId="77777777" w:rsidR="0042274E" w:rsidRDefault="0042274E" w:rsidP="0042274E">
      <w:pPr>
        <w:pStyle w:val="NormalNGMDS"/>
        <w:ind w:left="0"/>
        <w:rPr>
          <w:ins w:id="438" w:author="Robert Lau" w:date="2024-07-16T17:36:00Z" w16du:dateUtc="2024-07-16T09:36:00Z"/>
          <w:rFonts w:asciiTheme="minorHAnsi" w:hAnsiTheme="minorHAnsi" w:cstheme="minorHAnsi"/>
        </w:rPr>
      </w:pPr>
    </w:p>
    <w:p w14:paraId="07BD1C3B" w14:textId="1F374DC2" w:rsidR="005F21FA" w:rsidRPr="00417716" w:rsidRDefault="005F21FA" w:rsidP="005F21FA">
      <w:pPr>
        <w:pStyle w:val="Heading3"/>
        <w:rPr>
          <w:ins w:id="439" w:author="Robert Lau" w:date="2024-07-16T17:36:00Z" w16du:dateUtc="2024-07-16T09:36:00Z"/>
        </w:rPr>
      </w:pPr>
      <w:ins w:id="440" w:author="Robert Lau" w:date="2024-07-16T17:37:00Z" w16du:dateUtc="2024-07-16T09:37:00Z">
        <w:r>
          <w:t xml:space="preserve">Throttle </w:t>
        </w:r>
      </w:ins>
      <w:ins w:id="441" w:author="Robert Lau" w:date="2024-07-16T17:38:00Z" w16du:dateUtc="2024-07-16T09:38:00Z">
        <w:r>
          <w:t>Assignments</w:t>
        </w:r>
      </w:ins>
    </w:p>
    <w:p w14:paraId="3DF6790B" w14:textId="3CF72BDB" w:rsidR="005F21FA" w:rsidRDefault="005F21FA" w:rsidP="0042274E">
      <w:pPr>
        <w:pStyle w:val="NormalNGMDS"/>
        <w:ind w:left="0"/>
        <w:rPr>
          <w:ins w:id="442" w:author="Robert Lau" w:date="2024-07-16T17:39:00Z" w16du:dateUtc="2024-07-16T09:39:00Z"/>
          <w:rFonts w:asciiTheme="minorHAnsi" w:hAnsiTheme="minorHAnsi" w:cstheme="minorHAnsi"/>
        </w:rPr>
      </w:pPr>
      <w:ins w:id="443" w:author="Robert Lau" w:date="2024-07-16T17:38:00Z" w16du:dateUtc="2024-07-16T09:38:00Z">
        <w:r>
          <w:rPr>
            <w:rFonts w:asciiTheme="minorHAnsi" w:hAnsiTheme="minorHAnsi" w:cstheme="minorHAnsi"/>
          </w:rPr>
          <w:t xml:space="preserve">Different messages will have different </w:t>
        </w:r>
      </w:ins>
      <w:ins w:id="444" w:author="Robert Lau" w:date="2024-07-16T17:39:00Z" w16du:dateUtc="2024-07-16T09:39:00Z">
        <w:r>
          <w:rPr>
            <w:rFonts w:asciiTheme="minorHAnsi" w:hAnsiTheme="minorHAnsi" w:cstheme="minorHAnsi"/>
          </w:rPr>
          <w:t xml:space="preserve">throttling rate. </w:t>
        </w:r>
      </w:ins>
      <w:ins w:id="445" w:author="Robert Lau" w:date="2024-07-16T17:41:00Z" w16du:dateUtc="2024-07-16T09:41:00Z">
        <w:r>
          <w:rPr>
            <w:rFonts w:asciiTheme="minorHAnsi" w:hAnsiTheme="minorHAnsi" w:cstheme="minorHAnsi"/>
          </w:rPr>
          <w:t xml:space="preserve">The </w:t>
        </w:r>
      </w:ins>
      <w:ins w:id="446" w:author="Robert Lau" w:date="2024-07-16T17:57:00Z" w16du:dateUtc="2024-07-16T09:57:00Z">
        <w:r w:rsidR="00370736">
          <w:rPr>
            <w:rFonts w:asciiTheme="minorHAnsi" w:hAnsiTheme="minorHAnsi" w:cstheme="minorHAnsi"/>
          </w:rPr>
          <w:t xml:space="preserve">following table lists the </w:t>
        </w:r>
      </w:ins>
      <w:ins w:id="447" w:author="Robert Lau" w:date="2024-07-16T17:41:00Z" w16du:dateUtc="2024-07-16T09:41:00Z">
        <w:r>
          <w:rPr>
            <w:rFonts w:asciiTheme="minorHAnsi" w:hAnsiTheme="minorHAnsi" w:cstheme="minorHAnsi"/>
          </w:rPr>
          <w:t>throttle assignment</w:t>
        </w:r>
      </w:ins>
      <w:ins w:id="448" w:author="Robert Lau" w:date="2024-07-16T17:44:00Z" w16du:dateUtc="2024-07-16T09:44:00Z">
        <w:r>
          <w:rPr>
            <w:rFonts w:asciiTheme="minorHAnsi" w:hAnsiTheme="minorHAnsi" w:cstheme="minorHAnsi"/>
          </w:rPr>
          <w:t>s</w:t>
        </w:r>
      </w:ins>
      <w:ins w:id="449" w:author="Robert Lau" w:date="2024-07-16T17:41:00Z" w16du:dateUtc="2024-07-16T09:41:00Z">
        <w:r>
          <w:rPr>
            <w:rFonts w:asciiTheme="minorHAnsi" w:hAnsiTheme="minorHAnsi" w:cstheme="minorHAnsi"/>
          </w:rPr>
          <w:t xml:space="preserve"> for different messag</w:t>
        </w:r>
      </w:ins>
      <w:ins w:id="450" w:author="Robert Lau" w:date="2024-07-16T17:42:00Z" w16du:dateUtc="2024-07-16T09:42:00Z">
        <w:r>
          <w:rPr>
            <w:rFonts w:asciiTheme="minorHAnsi" w:hAnsiTheme="minorHAnsi" w:cstheme="minorHAnsi"/>
          </w:rPr>
          <w:t>es</w:t>
        </w:r>
      </w:ins>
      <w:ins w:id="451" w:author="Robert Lau" w:date="2024-07-16T17:39:00Z" w16du:dateUtc="2024-07-16T09:39:00Z">
        <w:r>
          <w:rPr>
            <w:rFonts w:asciiTheme="minorHAnsi" w:hAnsiTheme="minorHAnsi" w:cstheme="minorHAnsi"/>
          </w:rPr>
          <w:t>:</w:t>
        </w:r>
      </w:ins>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3389"/>
        <w:gridCol w:w="5620"/>
      </w:tblGrid>
      <w:tr w:rsidR="005F21FA" w:rsidRPr="00417716" w14:paraId="49E85225" w14:textId="77777777" w:rsidTr="005F21FA">
        <w:trPr>
          <w:trHeight w:val="300"/>
          <w:tblHeader/>
          <w:ins w:id="452" w:author="Robert Lau" w:date="2024-07-16T17:40:00Z" w16du:dateUtc="2024-07-16T09:40:00Z"/>
        </w:trPr>
        <w:tc>
          <w:tcPr>
            <w:tcW w:w="1881" w:type="pct"/>
            <w:shd w:val="clear" w:color="auto" w:fill="C6D9F1" w:themeFill="text2" w:themeFillTint="33"/>
          </w:tcPr>
          <w:p w14:paraId="7A89047A" w14:textId="347ECCCD" w:rsidR="005F21FA" w:rsidRPr="00417716" w:rsidRDefault="005F21FA" w:rsidP="000159CA">
            <w:pPr>
              <w:pStyle w:val="Tablehead"/>
              <w:spacing w:after="0"/>
              <w:jc w:val="left"/>
              <w:rPr>
                <w:ins w:id="453" w:author="Robert Lau" w:date="2024-07-16T17:40:00Z" w16du:dateUtc="2024-07-16T09:40:00Z"/>
                <w:rFonts w:cstheme="minorHAnsi"/>
              </w:rPr>
            </w:pPr>
            <w:ins w:id="454" w:author="Robert Lau" w:date="2024-07-16T17:42:00Z" w16du:dateUtc="2024-07-16T09:42:00Z">
              <w:r>
                <w:rPr>
                  <w:rFonts w:cstheme="minorHAnsi"/>
                </w:rPr>
                <w:t>Throttle Name</w:t>
              </w:r>
            </w:ins>
          </w:p>
        </w:tc>
        <w:tc>
          <w:tcPr>
            <w:tcW w:w="3119" w:type="pct"/>
            <w:shd w:val="clear" w:color="auto" w:fill="C6D9F1" w:themeFill="text2" w:themeFillTint="33"/>
            <w:noWrap/>
          </w:tcPr>
          <w:p w14:paraId="757DA524" w14:textId="49A07A48" w:rsidR="005F21FA" w:rsidRPr="00417716" w:rsidRDefault="005F21FA" w:rsidP="000159CA">
            <w:pPr>
              <w:pStyle w:val="Tablehead"/>
              <w:spacing w:after="0"/>
              <w:jc w:val="left"/>
              <w:rPr>
                <w:ins w:id="455" w:author="Robert Lau" w:date="2024-07-16T17:40:00Z" w16du:dateUtc="2024-07-16T09:40:00Z"/>
                <w:rFonts w:cstheme="minorHAnsi"/>
              </w:rPr>
            </w:pPr>
            <w:ins w:id="456" w:author="Robert Lau" w:date="2024-07-16T17:42:00Z" w16du:dateUtc="2024-07-16T09:42:00Z">
              <w:r>
                <w:rPr>
                  <w:rFonts w:cstheme="minorHAnsi"/>
                </w:rPr>
                <w:t>Message</w:t>
              </w:r>
            </w:ins>
            <w:ins w:id="457" w:author="Robert Lau" w:date="2024-07-16T17:43:00Z" w16du:dateUtc="2024-07-16T09:43:00Z">
              <w:r>
                <w:rPr>
                  <w:rFonts w:cstheme="minorHAnsi"/>
                </w:rPr>
                <w:t>s</w:t>
              </w:r>
            </w:ins>
            <w:ins w:id="458" w:author="Robert Lau" w:date="2024-07-16T17:42:00Z" w16du:dateUtc="2024-07-16T09:42:00Z">
              <w:r>
                <w:rPr>
                  <w:rFonts w:cstheme="minorHAnsi"/>
                </w:rPr>
                <w:t xml:space="preserve"> Covered</w:t>
              </w:r>
            </w:ins>
          </w:p>
        </w:tc>
      </w:tr>
      <w:tr w:rsidR="005F21FA" w:rsidRPr="00417716" w14:paraId="4096BF64" w14:textId="77777777" w:rsidTr="005F21FA">
        <w:tblPrEx>
          <w:tblBorders>
            <w:insideH w:val="single" w:sz="6" w:space="0" w:color="FFFFFF" w:themeColor="background1"/>
            <w:insideV w:val="single" w:sz="6" w:space="0" w:color="FFFFFF" w:themeColor="background1"/>
          </w:tblBorders>
        </w:tblPrEx>
        <w:trPr>
          <w:ins w:id="459" w:author="Robert Lau" w:date="2024-07-16T17:40:00Z" w16du:dateUtc="2024-07-16T09:40:00Z"/>
        </w:trPr>
        <w:tc>
          <w:tcPr>
            <w:tcW w:w="1881" w:type="pct"/>
            <w:shd w:val="clear" w:color="auto" w:fill="F2F2F2" w:themeFill="background1" w:themeFillShade="F2"/>
          </w:tcPr>
          <w:p w14:paraId="70A424CA" w14:textId="1E0F5BFC" w:rsidR="005F21FA" w:rsidRPr="00417716" w:rsidRDefault="005F21FA" w:rsidP="000159CA">
            <w:pPr>
              <w:pStyle w:val="Heading1Text"/>
              <w:ind w:left="0"/>
              <w:jc w:val="left"/>
              <w:rPr>
                <w:ins w:id="460" w:author="Robert Lau" w:date="2024-07-16T17:40:00Z" w16du:dateUtc="2024-07-16T09:40:00Z"/>
                <w:rFonts w:asciiTheme="minorHAnsi" w:hAnsiTheme="minorHAnsi" w:cstheme="minorHAnsi"/>
                <w:lang w:val="en-GB"/>
              </w:rPr>
            </w:pPr>
            <w:ins w:id="461" w:author="Robert Lau" w:date="2024-07-16T17:42:00Z" w16du:dateUtc="2024-07-16T09:42:00Z">
              <w:r>
                <w:rPr>
                  <w:rFonts w:asciiTheme="minorHAnsi" w:hAnsiTheme="minorHAnsi" w:cstheme="minorHAnsi"/>
                  <w:lang w:val="en-GB"/>
                </w:rPr>
                <w:t>Mass Quote Throttle</w:t>
              </w:r>
            </w:ins>
          </w:p>
        </w:tc>
        <w:tc>
          <w:tcPr>
            <w:tcW w:w="3119" w:type="pct"/>
            <w:shd w:val="clear" w:color="auto" w:fill="F2F2F2" w:themeFill="background1" w:themeFillShade="F2"/>
          </w:tcPr>
          <w:p w14:paraId="2EFBEC9A" w14:textId="150EAF3C" w:rsidR="005F21FA" w:rsidRPr="00417716" w:rsidRDefault="005F21FA" w:rsidP="005F21FA">
            <w:pPr>
              <w:pStyle w:val="Heading1Text"/>
              <w:ind w:left="0"/>
              <w:jc w:val="left"/>
              <w:rPr>
                <w:ins w:id="462" w:author="Robert Lau" w:date="2024-07-16T17:40:00Z" w16du:dateUtc="2024-07-16T09:40:00Z"/>
                <w:rFonts w:asciiTheme="minorHAnsi" w:hAnsiTheme="minorHAnsi" w:cstheme="minorHAnsi"/>
                <w:lang w:val="en-GB"/>
              </w:rPr>
            </w:pPr>
            <w:ins w:id="463" w:author="Robert Lau" w:date="2024-07-16T17:42:00Z" w16du:dateUtc="2024-07-16T09:42:00Z">
              <w:r>
                <w:rPr>
                  <w:rFonts w:asciiTheme="minorHAnsi" w:hAnsiTheme="minorHAnsi" w:cstheme="minorHAnsi"/>
                  <w:lang w:val="en-GB"/>
                </w:rPr>
                <w:t>Mass Quote (</w:t>
              </w:r>
            </w:ins>
            <w:ins w:id="464" w:author="Robert Lau" w:date="2024-07-16T17:43:00Z" w16du:dateUtc="2024-07-16T09:43:00Z">
              <w:r>
                <w:rPr>
                  <w:rFonts w:asciiTheme="minorHAnsi" w:hAnsiTheme="minorHAnsi" w:cstheme="minorHAnsi"/>
                  <w:lang w:val="en-GB"/>
                </w:rPr>
                <w:t>16)</w:t>
              </w:r>
            </w:ins>
          </w:p>
        </w:tc>
      </w:tr>
      <w:tr w:rsidR="005F21FA" w:rsidRPr="00417716" w14:paraId="344405FA" w14:textId="77777777" w:rsidTr="005F21FA">
        <w:tblPrEx>
          <w:tblBorders>
            <w:insideH w:val="single" w:sz="6" w:space="0" w:color="FFFFFF" w:themeColor="background1"/>
            <w:insideV w:val="single" w:sz="6" w:space="0" w:color="FFFFFF" w:themeColor="background1"/>
          </w:tblBorders>
        </w:tblPrEx>
        <w:trPr>
          <w:ins w:id="465" w:author="Robert Lau" w:date="2024-07-16T17:40:00Z" w16du:dateUtc="2024-07-16T09:40:00Z"/>
        </w:trPr>
        <w:tc>
          <w:tcPr>
            <w:tcW w:w="1881" w:type="pct"/>
            <w:shd w:val="clear" w:color="auto" w:fill="F2F2F2" w:themeFill="background1" w:themeFillShade="F2"/>
          </w:tcPr>
          <w:p w14:paraId="72393AE3" w14:textId="23C4D966" w:rsidR="005F21FA" w:rsidRPr="00417716" w:rsidRDefault="005F21FA" w:rsidP="000159CA">
            <w:pPr>
              <w:pStyle w:val="Heading1Text"/>
              <w:ind w:left="0"/>
              <w:jc w:val="left"/>
              <w:rPr>
                <w:ins w:id="466" w:author="Robert Lau" w:date="2024-07-16T17:40:00Z" w16du:dateUtc="2024-07-16T09:40:00Z"/>
                <w:rFonts w:asciiTheme="minorHAnsi" w:hAnsiTheme="minorHAnsi" w:cstheme="minorHAnsi"/>
                <w:lang w:val="en-GB"/>
              </w:rPr>
            </w:pPr>
            <w:ins w:id="467" w:author="Robert Lau" w:date="2024-07-16T17:43:00Z" w16du:dateUtc="2024-07-16T09:43:00Z">
              <w:r>
                <w:rPr>
                  <w:rFonts w:asciiTheme="minorHAnsi" w:hAnsiTheme="minorHAnsi" w:cstheme="minorHAnsi"/>
                  <w:lang w:val="en-GB"/>
                </w:rPr>
                <w:t>Order Throttle</w:t>
              </w:r>
            </w:ins>
          </w:p>
        </w:tc>
        <w:tc>
          <w:tcPr>
            <w:tcW w:w="3119" w:type="pct"/>
            <w:shd w:val="clear" w:color="auto" w:fill="F2F2F2" w:themeFill="background1" w:themeFillShade="F2"/>
          </w:tcPr>
          <w:p w14:paraId="12188A16" w14:textId="77777777" w:rsidR="00370736" w:rsidRPr="00370736" w:rsidRDefault="00370736" w:rsidP="00370736">
            <w:pPr>
              <w:pStyle w:val="Heading1Text"/>
              <w:ind w:left="13"/>
              <w:rPr>
                <w:ins w:id="468" w:author="Robert Lau" w:date="2024-07-16T17:55:00Z" w16du:dateUtc="2024-07-16T09:55:00Z"/>
                <w:rFonts w:asciiTheme="minorHAnsi" w:hAnsiTheme="minorHAnsi" w:cstheme="minorHAnsi"/>
                <w:lang w:val="en-GB"/>
              </w:rPr>
            </w:pPr>
            <w:ins w:id="469" w:author="Robert Lau" w:date="2024-07-16T17:55:00Z" w16du:dateUtc="2024-07-16T09:55:00Z">
              <w:r w:rsidRPr="00370736">
                <w:rPr>
                  <w:rFonts w:asciiTheme="minorHAnsi" w:hAnsiTheme="minorHAnsi" w:cstheme="minorHAnsi"/>
                  <w:lang w:val="en-GB"/>
                </w:rPr>
                <w:t>New Order Single (11)</w:t>
              </w:r>
            </w:ins>
          </w:p>
          <w:p w14:paraId="5276224B" w14:textId="77777777" w:rsidR="00370736" w:rsidRPr="00370736" w:rsidRDefault="00370736" w:rsidP="00370736">
            <w:pPr>
              <w:pStyle w:val="Heading1Text"/>
              <w:ind w:left="13"/>
              <w:rPr>
                <w:ins w:id="470" w:author="Robert Lau" w:date="2024-07-16T17:55:00Z" w16du:dateUtc="2024-07-16T09:55:00Z"/>
                <w:rFonts w:asciiTheme="minorHAnsi" w:hAnsiTheme="minorHAnsi" w:cstheme="minorHAnsi"/>
                <w:lang w:val="en-GB"/>
              </w:rPr>
            </w:pPr>
            <w:ins w:id="471" w:author="Robert Lau" w:date="2024-07-16T17:55:00Z" w16du:dateUtc="2024-07-16T09:55:00Z">
              <w:r w:rsidRPr="00370736">
                <w:rPr>
                  <w:rFonts w:asciiTheme="minorHAnsi" w:hAnsiTheme="minorHAnsi" w:cstheme="minorHAnsi"/>
                  <w:lang w:val="en-GB"/>
                </w:rPr>
                <w:t>Order Amend Request (12)</w:t>
              </w:r>
            </w:ins>
          </w:p>
          <w:p w14:paraId="190E7459" w14:textId="77777777" w:rsidR="00370736" w:rsidRPr="00370736" w:rsidRDefault="00370736" w:rsidP="00370736">
            <w:pPr>
              <w:pStyle w:val="Heading1Text"/>
              <w:ind w:left="13"/>
              <w:rPr>
                <w:ins w:id="472" w:author="Robert Lau" w:date="2024-07-16T17:55:00Z" w16du:dateUtc="2024-07-16T09:55:00Z"/>
                <w:rFonts w:asciiTheme="minorHAnsi" w:hAnsiTheme="minorHAnsi" w:cstheme="minorHAnsi"/>
                <w:lang w:val="en-GB"/>
              </w:rPr>
            </w:pPr>
            <w:ins w:id="473" w:author="Robert Lau" w:date="2024-07-16T17:55:00Z" w16du:dateUtc="2024-07-16T09:55:00Z">
              <w:r w:rsidRPr="00370736">
                <w:rPr>
                  <w:rFonts w:asciiTheme="minorHAnsi" w:hAnsiTheme="minorHAnsi" w:cstheme="minorHAnsi"/>
                  <w:lang w:val="en-GB"/>
                </w:rPr>
                <w:t>Order Cancel Request (13)</w:t>
              </w:r>
            </w:ins>
          </w:p>
          <w:p w14:paraId="5A923513" w14:textId="77777777" w:rsidR="00370736" w:rsidRPr="00370736" w:rsidRDefault="00370736" w:rsidP="00370736">
            <w:pPr>
              <w:pStyle w:val="Heading1Text"/>
              <w:ind w:left="13"/>
              <w:rPr>
                <w:ins w:id="474" w:author="Robert Lau" w:date="2024-07-16T17:55:00Z" w16du:dateUtc="2024-07-16T09:55:00Z"/>
                <w:rFonts w:asciiTheme="minorHAnsi" w:hAnsiTheme="minorHAnsi" w:cstheme="minorHAnsi"/>
                <w:lang w:val="en-GB"/>
              </w:rPr>
            </w:pPr>
            <w:ins w:id="475" w:author="Robert Lau" w:date="2024-07-16T17:55:00Z" w16du:dateUtc="2024-07-16T09:55:00Z">
              <w:r w:rsidRPr="00370736">
                <w:rPr>
                  <w:rFonts w:asciiTheme="minorHAnsi" w:hAnsiTheme="minorHAnsi" w:cstheme="minorHAnsi"/>
                  <w:lang w:val="en-GB"/>
                </w:rPr>
                <w:t>Mass Cancel Request (14)</w:t>
              </w:r>
            </w:ins>
          </w:p>
          <w:p w14:paraId="360B0354" w14:textId="77777777" w:rsidR="00370736" w:rsidRPr="00370736" w:rsidRDefault="00370736" w:rsidP="00370736">
            <w:pPr>
              <w:pStyle w:val="Heading1Text"/>
              <w:ind w:left="13"/>
              <w:rPr>
                <w:ins w:id="476" w:author="Robert Lau" w:date="2024-07-16T17:55:00Z" w16du:dateUtc="2024-07-16T09:55:00Z"/>
                <w:rFonts w:asciiTheme="minorHAnsi" w:hAnsiTheme="minorHAnsi" w:cstheme="minorHAnsi"/>
                <w:lang w:val="en-GB"/>
              </w:rPr>
            </w:pPr>
            <w:ins w:id="477" w:author="Robert Lau" w:date="2024-07-16T17:55:00Z" w16du:dateUtc="2024-07-16T09:55:00Z">
              <w:r w:rsidRPr="00370736">
                <w:rPr>
                  <w:rFonts w:asciiTheme="minorHAnsi" w:hAnsiTheme="minorHAnsi" w:cstheme="minorHAnsi"/>
                  <w:lang w:val="en-GB"/>
                </w:rPr>
                <w:t>OBO Mass Cancel Request (15)</w:t>
              </w:r>
            </w:ins>
          </w:p>
          <w:p w14:paraId="5F8B76CB" w14:textId="77777777" w:rsidR="00370736" w:rsidRPr="00370736" w:rsidRDefault="00370736" w:rsidP="00370736">
            <w:pPr>
              <w:pStyle w:val="Heading1Text"/>
              <w:ind w:left="13"/>
              <w:rPr>
                <w:ins w:id="478" w:author="Robert Lau" w:date="2024-07-16T17:55:00Z" w16du:dateUtc="2024-07-16T09:55:00Z"/>
                <w:rFonts w:asciiTheme="minorHAnsi" w:hAnsiTheme="minorHAnsi" w:cstheme="minorHAnsi"/>
                <w:lang w:val="en-GB"/>
              </w:rPr>
            </w:pPr>
            <w:ins w:id="479" w:author="Robert Lau" w:date="2024-07-16T17:55:00Z" w16du:dateUtc="2024-07-16T09:55:00Z">
              <w:r w:rsidRPr="00370736">
                <w:rPr>
                  <w:rFonts w:asciiTheme="minorHAnsi" w:hAnsiTheme="minorHAnsi" w:cstheme="minorHAnsi"/>
                  <w:lang w:val="en-GB"/>
                </w:rPr>
                <w:t>Single Quote (17)</w:t>
              </w:r>
            </w:ins>
          </w:p>
          <w:p w14:paraId="04593C51" w14:textId="77777777" w:rsidR="00370736" w:rsidRPr="00370736" w:rsidRDefault="00370736" w:rsidP="00370736">
            <w:pPr>
              <w:pStyle w:val="Heading1Text"/>
              <w:ind w:left="13"/>
              <w:rPr>
                <w:ins w:id="480" w:author="Robert Lau" w:date="2024-07-16T17:55:00Z" w16du:dateUtc="2024-07-16T09:55:00Z"/>
                <w:rFonts w:asciiTheme="minorHAnsi" w:hAnsiTheme="minorHAnsi" w:cstheme="minorHAnsi"/>
                <w:lang w:val="en-GB"/>
              </w:rPr>
            </w:pPr>
            <w:ins w:id="481" w:author="Robert Lau" w:date="2024-07-16T17:55:00Z" w16du:dateUtc="2024-07-16T09:55:00Z">
              <w:r w:rsidRPr="00370736">
                <w:rPr>
                  <w:rFonts w:asciiTheme="minorHAnsi" w:hAnsiTheme="minorHAnsi" w:cstheme="minorHAnsi"/>
                  <w:lang w:val="en-GB"/>
                </w:rPr>
                <w:lastRenderedPageBreak/>
                <w:t>Two-party Trade Request (19)</w:t>
              </w:r>
            </w:ins>
          </w:p>
          <w:p w14:paraId="6E6B987C" w14:textId="77777777" w:rsidR="00370736" w:rsidRPr="00370736" w:rsidRDefault="00370736" w:rsidP="00370736">
            <w:pPr>
              <w:pStyle w:val="Heading1Text"/>
              <w:ind w:left="13"/>
              <w:rPr>
                <w:ins w:id="482" w:author="Robert Lau" w:date="2024-07-16T17:55:00Z" w16du:dateUtc="2024-07-16T09:55:00Z"/>
                <w:rFonts w:asciiTheme="minorHAnsi" w:hAnsiTheme="minorHAnsi" w:cstheme="minorHAnsi"/>
                <w:lang w:val="en-GB"/>
              </w:rPr>
            </w:pPr>
            <w:ins w:id="483" w:author="Robert Lau" w:date="2024-07-16T17:55:00Z" w16du:dateUtc="2024-07-16T09:55:00Z">
              <w:r w:rsidRPr="00370736">
                <w:rPr>
                  <w:rFonts w:asciiTheme="minorHAnsi" w:hAnsiTheme="minorHAnsi" w:cstheme="minorHAnsi"/>
                  <w:lang w:val="en-GB"/>
                </w:rPr>
                <w:t>One-party Trade Request (20)</w:t>
              </w:r>
            </w:ins>
          </w:p>
          <w:p w14:paraId="30C5BB91" w14:textId="77777777" w:rsidR="00370736" w:rsidRPr="00370736" w:rsidRDefault="00370736" w:rsidP="00370736">
            <w:pPr>
              <w:pStyle w:val="Heading1Text"/>
              <w:ind w:left="13"/>
              <w:rPr>
                <w:ins w:id="484" w:author="Robert Lau" w:date="2024-07-16T17:55:00Z" w16du:dateUtc="2024-07-16T09:55:00Z"/>
                <w:rFonts w:asciiTheme="minorHAnsi" w:hAnsiTheme="minorHAnsi" w:cstheme="minorHAnsi"/>
                <w:lang w:val="en-GB"/>
              </w:rPr>
            </w:pPr>
            <w:ins w:id="485" w:author="Robert Lau" w:date="2024-07-16T17:55:00Z" w16du:dateUtc="2024-07-16T09:55:00Z">
              <w:r w:rsidRPr="00370736">
                <w:rPr>
                  <w:rFonts w:asciiTheme="minorHAnsi" w:hAnsiTheme="minorHAnsi" w:cstheme="minorHAnsi"/>
                  <w:lang w:val="en-GB"/>
                </w:rPr>
                <w:t>One-party Trade Cancel Request (21)</w:t>
              </w:r>
            </w:ins>
          </w:p>
          <w:p w14:paraId="2CB98085" w14:textId="77777777" w:rsidR="00370736" w:rsidRPr="00370736" w:rsidRDefault="00370736" w:rsidP="00370736">
            <w:pPr>
              <w:pStyle w:val="Heading1Text"/>
              <w:ind w:left="13"/>
              <w:rPr>
                <w:ins w:id="486" w:author="Robert Lau" w:date="2024-07-16T17:55:00Z" w16du:dateUtc="2024-07-16T09:55:00Z"/>
                <w:rFonts w:asciiTheme="minorHAnsi" w:hAnsiTheme="minorHAnsi" w:cstheme="minorHAnsi"/>
                <w:lang w:val="en-GB"/>
              </w:rPr>
            </w:pPr>
            <w:ins w:id="487" w:author="Robert Lau" w:date="2024-07-16T17:55:00Z" w16du:dateUtc="2024-07-16T09:55:00Z">
              <w:r w:rsidRPr="00370736">
                <w:rPr>
                  <w:rFonts w:asciiTheme="minorHAnsi" w:hAnsiTheme="minorHAnsi" w:cstheme="minorHAnsi"/>
                  <w:lang w:val="en-GB"/>
                </w:rPr>
                <w:t>One-party Trade Decline Request (23)</w:t>
              </w:r>
            </w:ins>
          </w:p>
          <w:p w14:paraId="638435CC" w14:textId="77777777" w:rsidR="00370736" w:rsidRPr="00370736" w:rsidRDefault="00370736" w:rsidP="00370736">
            <w:pPr>
              <w:pStyle w:val="Heading1Text"/>
              <w:ind w:left="13"/>
              <w:rPr>
                <w:ins w:id="488" w:author="Robert Lau" w:date="2024-07-16T17:55:00Z" w16du:dateUtc="2024-07-16T09:55:00Z"/>
                <w:rFonts w:asciiTheme="minorHAnsi" w:hAnsiTheme="minorHAnsi" w:cstheme="minorHAnsi"/>
                <w:lang w:val="en-GB"/>
              </w:rPr>
            </w:pPr>
            <w:ins w:id="489" w:author="Robert Lau" w:date="2024-07-16T17:55:00Z" w16du:dateUtc="2024-07-16T09:55:00Z">
              <w:r w:rsidRPr="00370736">
                <w:rPr>
                  <w:rFonts w:asciiTheme="minorHAnsi" w:hAnsiTheme="minorHAnsi" w:cstheme="minorHAnsi"/>
                  <w:lang w:val="en-GB"/>
                </w:rPr>
                <w:t>On-behalf Trade Request (23)</w:t>
              </w:r>
            </w:ins>
          </w:p>
          <w:p w14:paraId="6210B7E3" w14:textId="77777777" w:rsidR="00370736" w:rsidRPr="00370736" w:rsidRDefault="00370736" w:rsidP="00370736">
            <w:pPr>
              <w:pStyle w:val="Heading1Text"/>
              <w:ind w:left="13"/>
              <w:rPr>
                <w:ins w:id="490" w:author="Robert Lau" w:date="2024-07-16T17:55:00Z" w16du:dateUtc="2024-07-16T09:55:00Z"/>
                <w:rFonts w:asciiTheme="minorHAnsi" w:hAnsiTheme="minorHAnsi" w:cstheme="minorHAnsi"/>
                <w:lang w:val="en-GB"/>
              </w:rPr>
            </w:pPr>
            <w:ins w:id="491" w:author="Robert Lau" w:date="2024-07-16T17:55:00Z" w16du:dateUtc="2024-07-16T09:55:00Z">
              <w:r w:rsidRPr="00370736">
                <w:rPr>
                  <w:rFonts w:asciiTheme="minorHAnsi" w:hAnsiTheme="minorHAnsi" w:cstheme="minorHAnsi"/>
                  <w:lang w:val="en-GB"/>
                </w:rPr>
                <w:t>On-behalf Trade Cancel Request (24)</w:t>
              </w:r>
            </w:ins>
          </w:p>
          <w:p w14:paraId="366B6512" w14:textId="77777777" w:rsidR="00370736" w:rsidRPr="00370736" w:rsidRDefault="00370736" w:rsidP="00370736">
            <w:pPr>
              <w:pStyle w:val="Heading1Text"/>
              <w:ind w:left="13"/>
              <w:rPr>
                <w:ins w:id="492" w:author="Robert Lau" w:date="2024-07-16T17:55:00Z" w16du:dateUtc="2024-07-16T09:55:00Z"/>
                <w:rFonts w:asciiTheme="minorHAnsi" w:hAnsiTheme="minorHAnsi" w:cstheme="minorHAnsi"/>
                <w:lang w:val="en-GB"/>
              </w:rPr>
            </w:pPr>
            <w:ins w:id="493" w:author="Robert Lau" w:date="2024-07-16T17:55:00Z" w16du:dateUtc="2024-07-16T09:55:00Z">
              <w:r w:rsidRPr="00370736">
                <w:rPr>
                  <w:rFonts w:asciiTheme="minorHAnsi" w:hAnsiTheme="minorHAnsi" w:cstheme="minorHAnsi"/>
                  <w:lang w:val="en-GB"/>
                </w:rPr>
                <w:t>On-behalf Trade Decline Request (25)</w:t>
              </w:r>
            </w:ins>
          </w:p>
          <w:p w14:paraId="511122B4" w14:textId="77777777" w:rsidR="00370736" w:rsidRPr="00370736" w:rsidRDefault="00370736" w:rsidP="00370736">
            <w:pPr>
              <w:pStyle w:val="Heading1Text"/>
              <w:ind w:left="13"/>
              <w:rPr>
                <w:ins w:id="494" w:author="Robert Lau" w:date="2024-07-16T17:55:00Z" w16du:dateUtc="2024-07-16T09:55:00Z"/>
                <w:rFonts w:asciiTheme="minorHAnsi" w:hAnsiTheme="minorHAnsi" w:cstheme="minorHAnsi"/>
                <w:lang w:val="en-GB"/>
              </w:rPr>
            </w:pPr>
            <w:ins w:id="495" w:author="Robert Lau" w:date="2024-07-16T17:55:00Z" w16du:dateUtc="2024-07-16T09:55:00Z">
              <w:r w:rsidRPr="00370736">
                <w:rPr>
                  <w:rFonts w:asciiTheme="minorHAnsi" w:hAnsiTheme="minorHAnsi" w:cstheme="minorHAnsi"/>
                  <w:lang w:val="en-GB"/>
                </w:rPr>
                <w:t>On-behalf Trade Accept Request (26)</w:t>
              </w:r>
            </w:ins>
          </w:p>
          <w:p w14:paraId="196D31F4" w14:textId="77777777" w:rsidR="00370736" w:rsidRPr="00370736" w:rsidRDefault="00370736" w:rsidP="00370736">
            <w:pPr>
              <w:pStyle w:val="Heading1Text"/>
              <w:ind w:left="13"/>
              <w:rPr>
                <w:ins w:id="496" w:author="Robert Lau" w:date="2024-07-16T17:55:00Z" w16du:dateUtc="2024-07-16T09:55:00Z"/>
                <w:rFonts w:asciiTheme="minorHAnsi" w:hAnsiTheme="minorHAnsi" w:cstheme="minorHAnsi"/>
                <w:lang w:val="en-GB"/>
              </w:rPr>
            </w:pPr>
            <w:ins w:id="497" w:author="Robert Lau" w:date="2024-07-16T17:55:00Z" w16du:dateUtc="2024-07-16T09:55:00Z">
              <w:r w:rsidRPr="00370736">
                <w:rPr>
                  <w:rFonts w:asciiTheme="minorHAnsi" w:hAnsiTheme="minorHAnsi" w:cstheme="minorHAnsi"/>
                  <w:lang w:val="en-GB"/>
                </w:rPr>
                <w:t>Error Trade Request (27)</w:t>
              </w:r>
            </w:ins>
          </w:p>
          <w:p w14:paraId="18951552" w14:textId="0D2219F6" w:rsidR="005F21FA" w:rsidRPr="00417716" w:rsidRDefault="00370736" w:rsidP="00370736">
            <w:pPr>
              <w:pStyle w:val="Heading1Text"/>
              <w:ind w:left="0"/>
              <w:jc w:val="left"/>
              <w:rPr>
                <w:ins w:id="498" w:author="Robert Lau" w:date="2024-07-16T17:40:00Z" w16du:dateUtc="2024-07-16T09:40:00Z"/>
                <w:rFonts w:asciiTheme="minorHAnsi" w:hAnsiTheme="minorHAnsi" w:cstheme="minorHAnsi"/>
                <w:lang w:val="en-GB"/>
              </w:rPr>
            </w:pPr>
            <w:ins w:id="499" w:author="Robert Lau" w:date="2024-07-16T17:55:00Z" w16du:dateUtc="2024-07-16T09:55:00Z">
              <w:r w:rsidRPr="00370736">
                <w:rPr>
                  <w:rFonts w:asciiTheme="minorHAnsi" w:hAnsiTheme="minorHAnsi" w:cstheme="minorHAnsi"/>
                  <w:lang w:val="en-GB"/>
                </w:rPr>
                <w:t>Error Trade Contra-</w:t>
              </w:r>
              <w:proofErr w:type="gramStart"/>
              <w:r w:rsidRPr="00370736">
                <w:rPr>
                  <w:rFonts w:asciiTheme="minorHAnsi" w:hAnsiTheme="minorHAnsi" w:cstheme="minorHAnsi"/>
                  <w:lang w:val="en-GB"/>
                </w:rPr>
                <w:t>side</w:t>
              </w:r>
              <w:proofErr w:type="gramEnd"/>
              <w:r w:rsidRPr="00370736">
                <w:rPr>
                  <w:rFonts w:asciiTheme="minorHAnsi" w:hAnsiTheme="minorHAnsi" w:cstheme="minorHAnsi"/>
                  <w:lang w:val="en-GB"/>
                </w:rPr>
                <w:t xml:space="preserve"> Respond Request (28)</w:t>
              </w:r>
            </w:ins>
          </w:p>
        </w:tc>
      </w:tr>
      <w:tr w:rsidR="005F21FA" w:rsidRPr="00417716" w14:paraId="17BE6AD9" w14:textId="77777777" w:rsidTr="005F21FA">
        <w:tblPrEx>
          <w:tblBorders>
            <w:insideH w:val="single" w:sz="6" w:space="0" w:color="FFFFFF" w:themeColor="background1"/>
            <w:insideV w:val="single" w:sz="6" w:space="0" w:color="FFFFFF" w:themeColor="background1"/>
          </w:tblBorders>
        </w:tblPrEx>
        <w:trPr>
          <w:ins w:id="500" w:author="Robert Lau" w:date="2024-07-16T17:43:00Z" w16du:dateUtc="2024-07-16T09:43:00Z"/>
        </w:trPr>
        <w:tc>
          <w:tcPr>
            <w:tcW w:w="1881" w:type="pct"/>
            <w:shd w:val="clear" w:color="auto" w:fill="F2F2F2" w:themeFill="background1" w:themeFillShade="F2"/>
          </w:tcPr>
          <w:p w14:paraId="79131BDB" w14:textId="4106E01F" w:rsidR="005F21FA" w:rsidRDefault="005F21FA" w:rsidP="000159CA">
            <w:pPr>
              <w:pStyle w:val="Heading1Text"/>
              <w:ind w:left="0"/>
              <w:jc w:val="left"/>
              <w:rPr>
                <w:ins w:id="501" w:author="Robert Lau" w:date="2024-07-16T17:43:00Z" w16du:dateUtc="2024-07-16T09:43:00Z"/>
                <w:rFonts w:asciiTheme="minorHAnsi" w:hAnsiTheme="minorHAnsi" w:cstheme="minorHAnsi"/>
                <w:lang w:val="en-GB"/>
              </w:rPr>
            </w:pPr>
            <w:ins w:id="502" w:author="Robert Lau" w:date="2024-07-16T17:43:00Z" w16du:dateUtc="2024-07-16T09:43:00Z">
              <w:r>
                <w:rPr>
                  <w:rFonts w:asciiTheme="minorHAnsi" w:hAnsiTheme="minorHAnsi" w:cstheme="minorHAnsi"/>
                  <w:lang w:val="en-GB"/>
                </w:rPr>
                <w:t>Quote Request Throttle</w:t>
              </w:r>
            </w:ins>
          </w:p>
        </w:tc>
        <w:tc>
          <w:tcPr>
            <w:tcW w:w="3119" w:type="pct"/>
            <w:shd w:val="clear" w:color="auto" w:fill="F2F2F2" w:themeFill="background1" w:themeFillShade="F2"/>
          </w:tcPr>
          <w:p w14:paraId="6D20A09C" w14:textId="505CD1D0" w:rsidR="005F21FA" w:rsidRPr="00417716" w:rsidRDefault="0034656A" w:rsidP="000159CA">
            <w:pPr>
              <w:pStyle w:val="Heading1Text"/>
              <w:ind w:left="0"/>
              <w:jc w:val="left"/>
              <w:rPr>
                <w:ins w:id="503" w:author="Robert Lau" w:date="2024-07-16T17:43:00Z" w16du:dateUtc="2024-07-16T09:43:00Z"/>
                <w:rFonts w:asciiTheme="minorHAnsi" w:hAnsiTheme="minorHAnsi" w:cstheme="minorHAnsi"/>
                <w:lang w:val="en-GB"/>
              </w:rPr>
            </w:pPr>
            <w:ins w:id="504" w:author="Robert Lau" w:date="2024-07-16T17:51:00Z" w16du:dateUtc="2024-07-16T09:51:00Z">
              <w:r w:rsidRPr="0034656A">
                <w:rPr>
                  <w:rFonts w:asciiTheme="minorHAnsi" w:hAnsiTheme="minorHAnsi" w:cstheme="minorHAnsi"/>
                  <w:lang w:val="en-GB"/>
                </w:rPr>
                <w:t>Quote Request</w:t>
              </w:r>
            </w:ins>
            <w:ins w:id="505" w:author="Robert Lau" w:date="2024-07-16T17:56:00Z" w16du:dateUtc="2024-07-16T09:56:00Z">
              <w:r w:rsidR="00370736">
                <w:rPr>
                  <w:rFonts w:asciiTheme="minorHAnsi" w:hAnsiTheme="minorHAnsi" w:cstheme="minorHAnsi"/>
                  <w:lang w:val="en-GB"/>
                </w:rPr>
                <w:t xml:space="preserve"> </w:t>
              </w:r>
            </w:ins>
            <w:ins w:id="506" w:author="Robert Lau" w:date="2024-07-16T17:51:00Z" w16du:dateUtc="2024-07-16T09:51:00Z">
              <w:r w:rsidRPr="0034656A">
                <w:rPr>
                  <w:rFonts w:asciiTheme="minorHAnsi" w:hAnsiTheme="minorHAnsi" w:cstheme="minorHAnsi"/>
                  <w:lang w:val="en-GB"/>
                </w:rPr>
                <w:t>(18)</w:t>
              </w:r>
            </w:ins>
          </w:p>
        </w:tc>
      </w:tr>
    </w:tbl>
    <w:p w14:paraId="35ED9EDA" w14:textId="1EDC52EA" w:rsidR="005F21FA" w:rsidRDefault="005F21FA" w:rsidP="0042274E">
      <w:pPr>
        <w:pStyle w:val="NormalNGMDS"/>
        <w:ind w:left="0"/>
        <w:rPr>
          <w:ins w:id="507" w:author="Robert Lau" w:date="2024-07-16T17:51:00Z" w16du:dateUtc="2024-07-16T09:51:00Z"/>
          <w:rFonts w:asciiTheme="minorHAnsi" w:hAnsiTheme="minorHAnsi" w:cstheme="minorHAnsi"/>
        </w:rPr>
      </w:pPr>
      <w:ins w:id="508" w:author="Robert Lau" w:date="2024-07-16T17:43:00Z" w16du:dateUtc="2024-07-16T09:43:00Z">
        <w:r>
          <w:rPr>
            <w:rFonts w:asciiTheme="minorHAnsi" w:hAnsiTheme="minorHAnsi" w:cstheme="minorHAnsi"/>
          </w:rPr>
          <w:t xml:space="preserve">All other messages </w:t>
        </w:r>
      </w:ins>
      <w:ins w:id="509" w:author="Robert Lau" w:date="2024-07-16T17:44:00Z" w16du:dateUtc="2024-07-16T09:44:00Z">
        <w:r>
          <w:rPr>
            <w:rFonts w:asciiTheme="minorHAnsi" w:hAnsiTheme="minorHAnsi" w:cstheme="minorHAnsi"/>
          </w:rPr>
          <w:t xml:space="preserve">not listed in the above table will not consume </w:t>
        </w:r>
        <w:proofErr w:type="gramStart"/>
        <w:r>
          <w:rPr>
            <w:rFonts w:asciiTheme="minorHAnsi" w:hAnsiTheme="minorHAnsi" w:cstheme="minorHAnsi"/>
          </w:rPr>
          <w:t>throttle</w:t>
        </w:r>
      </w:ins>
      <w:proofErr w:type="gramEnd"/>
      <w:ins w:id="510" w:author="Robert Lau" w:date="2024-07-16T17:45:00Z" w16du:dateUtc="2024-07-16T09:45:00Z">
        <w:r w:rsidR="0034656A">
          <w:rPr>
            <w:rFonts w:asciiTheme="minorHAnsi" w:hAnsiTheme="minorHAnsi" w:cstheme="minorHAnsi"/>
          </w:rPr>
          <w:t xml:space="preserve"> but </w:t>
        </w:r>
      </w:ins>
      <w:ins w:id="511" w:author="Robert Lau" w:date="2024-07-16T17:47:00Z" w16du:dateUtc="2024-07-16T09:47:00Z">
        <w:r w:rsidR="0034656A" w:rsidRPr="0034656A">
          <w:rPr>
            <w:rFonts w:asciiTheme="minorHAnsi" w:hAnsiTheme="minorHAnsi" w:cstheme="minorHAnsi"/>
          </w:rPr>
          <w:t xml:space="preserve">HKEX reserves the right to drop the client session </w:t>
        </w:r>
        <w:r w:rsidR="0034656A">
          <w:rPr>
            <w:rFonts w:asciiTheme="minorHAnsi" w:hAnsiTheme="minorHAnsi" w:cstheme="minorHAnsi"/>
          </w:rPr>
          <w:t xml:space="preserve">if they are </w:t>
        </w:r>
      </w:ins>
      <w:ins w:id="512" w:author="Robert Lau" w:date="2024-07-16T17:45:00Z" w16du:dateUtc="2024-07-16T09:45:00Z">
        <w:r w:rsidR="0034656A">
          <w:rPr>
            <w:rFonts w:asciiTheme="minorHAnsi" w:hAnsiTheme="minorHAnsi" w:cstheme="minorHAnsi"/>
          </w:rPr>
          <w:t>excessively send</w:t>
        </w:r>
      </w:ins>
      <w:ins w:id="513" w:author="Robert Lau" w:date="2024-07-16T17:46:00Z" w16du:dateUtc="2024-07-16T09:46:00Z">
        <w:r w:rsidR="0034656A">
          <w:rPr>
            <w:rFonts w:asciiTheme="minorHAnsi" w:hAnsiTheme="minorHAnsi" w:cstheme="minorHAnsi"/>
          </w:rPr>
          <w:t>ing non-throttle consumed message to the gateway</w:t>
        </w:r>
      </w:ins>
      <w:ins w:id="514" w:author="Robert Lau" w:date="2024-07-16T17:47:00Z" w16du:dateUtc="2024-07-16T09:47:00Z">
        <w:r w:rsidR="0034656A">
          <w:rPr>
            <w:rFonts w:asciiTheme="minorHAnsi" w:hAnsiTheme="minorHAnsi" w:cstheme="minorHAnsi"/>
          </w:rPr>
          <w:t>.</w:t>
        </w:r>
      </w:ins>
    </w:p>
    <w:p w14:paraId="15A0F44C" w14:textId="28CC1D1A" w:rsidR="0034656A" w:rsidRDefault="0034656A" w:rsidP="0042274E">
      <w:pPr>
        <w:pStyle w:val="NormalNGMDS"/>
        <w:ind w:left="0"/>
        <w:rPr>
          <w:ins w:id="515" w:author="Robert Lau" w:date="2024-07-16T17:44:00Z" w16du:dateUtc="2024-07-16T09:44:00Z"/>
          <w:rFonts w:asciiTheme="minorHAnsi" w:hAnsiTheme="minorHAnsi" w:cstheme="minorHAnsi"/>
        </w:rPr>
      </w:pPr>
      <w:ins w:id="516" w:author="Robert Lau" w:date="2024-07-16T17:52:00Z" w16du:dateUtc="2024-07-16T09:52:00Z">
        <w:r>
          <w:rPr>
            <w:rFonts w:asciiTheme="minorHAnsi" w:hAnsiTheme="minorHAnsi" w:cstheme="minorHAnsi"/>
          </w:rPr>
          <w:t xml:space="preserve">The rates of </w:t>
        </w:r>
      </w:ins>
      <w:ins w:id="517" w:author="Robert Lau" w:date="2024-07-16T17:57:00Z" w16du:dateUtc="2024-07-16T09:57:00Z">
        <w:r w:rsidR="00370736">
          <w:rPr>
            <w:rFonts w:asciiTheme="minorHAnsi" w:hAnsiTheme="minorHAnsi" w:cstheme="minorHAnsi"/>
          </w:rPr>
          <w:t>the above throttles</w:t>
        </w:r>
      </w:ins>
      <w:ins w:id="518" w:author="Robert Lau" w:date="2024-07-16T17:53:00Z" w16du:dateUtc="2024-07-16T09:53:00Z">
        <w:r>
          <w:rPr>
            <w:rFonts w:asciiTheme="minorHAnsi" w:hAnsiTheme="minorHAnsi" w:cstheme="minorHAnsi"/>
          </w:rPr>
          <w:t xml:space="preserve"> are per </w:t>
        </w:r>
      </w:ins>
      <w:ins w:id="519" w:author="Robert Lau" w:date="2024-07-16T17:55:00Z" w16du:dateUtc="2024-07-16T09:55:00Z">
        <w:r>
          <w:rPr>
            <w:rFonts w:asciiTheme="minorHAnsi" w:hAnsiTheme="minorHAnsi" w:cstheme="minorHAnsi"/>
          </w:rPr>
          <w:t xml:space="preserve">the </w:t>
        </w:r>
      </w:ins>
      <w:ins w:id="520" w:author="Robert Lau" w:date="2024-07-16T17:53:00Z" w16du:dateUtc="2024-07-16T09:53:00Z">
        <w:r>
          <w:rPr>
            <w:rFonts w:asciiTheme="minorHAnsi" w:hAnsiTheme="minorHAnsi" w:cstheme="minorHAnsi"/>
          </w:rPr>
          <w:t>subscription of the client Comp ID.</w:t>
        </w:r>
      </w:ins>
    </w:p>
    <w:p w14:paraId="421A5E76" w14:textId="77777777" w:rsidR="005F21FA" w:rsidRDefault="005F21FA" w:rsidP="0042274E">
      <w:pPr>
        <w:pStyle w:val="NormalNGMDS"/>
        <w:ind w:left="0"/>
        <w:rPr>
          <w:rFonts w:asciiTheme="minorHAnsi" w:hAnsiTheme="minorHAnsi" w:cstheme="minorHAnsi"/>
        </w:rPr>
      </w:pPr>
    </w:p>
    <w:p w14:paraId="4FF5F3B6" w14:textId="77777777" w:rsidR="0042274E" w:rsidRDefault="0042274E" w:rsidP="0042274E">
      <w:pPr>
        <w:pStyle w:val="Heading2"/>
        <w:rPr>
          <w:rFonts w:asciiTheme="minorHAnsi" w:hAnsiTheme="minorHAnsi" w:cstheme="minorHAnsi"/>
        </w:rPr>
      </w:pPr>
      <w:bookmarkStart w:id="521" w:name="_Toc170578785"/>
      <w:r w:rsidRPr="00417716">
        <w:rPr>
          <w:rFonts w:asciiTheme="minorHAnsi" w:hAnsiTheme="minorHAnsi" w:cstheme="minorHAnsi"/>
        </w:rPr>
        <w:t>Message Rejection</w:t>
      </w:r>
      <w:bookmarkEnd w:id="521"/>
    </w:p>
    <w:p w14:paraId="299371D3" w14:textId="77777777" w:rsidR="0042274E" w:rsidRPr="00E55DDB" w:rsidRDefault="0042274E" w:rsidP="0042274E">
      <w:pPr>
        <w:rPr>
          <w:rFonts w:cstheme="minorHAnsi"/>
          <w:sz w:val="22"/>
          <w:szCs w:val="22"/>
        </w:rPr>
      </w:pPr>
      <w:r w:rsidRPr="00E55DDB">
        <w:rPr>
          <w:rFonts w:cstheme="minorHAnsi"/>
          <w:sz w:val="22"/>
          <w:szCs w:val="22"/>
        </w:rPr>
        <w:t>An inbound message will be validated at different stages. The gateway will return three levels of rejection messages to the client, which is defined in the following section.</w:t>
      </w:r>
    </w:p>
    <w:p w14:paraId="188263ED" w14:textId="77777777" w:rsidR="0042274E" w:rsidRPr="00471773" w:rsidRDefault="0042274E" w:rsidP="0042274E">
      <w:pPr>
        <w:rPr>
          <w:lang w:val="en-GB"/>
        </w:rPr>
      </w:pPr>
    </w:p>
    <w:p w14:paraId="5D403E62" w14:textId="77777777" w:rsidR="0042274E" w:rsidRPr="00417716" w:rsidRDefault="0042274E" w:rsidP="0042274E">
      <w:pPr>
        <w:pStyle w:val="Heading3"/>
      </w:pPr>
      <w:bookmarkStart w:id="522" w:name="_Toc170578786"/>
      <w:r w:rsidRPr="00417716">
        <w:t>Session Level Reject</w:t>
      </w:r>
      <w:bookmarkEnd w:id="522"/>
    </w:p>
    <w:p w14:paraId="04A613CA" w14:textId="4A404008" w:rsidR="0042274E" w:rsidRDefault="0042274E" w:rsidP="0042274E">
      <w:pPr>
        <w:pStyle w:val="NormalNGMDS"/>
        <w:ind w:left="0"/>
        <w:rPr>
          <w:rFonts w:asciiTheme="minorHAnsi" w:hAnsiTheme="minorHAnsi" w:cstheme="minorHAnsi"/>
          <w:szCs w:val="20"/>
        </w:rPr>
      </w:pPr>
      <w:r w:rsidRPr="00417716">
        <w:rPr>
          <w:rFonts w:asciiTheme="minorHAnsi" w:hAnsiTheme="minorHAnsi" w:cstheme="minorHAnsi"/>
          <w:szCs w:val="20"/>
        </w:rPr>
        <w:t xml:space="preserve">If an </w:t>
      </w:r>
      <w:r>
        <w:rPr>
          <w:rFonts w:asciiTheme="minorHAnsi" w:hAnsiTheme="minorHAnsi" w:cstheme="minorHAnsi"/>
          <w:szCs w:val="20"/>
        </w:rPr>
        <w:t>inbound</w:t>
      </w:r>
      <w:r w:rsidRPr="00417716">
        <w:rPr>
          <w:rFonts w:asciiTheme="minorHAnsi" w:hAnsiTheme="minorHAnsi" w:cstheme="minorHAnsi"/>
          <w:szCs w:val="20"/>
        </w:rPr>
        <w:t xml:space="preserve"> message violates any message level validations such as data type mismatches or message structure mismatches, the messages are expected to be rejected back to the sender using a Reject </w:t>
      </w:r>
      <w:r>
        <w:rPr>
          <w:rFonts w:asciiTheme="minorHAnsi" w:hAnsiTheme="minorHAnsi" w:cstheme="minorHAnsi"/>
          <w:szCs w:val="20"/>
        </w:rPr>
        <w:t>(</w:t>
      </w:r>
      <w:r w:rsidR="00350550">
        <w:rPr>
          <w:rFonts w:asciiTheme="minorHAnsi" w:hAnsiTheme="minorHAnsi" w:cstheme="minorHAnsi"/>
          <w:szCs w:val="20"/>
        </w:rPr>
        <w:t>3</w:t>
      </w:r>
      <w:r w:rsidRPr="00417716">
        <w:rPr>
          <w:rFonts w:asciiTheme="minorHAnsi" w:hAnsiTheme="minorHAnsi" w:cstheme="minorHAnsi"/>
          <w:szCs w:val="20"/>
        </w:rPr>
        <w:t>) message.</w:t>
      </w:r>
    </w:p>
    <w:p w14:paraId="7251EC38" w14:textId="77777777" w:rsidR="0042274E" w:rsidRPr="00417716" w:rsidRDefault="0042274E" w:rsidP="0042274E">
      <w:pPr>
        <w:pStyle w:val="NormalNGMDS"/>
        <w:ind w:left="0"/>
        <w:rPr>
          <w:rFonts w:asciiTheme="minorHAnsi" w:hAnsiTheme="minorHAnsi" w:cstheme="minorHAnsi"/>
          <w:szCs w:val="20"/>
        </w:rPr>
      </w:pPr>
    </w:p>
    <w:p w14:paraId="4BE01741" w14:textId="77777777" w:rsidR="0042274E" w:rsidRPr="00417716" w:rsidRDefault="0042274E" w:rsidP="0042274E">
      <w:pPr>
        <w:pStyle w:val="Heading3"/>
      </w:pPr>
      <w:bookmarkStart w:id="523" w:name="_Toc170578787"/>
      <w:r w:rsidRPr="00417716">
        <w:t>Business Message Reject</w:t>
      </w:r>
      <w:bookmarkEnd w:id="523"/>
    </w:p>
    <w:p w14:paraId="6EE8FCA4" w14:textId="029857B9" w:rsidR="0042274E" w:rsidRPr="00417716" w:rsidRDefault="0042274E" w:rsidP="0042274E">
      <w:pPr>
        <w:pStyle w:val="NormalNGMDS"/>
        <w:ind w:left="0"/>
        <w:rPr>
          <w:rFonts w:asciiTheme="minorHAnsi" w:hAnsiTheme="minorHAnsi" w:cstheme="minorHAnsi"/>
          <w:szCs w:val="20"/>
        </w:rPr>
      </w:pPr>
      <w:r w:rsidRPr="00417716">
        <w:rPr>
          <w:rFonts w:asciiTheme="minorHAnsi" w:hAnsiTheme="minorHAnsi" w:cstheme="minorHAnsi"/>
          <w:szCs w:val="20"/>
        </w:rPr>
        <w:t>Business Message Reject</w:t>
      </w:r>
      <w:r>
        <w:rPr>
          <w:rFonts w:asciiTheme="minorHAnsi" w:hAnsiTheme="minorHAnsi" w:cstheme="minorHAnsi"/>
          <w:szCs w:val="20"/>
        </w:rPr>
        <w:t xml:space="preserve"> (</w:t>
      </w:r>
      <w:r w:rsidR="00350550">
        <w:rPr>
          <w:rFonts w:asciiTheme="minorHAnsi" w:hAnsiTheme="minorHAnsi" w:cstheme="minorHAnsi"/>
          <w:szCs w:val="20"/>
        </w:rPr>
        <w:t>8</w:t>
      </w:r>
      <w:r>
        <w:rPr>
          <w:rFonts w:asciiTheme="minorHAnsi" w:hAnsiTheme="minorHAnsi" w:cstheme="minorHAnsi"/>
          <w:szCs w:val="20"/>
        </w:rPr>
        <w:t>)</w:t>
      </w:r>
      <w:r w:rsidRPr="00417716">
        <w:rPr>
          <w:rFonts w:asciiTheme="minorHAnsi" w:hAnsiTheme="minorHAnsi" w:cstheme="minorHAnsi"/>
          <w:szCs w:val="20"/>
        </w:rPr>
        <w:t xml:space="preserve"> will be used in reject</w:t>
      </w:r>
      <w:r>
        <w:rPr>
          <w:rFonts w:asciiTheme="minorHAnsi" w:hAnsiTheme="minorHAnsi" w:cstheme="minorHAnsi"/>
          <w:szCs w:val="20"/>
        </w:rPr>
        <w:t>ion</w:t>
      </w:r>
      <w:r w:rsidRPr="00417716">
        <w:rPr>
          <w:rFonts w:asciiTheme="minorHAnsi" w:hAnsiTheme="minorHAnsi" w:cstheme="minorHAnsi"/>
          <w:szCs w:val="20"/>
        </w:rPr>
        <w:t xml:space="preserve"> </w:t>
      </w:r>
      <w:r>
        <w:rPr>
          <w:rFonts w:asciiTheme="minorHAnsi" w:hAnsiTheme="minorHAnsi" w:cstheme="minorHAnsi"/>
          <w:szCs w:val="20"/>
        </w:rPr>
        <w:t xml:space="preserve">for like, </w:t>
      </w:r>
      <w:r w:rsidRPr="00417716">
        <w:rPr>
          <w:rFonts w:asciiTheme="minorHAnsi" w:hAnsiTheme="minorHAnsi" w:cstheme="minorHAnsi"/>
          <w:szCs w:val="20"/>
        </w:rPr>
        <w:t xml:space="preserve">validation failures such as </w:t>
      </w:r>
      <w:r>
        <w:rPr>
          <w:rFonts w:asciiTheme="minorHAnsi" w:hAnsiTheme="minorHAnsi" w:cstheme="minorHAnsi"/>
          <w:szCs w:val="20"/>
        </w:rPr>
        <w:t>breach of throttle</w:t>
      </w:r>
      <w:r w:rsidRPr="00417716">
        <w:rPr>
          <w:rFonts w:asciiTheme="minorHAnsi" w:hAnsiTheme="minorHAnsi" w:cstheme="minorHAnsi"/>
          <w:szCs w:val="20"/>
        </w:rPr>
        <w:t>, conditionally required field</w:t>
      </w:r>
      <w:r>
        <w:rPr>
          <w:rFonts w:asciiTheme="minorHAnsi" w:hAnsiTheme="minorHAnsi" w:cstheme="minorHAnsi"/>
          <w:szCs w:val="20"/>
        </w:rPr>
        <w:t xml:space="preserve"> missing</w:t>
      </w:r>
      <w:r w:rsidRPr="00417716">
        <w:rPr>
          <w:rFonts w:asciiTheme="minorHAnsi" w:hAnsiTheme="minorHAnsi" w:cstheme="minorHAnsi"/>
          <w:szCs w:val="20"/>
        </w:rPr>
        <w:t>, etc.</w:t>
      </w:r>
    </w:p>
    <w:p w14:paraId="7B310C39" w14:textId="77777777" w:rsidR="0042274E" w:rsidRPr="00417716" w:rsidRDefault="0042274E" w:rsidP="0042274E">
      <w:pPr>
        <w:pStyle w:val="NormalNGMDS"/>
        <w:ind w:left="0"/>
        <w:rPr>
          <w:rFonts w:asciiTheme="minorHAnsi" w:eastAsia="SimSun" w:hAnsiTheme="minorHAnsi" w:cstheme="minorHAnsi"/>
          <w:lang w:eastAsia="zh-CN"/>
        </w:rPr>
      </w:pPr>
    </w:p>
    <w:p w14:paraId="23AECF3C" w14:textId="77777777" w:rsidR="0042274E" w:rsidRPr="00417716" w:rsidRDefault="0042274E" w:rsidP="0042274E">
      <w:pPr>
        <w:pStyle w:val="Heading3"/>
      </w:pPr>
      <w:bookmarkStart w:id="524" w:name="_Toc170578788"/>
      <w:r>
        <w:t>Message Specific Reject</w:t>
      </w:r>
      <w:bookmarkEnd w:id="524"/>
    </w:p>
    <w:p w14:paraId="0450F343" w14:textId="264E3E63" w:rsidR="0042274E" w:rsidRPr="00417716" w:rsidRDefault="0042274E" w:rsidP="0042274E">
      <w:pPr>
        <w:pStyle w:val="NormalNGMDS"/>
        <w:ind w:left="0"/>
        <w:rPr>
          <w:rFonts w:asciiTheme="minorHAnsi" w:hAnsiTheme="minorHAnsi" w:cstheme="minorHAnsi"/>
          <w:szCs w:val="20"/>
        </w:rPr>
      </w:pPr>
      <w:r w:rsidRPr="00471773">
        <w:rPr>
          <w:rFonts w:asciiTheme="minorHAnsi" w:hAnsiTheme="minorHAnsi" w:cstheme="minorHAnsi"/>
          <w:szCs w:val="20"/>
        </w:rPr>
        <w:t xml:space="preserve">Message </w:t>
      </w:r>
      <w:r>
        <w:rPr>
          <w:rFonts w:asciiTheme="minorHAnsi" w:hAnsiTheme="minorHAnsi" w:cstheme="minorHAnsi"/>
          <w:szCs w:val="20"/>
        </w:rPr>
        <w:t>s</w:t>
      </w:r>
      <w:r w:rsidRPr="00471773">
        <w:rPr>
          <w:rFonts w:asciiTheme="minorHAnsi" w:hAnsiTheme="minorHAnsi" w:cstheme="minorHAnsi"/>
          <w:szCs w:val="20"/>
        </w:rPr>
        <w:t xml:space="preserve">pecific </w:t>
      </w:r>
      <w:r>
        <w:rPr>
          <w:rFonts w:asciiTheme="minorHAnsi" w:hAnsiTheme="minorHAnsi" w:cstheme="minorHAnsi"/>
          <w:szCs w:val="20"/>
        </w:rPr>
        <w:t>r</w:t>
      </w:r>
      <w:r w:rsidRPr="00471773">
        <w:rPr>
          <w:rFonts w:asciiTheme="minorHAnsi" w:hAnsiTheme="minorHAnsi" w:cstheme="minorHAnsi"/>
          <w:szCs w:val="20"/>
        </w:rPr>
        <w:t>eject</w:t>
      </w:r>
      <w:r>
        <w:rPr>
          <w:rFonts w:asciiTheme="minorHAnsi" w:hAnsiTheme="minorHAnsi" w:cstheme="minorHAnsi"/>
          <w:szCs w:val="20"/>
        </w:rPr>
        <w:t xml:space="preserve"> message, like Order </w:t>
      </w:r>
      <w:r w:rsidRPr="00417716">
        <w:rPr>
          <w:rFonts w:asciiTheme="minorHAnsi" w:hAnsiTheme="minorHAnsi" w:cstheme="minorHAnsi"/>
          <w:szCs w:val="20"/>
        </w:rPr>
        <w:t>Reject</w:t>
      </w:r>
      <w:r>
        <w:rPr>
          <w:rFonts w:asciiTheme="minorHAnsi" w:hAnsiTheme="minorHAnsi" w:cstheme="minorHAnsi"/>
          <w:szCs w:val="20"/>
        </w:rPr>
        <w:t xml:space="preserve"> (</w:t>
      </w:r>
      <w:r w:rsidR="00350550">
        <w:rPr>
          <w:rFonts w:asciiTheme="minorHAnsi" w:hAnsiTheme="minorHAnsi" w:cstheme="minorHAnsi"/>
          <w:szCs w:val="20"/>
        </w:rPr>
        <w:t>51</w:t>
      </w:r>
      <w:r>
        <w:rPr>
          <w:rFonts w:asciiTheme="minorHAnsi" w:hAnsiTheme="minorHAnsi" w:cstheme="minorHAnsi"/>
          <w:szCs w:val="20"/>
        </w:rPr>
        <w:t xml:space="preserve">), </w:t>
      </w:r>
      <w:r w:rsidRPr="00417716">
        <w:rPr>
          <w:rFonts w:asciiTheme="minorHAnsi" w:hAnsiTheme="minorHAnsi" w:cstheme="minorHAnsi"/>
          <w:szCs w:val="20"/>
        </w:rPr>
        <w:t>will be used in reject</w:t>
      </w:r>
      <w:r>
        <w:rPr>
          <w:rFonts w:asciiTheme="minorHAnsi" w:hAnsiTheme="minorHAnsi" w:cstheme="minorHAnsi"/>
          <w:szCs w:val="20"/>
        </w:rPr>
        <w:t>ion</w:t>
      </w:r>
      <w:r w:rsidRPr="00417716">
        <w:rPr>
          <w:rFonts w:asciiTheme="minorHAnsi" w:hAnsiTheme="minorHAnsi" w:cstheme="minorHAnsi"/>
          <w:szCs w:val="20"/>
        </w:rPr>
        <w:t xml:space="preserve"> </w:t>
      </w:r>
      <w:r>
        <w:rPr>
          <w:rFonts w:asciiTheme="minorHAnsi" w:hAnsiTheme="minorHAnsi" w:cstheme="minorHAnsi"/>
          <w:szCs w:val="20"/>
        </w:rPr>
        <w:t xml:space="preserve">for </w:t>
      </w:r>
      <w:r w:rsidRPr="00417716">
        <w:rPr>
          <w:rFonts w:asciiTheme="minorHAnsi" w:hAnsiTheme="minorHAnsi" w:cstheme="minorHAnsi"/>
          <w:szCs w:val="20"/>
        </w:rPr>
        <w:t xml:space="preserve">validation failures </w:t>
      </w:r>
      <w:r>
        <w:rPr>
          <w:rFonts w:asciiTheme="minorHAnsi" w:hAnsiTheme="minorHAnsi" w:cstheme="minorHAnsi"/>
          <w:szCs w:val="20"/>
        </w:rPr>
        <w:t>in application level.</w:t>
      </w:r>
    </w:p>
    <w:p w14:paraId="3091093D" w14:textId="77777777" w:rsidR="0042274E" w:rsidRPr="00417716" w:rsidRDefault="0042274E" w:rsidP="0042274E">
      <w:pPr>
        <w:pStyle w:val="NormalNGMDS"/>
        <w:ind w:left="0"/>
        <w:rPr>
          <w:rFonts w:asciiTheme="minorHAnsi" w:eastAsia="SimSun" w:hAnsiTheme="minorHAnsi" w:cstheme="minorHAnsi"/>
          <w:lang w:eastAsia="zh-CN"/>
        </w:rPr>
      </w:pPr>
    </w:p>
    <w:p w14:paraId="471C2FF8" w14:textId="77777777" w:rsidR="0042274E" w:rsidRPr="00417716" w:rsidRDefault="0042274E" w:rsidP="0042274E">
      <w:pPr>
        <w:pStyle w:val="Heading2"/>
        <w:rPr>
          <w:rFonts w:asciiTheme="minorHAnsi" w:hAnsiTheme="minorHAnsi" w:cstheme="minorHAnsi"/>
        </w:rPr>
      </w:pPr>
      <w:bookmarkStart w:id="525" w:name="_Toc170578789"/>
      <w:r w:rsidRPr="00417716">
        <w:rPr>
          <w:rFonts w:asciiTheme="minorHAnsi" w:hAnsiTheme="minorHAnsi" w:cstheme="minorHAnsi"/>
        </w:rPr>
        <w:t>Order Handling</w:t>
      </w:r>
      <w:bookmarkEnd w:id="525"/>
    </w:p>
    <w:p w14:paraId="1F690986" w14:textId="77777777" w:rsidR="0042274E" w:rsidRPr="00417716" w:rsidRDefault="0042274E" w:rsidP="0042274E">
      <w:pPr>
        <w:pStyle w:val="Heading3"/>
      </w:pPr>
      <w:bookmarkStart w:id="526" w:name="_Toc170074590"/>
      <w:bookmarkStart w:id="527" w:name="_Toc170578790"/>
      <w:r w:rsidRPr="00417716">
        <w:t>Order Types</w:t>
      </w:r>
      <w:bookmarkEnd w:id="526"/>
      <w:bookmarkEnd w:id="527"/>
    </w:p>
    <w:p w14:paraId="1B9F17A6" w14:textId="77777777" w:rsidR="0042274E" w:rsidRPr="00417716" w:rsidRDefault="0042274E" w:rsidP="0042274E">
      <w:pPr>
        <w:pStyle w:val="NormalNGMDS"/>
        <w:spacing w:after="120"/>
        <w:ind w:left="0"/>
        <w:rPr>
          <w:rFonts w:asciiTheme="minorHAnsi" w:hAnsiTheme="minorHAnsi" w:cstheme="minorHAnsi"/>
        </w:rPr>
      </w:pPr>
      <w:r w:rsidRPr="003F028C">
        <w:rPr>
          <w:rFonts w:asciiTheme="minorHAnsi" w:hAnsiTheme="minorHAnsi" w:cstheme="minorHAnsi"/>
        </w:rPr>
        <w:t>The following order types are supported</w:t>
      </w:r>
      <w:r w:rsidRPr="00417716">
        <w:rPr>
          <w:rFonts w:asciiTheme="minorHAnsi" w:hAnsiTheme="minorHAnsi" w:cstheme="minorHAnsi"/>
        </w:rPr>
        <w:t>:</w:t>
      </w:r>
    </w:p>
    <w:tbl>
      <w:tblPr>
        <w:tblW w:w="4995"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402"/>
        <w:gridCol w:w="5173"/>
        <w:gridCol w:w="2425"/>
      </w:tblGrid>
      <w:tr w:rsidR="0042274E" w:rsidRPr="00417716" w14:paraId="446EEC03" w14:textId="77777777" w:rsidTr="00D96643">
        <w:trPr>
          <w:trHeight w:val="300"/>
          <w:tblHeader/>
        </w:trPr>
        <w:tc>
          <w:tcPr>
            <w:tcW w:w="779" w:type="pct"/>
            <w:shd w:val="clear" w:color="auto" w:fill="C6D9F1" w:themeFill="text2" w:themeFillTint="33"/>
          </w:tcPr>
          <w:p w14:paraId="415AF719" w14:textId="77777777" w:rsidR="0042274E" w:rsidRPr="00417716" w:rsidRDefault="0042274E" w:rsidP="00D96643">
            <w:pPr>
              <w:pStyle w:val="Tablehead"/>
              <w:spacing w:after="0"/>
              <w:jc w:val="left"/>
              <w:rPr>
                <w:rFonts w:cstheme="minorHAnsi"/>
              </w:rPr>
            </w:pPr>
            <w:r w:rsidRPr="00417716">
              <w:rPr>
                <w:rFonts w:cstheme="minorHAnsi"/>
              </w:rPr>
              <w:lastRenderedPageBreak/>
              <w:t>Order Type</w:t>
            </w:r>
          </w:p>
        </w:tc>
        <w:tc>
          <w:tcPr>
            <w:tcW w:w="2874" w:type="pct"/>
            <w:shd w:val="clear" w:color="auto" w:fill="C6D9F1" w:themeFill="text2" w:themeFillTint="33"/>
            <w:noWrap/>
          </w:tcPr>
          <w:p w14:paraId="59C651F9" w14:textId="77777777" w:rsidR="0042274E" w:rsidRPr="00417716" w:rsidRDefault="0042274E" w:rsidP="00D96643">
            <w:pPr>
              <w:pStyle w:val="Tablehead"/>
              <w:spacing w:after="0"/>
              <w:jc w:val="left"/>
              <w:rPr>
                <w:rFonts w:cstheme="minorHAnsi"/>
              </w:rPr>
            </w:pPr>
            <w:r w:rsidRPr="00417716">
              <w:rPr>
                <w:rFonts w:cstheme="minorHAnsi"/>
              </w:rPr>
              <w:t>Description</w:t>
            </w:r>
          </w:p>
        </w:tc>
        <w:tc>
          <w:tcPr>
            <w:tcW w:w="1347" w:type="pct"/>
            <w:shd w:val="clear" w:color="auto" w:fill="C6D9F1" w:themeFill="text2" w:themeFillTint="33"/>
            <w:noWrap/>
          </w:tcPr>
          <w:p w14:paraId="284399C5" w14:textId="77777777" w:rsidR="0042274E" w:rsidRPr="00417716" w:rsidRDefault="0042274E" w:rsidP="00D96643">
            <w:pPr>
              <w:pStyle w:val="Tablehead"/>
              <w:spacing w:after="0"/>
              <w:jc w:val="left"/>
              <w:rPr>
                <w:rFonts w:cstheme="minorHAnsi"/>
              </w:rPr>
            </w:pPr>
            <w:r>
              <w:rPr>
                <w:rFonts w:cstheme="minorHAnsi"/>
              </w:rPr>
              <w:t>Field Name and Value</w:t>
            </w:r>
          </w:p>
        </w:tc>
      </w:tr>
      <w:tr w:rsidR="0042274E" w:rsidRPr="00417716" w14:paraId="403B8212" w14:textId="77777777" w:rsidTr="00D96643">
        <w:tblPrEx>
          <w:tblBorders>
            <w:insideH w:val="single" w:sz="6" w:space="0" w:color="FFFFFF" w:themeColor="background1"/>
            <w:insideV w:val="single" w:sz="6" w:space="0" w:color="FFFFFF" w:themeColor="background1"/>
          </w:tblBorders>
        </w:tblPrEx>
        <w:tc>
          <w:tcPr>
            <w:tcW w:w="779" w:type="pct"/>
            <w:shd w:val="clear" w:color="auto" w:fill="F2F2F2" w:themeFill="background1" w:themeFillShade="F2"/>
          </w:tcPr>
          <w:p w14:paraId="6E6119EF" w14:textId="77777777" w:rsidR="0042274E" w:rsidRPr="00417716" w:rsidRDefault="0042274E" w:rsidP="00D96643">
            <w:pPr>
              <w:pStyle w:val="Heading1Text"/>
              <w:ind w:left="0"/>
              <w:jc w:val="left"/>
              <w:rPr>
                <w:rFonts w:asciiTheme="minorHAnsi" w:hAnsiTheme="minorHAnsi" w:cstheme="minorHAnsi"/>
                <w:lang w:val="en-GB"/>
              </w:rPr>
            </w:pPr>
            <w:r w:rsidRPr="00417716">
              <w:rPr>
                <w:rFonts w:asciiTheme="minorHAnsi" w:hAnsiTheme="minorHAnsi" w:cstheme="minorHAnsi"/>
                <w:lang w:val="en-GB"/>
              </w:rPr>
              <w:t>Market</w:t>
            </w:r>
          </w:p>
        </w:tc>
        <w:tc>
          <w:tcPr>
            <w:tcW w:w="2874" w:type="pct"/>
            <w:shd w:val="clear" w:color="auto" w:fill="F2F2F2" w:themeFill="background1" w:themeFillShade="F2"/>
          </w:tcPr>
          <w:p w14:paraId="1E2CE6C7" w14:textId="77777777" w:rsidR="0042274E" w:rsidRDefault="0042274E" w:rsidP="00D96643">
            <w:pPr>
              <w:pStyle w:val="Heading1Text"/>
              <w:ind w:left="0"/>
              <w:jc w:val="left"/>
              <w:rPr>
                <w:rFonts w:asciiTheme="minorHAnsi" w:hAnsiTheme="minorHAnsi" w:cstheme="minorHAnsi"/>
                <w:lang w:val="en-GB"/>
              </w:rPr>
            </w:pPr>
            <w:r w:rsidRPr="003F028C">
              <w:rPr>
                <w:rFonts w:asciiTheme="minorHAnsi" w:hAnsiTheme="minorHAnsi" w:cstheme="minorHAnsi"/>
                <w:lang w:val="en-GB"/>
              </w:rPr>
              <w:t>An order submitted with a volume specified but no price.</w:t>
            </w:r>
          </w:p>
          <w:p w14:paraId="3B9E2AFF" w14:textId="77777777" w:rsidR="0042274E" w:rsidRDefault="0042274E" w:rsidP="00D96643">
            <w:pPr>
              <w:pStyle w:val="Heading1Text"/>
              <w:ind w:left="0"/>
              <w:jc w:val="left"/>
              <w:rPr>
                <w:rFonts w:asciiTheme="minorHAnsi" w:hAnsiTheme="minorHAnsi" w:cstheme="minorHAnsi"/>
                <w:lang w:val="en-GB"/>
              </w:rPr>
            </w:pPr>
            <w:r w:rsidRPr="00727498">
              <w:rPr>
                <w:rFonts w:asciiTheme="minorHAnsi" w:hAnsiTheme="minorHAnsi" w:cstheme="minorHAnsi"/>
                <w:lang w:val="en-GB"/>
              </w:rPr>
              <w:t>In OPEN trading state, it will be traded at the best price available and allowed to trade through price levels.</w:t>
            </w:r>
            <w:r>
              <w:rPr>
                <w:rFonts w:asciiTheme="minorHAnsi" w:hAnsiTheme="minorHAnsi" w:cstheme="minorHAnsi"/>
                <w:lang w:val="en-GB"/>
              </w:rPr>
              <w:t xml:space="preserve"> </w:t>
            </w:r>
            <w:r w:rsidRPr="00727498">
              <w:rPr>
                <w:rFonts w:asciiTheme="minorHAnsi" w:hAnsiTheme="minorHAnsi" w:cstheme="minorHAnsi"/>
                <w:lang w:val="en-GB"/>
              </w:rPr>
              <w:t>When volume in the opposite side is exhausted, residual order volume will be cancelled.</w:t>
            </w:r>
            <w:r>
              <w:rPr>
                <w:rFonts w:asciiTheme="minorHAnsi" w:hAnsiTheme="minorHAnsi" w:cstheme="minorHAnsi"/>
                <w:lang w:val="en-GB"/>
              </w:rPr>
              <w:t xml:space="preserve"> </w:t>
            </w:r>
            <w:r w:rsidRPr="00727498">
              <w:rPr>
                <w:rFonts w:asciiTheme="minorHAnsi" w:hAnsiTheme="minorHAnsi" w:cstheme="minorHAnsi"/>
                <w:lang w:val="en-GB"/>
              </w:rPr>
              <w:t>The market order will not rest in the order book.</w:t>
            </w:r>
          </w:p>
          <w:p w14:paraId="3DE45626" w14:textId="77777777" w:rsidR="0042274E" w:rsidRDefault="0042274E" w:rsidP="00D96643">
            <w:pPr>
              <w:pStyle w:val="Heading1Text"/>
              <w:ind w:left="0"/>
              <w:jc w:val="left"/>
              <w:rPr>
                <w:rFonts w:asciiTheme="minorHAnsi" w:hAnsiTheme="minorHAnsi" w:cstheme="minorHAnsi"/>
                <w:lang w:val="en-GB"/>
              </w:rPr>
            </w:pPr>
            <w:r>
              <w:rPr>
                <w:rFonts w:asciiTheme="minorHAnsi" w:hAnsiTheme="minorHAnsi" w:cstheme="minorHAnsi"/>
                <w:lang w:val="en-GB"/>
              </w:rPr>
              <w:t>In PRE-MARKET trading state, it will be</w:t>
            </w:r>
            <w:r w:rsidRPr="00884E84">
              <w:rPr>
                <w:rFonts w:asciiTheme="minorHAnsi" w:hAnsiTheme="minorHAnsi" w:cstheme="minorHAnsi"/>
                <w:lang w:val="en-GB"/>
              </w:rPr>
              <w:t xml:space="preserve"> added to order book where time priority is given and matched at COP in auction matching. Any residual order volume after auction matching will be cancelled, and not brought forward to next trading state.</w:t>
            </w:r>
          </w:p>
          <w:p w14:paraId="7BC9BDA7" w14:textId="77777777" w:rsidR="0042274E" w:rsidRPr="00417716" w:rsidRDefault="0042274E" w:rsidP="00D96643">
            <w:pPr>
              <w:pStyle w:val="Heading1Text"/>
              <w:ind w:left="360"/>
              <w:jc w:val="left"/>
              <w:rPr>
                <w:rFonts w:asciiTheme="minorHAnsi" w:hAnsiTheme="minorHAnsi" w:cstheme="minorHAnsi"/>
                <w:lang w:val="en-GB"/>
              </w:rPr>
            </w:pPr>
          </w:p>
        </w:tc>
        <w:tc>
          <w:tcPr>
            <w:tcW w:w="1347" w:type="pct"/>
            <w:shd w:val="clear" w:color="auto" w:fill="F2F2F2" w:themeFill="background1" w:themeFillShade="F2"/>
          </w:tcPr>
          <w:p w14:paraId="057DA54F" w14:textId="77777777" w:rsidR="0042274E" w:rsidRPr="00417716" w:rsidRDefault="0042274E" w:rsidP="00D96643">
            <w:pPr>
              <w:pStyle w:val="Heading1Text"/>
              <w:ind w:left="0"/>
              <w:rPr>
                <w:rFonts w:asciiTheme="minorHAnsi" w:hAnsiTheme="minorHAnsi" w:cstheme="minorHAnsi"/>
                <w:lang w:val="en-GB"/>
              </w:rPr>
            </w:pPr>
            <w:r>
              <w:rPr>
                <w:rFonts w:asciiTheme="minorHAnsi" w:hAnsiTheme="minorHAnsi" w:cstheme="minorHAnsi"/>
                <w:lang w:val="en-GB"/>
              </w:rPr>
              <w:t>Order Type = 1</w:t>
            </w:r>
          </w:p>
        </w:tc>
      </w:tr>
      <w:tr w:rsidR="0042274E" w:rsidRPr="00417716" w14:paraId="15605F63" w14:textId="77777777" w:rsidTr="00D96643">
        <w:tblPrEx>
          <w:tblBorders>
            <w:insideH w:val="single" w:sz="6" w:space="0" w:color="FFFFFF" w:themeColor="background1"/>
            <w:insideV w:val="single" w:sz="6" w:space="0" w:color="FFFFFF" w:themeColor="background1"/>
          </w:tblBorders>
        </w:tblPrEx>
        <w:tc>
          <w:tcPr>
            <w:tcW w:w="779" w:type="pct"/>
            <w:shd w:val="clear" w:color="auto" w:fill="F2F2F2" w:themeFill="background1" w:themeFillShade="F2"/>
          </w:tcPr>
          <w:p w14:paraId="45F9B31F" w14:textId="77777777" w:rsidR="0042274E" w:rsidRPr="00417716" w:rsidRDefault="0042274E" w:rsidP="00D96643">
            <w:pPr>
              <w:pStyle w:val="Heading1Text"/>
              <w:ind w:left="0"/>
              <w:jc w:val="left"/>
              <w:rPr>
                <w:rFonts w:asciiTheme="minorHAnsi" w:hAnsiTheme="minorHAnsi" w:cstheme="minorHAnsi"/>
                <w:lang w:val="en-GB"/>
              </w:rPr>
            </w:pPr>
            <w:r w:rsidRPr="00417716">
              <w:rPr>
                <w:rFonts w:asciiTheme="minorHAnsi" w:hAnsiTheme="minorHAnsi" w:cstheme="minorHAnsi"/>
                <w:lang w:val="en-GB"/>
              </w:rPr>
              <w:t xml:space="preserve">Limit </w:t>
            </w:r>
          </w:p>
        </w:tc>
        <w:tc>
          <w:tcPr>
            <w:tcW w:w="2874" w:type="pct"/>
            <w:shd w:val="clear" w:color="auto" w:fill="F2F2F2" w:themeFill="background1" w:themeFillShade="F2"/>
          </w:tcPr>
          <w:p w14:paraId="17598A26" w14:textId="77777777" w:rsidR="0042274E" w:rsidRPr="00417716" w:rsidRDefault="0042274E" w:rsidP="00D96643">
            <w:pPr>
              <w:pStyle w:val="Heading1Text"/>
              <w:ind w:left="0"/>
              <w:jc w:val="left"/>
              <w:rPr>
                <w:rFonts w:asciiTheme="minorHAnsi" w:hAnsiTheme="minorHAnsi" w:cstheme="minorHAnsi"/>
                <w:lang w:val="en-GB"/>
              </w:rPr>
            </w:pPr>
            <w:r w:rsidRPr="003F028C">
              <w:rPr>
                <w:rFonts w:asciiTheme="minorHAnsi" w:hAnsiTheme="minorHAnsi" w:cstheme="minorHAnsi"/>
                <w:lang w:val="en-GB"/>
              </w:rPr>
              <w:t>An order submitted with a price and volume that will trade at the limit price or better for as much of its stated volume as is available in the order book.</w:t>
            </w:r>
          </w:p>
        </w:tc>
        <w:tc>
          <w:tcPr>
            <w:tcW w:w="1347" w:type="pct"/>
            <w:shd w:val="clear" w:color="auto" w:fill="F2F2F2" w:themeFill="background1" w:themeFillShade="F2"/>
          </w:tcPr>
          <w:p w14:paraId="61159E22" w14:textId="77777777" w:rsidR="0042274E" w:rsidRPr="00417716" w:rsidRDefault="0042274E" w:rsidP="00D96643">
            <w:pPr>
              <w:pStyle w:val="Heading1Text"/>
              <w:ind w:left="0"/>
              <w:rPr>
                <w:rFonts w:asciiTheme="minorHAnsi" w:hAnsiTheme="minorHAnsi" w:cstheme="minorHAnsi"/>
                <w:lang w:val="en-GB"/>
              </w:rPr>
            </w:pPr>
            <w:r>
              <w:rPr>
                <w:rFonts w:asciiTheme="minorHAnsi" w:hAnsiTheme="minorHAnsi" w:cstheme="minorHAnsi"/>
                <w:lang w:val="en-GB"/>
              </w:rPr>
              <w:t>Order Type = 2</w:t>
            </w:r>
          </w:p>
        </w:tc>
      </w:tr>
      <w:tr w:rsidR="0042274E" w:rsidRPr="00417716" w14:paraId="69397B42" w14:textId="77777777" w:rsidTr="00D96643">
        <w:tblPrEx>
          <w:tblBorders>
            <w:insideH w:val="single" w:sz="6" w:space="0" w:color="FFFFFF" w:themeColor="background1"/>
            <w:insideV w:val="single" w:sz="6" w:space="0" w:color="FFFFFF" w:themeColor="background1"/>
          </w:tblBorders>
        </w:tblPrEx>
        <w:tc>
          <w:tcPr>
            <w:tcW w:w="779" w:type="pct"/>
            <w:shd w:val="clear" w:color="auto" w:fill="F2F2F2" w:themeFill="background1" w:themeFillShade="F2"/>
          </w:tcPr>
          <w:p w14:paraId="2D38150F" w14:textId="77777777" w:rsidR="0042274E" w:rsidRPr="00417716" w:rsidRDefault="0042274E" w:rsidP="00D96643">
            <w:pPr>
              <w:pStyle w:val="Heading1Text"/>
              <w:ind w:left="0"/>
              <w:jc w:val="left"/>
              <w:rPr>
                <w:rFonts w:asciiTheme="minorHAnsi" w:hAnsiTheme="minorHAnsi" w:cstheme="minorHAnsi"/>
                <w:lang w:val="en-GB"/>
              </w:rPr>
            </w:pPr>
            <w:r>
              <w:rPr>
                <w:rFonts w:asciiTheme="minorHAnsi" w:hAnsiTheme="minorHAnsi" w:cstheme="minorHAnsi"/>
                <w:lang w:val="en-GB"/>
              </w:rPr>
              <w:t>Market to Limit (M2L)</w:t>
            </w:r>
          </w:p>
        </w:tc>
        <w:tc>
          <w:tcPr>
            <w:tcW w:w="2874" w:type="pct"/>
            <w:shd w:val="clear" w:color="auto" w:fill="F2F2F2" w:themeFill="background1" w:themeFillShade="F2"/>
          </w:tcPr>
          <w:p w14:paraId="5B8CADD9" w14:textId="77777777" w:rsidR="0042274E" w:rsidRDefault="0042274E" w:rsidP="00D96643">
            <w:pPr>
              <w:pStyle w:val="Heading1Text"/>
              <w:ind w:left="0"/>
              <w:jc w:val="left"/>
              <w:rPr>
                <w:rFonts w:asciiTheme="minorHAnsi" w:hAnsiTheme="minorHAnsi" w:cstheme="minorHAnsi"/>
                <w:lang w:val="en-GB"/>
              </w:rPr>
            </w:pPr>
            <w:r>
              <w:rPr>
                <w:rFonts w:asciiTheme="minorHAnsi" w:hAnsiTheme="minorHAnsi" w:cstheme="minorHAnsi"/>
                <w:lang w:val="en-GB"/>
              </w:rPr>
              <w:t>An order submitted with volume specified but no price.</w:t>
            </w:r>
          </w:p>
          <w:p w14:paraId="3EF65006" w14:textId="77777777" w:rsidR="0042274E" w:rsidRDefault="0042274E" w:rsidP="00D96643">
            <w:pPr>
              <w:pStyle w:val="Heading1Text"/>
              <w:ind w:left="0"/>
              <w:jc w:val="left"/>
              <w:rPr>
                <w:rFonts w:asciiTheme="minorHAnsi" w:hAnsiTheme="minorHAnsi" w:cstheme="minorHAnsi"/>
                <w:lang w:val="en-GB"/>
              </w:rPr>
            </w:pPr>
            <w:r w:rsidRPr="00C61CA4">
              <w:rPr>
                <w:rFonts w:asciiTheme="minorHAnsi" w:hAnsiTheme="minorHAnsi" w:cstheme="minorHAnsi"/>
                <w:lang w:val="en-GB"/>
              </w:rPr>
              <w:t xml:space="preserve">In OPEN trading state, M2L order will </w:t>
            </w:r>
            <w:r>
              <w:rPr>
                <w:rFonts w:asciiTheme="minorHAnsi" w:hAnsiTheme="minorHAnsi" w:cstheme="minorHAnsi"/>
                <w:lang w:val="en-GB"/>
              </w:rPr>
              <w:t>be trade at</w:t>
            </w:r>
            <w:r w:rsidRPr="00C61CA4">
              <w:rPr>
                <w:rFonts w:asciiTheme="minorHAnsi" w:hAnsiTheme="minorHAnsi" w:cstheme="minorHAnsi"/>
                <w:lang w:val="en-GB"/>
              </w:rPr>
              <w:t xml:space="preserve"> best price</w:t>
            </w:r>
            <w:r>
              <w:rPr>
                <w:rFonts w:asciiTheme="minorHAnsi" w:hAnsiTheme="minorHAnsi" w:cstheme="minorHAnsi"/>
                <w:lang w:val="en-GB"/>
              </w:rPr>
              <w:t xml:space="preserve">, it </w:t>
            </w:r>
            <w:r w:rsidRPr="00C61CA4">
              <w:rPr>
                <w:rFonts w:asciiTheme="minorHAnsi" w:hAnsiTheme="minorHAnsi" w:cstheme="minorHAnsi"/>
                <w:lang w:val="en-GB"/>
              </w:rPr>
              <w:t>does not trade</w:t>
            </w:r>
            <w:r>
              <w:rPr>
                <w:rFonts w:asciiTheme="minorHAnsi" w:hAnsiTheme="minorHAnsi" w:cstheme="minorHAnsi"/>
                <w:lang w:val="en-GB"/>
              </w:rPr>
              <w:t xml:space="preserve"> through the best price level</w:t>
            </w:r>
            <w:r w:rsidRPr="00C61CA4">
              <w:rPr>
                <w:rFonts w:asciiTheme="minorHAnsi" w:hAnsiTheme="minorHAnsi" w:cstheme="minorHAnsi"/>
                <w:lang w:val="en-GB"/>
              </w:rPr>
              <w:t>.</w:t>
            </w:r>
          </w:p>
          <w:p w14:paraId="0A68C921" w14:textId="77777777" w:rsidR="0042274E" w:rsidRDefault="0042274E" w:rsidP="00D96643">
            <w:pPr>
              <w:pStyle w:val="Heading1Text"/>
              <w:numPr>
                <w:ilvl w:val="0"/>
                <w:numId w:val="145"/>
              </w:numPr>
              <w:jc w:val="left"/>
              <w:rPr>
                <w:rFonts w:asciiTheme="minorHAnsi" w:hAnsiTheme="minorHAnsi" w:cstheme="minorHAnsi"/>
                <w:lang w:val="en-GB"/>
              </w:rPr>
            </w:pPr>
            <w:r w:rsidRPr="00457F33">
              <w:rPr>
                <w:rFonts w:asciiTheme="minorHAnsi" w:hAnsiTheme="minorHAnsi" w:cstheme="minorHAnsi"/>
                <w:lang w:val="en-GB"/>
              </w:rPr>
              <w:t>When trade can be executed, any residual volume of the M2L order is then converted into a limit order priced at the best</w:t>
            </w:r>
            <w:r>
              <w:rPr>
                <w:rFonts w:asciiTheme="minorHAnsi" w:hAnsiTheme="minorHAnsi" w:cstheme="minorHAnsi"/>
                <w:lang w:val="en-GB"/>
              </w:rPr>
              <w:t xml:space="preserve"> price on the opposite side of order book before trade execution, i.e. the trade price.</w:t>
            </w:r>
          </w:p>
          <w:p w14:paraId="70F8AD62" w14:textId="77777777" w:rsidR="0042274E" w:rsidRDefault="0042274E" w:rsidP="00D96643">
            <w:pPr>
              <w:pStyle w:val="Heading1Text"/>
              <w:numPr>
                <w:ilvl w:val="0"/>
                <w:numId w:val="145"/>
              </w:numPr>
              <w:jc w:val="left"/>
              <w:rPr>
                <w:rFonts w:asciiTheme="minorHAnsi" w:hAnsiTheme="minorHAnsi" w:cstheme="minorHAnsi"/>
                <w:lang w:val="en-GB"/>
              </w:rPr>
            </w:pPr>
            <w:r w:rsidRPr="00783C8F">
              <w:rPr>
                <w:rFonts w:asciiTheme="minorHAnsi" w:hAnsiTheme="minorHAnsi" w:cstheme="minorHAnsi"/>
                <w:lang w:val="en-GB"/>
              </w:rPr>
              <w:t>When no trade can be executed, the M2L order is immediately cancelled.</w:t>
            </w:r>
          </w:p>
          <w:p w14:paraId="0F2083DD" w14:textId="77777777" w:rsidR="0042274E" w:rsidRDefault="0042274E" w:rsidP="00D96643">
            <w:pPr>
              <w:pStyle w:val="Heading1Text"/>
              <w:ind w:left="0"/>
              <w:jc w:val="left"/>
              <w:rPr>
                <w:rFonts w:asciiTheme="minorHAnsi" w:hAnsiTheme="minorHAnsi" w:cstheme="minorHAnsi"/>
                <w:lang w:val="en-GB"/>
              </w:rPr>
            </w:pPr>
            <w:r w:rsidRPr="009660E9">
              <w:rPr>
                <w:rFonts w:asciiTheme="minorHAnsi" w:hAnsiTheme="minorHAnsi" w:cstheme="minorHAnsi"/>
                <w:lang w:val="en-GB"/>
              </w:rPr>
              <w:t xml:space="preserve">In PRE-MARKET </w:t>
            </w:r>
            <w:r>
              <w:rPr>
                <w:rFonts w:asciiTheme="minorHAnsi" w:hAnsiTheme="minorHAnsi" w:cstheme="minorHAnsi"/>
                <w:lang w:val="en-GB"/>
              </w:rPr>
              <w:t>trading state</w:t>
            </w:r>
            <w:r w:rsidRPr="009660E9">
              <w:rPr>
                <w:rFonts w:asciiTheme="minorHAnsi" w:hAnsiTheme="minorHAnsi" w:cstheme="minorHAnsi"/>
                <w:lang w:val="en-GB"/>
              </w:rPr>
              <w:t>, M2L orders is added to order book where time priority is given.</w:t>
            </w:r>
            <w:r>
              <w:rPr>
                <w:rFonts w:asciiTheme="minorHAnsi" w:hAnsiTheme="minorHAnsi" w:cstheme="minorHAnsi"/>
                <w:lang w:val="en-GB"/>
              </w:rPr>
              <w:t xml:space="preserve"> </w:t>
            </w:r>
            <w:r w:rsidRPr="00245D93">
              <w:rPr>
                <w:rFonts w:asciiTheme="minorHAnsi" w:hAnsiTheme="minorHAnsi" w:cstheme="minorHAnsi"/>
                <w:lang w:val="en-GB"/>
              </w:rPr>
              <w:t>They will be matched in auction matching at COP.</w:t>
            </w:r>
            <w:r>
              <w:rPr>
                <w:rFonts w:asciiTheme="minorHAnsi" w:hAnsiTheme="minorHAnsi" w:cstheme="minorHAnsi"/>
                <w:lang w:val="en-GB"/>
              </w:rPr>
              <w:t xml:space="preserve"> </w:t>
            </w:r>
            <w:r w:rsidRPr="0092735A">
              <w:rPr>
                <w:rFonts w:asciiTheme="minorHAnsi" w:hAnsiTheme="minorHAnsi" w:cstheme="minorHAnsi"/>
                <w:lang w:val="en-GB"/>
              </w:rPr>
              <w:t>Any residual volume after auction matching will be converted to a limit order with limit price assigned by rules below and participant in next trading state.</w:t>
            </w:r>
          </w:p>
          <w:p w14:paraId="6D6F611E" w14:textId="77777777" w:rsidR="0042274E" w:rsidRDefault="0042274E" w:rsidP="00D96643">
            <w:pPr>
              <w:pStyle w:val="Heading1Text"/>
              <w:numPr>
                <w:ilvl w:val="0"/>
                <w:numId w:val="146"/>
              </w:numPr>
              <w:jc w:val="left"/>
              <w:rPr>
                <w:rFonts w:asciiTheme="minorHAnsi" w:hAnsiTheme="minorHAnsi" w:cstheme="minorHAnsi"/>
                <w:lang w:val="en-GB"/>
              </w:rPr>
            </w:pPr>
            <w:r w:rsidRPr="00490019">
              <w:rPr>
                <w:rFonts w:asciiTheme="minorHAnsi" w:hAnsiTheme="minorHAnsi" w:cstheme="minorHAnsi"/>
                <w:lang w:val="en-GB"/>
              </w:rPr>
              <w:t>The COP for auction matching.</w:t>
            </w:r>
          </w:p>
          <w:p w14:paraId="64ED9FB3" w14:textId="77777777" w:rsidR="0042274E" w:rsidRDefault="0042274E" w:rsidP="00D96643">
            <w:pPr>
              <w:pStyle w:val="Heading1Text"/>
              <w:numPr>
                <w:ilvl w:val="0"/>
                <w:numId w:val="146"/>
              </w:numPr>
              <w:jc w:val="left"/>
              <w:rPr>
                <w:rFonts w:asciiTheme="minorHAnsi" w:hAnsiTheme="minorHAnsi" w:cstheme="minorHAnsi"/>
                <w:lang w:val="en-GB"/>
              </w:rPr>
            </w:pPr>
            <w:r w:rsidRPr="008A17A5">
              <w:rPr>
                <w:rFonts w:asciiTheme="minorHAnsi" w:hAnsiTheme="minorHAnsi" w:cstheme="minorHAnsi"/>
                <w:lang w:val="en-GB"/>
              </w:rPr>
              <w:t>When COP is not available hence no trade was made in auction matching, the best price on same side is used for price assignment.</w:t>
            </w:r>
          </w:p>
          <w:p w14:paraId="0B149423" w14:textId="77777777" w:rsidR="0042274E" w:rsidRPr="003F028C" w:rsidRDefault="0042274E" w:rsidP="00D96643">
            <w:pPr>
              <w:pStyle w:val="Heading1Text"/>
              <w:numPr>
                <w:ilvl w:val="0"/>
                <w:numId w:val="146"/>
              </w:numPr>
              <w:jc w:val="left"/>
              <w:rPr>
                <w:rFonts w:asciiTheme="minorHAnsi" w:hAnsiTheme="minorHAnsi" w:cstheme="minorHAnsi"/>
                <w:lang w:val="en-GB"/>
              </w:rPr>
            </w:pPr>
            <w:r w:rsidRPr="002F6863">
              <w:rPr>
                <w:rFonts w:asciiTheme="minorHAnsi" w:hAnsiTheme="minorHAnsi" w:cstheme="minorHAnsi"/>
                <w:lang w:val="en-GB"/>
              </w:rPr>
              <w:t>If best price is not available on same side, the order is immediately cancelled.</w:t>
            </w:r>
          </w:p>
        </w:tc>
        <w:tc>
          <w:tcPr>
            <w:tcW w:w="1347" w:type="pct"/>
            <w:shd w:val="clear" w:color="auto" w:fill="F2F2F2" w:themeFill="background1" w:themeFillShade="F2"/>
          </w:tcPr>
          <w:p w14:paraId="2F83AABA" w14:textId="77777777" w:rsidR="0042274E" w:rsidRPr="00417716" w:rsidRDefault="0042274E" w:rsidP="00D96643">
            <w:pPr>
              <w:pStyle w:val="Heading1Text"/>
              <w:ind w:left="0"/>
              <w:rPr>
                <w:rFonts w:asciiTheme="minorHAnsi" w:hAnsiTheme="minorHAnsi" w:cstheme="minorHAnsi"/>
                <w:lang w:val="en-GB"/>
              </w:rPr>
            </w:pPr>
            <w:r>
              <w:rPr>
                <w:rFonts w:asciiTheme="minorHAnsi" w:hAnsiTheme="minorHAnsi" w:cstheme="minorHAnsi"/>
                <w:lang w:val="en-GB"/>
              </w:rPr>
              <w:t>Order Type = 3</w:t>
            </w:r>
          </w:p>
        </w:tc>
      </w:tr>
    </w:tbl>
    <w:p w14:paraId="5D3A7D13" w14:textId="77777777" w:rsidR="0042274E" w:rsidRDefault="0042274E" w:rsidP="0042274E">
      <w:pPr>
        <w:spacing w:after="200" w:line="276" w:lineRule="auto"/>
        <w:rPr>
          <w:rFonts w:cstheme="minorHAnsi"/>
        </w:rPr>
      </w:pPr>
    </w:p>
    <w:p w14:paraId="27DD2389" w14:textId="77777777" w:rsidR="0042274E" w:rsidRPr="00417716" w:rsidRDefault="0042274E" w:rsidP="0042274E">
      <w:pPr>
        <w:pStyle w:val="Heading3"/>
      </w:pPr>
      <w:bookmarkStart w:id="528" w:name="_Toc170074591"/>
      <w:bookmarkStart w:id="529" w:name="_Toc170578791"/>
      <w:r w:rsidRPr="00585CCB">
        <w:t xml:space="preserve">Order Types and </w:t>
      </w:r>
      <w:r>
        <w:t>Trading Session</w:t>
      </w:r>
      <w:bookmarkEnd w:id="528"/>
      <w:bookmarkEnd w:id="529"/>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609"/>
        <w:gridCol w:w="3701"/>
        <w:gridCol w:w="3699"/>
      </w:tblGrid>
      <w:tr w:rsidR="0042274E" w:rsidRPr="00417716" w14:paraId="7A18E530" w14:textId="77777777" w:rsidTr="00D96643">
        <w:trPr>
          <w:trHeight w:val="300"/>
          <w:tblHeader/>
        </w:trPr>
        <w:tc>
          <w:tcPr>
            <w:tcW w:w="893" w:type="pct"/>
            <w:shd w:val="clear" w:color="auto" w:fill="C6D9F1" w:themeFill="text2" w:themeFillTint="33"/>
          </w:tcPr>
          <w:p w14:paraId="69A90C3E" w14:textId="77777777" w:rsidR="0042274E" w:rsidRPr="00417716" w:rsidRDefault="0042274E" w:rsidP="00D96643">
            <w:pPr>
              <w:pStyle w:val="Tablehead"/>
              <w:spacing w:after="0"/>
              <w:jc w:val="left"/>
              <w:rPr>
                <w:rFonts w:cstheme="minorHAnsi"/>
              </w:rPr>
            </w:pPr>
            <w:r>
              <w:rPr>
                <w:rFonts w:cstheme="minorHAnsi"/>
              </w:rPr>
              <w:t>Order Type</w:t>
            </w:r>
          </w:p>
        </w:tc>
        <w:tc>
          <w:tcPr>
            <w:tcW w:w="2054" w:type="pct"/>
            <w:shd w:val="clear" w:color="auto" w:fill="C6D9F1" w:themeFill="text2" w:themeFillTint="33"/>
          </w:tcPr>
          <w:p w14:paraId="15479FAF" w14:textId="77777777" w:rsidR="0042274E" w:rsidRPr="00417716" w:rsidRDefault="0042274E" w:rsidP="00D96643">
            <w:pPr>
              <w:pStyle w:val="Tablehead"/>
              <w:spacing w:after="0"/>
              <w:jc w:val="left"/>
              <w:rPr>
                <w:rFonts w:cstheme="minorHAnsi"/>
              </w:rPr>
            </w:pPr>
            <w:r>
              <w:rPr>
                <w:rFonts w:cstheme="minorHAnsi"/>
              </w:rPr>
              <w:t>PRE-MARKET Trading State</w:t>
            </w:r>
          </w:p>
        </w:tc>
        <w:tc>
          <w:tcPr>
            <w:tcW w:w="2054" w:type="pct"/>
            <w:shd w:val="clear" w:color="auto" w:fill="C6D9F1" w:themeFill="text2" w:themeFillTint="33"/>
          </w:tcPr>
          <w:p w14:paraId="77C5CB65" w14:textId="77777777" w:rsidR="0042274E" w:rsidRPr="00417716" w:rsidRDefault="0042274E" w:rsidP="00D96643">
            <w:pPr>
              <w:pStyle w:val="Tablehead"/>
              <w:spacing w:after="0"/>
              <w:jc w:val="left"/>
              <w:rPr>
                <w:rFonts w:cstheme="minorHAnsi"/>
              </w:rPr>
            </w:pPr>
            <w:r>
              <w:rPr>
                <w:rFonts w:cstheme="minorHAnsi"/>
              </w:rPr>
              <w:t>OPEN Trading State</w:t>
            </w:r>
          </w:p>
        </w:tc>
      </w:tr>
      <w:tr w:rsidR="0042274E" w:rsidRPr="00417716" w14:paraId="0DDF9BFD" w14:textId="77777777" w:rsidTr="00D96643">
        <w:tc>
          <w:tcPr>
            <w:tcW w:w="893" w:type="pct"/>
            <w:shd w:val="clear" w:color="auto" w:fill="F2F2F2" w:themeFill="background1" w:themeFillShade="F2"/>
          </w:tcPr>
          <w:p w14:paraId="281D5A40" w14:textId="77777777" w:rsidR="0042274E" w:rsidRPr="00417716" w:rsidRDefault="0042274E" w:rsidP="00D96643">
            <w:pPr>
              <w:pStyle w:val="Heading1Text"/>
              <w:spacing w:before="60" w:after="60"/>
              <w:ind w:left="0"/>
              <w:rPr>
                <w:rFonts w:asciiTheme="minorHAnsi" w:hAnsiTheme="minorHAnsi" w:cstheme="minorHAnsi"/>
                <w:lang w:val="en-GB"/>
              </w:rPr>
            </w:pPr>
            <w:r>
              <w:rPr>
                <w:rFonts w:asciiTheme="minorHAnsi" w:hAnsiTheme="minorHAnsi" w:cstheme="minorHAnsi"/>
                <w:lang w:val="en-GB"/>
              </w:rPr>
              <w:t>Market</w:t>
            </w:r>
          </w:p>
        </w:tc>
        <w:tc>
          <w:tcPr>
            <w:tcW w:w="2054" w:type="pct"/>
            <w:shd w:val="clear" w:color="auto" w:fill="F2F2F2" w:themeFill="background1" w:themeFillShade="F2"/>
          </w:tcPr>
          <w:p w14:paraId="091C0DD0" w14:textId="77777777" w:rsidR="0042274E" w:rsidRPr="00417716" w:rsidRDefault="0042274E" w:rsidP="00D96643">
            <w:pPr>
              <w:pStyle w:val="Heading1Text"/>
              <w:spacing w:before="60" w:after="60"/>
              <w:ind w:left="0"/>
              <w:rPr>
                <w:rFonts w:asciiTheme="minorHAnsi" w:hAnsiTheme="minorHAnsi" w:cstheme="minorHAnsi"/>
                <w:lang w:val="en-GB"/>
              </w:rPr>
            </w:pPr>
            <w:r>
              <w:rPr>
                <w:rFonts w:ascii="Segoe UI Symbol" w:hAnsi="Segoe UI Symbol" w:cs="Segoe UI Symbol"/>
              </w:rPr>
              <w:t>✔</w:t>
            </w:r>
          </w:p>
        </w:tc>
        <w:tc>
          <w:tcPr>
            <w:tcW w:w="2054" w:type="pct"/>
            <w:shd w:val="clear" w:color="auto" w:fill="F2F2F2" w:themeFill="background1" w:themeFillShade="F2"/>
          </w:tcPr>
          <w:p w14:paraId="144A9FC2" w14:textId="77777777" w:rsidR="0042274E" w:rsidRPr="00417716" w:rsidRDefault="0042274E" w:rsidP="00D96643">
            <w:pPr>
              <w:pStyle w:val="Heading1Text"/>
              <w:spacing w:before="60" w:after="60"/>
              <w:ind w:left="0"/>
              <w:rPr>
                <w:rFonts w:asciiTheme="minorHAnsi" w:hAnsiTheme="minorHAnsi" w:cstheme="minorHAnsi"/>
                <w:lang w:val="en-GB"/>
              </w:rPr>
            </w:pPr>
            <w:r>
              <w:rPr>
                <w:rFonts w:ascii="Segoe UI Symbol" w:hAnsi="Segoe UI Symbol" w:cs="Segoe UI Symbol"/>
              </w:rPr>
              <w:t>✔</w:t>
            </w:r>
          </w:p>
        </w:tc>
      </w:tr>
      <w:tr w:rsidR="0042274E" w:rsidRPr="00417716" w14:paraId="7002F9A0" w14:textId="77777777" w:rsidTr="00D96643">
        <w:tc>
          <w:tcPr>
            <w:tcW w:w="893" w:type="pct"/>
            <w:shd w:val="clear" w:color="auto" w:fill="F2F2F2" w:themeFill="background1" w:themeFillShade="F2"/>
          </w:tcPr>
          <w:p w14:paraId="566FE976" w14:textId="77777777" w:rsidR="0042274E" w:rsidRPr="00417716" w:rsidRDefault="0042274E" w:rsidP="00D96643">
            <w:pPr>
              <w:pStyle w:val="Heading1Text"/>
              <w:spacing w:before="60" w:after="60"/>
              <w:ind w:left="0"/>
              <w:jc w:val="left"/>
              <w:rPr>
                <w:rFonts w:asciiTheme="minorHAnsi" w:hAnsiTheme="minorHAnsi" w:cstheme="minorHAnsi"/>
                <w:lang w:val="en-GB"/>
              </w:rPr>
            </w:pPr>
            <w:r>
              <w:rPr>
                <w:rFonts w:asciiTheme="minorHAnsi" w:hAnsiTheme="minorHAnsi" w:cstheme="minorHAnsi"/>
                <w:lang w:val="en-GB"/>
              </w:rPr>
              <w:t>Limit</w:t>
            </w:r>
          </w:p>
        </w:tc>
        <w:tc>
          <w:tcPr>
            <w:tcW w:w="2054" w:type="pct"/>
            <w:shd w:val="clear" w:color="auto" w:fill="F2F2F2" w:themeFill="background1" w:themeFillShade="F2"/>
          </w:tcPr>
          <w:p w14:paraId="1E5C48AF" w14:textId="77777777" w:rsidR="0042274E" w:rsidRPr="00417716" w:rsidRDefault="0042274E" w:rsidP="00D96643">
            <w:pPr>
              <w:pStyle w:val="Heading1Text"/>
              <w:spacing w:before="60" w:after="60"/>
              <w:ind w:left="0"/>
              <w:rPr>
                <w:rFonts w:asciiTheme="minorHAnsi" w:hAnsiTheme="minorHAnsi" w:cstheme="minorHAnsi"/>
                <w:lang w:val="en-GB"/>
              </w:rPr>
            </w:pPr>
            <w:r>
              <w:rPr>
                <w:rFonts w:ascii="Segoe UI Symbol" w:hAnsi="Segoe UI Symbol" w:cs="Segoe UI Symbol"/>
              </w:rPr>
              <w:t>✔</w:t>
            </w:r>
          </w:p>
        </w:tc>
        <w:tc>
          <w:tcPr>
            <w:tcW w:w="2054" w:type="pct"/>
            <w:shd w:val="clear" w:color="auto" w:fill="F2F2F2" w:themeFill="background1" w:themeFillShade="F2"/>
          </w:tcPr>
          <w:p w14:paraId="555D1BDE" w14:textId="77777777" w:rsidR="0042274E" w:rsidRPr="00417716" w:rsidRDefault="0042274E" w:rsidP="00D96643">
            <w:pPr>
              <w:pStyle w:val="Heading1Text"/>
              <w:spacing w:before="60" w:after="60"/>
              <w:ind w:left="0"/>
              <w:rPr>
                <w:rFonts w:asciiTheme="minorHAnsi" w:hAnsiTheme="minorHAnsi" w:cstheme="minorHAnsi"/>
                <w:lang w:val="en-GB"/>
              </w:rPr>
            </w:pPr>
            <w:r>
              <w:rPr>
                <w:rFonts w:ascii="Segoe UI Symbol" w:hAnsi="Segoe UI Symbol" w:cs="Segoe UI Symbol"/>
              </w:rPr>
              <w:t>✔</w:t>
            </w:r>
          </w:p>
        </w:tc>
      </w:tr>
      <w:tr w:rsidR="0042274E" w:rsidRPr="00417716" w14:paraId="182DC687" w14:textId="77777777" w:rsidTr="00D96643">
        <w:tc>
          <w:tcPr>
            <w:tcW w:w="893" w:type="pct"/>
            <w:shd w:val="clear" w:color="auto" w:fill="F2F2F2" w:themeFill="background1" w:themeFillShade="F2"/>
          </w:tcPr>
          <w:p w14:paraId="3D2F5122" w14:textId="77777777" w:rsidR="0042274E" w:rsidRPr="00417716" w:rsidRDefault="0042274E" w:rsidP="00D96643">
            <w:pPr>
              <w:pStyle w:val="Heading1Text"/>
              <w:spacing w:before="60" w:after="60"/>
              <w:ind w:left="0"/>
              <w:jc w:val="left"/>
              <w:rPr>
                <w:rFonts w:asciiTheme="minorHAnsi" w:hAnsiTheme="minorHAnsi" w:cstheme="minorHAnsi"/>
                <w:lang w:val="en-GB"/>
              </w:rPr>
            </w:pPr>
            <w:r>
              <w:rPr>
                <w:rFonts w:asciiTheme="minorHAnsi" w:hAnsiTheme="minorHAnsi" w:cstheme="minorHAnsi"/>
                <w:lang w:val="en-GB"/>
              </w:rPr>
              <w:t>M2L</w:t>
            </w:r>
          </w:p>
        </w:tc>
        <w:tc>
          <w:tcPr>
            <w:tcW w:w="2054" w:type="pct"/>
            <w:shd w:val="clear" w:color="auto" w:fill="F2F2F2" w:themeFill="background1" w:themeFillShade="F2"/>
          </w:tcPr>
          <w:p w14:paraId="5B484F4E" w14:textId="77777777" w:rsidR="0042274E" w:rsidRPr="00417716" w:rsidRDefault="0042274E" w:rsidP="00D96643">
            <w:pPr>
              <w:pStyle w:val="Heading1Text"/>
              <w:spacing w:before="60" w:after="60"/>
              <w:ind w:left="0"/>
              <w:rPr>
                <w:rFonts w:asciiTheme="minorHAnsi" w:hAnsiTheme="minorHAnsi" w:cstheme="minorHAnsi"/>
                <w:lang w:val="en-GB"/>
              </w:rPr>
            </w:pPr>
            <w:r>
              <w:rPr>
                <w:rFonts w:ascii="Segoe UI Symbol" w:hAnsi="Segoe UI Symbol" w:cs="Segoe UI Symbol"/>
              </w:rPr>
              <w:t>✔</w:t>
            </w:r>
          </w:p>
        </w:tc>
        <w:tc>
          <w:tcPr>
            <w:tcW w:w="2054" w:type="pct"/>
            <w:shd w:val="clear" w:color="auto" w:fill="F2F2F2" w:themeFill="background1" w:themeFillShade="F2"/>
          </w:tcPr>
          <w:p w14:paraId="001747E5" w14:textId="77777777" w:rsidR="0042274E" w:rsidRPr="00417716" w:rsidRDefault="0042274E" w:rsidP="00D96643">
            <w:pPr>
              <w:pStyle w:val="Heading1Text"/>
              <w:spacing w:before="60" w:after="60"/>
              <w:ind w:left="0"/>
              <w:rPr>
                <w:rFonts w:asciiTheme="minorHAnsi" w:hAnsiTheme="minorHAnsi" w:cstheme="minorHAnsi"/>
                <w:lang w:val="en-GB"/>
              </w:rPr>
            </w:pPr>
            <w:r>
              <w:rPr>
                <w:rFonts w:ascii="Segoe UI Symbol" w:hAnsi="Segoe UI Symbol" w:cs="Segoe UI Symbol"/>
              </w:rPr>
              <w:t>✔</w:t>
            </w:r>
          </w:p>
        </w:tc>
      </w:tr>
    </w:tbl>
    <w:p w14:paraId="2F25F493" w14:textId="77777777" w:rsidR="0042274E" w:rsidRDefault="0042274E" w:rsidP="0042274E">
      <w:pPr>
        <w:spacing w:after="200" w:line="276" w:lineRule="auto"/>
        <w:rPr>
          <w:rFonts w:eastAsiaTheme="majorEastAsia" w:cstheme="minorHAnsi"/>
          <w:b/>
          <w:bCs/>
          <w:color w:val="365F91"/>
          <w:sz w:val="22"/>
        </w:rPr>
      </w:pPr>
    </w:p>
    <w:p w14:paraId="5E247021" w14:textId="77777777" w:rsidR="0042274E" w:rsidRPr="00417716" w:rsidRDefault="0042274E" w:rsidP="0042274E">
      <w:pPr>
        <w:pStyle w:val="Heading3"/>
      </w:pPr>
      <w:bookmarkStart w:id="530" w:name="_Toc170074592"/>
      <w:bookmarkStart w:id="531" w:name="_Toc170578792"/>
      <w:r>
        <w:lastRenderedPageBreak/>
        <w:t xml:space="preserve">Order Time </w:t>
      </w:r>
      <w:r w:rsidRPr="00417716">
        <w:t>Validity</w:t>
      </w:r>
      <w:bookmarkEnd w:id="530"/>
      <w:bookmarkEnd w:id="531"/>
    </w:p>
    <w:p w14:paraId="36EE899D" w14:textId="77777777" w:rsidR="0042274E" w:rsidRPr="00417716" w:rsidRDefault="0042274E" w:rsidP="0042274E">
      <w:pPr>
        <w:pStyle w:val="NormalNGMDS"/>
        <w:spacing w:after="120"/>
        <w:ind w:left="0"/>
        <w:rPr>
          <w:rFonts w:asciiTheme="minorHAnsi" w:hAnsiTheme="minorHAnsi" w:cstheme="minorHAnsi"/>
        </w:rPr>
      </w:pPr>
      <w:r>
        <w:rPr>
          <w:rFonts w:asciiTheme="minorHAnsi" w:hAnsiTheme="minorHAnsi" w:cstheme="minorHAnsi"/>
        </w:rPr>
        <w:t xml:space="preserve">Below is the available time </w:t>
      </w:r>
      <w:r w:rsidRPr="00417716">
        <w:rPr>
          <w:rFonts w:asciiTheme="minorHAnsi" w:hAnsiTheme="minorHAnsi" w:cstheme="minorHAnsi"/>
        </w:rPr>
        <w:t>validity:</w:t>
      </w:r>
    </w:p>
    <w:tbl>
      <w:tblPr>
        <w:tblW w:w="4995"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455"/>
        <w:gridCol w:w="4124"/>
        <w:gridCol w:w="2421"/>
      </w:tblGrid>
      <w:tr w:rsidR="0042274E" w:rsidRPr="00417716" w14:paraId="74F75E8A" w14:textId="77777777" w:rsidTr="00D96643">
        <w:trPr>
          <w:trHeight w:val="300"/>
          <w:tblHeader/>
        </w:trPr>
        <w:tc>
          <w:tcPr>
            <w:tcW w:w="1364" w:type="pct"/>
            <w:shd w:val="clear" w:color="auto" w:fill="C6D9F1" w:themeFill="text2" w:themeFillTint="33"/>
          </w:tcPr>
          <w:p w14:paraId="78222DE3" w14:textId="77777777" w:rsidR="0042274E" w:rsidRPr="00417716" w:rsidRDefault="0042274E" w:rsidP="00D96643">
            <w:pPr>
              <w:pStyle w:val="Tablehead"/>
              <w:spacing w:after="0"/>
              <w:jc w:val="left"/>
              <w:rPr>
                <w:rFonts w:cstheme="minorHAnsi"/>
              </w:rPr>
            </w:pPr>
            <w:r w:rsidRPr="00417716">
              <w:rPr>
                <w:rFonts w:cstheme="minorHAnsi"/>
              </w:rPr>
              <w:t>Validity Type</w:t>
            </w:r>
          </w:p>
        </w:tc>
        <w:tc>
          <w:tcPr>
            <w:tcW w:w="2291" w:type="pct"/>
            <w:shd w:val="clear" w:color="auto" w:fill="C6D9F1" w:themeFill="text2" w:themeFillTint="33"/>
            <w:noWrap/>
          </w:tcPr>
          <w:p w14:paraId="52476635" w14:textId="77777777" w:rsidR="0042274E" w:rsidRPr="00417716" w:rsidRDefault="0042274E" w:rsidP="00D96643">
            <w:pPr>
              <w:pStyle w:val="Tablehead"/>
              <w:spacing w:after="0"/>
              <w:jc w:val="left"/>
              <w:rPr>
                <w:rFonts w:cstheme="minorHAnsi"/>
              </w:rPr>
            </w:pPr>
            <w:r w:rsidRPr="00417716">
              <w:rPr>
                <w:rFonts w:cstheme="minorHAnsi"/>
              </w:rPr>
              <w:t>Description</w:t>
            </w:r>
          </w:p>
        </w:tc>
        <w:tc>
          <w:tcPr>
            <w:tcW w:w="1346" w:type="pct"/>
            <w:shd w:val="clear" w:color="auto" w:fill="C6D9F1" w:themeFill="text2" w:themeFillTint="33"/>
            <w:noWrap/>
          </w:tcPr>
          <w:p w14:paraId="1828EC21" w14:textId="77777777" w:rsidR="0042274E" w:rsidRPr="00417716" w:rsidRDefault="0042274E" w:rsidP="00D96643">
            <w:pPr>
              <w:pStyle w:val="Tablehead"/>
              <w:spacing w:after="0"/>
              <w:jc w:val="left"/>
              <w:rPr>
                <w:rFonts w:cstheme="minorHAnsi"/>
              </w:rPr>
            </w:pPr>
            <w:r>
              <w:rPr>
                <w:rFonts w:cstheme="minorHAnsi"/>
              </w:rPr>
              <w:t>Field Name and Value</w:t>
            </w:r>
          </w:p>
        </w:tc>
      </w:tr>
      <w:tr w:rsidR="0042274E" w:rsidRPr="00417716" w14:paraId="438EB306" w14:textId="77777777" w:rsidTr="00D96643">
        <w:tc>
          <w:tcPr>
            <w:tcW w:w="1364" w:type="pct"/>
            <w:shd w:val="clear" w:color="auto" w:fill="F2F2F2" w:themeFill="background1" w:themeFillShade="F2"/>
          </w:tcPr>
          <w:p w14:paraId="50F2C8F2" w14:textId="77777777" w:rsidR="0042274E" w:rsidRPr="00417716" w:rsidRDefault="0042274E" w:rsidP="00D96643">
            <w:pPr>
              <w:pStyle w:val="Heading1Text"/>
              <w:spacing w:before="60" w:after="60"/>
              <w:ind w:left="0"/>
              <w:rPr>
                <w:rFonts w:asciiTheme="minorHAnsi" w:hAnsiTheme="minorHAnsi" w:cstheme="minorHAnsi"/>
                <w:lang w:val="en-GB"/>
              </w:rPr>
            </w:pPr>
            <w:r w:rsidRPr="00417716">
              <w:rPr>
                <w:rFonts w:asciiTheme="minorHAnsi" w:hAnsiTheme="minorHAnsi" w:cstheme="minorHAnsi"/>
                <w:lang w:val="en-GB"/>
              </w:rPr>
              <w:t>Day</w:t>
            </w:r>
          </w:p>
        </w:tc>
        <w:tc>
          <w:tcPr>
            <w:tcW w:w="2291" w:type="pct"/>
            <w:shd w:val="clear" w:color="auto" w:fill="F2F2F2" w:themeFill="background1" w:themeFillShade="F2"/>
          </w:tcPr>
          <w:p w14:paraId="0D13CCA6" w14:textId="77777777" w:rsidR="0042274E" w:rsidRDefault="0042274E" w:rsidP="00D96643">
            <w:pPr>
              <w:pStyle w:val="Heading1Text"/>
              <w:spacing w:before="60" w:after="60"/>
              <w:ind w:left="0"/>
              <w:rPr>
                <w:rFonts w:asciiTheme="minorHAnsi" w:hAnsiTheme="minorHAnsi" w:cstheme="minorHAnsi"/>
                <w:lang w:val="en-GB"/>
              </w:rPr>
            </w:pPr>
            <w:r w:rsidRPr="00417716">
              <w:rPr>
                <w:rFonts w:asciiTheme="minorHAnsi" w:hAnsiTheme="minorHAnsi" w:cstheme="minorHAnsi"/>
                <w:lang w:val="en-GB"/>
              </w:rPr>
              <w:t>An order that will expire at the end of the day.</w:t>
            </w:r>
          </w:p>
          <w:p w14:paraId="4B9EC2E3" w14:textId="77777777" w:rsidR="0042274E" w:rsidRPr="00417716" w:rsidRDefault="0042274E" w:rsidP="00D96643">
            <w:pPr>
              <w:pStyle w:val="Heading1Text"/>
              <w:spacing w:before="60" w:after="60"/>
              <w:ind w:left="0"/>
              <w:rPr>
                <w:rFonts w:asciiTheme="minorHAnsi" w:hAnsiTheme="minorHAnsi" w:cstheme="minorHAnsi"/>
                <w:lang w:val="en-GB"/>
              </w:rPr>
            </w:pPr>
            <w:r>
              <w:rPr>
                <w:rFonts w:asciiTheme="minorHAnsi" w:hAnsiTheme="minorHAnsi" w:cstheme="minorHAnsi"/>
                <w:lang w:val="en-GB"/>
              </w:rPr>
              <w:t>Order with this t</w:t>
            </w:r>
            <w:r w:rsidRPr="00C757C2">
              <w:rPr>
                <w:rFonts w:asciiTheme="minorHAnsi" w:hAnsiTheme="minorHAnsi" w:cstheme="minorHAnsi"/>
                <w:lang w:val="en-GB"/>
              </w:rPr>
              <w:t xml:space="preserve">ime </w:t>
            </w:r>
            <w:r>
              <w:rPr>
                <w:rFonts w:asciiTheme="minorHAnsi" w:hAnsiTheme="minorHAnsi" w:cstheme="minorHAnsi"/>
                <w:lang w:val="en-GB"/>
              </w:rPr>
              <w:t>v</w:t>
            </w:r>
            <w:r w:rsidRPr="00C757C2">
              <w:rPr>
                <w:rFonts w:asciiTheme="minorHAnsi" w:hAnsiTheme="minorHAnsi" w:cstheme="minorHAnsi"/>
                <w:lang w:val="en-GB"/>
              </w:rPr>
              <w:t>alidity</w:t>
            </w:r>
            <w:r>
              <w:rPr>
                <w:rFonts w:asciiTheme="minorHAnsi" w:hAnsiTheme="minorHAnsi" w:cstheme="minorHAnsi"/>
                <w:lang w:val="en-GB"/>
              </w:rPr>
              <w:t xml:space="preserve"> is called Day order.</w:t>
            </w:r>
          </w:p>
        </w:tc>
        <w:tc>
          <w:tcPr>
            <w:tcW w:w="1346" w:type="pct"/>
            <w:shd w:val="clear" w:color="auto" w:fill="F2F2F2" w:themeFill="background1" w:themeFillShade="F2"/>
          </w:tcPr>
          <w:p w14:paraId="24A75C5A" w14:textId="77777777" w:rsidR="0042274E" w:rsidRPr="00417716" w:rsidRDefault="0042274E" w:rsidP="00D96643">
            <w:pPr>
              <w:pStyle w:val="Heading1Text"/>
              <w:spacing w:before="60" w:after="60"/>
              <w:ind w:left="-20" w:firstLine="20"/>
              <w:rPr>
                <w:rFonts w:asciiTheme="minorHAnsi" w:hAnsiTheme="minorHAnsi" w:cstheme="minorHAnsi"/>
                <w:lang w:val="en-GB"/>
              </w:rPr>
            </w:pPr>
            <w:r>
              <w:rPr>
                <w:rFonts w:asciiTheme="minorHAnsi" w:hAnsiTheme="minorHAnsi" w:cstheme="minorHAnsi"/>
                <w:lang w:val="en-GB"/>
              </w:rPr>
              <w:t>Time In Force</w:t>
            </w:r>
            <w:r w:rsidRPr="00417716">
              <w:rPr>
                <w:rFonts w:asciiTheme="minorHAnsi" w:hAnsiTheme="minorHAnsi" w:cstheme="minorHAnsi"/>
                <w:lang w:val="en-GB"/>
              </w:rPr>
              <w:t xml:space="preserve"> = 0</w:t>
            </w:r>
          </w:p>
        </w:tc>
      </w:tr>
      <w:tr w:rsidR="0042274E" w:rsidRPr="00417716" w14:paraId="36D37013" w14:textId="77777777" w:rsidTr="00D96643">
        <w:tc>
          <w:tcPr>
            <w:tcW w:w="1364" w:type="pct"/>
            <w:shd w:val="clear" w:color="auto" w:fill="F2F2F2" w:themeFill="background1" w:themeFillShade="F2"/>
          </w:tcPr>
          <w:p w14:paraId="5476CE36" w14:textId="77777777" w:rsidR="0042274E" w:rsidRPr="00417716" w:rsidRDefault="0042274E" w:rsidP="00D96643">
            <w:pPr>
              <w:pStyle w:val="Heading1Text"/>
              <w:spacing w:before="60" w:after="60"/>
              <w:ind w:left="0"/>
              <w:jc w:val="left"/>
              <w:rPr>
                <w:rFonts w:asciiTheme="minorHAnsi" w:hAnsiTheme="minorHAnsi" w:cstheme="minorHAnsi"/>
                <w:lang w:val="en-GB"/>
              </w:rPr>
            </w:pPr>
            <w:r w:rsidRPr="007E75B0">
              <w:rPr>
                <w:rFonts w:asciiTheme="minorHAnsi" w:hAnsiTheme="minorHAnsi" w:cstheme="minorHAnsi"/>
                <w:lang w:val="en-GB"/>
              </w:rPr>
              <w:t>Good Till Cancelled (GTC)</w:t>
            </w:r>
          </w:p>
        </w:tc>
        <w:tc>
          <w:tcPr>
            <w:tcW w:w="2291" w:type="pct"/>
            <w:shd w:val="clear" w:color="auto" w:fill="F2F2F2" w:themeFill="background1" w:themeFillShade="F2"/>
          </w:tcPr>
          <w:p w14:paraId="6CD1D012" w14:textId="77777777" w:rsidR="0042274E" w:rsidRDefault="0042274E" w:rsidP="00D96643">
            <w:pPr>
              <w:pStyle w:val="Heading1Text"/>
              <w:spacing w:before="60" w:after="60"/>
              <w:ind w:left="0"/>
              <w:rPr>
                <w:rFonts w:asciiTheme="minorHAnsi" w:hAnsiTheme="minorHAnsi" w:cstheme="minorHAnsi"/>
                <w:lang w:val="en-GB"/>
              </w:rPr>
            </w:pPr>
            <w:r w:rsidRPr="007E75B0">
              <w:rPr>
                <w:rFonts w:asciiTheme="minorHAnsi" w:hAnsiTheme="minorHAnsi" w:cstheme="minorHAnsi"/>
                <w:lang w:val="en-GB"/>
              </w:rPr>
              <w:t xml:space="preserve">An order that is valid until it is either cancelled or </w:t>
            </w:r>
            <w:r>
              <w:rPr>
                <w:rFonts w:asciiTheme="minorHAnsi" w:hAnsiTheme="minorHAnsi" w:cstheme="minorHAnsi"/>
                <w:lang w:val="en-GB"/>
              </w:rPr>
              <w:t xml:space="preserve">fully </w:t>
            </w:r>
            <w:r w:rsidRPr="007E75B0">
              <w:rPr>
                <w:rFonts w:asciiTheme="minorHAnsi" w:hAnsiTheme="minorHAnsi" w:cstheme="minorHAnsi"/>
                <w:lang w:val="en-GB"/>
              </w:rPr>
              <w:t>matched</w:t>
            </w:r>
          </w:p>
          <w:p w14:paraId="4828364E" w14:textId="77777777" w:rsidR="0042274E" w:rsidRPr="00417716" w:rsidRDefault="0042274E" w:rsidP="00D96643">
            <w:pPr>
              <w:pStyle w:val="Heading1Text"/>
              <w:spacing w:before="60" w:after="60"/>
              <w:ind w:left="0"/>
              <w:rPr>
                <w:rFonts w:asciiTheme="minorHAnsi" w:hAnsiTheme="minorHAnsi" w:cstheme="minorHAnsi"/>
                <w:lang w:val="en-GB"/>
              </w:rPr>
            </w:pPr>
            <w:r>
              <w:rPr>
                <w:rFonts w:asciiTheme="minorHAnsi" w:hAnsiTheme="minorHAnsi" w:cstheme="minorHAnsi"/>
                <w:lang w:val="en-GB"/>
              </w:rPr>
              <w:t>Order with this t</w:t>
            </w:r>
            <w:r w:rsidRPr="00C757C2">
              <w:rPr>
                <w:rFonts w:asciiTheme="minorHAnsi" w:hAnsiTheme="minorHAnsi" w:cstheme="minorHAnsi"/>
                <w:lang w:val="en-GB"/>
              </w:rPr>
              <w:t xml:space="preserve">ime </w:t>
            </w:r>
            <w:r>
              <w:rPr>
                <w:rFonts w:asciiTheme="minorHAnsi" w:hAnsiTheme="minorHAnsi" w:cstheme="minorHAnsi"/>
                <w:lang w:val="en-GB"/>
              </w:rPr>
              <w:t>v</w:t>
            </w:r>
            <w:r w:rsidRPr="00C757C2">
              <w:rPr>
                <w:rFonts w:asciiTheme="minorHAnsi" w:hAnsiTheme="minorHAnsi" w:cstheme="minorHAnsi"/>
                <w:lang w:val="en-GB"/>
              </w:rPr>
              <w:t>alidity</w:t>
            </w:r>
            <w:r>
              <w:rPr>
                <w:rFonts w:asciiTheme="minorHAnsi" w:hAnsiTheme="minorHAnsi" w:cstheme="minorHAnsi"/>
                <w:lang w:val="en-GB"/>
              </w:rPr>
              <w:t xml:space="preserve"> is called GTC order.</w:t>
            </w:r>
          </w:p>
        </w:tc>
        <w:tc>
          <w:tcPr>
            <w:tcW w:w="1346" w:type="pct"/>
            <w:shd w:val="clear" w:color="auto" w:fill="F2F2F2" w:themeFill="background1" w:themeFillShade="F2"/>
          </w:tcPr>
          <w:p w14:paraId="49B81A3D" w14:textId="77777777" w:rsidR="0042274E" w:rsidRPr="00417716" w:rsidRDefault="0042274E" w:rsidP="00D96643">
            <w:pPr>
              <w:pStyle w:val="Heading1Text"/>
              <w:spacing w:before="60" w:after="60"/>
              <w:ind w:left="0"/>
              <w:rPr>
                <w:rFonts w:asciiTheme="minorHAnsi" w:hAnsiTheme="minorHAnsi" w:cstheme="minorHAnsi"/>
                <w:lang w:val="en-GB"/>
              </w:rPr>
            </w:pPr>
            <w:r>
              <w:rPr>
                <w:rFonts w:asciiTheme="minorHAnsi" w:hAnsiTheme="minorHAnsi" w:cstheme="minorHAnsi"/>
                <w:lang w:val="en-GB"/>
              </w:rPr>
              <w:t>Time In Force</w:t>
            </w:r>
            <w:r w:rsidRPr="00417716">
              <w:rPr>
                <w:rFonts w:asciiTheme="minorHAnsi" w:hAnsiTheme="minorHAnsi" w:cstheme="minorHAnsi"/>
                <w:lang w:val="en-GB"/>
              </w:rPr>
              <w:t xml:space="preserve"> </w:t>
            </w:r>
            <w:r>
              <w:rPr>
                <w:rFonts w:asciiTheme="minorHAnsi" w:hAnsiTheme="minorHAnsi" w:cstheme="minorHAnsi"/>
                <w:lang w:val="en-GB"/>
              </w:rPr>
              <w:t>= 1</w:t>
            </w:r>
          </w:p>
        </w:tc>
      </w:tr>
      <w:tr w:rsidR="0042274E" w:rsidRPr="00417716" w14:paraId="4DC3C7DB" w14:textId="77777777" w:rsidTr="00D96643">
        <w:tc>
          <w:tcPr>
            <w:tcW w:w="1364" w:type="pct"/>
            <w:shd w:val="clear" w:color="auto" w:fill="F2F2F2" w:themeFill="background1" w:themeFillShade="F2"/>
          </w:tcPr>
          <w:p w14:paraId="687F618A" w14:textId="77777777" w:rsidR="0042274E" w:rsidRPr="00417716" w:rsidRDefault="0042274E" w:rsidP="00D96643">
            <w:pPr>
              <w:pStyle w:val="Heading1Text"/>
              <w:spacing w:before="60" w:after="60"/>
              <w:ind w:left="0"/>
              <w:jc w:val="left"/>
              <w:rPr>
                <w:rFonts w:asciiTheme="minorHAnsi" w:hAnsiTheme="minorHAnsi" w:cstheme="minorHAnsi"/>
                <w:lang w:val="en-GB"/>
              </w:rPr>
            </w:pPr>
            <w:r>
              <w:rPr>
                <w:rFonts w:asciiTheme="minorHAnsi" w:hAnsiTheme="minorHAnsi" w:cstheme="minorHAnsi"/>
                <w:lang w:val="en-GB"/>
              </w:rPr>
              <w:t>Fill and Kill (FAK)</w:t>
            </w:r>
          </w:p>
        </w:tc>
        <w:tc>
          <w:tcPr>
            <w:tcW w:w="2291" w:type="pct"/>
            <w:shd w:val="clear" w:color="auto" w:fill="F2F2F2" w:themeFill="background1" w:themeFillShade="F2"/>
          </w:tcPr>
          <w:p w14:paraId="79CDE6C3" w14:textId="77777777" w:rsidR="0042274E" w:rsidRDefault="0042274E" w:rsidP="00D96643">
            <w:pPr>
              <w:pStyle w:val="Heading1Text"/>
              <w:spacing w:before="60" w:after="60"/>
              <w:ind w:left="0"/>
              <w:rPr>
                <w:rFonts w:asciiTheme="minorHAnsi" w:hAnsiTheme="minorHAnsi" w:cstheme="minorHAnsi"/>
                <w:lang w:val="en-GB"/>
              </w:rPr>
            </w:pPr>
            <w:r w:rsidRPr="00417716">
              <w:rPr>
                <w:rFonts w:asciiTheme="minorHAnsi" w:hAnsiTheme="minorHAnsi" w:cstheme="minorHAnsi"/>
                <w:lang w:val="en-GB"/>
              </w:rPr>
              <w:t>An order that will be executed on receipt and the remainder, if any, immediately expired.</w:t>
            </w:r>
          </w:p>
          <w:p w14:paraId="6B1ABBCD" w14:textId="77777777" w:rsidR="0042274E" w:rsidRPr="00417716" w:rsidRDefault="0042274E" w:rsidP="00D96643">
            <w:pPr>
              <w:pStyle w:val="Heading1Text"/>
              <w:spacing w:before="60" w:after="60"/>
              <w:ind w:left="0"/>
              <w:rPr>
                <w:rFonts w:asciiTheme="minorHAnsi" w:hAnsiTheme="minorHAnsi" w:cstheme="minorHAnsi"/>
                <w:lang w:val="en-GB"/>
              </w:rPr>
            </w:pPr>
            <w:r>
              <w:rPr>
                <w:rFonts w:asciiTheme="minorHAnsi" w:hAnsiTheme="minorHAnsi" w:cstheme="minorHAnsi"/>
                <w:lang w:val="en-GB"/>
              </w:rPr>
              <w:t>Order with this t</w:t>
            </w:r>
            <w:r w:rsidRPr="00C757C2">
              <w:rPr>
                <w:rFonts w:asciiTheme="minorHAnsi" w:hAnsiTheme="minorHAnsi" w:cstheme="minorHAnsi"/>
                <w:lang w:val="en-GB"/>
              </w:rPr>
              <w:t xml:space="preserve">ime </w:t>
            </w:r>
            <w:r>
              <w:rPr>
                <w:rFonts w:asciiTheme="minorHAnsi" w:hAnsiTheme="minorHAnsi" w:cstheme="minorHAnsi"/>
                <w:lang w:val="en-GB"/>
              </w:rPr>
              <w:t>v</w:t>
            </w:r>
            <w:r w:rsidRPr="00C757C2">
              <w:rPr>
                <w:rFonts w:asciiTheme="minorHAnsi" w:hAnsiTheme="minorHAnsi" w:cstheme="minorHAnsi"/>
                <w:lang w:val="en-GB"/>
              </w:rPr>
              <w:t>alidity</w:t>
            </w:r>
            <w:r>
              <w:rPr>
                <w:rFonts w:asciiTheme="minorHAnsi" w:hAnsiTheme="minorHAnsi" w:cstheme="minorHAnsi"/>
                <w:lang w:val="en-GB"/>
              </w:rPr>
              <w:t xml:space="preserve"> is called FAK order.</w:t>
            </w:r>
          </w:p>
        </w:tc>
        <w:tc>
          <w:tcPr>
            <w:tcW w:w="1346" w:type="pct"/>
            <w:shd w:val="clear" w:color="auto" w:fill="F2F2F2" w:themeFill="background1" w:themeFillShade="F2"/>
          </w:tcPr>
          <w:p w14:paraId="7BA39623" w14:textId="77777777" w:rsidR="0042274E" w:rsidRPr="00417716" w:rsidRDefault="0042274E" w:rsidP="00D96643">
            <w:pPr>
              <w:pStyle w:val="Heading1Text"/>
              <w:spacing w:before="60" w:after="60"/>
              <w:ind w:left="0"/>
              <w:rPr>
                <w:rFonts w:asciiTheme="minorHAnsi" w:hAnsiTheme="minorHAnsi" w:cstheme="minorHAnsi"/>
                <w:lang w:val="en-GB"/>
              </w:rPr>
            </w:pPr>
            <w:r>
              <w:rPr>
                <w:rFonts w:asciiTheme="minorHAnsi" w:hAnsiTheme="minorHAnsi" w:cstheme="minorHAnsi"/>
                <w:lang w:val="en-GB"/>
              </w:rPr>
              <w:t>Time In Force</w:t>
            </w:r>
            <w:r w:rsidRPr="00417716">
              <w:rPr>
                <w:rFonts w:asciiTheme="minorHAnsi" w:hAnsiTheme="minorHAnsi" w:cstheme="minorHAnsi"/>
                <w:lang w:val="en-GB"/>
              </w:rPr>
              <w:t xml:space="preserve"> </w:t>
            </w:r>
            <w:r>
              <w:rPr>
                <w:rFonts w:asciiTheme="minorHAnsi" w:hAnsiTheme="minorHAnsi" w:cstheme="minorHAnsi"/>
                <w:lang w:val="en-GB"/>
              </w:rPr>
              <w:t xml:space="preserve">= </w:t>
            </w:r>
            <w:r w:rsidRPr="00417716">
              <w:rPr>
                <w:rFonts w:asciiTheme="minorHAnsi" w:hAnsiTheme="minorHAnsi" w:cstheme="minorHAnsi"/>
                <w:lang w:val="en-GB"/>
              </w:rPr>
              <w:t>3</w:t>
            </w:r>
          </w:p>
        </w:tc>
      </w:tr>
      <w:tr w:rsidR="0042274E" w:rsidRPr="00417716" w14:paraId="7DFB6E45" w14:textId="77777777" w:rsidTr="00D96643">
        <w:tc>
          <w:tcPr>
            <w:tcW w:w="1364" w:type="pct"/>
            <w:shd w:val="clear" w:color="auto" w:fill="F2F2F2" w:themeFill="background1" w:themeFillShade="F2"/>
          </w:tcPr>
          <w:p w14:paraId="6AD7023C" w14:textId="77777777" w:rsidR="0042274E" w:rsidRPr="00417716" w:rsidRDefault="0042274E" w:rsidP="00D96643">
            <w:pPr>
              <w:pStyle w:val="Heading1Text"/>
              <w:spacing w:before="60" w:after="60"/>
              <w:ind w:left="0"/>
              <w:rPr>
                <w:rFonts w:asciiTheme="minorHAnsi" w:hAnsiTheme="minorHAnsi" w:cstheme="minorHAnsi"/>
                <w:lang w:val="en-GB"/>
              </w:rPr>
            </w:pPr>
            <w:r w:rsidRPr="00417716">
              <w:rPr>
                <w:rFonts w:asciiTheme="minorHAnsi" w:hAnsiTheme="minorHAnsi" w:cstheme="minorHAnsi"/>
                <w:lang w:val="en-GB"/>
              </w:rPr>
              <w:t>Fill or Kill (FOK)</w:t>
            </w:r>
          </w:p>
        </w:tc>
        <w:tc>
          <w:tcPr>
            <w:tcW w:w="2291" w:type="pct"/>
            <w:shd w:val="clear" w:color="auto" w:fill="F2F2F2" w:themeFill="background1" w:themeFillShade="F2"/>
          </w:tcPr>
          <w:p w14:paraId="557DA44B" w14:textId="77777777" w:rsidR="0042274E" w:rsidRDefault="0042274E" w:rsidP="00D96643">
            <w:pPr>
              <w:pStyle w:val="Heading1Text"/>
              <w:spacing w:before="60" w:after="60"/>
              <w:ind w:left="0"/>
              <w:rPr>
                <w:rFonts w:asciiTheme="minorHAnsi" w:hAnsiTheme="minorHAnsi" w:cstheme="minorHAnsi"/>
                <w:lang w:val="en-GB"/>
              </w:rPr>
            </w:pPr>
            <w:r w:rsidRPr="00417716">
              <w:rPr>
                <w:rFonts w:asciiTheme="minorHAnsi" w:hAnsiTheme="minorHAnsi" w:cstheme="minorHAnsi"/>
                <w:lang w:val="en-GB"/>
              </w:rPr>
              <w:t>An order that will be fully executed on receipt or immediately expired</w:t>
            </w:r>
          </w:p>
          <w:p w14:paraId="5014ABAF" w14:textId="77777777" w:rsidR="0042274E" w:rsidRPr="00417716" w:rsidRDefault="0042274E" w:rsidP="00D96643">
            <w:pPr>
              <w:pStyle w:val="Heading1Text"/>
              <w:spacing w:before="60" w:after="60"/>
              <w:ind w:left="0"/>
              <w:rPr>
                <w:rFonts w:asciiTheme="minorHAnsi" w:hAnsiTheme="minorHAnsi" w:cstheme="minorHAnsi"/>
                <w:lang w:val="en-GB"/>
              </w:rPr>
            </w:pPr>
            <w:r>
              <w:rPr>
                <w:rFonts w:asciiTheme="minorHAnsi" w:hAnsiTheme="minorHAnsi" w:cstheme="minorHAnsi"/>
                <w:lang w:val="en-GB"/>
              </w:rPr>
              <w:t>Order with this t</w:t>
            </w:r>
            <w:r w:rsidRPr="00C757C2">
              <w:rPr>
                <w:rFonts w:asciiTheme="minorHAnsi" w:hAnsiTheme="minorHAnsi" w:cstheme="minorHAnsi"/>
                <w:lang w:val="en-GB"/>
              </w:rPr>
              <w:t xml:space="preserve">ime </w:t>
            </w:r>
            <w:r>
              <w:rPr>
                <w:rFonts w:asciiTheme="minorHAnsi" w:hAnsiTheme="minorHAnsi" w:cstheme="minorHAnsi"/>
                <w:lang w:val="en-GB"/>
              </w:rPr>
              <w:t>v</w:t>
            </w:r>
            <w:r w:rsidRPr="00C757C2">
              <w:rPr>
                <w:rFonts w:asciiTheme="minorHAnsi" w:hAnsiTheme="minorHAnsi" w:cstheme="minorHAnsi"/>
                <w:lang w:val="en-GB"/>
              </w:rPr>
              <w:t>alidity</w:t>
            </w:r>
            <w:r>
              <w:rPr>
                <w:rFonts w:asciiTheme="minorHAnsi" w:hAnsiTheme="minorHAnsi" w:cstheme="minorHAnsi"/>
                <w:lang w:val="en-GB"/>
              </w:rPr>
              <w:t xml:space="preserve"> is called FOK order.</w:t>
            </w:r>
          </w:p>
        </w:tc>
        <w:tc>
          <w:tcPr>
            <w:tcW w:w="1346" w:type="pct"/>
            <w:shd w:val="clear" w:color="auto" w:fill="F2F2F2" w:themeFill="background1" w:themeFillShade="F2"/>
          </w:tcPr>
          <w:p w14:paraId="440B3BA1" w14:textId="77777777" w:rsidR="0042274E" w:rsidRPr="00417716" w:rsidRDefault="0042274E" w:rsidP="00D96643">
            <w:pPr>
              <w:pStyle w:val="Heading1Text"/>
              <w:spacing w:before="60" w:after="60"/>
              <w:ind w:left="0"/>
              <w:rPr>
                <w:rFonts w:asciiTheme="minorHAnsi" w:hAnsiTheme="minorHAnsi" w:cstheme="minorHAnsi"/>
                <w:lang w:val="en-GB"/>
              </w:rPr>
            </w:pPr>
            <w:r>
              <w:rPr>
                <w:rFonts w:asciiTheme="minorHAnsi" w:hAnsiTheme="minorHAnsi" w:cstheme="minorHAnsi"/>
                <w:lang w:val="en-GB"/>
              </w:rPr>
              <w:t>Time In Force</w:t>
            </w:r>
            <w:r w:rsidRPr="00417716">
              <w:rPr>
                <w:rFonts w:asciiTheme="minorHAnsi" w:hAnsiTheme="minorHAnsi" w:cstheme="minorHAnsi"/>
                <w:lang w:val="en-GB"/>
              </w:rPr>
              <w:t xml:space="preserve"> </w:t>
            </w:r>
            <w:r>
              <w:rPr>
                <w:rFonts w:asciiTheme="minorHAnsi" w:hAnsiTheme="minorHAnsi" w:cstheme="minorHAnsi"/>
                <w:lang w:val="en-GB"/>
              </w:rPr>
              <w:t xml:space="preserve">= </w:t>
            </w:r>
            <w:r w:rsidRPr="00417716">
              <w:rPr>
                <w:rFonts w:asciiTheme="minorHAnsi" w:hAnsiTheme="minorHAnsi" w:cstheme="minorHAnsi"/>
                <w:lang w:val="en-GB"/>
              </w:rPr>
              <w:t>4</w:t>
            </w:r>
          </w:p>
        </w:tc>
      </w:tr>
      <w:tr w:rsidR="0042274E" w:rsidRPr="00417716" w14:paraId="3D1B5239" w14:textId="77777777" w:rsidTr="00D96643">
        <w:tc>
          <w:tcPr>
            <w:tcW w:w="1364" w:type="pct"/>
            <w:shd w:val="clear" w:color="auto" w:fill="F2F2F2" w:themeFill="background1" w:themeFillShade="F2"/>
          </w:tcPr>
          <w:p w14:paraId="31C244A7" w14:textId="77777777" w:rsidR="0042274E" w:rsidRPr="00417716" w:rsidRDefault="0042274E" w:rsidP="00D96643">
            <w:pPr>
              <w:pStyle w:val="Heading1Text"/>
              <w:spacing w:before="60" w:after="60"/>
              <w:ind w:left="0"/>
              <w:jc w:val="left"/>
              <w:rPr>
                <w:rFonts w:asciiTheme="minorHAnsi" w:hAnsiTheme="minorHAnsi" w:cstheme="minorHAnsi"/>
                <w:lang w:val="en-GB"/>
              </w:rPr>
            </w:pPr>
            <w:r w:rsidRPr="007E75B0">
              <w:rPr>
                <w:rFonts w:asciiTheme="minorHAnsi" w:hAnsiTheme="minorHAnsi" w:cstheme="minorHAnsi"/>
                <w:lang w:val="en-GB"/>
              </w:rPr>
              <w:t>Good Till Date (GTD)</w:t>
            </w:r>
          </w:p>
        </w:tc>
        <w:tc>
          <w:tcPr>
            <w:tcW w:w="2291" w:type="pct"/>
            <w:shd w:val="clear" w:color="auto" w:fill="F2F2F2" w:themeFill="background1" w:themeFillShade="F2"/>
          </w:tcPr>
          <w:p w14:paraId="04D0909D" w14:textId="77777777" w:rsidR="0042274E" w:rsidRDefault="0042274E" w:rsidP="00D96643">
            <w:pPr>
              <w:pStyle w:val="Heading1Text"/>
              <w:spacing w:before="60" w:after="60"/>
              <w:ind w:left="0"/>
              <w:rPr>
                <w:rFonts w:asciiTheme="minorHAnsi" w:hAnsiTheme="minorHAnsi" w:cstheme="minorHAnsi"/>
                <w:lang w:val="en-GB"/>
              </w:rPr>
            </w:pPr>
            <w:r>
              <w:rPr>
                <w:rFonts w:asciiTheme="minorHAnsi" w:hAnsiTheme="minorHAnsi" w:cstheme="minorHAnsi"/>
                <w:lang w:val="en-GB"/>
              </w:rPr>
              <w:t>An</w:t>
            </w:r>
            <w:r w:rsidRPr="007E75B0">
              <w:rPr>
                <w:rFonts w:asciiTheme="minorHAnsi" w:hAnsiTheme="minorHAnsi" w:cstheme="minorHAnsi"/>
                <w:lang w:val="en-GB"/>
              </w:rPr>
              <w:t xml:space="preserve"> order is valid until the end of the trading date specified</w:t>
            </w:r>
            <w:r>
              <w:t xml:space="preserve"> </w:t>
            </w:r>
            <w:r w:rsidRPr="007E75B0">
              <w:rPr>
                <w:rFonts w:asciiTheme="minorHAnsi" w:hAnsiTheme="minorHAnsi" w:cstheme="minorHAnsi"/>
                <w:lang w:val="en-GB"/>
              </w:rPr>
              <w:t xml:space="preserve">or </w:t>
            </w:r>
            <w:r>
              <w:rPr>
                <w:rFonts w:asciiTheme="minorHAnsi" w:hAnsiTheme="minorHAnsi" w:cstheme="minorHAnsi"/>
                <w:lang w:val="en-GB"/>
              </w:rPr>
              <w:t xml:space="preserve">fully </w:t>
            </w:r>
            <w:r w:rsidRPr="007E75B0">
              <w:rPr>
                <w:rFonts w:asciiTheme="minorHAnsi" w:hAnsiTheme="minorHAnsi" w:cstheme="minorHAnsi"/>
                <w:lang w:val="en-GB"/>
              </w:rPr>
              <w:t>matched</w:t>
            </w:r>
            <w:r>
              <w:rPr>
                <w:rFonts w:asciiTheme="minorHAnsi" w:hAnsiTheme="minorHAnsi" w:cstheme="minorHAnsi"/>
                <w:lang w:val="en-GB"/>
              </w:rPr>
              <w:t>.</w:t>
            </w:r>
          </w:p>
          <w:p w14:paraId="5048979F" w14:textId="77777777" w:rsidR="0042274E" w:rsidRDefault="0042274E" w:rsidP="00D96643">
            <w:pPr>
              <w:pStyle w:val="Heading1Text"/>
              <w:spacing w:before="60" w:after="60"/>
              <w:ind w:left="0"/>
              <w:rPr>
                <w:rFonts w:asciiTheme="minorHAnsi" w:hAnsiTheme="minorHAnsi" w:cstheme="minorHAnsi"/>
                <w:lang w:val="en-GB"/>
              </w:rPr>
            </w:pPr>
            <w:r>
              <w:rPr>
                <w:rFonts w:asciiTheme="minorHAnsi" w:hAnsiTheme="minorHAnsi" w:cstheme="minorHAnsi"/>
                <w:lang w:val="en-GB"/>
              </w:rPr>
              <w:t>Order with this t</w:t>
            </w:r>
            <w:r w:rsidRPr="00C757C2">
              <w:rPr>
                <w:rFonts w:asciiTheme="minorHAnsi" w:hAnsiTheme="minorHAnsi" w:cstheme="minorHAnsi"/>
                <w:lang w:val="en-GB"/>
              </w:rPr>
              <w:t xml:space="preserve">ime </w:t>
            </w:r>
            <w:r>
              <w:rPr>
                <w:rFonts w:asciiTheme="minorHAnsi" w:hAnsiTheme="minorHAnsi" w:cstheme="minorHAnsi"/>
                <w:lang w:val="en-GB"/>
              </w:rPr>
              <w:t>v</w:t>
            </w:r>
            <w:r w:rsidRPr="00C757C2">
              <w:rPr>
                <w:rFonts w:asciiTheme="minorHAnsi" w:hAnsiTheme="minorHAnsi" w:cstheme="minorHAnsi"/>
                <w:lang w:val="en-GB"/>
              </w:rPr>
              <w:t>alidity</w:t>
            </w:r>
            <w:r>
              <w:rPr>
                <w:rFonts w:asciiTheme="minorHAnsi" w:hAnsiTheme="minorHAnsi" w:cstheme="minorHAnsi"/>
                <w:lang w:val="en-GB"/>
              </w:rPr>
              <w:t xml:space="preserve"> is called GTD order.</w:t>
            </w:r>
          </w:p>
          <w:p w14:paraId="0BED9EA2" w14:textId="77777777" w:rsidR="0042274E" w:rsidRPr="00417716" w:rsidRDefault="0042274E" w:rsidP="00D96643">
            <w:pPr>
              <w:pStyle w:val="Heading1Text"/>
              <w:spacing w:before="60" w:after="60"/>
              <w:ind w:left="0"/>
              <w:rPr>
                <w:rFonts w:asciiTheme="minorHAnsi" w:hAnsiTheme="minorHAnsi" w:cstheme="minorHAnsi"/>
                <w:lang w:val="en-GB"/>
              </w:rPr>
            </w:pPr>
            <w:r>
              <w:rPr>
                <w:rFonts w:asciiTheme="minorHAnsi" w:hAnsiTheme="minorHAnsi" w:cstheme="minorHAnsi"/>
                <w:lang w:val="en-GB"/>
              </w:rPr>
              <w:t>GTC/GTD order is called GT order.</w:t>
            </w:r>
          </w:p>
        </w:tc>
        <w:tc>
          <w:tcPr>
            <w:tcW w:w="1346" w:type="pct"/>
            <w:shd w:val="clear" w:color="auto" w:fill="F2F2F2" w:themeFill="background1" w:themeFillShade="F2"/>
          </w:tcPr>
          <w:p w14:paraId="35EB6799" w14:textId="77777777" w:rsidR="0042274E" w:rsidRDefault="0042274E" w:rsidP="00D96643">
            <w:pPr>
              <w:pStyle w:val="Heading1Text"/>
              <w:spacing w:before="60" w:after="60"/>
              <w:ind w:left="0"/>
              <w:rPr>
                <w:rFonts w:asciiTheme="minorHAnsi" w:hAnsiTheme="minorHAnsi" w:cstheme="minorHAnsi"/>
                <w:lang w:val="en-GB"/>
              </w:rPr>
            </w:pPr>
            <w:r>
              <w:rPr>
                <w:rFonts w:asciiTheme="minorHAnsi" w:hAnsiTheme="minorHAnsi" w:cstheme="minorHAnsi"/>
                <w:lang w:val="en-GB"/>
              </w:rPr>
              <w:t>Time In Force</w:t>
            </w:r>
            <w:r w:rsidRPr="00417716">
              <w:rPr>
                <w:rFonts w:asciiTheme="minorHAnsi" w:hAnsiTheme="minorHAnsi" w:cstheme="minorHAnsi"/>
                <w:lang w:val="en-GB"/>
              </w:rPr>
              <w:t xml:space="preserve"> </w:t>
            </w:r>
            <w:r>
              <w:rPr>
                <w:rFonts w:asciiTheme="minorHAnsi" w:hAnsiTheme="minorHAnsi" w:cstheme="minorHAnsi"/>
                <w:lang w:val="en-GB"/>
              </w:rPr>
              <w:t>= 6,</w:t>
            </w:r>
          </w:p>
          <w:p w14:paraId="22F21BA5" w14:textId="77777777" w:rsidR="0042274E" w:rsidRPr="00417716" w:rsidRDefault="0042274E" w:rsidP="00D96643">
            <w:pPr>
              <w:pStyle w:val="Heading1Text"/>
              <w:spacing w:before="60" w:after="60"/>
              <w:ind w:left="0"/>
              <w:rPr>
                <w:rFonts w:asciiTheme="minorHAnsi" w:hAnsiTheme="minorHAnsi" w:cstheme="minorHAnsi"/>
                <w:lang w:val="en-GB"/>
              </w:rPr>
            </w:pPr>
            <w:r w:rsidRPr="007E75B0">
              <w:rPr>
                <w:rFonts w:asciiTheme="minorHAnsi" w:hAnsiTheme="minorHAnsi" w:cstheme="minorHAnsi"/>
                <w:lang w:val="en-GB"/>
              </w:rPr>
              <w:t>Expire</w:t>
            </w:r>
            <w:r>
              <w:rPr>
                <w:rFonts w:asciiTheme="minorHAnsi" w:hAnsiTheme="minorHAnsi" w:cstheme="minorHAnsi"/>
                <w:lang w:val="en-GB"/>
              </w:rPr>
              <w:t xml:space="preserve"> </w:t>
            </w:r>
            <w:r w:rsidRPr="007E75B0">
              <w:rPr>
                <w:rFonts w:asciiTheme="minorHAnsi" w:hAnsiTheme="minorHAnsi" w:cstheme="minorHAnsi"/>
                <w:lang w:val="en-GB"/>
              </w:rPr>
              <w:t>Date</w:t>
            </w:r>
          </w:p>
        </w:tc>
      </w:tr>
    </w:tbl>
    <w:p w14:paraId="5C2E20E8" w14:textId="77777777" w:rsidR="0042274E" w:rsidRDefault="0042274E" w:rsidP="0042274E">
      <w:pPr>
        <w:pStyle w:val="NormalNGMDS"/>
        <w:ind w:left="0"/>
        <w:rPr>
          <w:rFonts w:asciiTheme="minorHAnsi" w:hAnsiTheme="minorHAnsi" w:cstheme="minorHAnsi"/>
        </w:rPr>
      </w:pPr>
    </w:p>
    <w:p w14:paraId="70B15A11" w14:textId="77777777" w:rsidR="0042274E" w:rsidRPr="001B266C" w:rsidRDefault="0042274E" w:rsidP="0042274E">
      <w:pPr>
        <w:pStyle w:val="Heading3"/>
      </w:pPr>
      <w:bookmarkStart w:id="532" w:name="_Toc170074593"/>
      <w:bookmarkStart w:id="533" w:name="_Toc170578793"/>
      <w:r w:rsidRPr="00585CCB">
        <w:t>Order Types and Permitted Order Validity Conditions</w:t>
      </w:r>
      <w:bookmarkEnd w:id="532"/>
      <w:bookmarkEnd w:id="533"/>
    </w:p>
    <w:tbl>
      <w:tblPr>
        <w:tblW w:w="4995"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500"/>
        <w:gridCol w:w="1500"/>
        <w:gridCol w:w="1499"/>
        <w:gridCol w:w="1499"/>
        <w:gridCol w:w="1499"/>
        <w:gridCol w:w="1503"/>
      </w:tblGrid>
      <w:tr w:rsidR="0042274E" w:rsidRPr="00417716" w14:paraId="4C947F81" w14:textId="77777777" w:rsidTr="00D96643">
        <w:trPr>
          <w:trHeight w:val="300"/>
          <w:tblHeader/>
        </w:trPr>
        <w:tc>
          <w:tcPr>
            <w:tcW w:w="5000" w:type="pct"/>
            <w:gridSpan w:val="6"/>
            <w:shd w:val="clear" w:color="auto" w:fill="C6D9F1" w:themeFill="text2" w:themeFillTint="33"/>
          </w:tcPr>
          <w:p w14:paraId="5ED92CB2" w14:textId="77777777" w:rsidR="0042274E" w:rsidRDefault="0042274E" w:rsidP="00D96643">
            <w:pPr>
              <w:pStyle w:val="Tablehead"/>
              <w:spacing w:after="0"/>
              <w:rPr>
                <w:rFonts w:cstheme="minorHAnsi"/>
              </w:rPr>
            </w:pPr>
            <w:r>
              <w:rPr>
                <w:rFonts w:cstheme="minorHAnsi"/>
              </w:rPr>
              <w:t>PRE-MARKET Trading State</w:t>
            </w:r>
          </w:p>
        </w:tc>
      </w:tr>
      <w:tr w:rsidR="0042274E" w:rsidRPr="00417716" w14:paraId="2C12836F" w14:textId="77777777" w:rsidTr="00D96643">
        <w:trPr>
          <w:trHeight w:val="300"/>
          <w:tblHeader/>
        </w:trPr>
        <w:tc>
          <w:tcPr>
            <w:tcW w:w="833" w:type="pct"/>
            <w:shd w:val="clear" w:color="auto" w:fill="C6D9F1" w:themeFill="text2" w:themeFillTint="33"/>
          </w:tcPr>
          <w:p w14:paraId="77EC65B4" w14:textId="77777777" w:rsidR="0042274E" w:rsidRPr="00417716" w:rsidRDefault="0042274E" w:rsidP="00D96643">
            <w:pPr>
              <w:pStyle w:val="Tablehead"/>
              <w:spacing w:after="0"/>
              <w:jc w:val="left"/>
              <w:rPr>
                <w:rFonts w:cstheme="minorHAnsi"/>
              </w:rPr>
            </w:pPr>
            <w:r>
              <w:rPr>
                <w:rFonts w:cstheme="minorHAnsi"/>
              </w:rPr>
              <w:t>Order Type</w:t>
            </w:r>
          </w:p>
        </w:tc>
        <w:tc>
          <w:tcPr>
            <w:tcW w:w="833" w:type="pct"/>
            <w:shd w:val="clear" w:color="auto" w:fill="C6D9F1" w:themeFill="text2" w:themeFillTint="33"/>
          </w:tcPr>
          <w:p w14:paraId="4306B588" w14:textId="77777777" w:rsidR="0042274E" w:rsidRPr="00417716" w:rsidRDefault="0042274E" w:rsidP="00D96643">
            <w:pPr>
              <w:pStyle w:val="Tablehead"/>
              <w:spacing w:after="0"/>
              <w:jc w:val="left"/>
              <w:rPr>
                <w:rFonts w:cstheme="minorHAnsi"/>
              </w:rPr>
            </w:pPr>
            <w:r>
              <w:rPr>
                <w:rFonts w:cstheme="minorHAnsi"/>
              </w:rPr>
              <w:t>FOK</w:t>
            </w:r>
          </w:p>
        </w:tc>
        <w:tc>
          <w:tcPr>
            <w:tcW w:w="833" w:type="pct"/>
            <w:shd w:val="clear" w:color="auto" w:fill="C6D9F1" w:themeFill="text2" w:themeFillTint="33"/>
          </w:tcPr>
          <w:p w14:paraId="736F0815" w14:textId="77777777" w:rsidR="0042274E" w:rsidRPr="00417716" w:rsidRDefault="0042274E" w:rsidP="00D96643">
            <w:pPr>
              <w:pStyle w:val="Tablehead"/>
              <w:spacing w:after="0"/>
              <w:jc w:val="left"/>
              <w:rPr>
                <w:rFonts w:cstheme="minorHAnsi"/>
              </w:rPr>
            </w:pPr>
            <w:r>
              <w:rPr>
                <w:rFonts w:cstheme="minorHAnsi"/>
              </w:rPr>
              <w:t>FAK</w:t>
            </w:r>
          </w:p>
        </w:tc>
        <w:tc>
          <w:tcPr>
            <w:tcW w:w="833" w:type="pct"/>
            <w:shd w:val="clear" w:color="auto" w:fill="C6D9F1" w:themeFill="text2" w:themeFillTint="33"/>
          </w:tcPr>
          <w:p w14:paraId="0595FA21" w14:textId="77777777" w:rsidR="0042274E" w:rsidRPr="00417716" w:rsidRDefault="0042274E" w:rsidP="00D96643">
            <w:pPr>
              <w:pStyle w:val="Tablehead"/>
              <w:spacing w:after="0"/>
              <w:jc w:val="left"/>
              <w:rPr>
                <w:rFonts w:cstheme="minorHAnsi"/>
              </w:rPr>
            </w:pPr>
            <w:r>
              <w:rPr>
                <w:rFonts w:cstheme="minorHAnsi"/>
              </w:rPr>
              <w:t>GTC</w:t>
            </w:r>
          </w:p>
        </w:tc>
        <w:tc>
          <w:tcPr>
            <w:tcW w:w="833" w:type="pct"/>
            <w:shd w:val="clear" w:color="auto" w:fill="C6D9F1" w:themeFill="text2" w:themeFillTint="33"/>
            <w:noWrap/>
          </w:tcPr>
          <w:p w14:paraId="65A97810" w14:textId="77777777" w:rsidR="0042274E" w:rsidRPr="00417716" w:rsidRDefault="0042274E" w:rsidP="00D96643">
            <w:pPr>
              <w:pStyle w:val="Tablehead"/>
              <w:spacing w:after="0"/>
              <w:jc w:val="left"/>
              <w:rPr>
                <w:rFonts w:cstheme="minorHAnsi"/>
              </w:rPr>
            </w:pPr>
            <w:r>
              <w:rPr>
                <w:rFonts w:cstheme="minorHAnsi"/>
              </w:rPr>
              <w:t>GTD</w:t>
            </w:r>
          </w:p>
        </w:tc>
        <w:tc>
          <w:tcPr>
            <w:tcW w:w="833" w:type="pct"/>
            <w:shd w:val="clear" w:color="auto" w:fill="C6D9F1" w:themeFill="text2" w:themeFillTint="33"/>
            <w:noWrap/>
          </w:tcPr>
          <w:p w14:paraId="316FE0DE" w14:textId="77777777" w:rsidR="0042274E" w:rsidRPr="00417716" w:rsidRDefault="0042274E" w:rsidP="00D96643">
            <w:pPr>
              <w:pStyle w:val="Tablehead"/>
              <w:spacing w:after="0"/>
              <w:jc w:val="left"/>
              <w:rPr>
                <w:rFonts w:cstheme="minorHAnsi"/>
              </w:rPr>
            </w:pPr>
            <w:r>
              <w:rPr>
                <w:rFonts w:cstheme="minorHAnsi"/>
              </w:rPr>
              <w:t>Day</w:t>
            </w:r>
          </w:p>
        </w:tc>
      </w:tr>
      <w:tr w:rsidR="0042274E" w:rsidRPr="00417716" w14:paraId="4A07B596" w14:textId="77777777" w:rsidTr="00D96643">
        <w:tc>
          <w:tcPr>
            <w:tcW w:w="833" w:type="pct"/>
            <w:shd w:val="clear" w:color="auto" w:fill="F2F2F2" w:themeFill="background1" w:themeFillShade="F2"/>
          </w:tcPr>
          <w:p w14:paraId="5D490A8C" w14:textId="77777777" w:rsidR="0042274E" w:rsidRPr="00417716" w:rsidRDefault="0042274E" w:rsidP="00D96643">
            <w:pPr>
              <w:pStyle w:val="Heading1Text"/>
              <w:spacing w:before="60" w:after="60"/>
              <w:ind w:left="0"/>
              <w:rPr>
                <w:rFonts w:asciiTheme="minorHAnsi" w:hAnsiTheme="minorHAnsi" w:cstheme="minorHAnsi"/>
                <w:lang w:val="en-GB"/>
              </w:rPr>
            </w:pPr>
            <w:r>
              <w:rPr>
                <w:rFonts w:asciiTheme="minorHAnsi" w:hAnsiTheme="minorHAnsi" w:cstheme="minorHAnsi"/>
                <w:lang w:val="en-GB"/>
              </w:rPr>
              <w:t>Market</w:t>
            </w:r>
          </w:p>
        </w:tc>
        <w:tc>
          <w:tcPr>
            <w:tcW w:w="833" w:type="pct"/>
            <w:shd w:val="clear" w:color="auto" w:fill="F2F2F2" w:themeFill="background1" w:themeFillShade="F2"/>
          </w:tcPr>
          <w:p w14:paraId="562672CD" w14:textId="77777777" w:rsidR="0042274E" w:rsidRPr="00417716" w:rsidRDefault="0042274E" w:rsidP="00D96643">
            <w:pPr>
              <w:pStyle w:val="Heading1Text"/>
              <w:spacing w:before="60" w:after="60"/>
              <w:ind w:left="0"/>
              <w:rPr>
                <w:rFonts w:asciiTheme="minorHAnsi" w:hAnsiTheme="minorHAnsi" w:cstheme="minorHAnsi"/>
                <w:lang w:val="en-GB"/>
              </w:rPr>
            </w:pPr>
          </w:p>
        </w:tc>
        <w:tc>
          <w:tcPr>
            <w:tcW w:w="833" w:type="pct"/>
            <w:shd w:val="clear" w:color="auto" w:fill="F2F2F2" w:themeFill="background1" w:themeFillShade="F2"/>
          </w:tcPr>
          <w:p w14:paraId="1C0F096D" w14:textId="77777777" w:rsidR="0042274E" w:rsidRPr="00417716" w:rsidRDefault="0042274E" w:rsidP="00D96643">
            <w:pPr>
              <w:pStyle w:val="Heading1Text"/>
              <w:spacing w:before="60" w:after="60"/>
              <w:ind w:left="0"/>
              <w:rPr>
                <w:rFonts w:asciiTheme="minorHAnsi" w:hAnsiTheme="minorHAnsi" w:cstheme="minorHAnsi"/>
                <w:lang w:val="en-GB"/>
              </w:rPr>
            </w:pPr>
            <w:r>
              <w:rPr>
                <w:rFonts w:ascii="Segoe UI Symbol" w:hAnsi="Segoe UI Symbol" w:cs="Segoe UI Symbol"/>
              </w:rPr>
              <w:t>✔</w:t>
            </w:r>
          </w:p>
        </w:tc>
        <w:tc>
          <w:tcPr>
            <w:tcW w:w="833" w:type="pct"/>
            <w:shd w:val="clear" w:color="auto" w:fill="F2F2F2" w:themeFill="background1" w:themeFillShade="F2"/>
          </w:tcPr>
          <w:p w14:paraId="07E9641B" w14:textId="77777777" w:rsidR="0042274E" w:rsidRPr="00417716" w:rsidRDefault="0042274E" w:rsidP="00D96643">
            <w:pPr>
              <w:pStyle w:val="Heading1Text"/>
              <w:spacing w:before="60" w:after="60"/>
              <w:ind w:left="0"/>
              <w:rPr>
                <w:rFonts w:asciiTheme="minorHAnsi" w:hAnsiTheme="minorHAnsi" w:cstheme="minorHAnsi"/>
                <w:lang w:val="en-GB"/>
              </w:rPr>
            </w:pPr>
          </w:p>
        </w:tc>
        <w:tc>
          <w:tcPr>
            <w:tcW w:w="833" w:type="pct"/>
            <w:shd w:val="clear" w:color="auto" w:fill="F2F2F2" w:themeFill="background1" w:themeFillShade="F2"/>
          </w:tcPr>
          <w:p w14:paraId="1FB21A8E" w14:textId="77777777" w:rsidR="0042274E" w:rsidRPr="00417716" w:rsidRDefault="0042274E" w:rsidP="00D96643">
            <w:pPr>
              <w:pStyle w:val="Heading1Text"/>
              <w:spacing w:before="60" w:after="60"/>
              <w:ind w:left="0"/>
              <w:rPr>
                <w:rFonts w:asciiTheme="minorHAnsi" w:hAnsiTheme="minorHAnsi" w:cstheme="minorHAnsi"/>
                <w:lang w:val="en-GB"/>
              </w:rPr>
            </w:pPr>
          </w:p>
        </w:tc>
        <w:tc>
          <w:tcPr>
            <w:tcW w:w="833" w:type="pct"/>
            <w:shd w:val="clear" w:color="auto" w:fill="F2F2F2" w:themeFill="background1" w:themeFillShade="F2"/>
          </w:tcPr>
          <w:p w14:paraId="0EB17CA6" w14:textId="77777777" w:rsidR="0042274E" w:rsidRPr="00417716" w:rsidRDefault="0042274E" w:rsidP="00D96643">
            <w:pPr>
              <w:pStyle w:val="Heading1Text"/>
              <w:spacing w:before="60" w:after="60"/>
              <w:ind w:left="0"/>
              <w:rPr>
                <w:rFonts w:asciiTheme="minorHAnsi" w:hAnsiTheme="minorHAnsi" w:cstheme="minorHAnsi"/>
                <w:lang w:val="en-GB"/>
              </w:rPr>
            </w:pPr>
          </w:p>
        </w:tc>
      </w:tr>
      <w:tr w:rsidR="0042274E" w:rsidRPr="00417716" w14:paraId="05B09170" w14:textId="77777777" w:rsidTr="00D96643">
        <w:tc>
          <w:tcPr>
            <w:tcW w:w="833" w:type="pct"/>
            <w:shd w:val="clear" w:color="auto" w:fill="F2F2F2" w:themeFill="background1" w:themeFillShade="F2"/>
          </w:tcPr>
          <w:p w14:paraId="24CE07B2" w14:textId="77777777" w:rsidR="0042274E" w:rsidRPr="00417716" w:rsidRDefault="0042274E" w:rsidP="00D96643">
            <w:pPr>
              <w:pStyle w:val="Heading1Text"/>
              <w:spacing w:before="60" w:after="60"/>
              <w:ind w:left="0"/>
              <w:jc w:val="left"/>
              <w:rPr>
                <w:rFonts w:asciiTheme="minorHAnsi" w:hAnsiTheme="minorHAnsi" w:cstheme="minorHAnsi"/>
                <w:lang w:val="en-GB"/>
              </w:rPr>
            </w:pPr>
            <w:r>
              <w:rPr>
                <w:rFonts w:asciiTheme="minorHAnsi" w:hAnsiTheme="minorHAnsi" w:cstheme="minorHAnsi"/>
                <w:lang w:val="en-GB"/>
              </w:rPr>
              <w:t>Limit</w:t>
            </w:r>
          </w:p>
        </w:tc>
        <w:tc>
          <w:tcPr>
            <w:tcW w:w="833" w:type="pct"/>
            <w:shd w:val="clear" w:color="auto" w:fill="F2F2F2" w:themeFill="background1" w:themeFillShade="F2"/>
          </w:tcPr>
          <w:p w14:paraId="0F0A0717" w14:textId="77777777" w:rsidR="0042274E" w:rsidRPr="00417716" w:rsidRDefault="0042274E" w:rsidP="00D96643">
            <w:pPr>
              <w:pStyle w:val="Heading1Text"/>
              <w:spacing w:before="60" w:after="60"/>
              <w:ind w:left="0"/>
              <w:rPr>
                <w:rFonts w:asciiTheme="minorHAnsi" w:hAnsiTheme="minorHAnsi" w:cstheme="minorHAnsi"/>
                <w:lang w:val="en-GB"/>
              </w:rPr>
            </w:pPr>
          </w:p>
        </w:tc>
        <w:tc>
          <w:tcPr>
            <w:tcW w:w="833" w:type="pct"/>
            <w:shd w:val="clear" w:color="auto" w:fill="F2F2F2" w:themeFill="background1" w:themeFillShade="F2"/>
          </w:tcPr>
          <w:p w14:paraId="0EBEC584" w14:textId="77777777" w:rsidR="0042274E" w:rsidRPr="00417716" w:rsidRDefault="0042274E" w:rsidP="00D96643">
            <w:pPr>
              <w:pStyle w:val="Heading1Text"/>
              <w:spacing w:before="60" w:after="60"/>
              <w:ind w:left="0"/>
              <w:rPr>
                <w:rFonts w:asciiTheme="minorHAnsi" w:hAnsiTheme="minorHAnsi" w:cstheme="minorHAnsi"/>
                <w:lang w:val="en-GB"/>
              </w:rPr>
            </w:pPr>
            <w:r>
              <w:rPr>
                <w:rFonts w:ascii="Segoe UI Symbol" w:hAnsi="Segoe UI Symbol" w:cs="Segoe UI Symbol"/>
              </w:rPr>
              <w:t>✔</w:t>
            </w:r>
          </w:p>
        </w:tc>
        <w:tc>
          <w:tcPr>
            <w:tcW w:w="833" w:type="pct"/>
            <w:shd w:val="clear" w:color="auto" w:fill="F2F2F2" w:themeFill="background1" w:themeFillShade="F2"/>
          </w:tcPr>
          <w:p w14:paraId="47AC095B" w14:textId="77777777" w:rsidR="0042274E" w:rsidRPr="00417716" w:rsidRDefault="0042274E" w:rsidP="00D96643">
            <w:pPr>
              <w:pStyle w:val="Heading1Text"/>
              <w:spacing w:before="60" w:after="60"/>
              <w:ind w:left="0"/>
              <w:rPr>
                <w:rFonts w:asciiTheme="minorHAnsi" w:hAnsiTheme="minorHAnsi" w:cstheme="minorHAnsi"/>
                <w:lang w:val="en-GB"/>
              </w:rPr>
            </w:pPr>
            <w:r>
              <w:rPr>
                <w:rFonts w:ascii="Segoe UI Symbol" w:hAnsi="Segoe UI Symbol" w:cs="Segoe UI Symbol"/>
              </w:rPr>
              <w:t>✔</w:t>
            </w:r>
          </w:p>
        </w:tc>
        <w:tc>
          <w:tcPr>
            <w:tcW w:w="833" w:type="pct"/>
            <w:shd w:val="clear" w:color="auto" w:fill="F2F2F2" w:themeFill="background1" w:themeFillShade="F2"/>
          </w:tcPr>
          <w:p w14:paraId="2DEFCEF0" w14:textId="77777777" w:rsidR="0042274E" w:rsidRPr="00417716" w:rsidRDefault="0042274E" w:rsidP="00D96643">
            <w:pPr>
              <w:pStyle w:val="Heading1Text"/>
              <w:spacing w:before="60" w:after="60"/>
              <w:ind w:left="0"/>
              <w:rPr>
                <w:rFonts w:asciiTheme="minorHAnsi" w:hAnsiTheme="minorHAnsi" w:cstheme="minorHAnsi"/>
                <w:lang w:val="en-GB"/>
              </w:rPr>
            </w:pPr>
            <w:r>
              <w:rPr>
                <w:rFonts w:ascii="Segoe UI Symbol" w:hAnsi="Segoe UI Symbol" w:cs="Segoe UI Symbol"/>
              </w:rPr>
              <w:t>✔</w:t>
            </w:r>
          </w:p>
        </w:tc>
        <w:tc>
          <w:tcPr>
            <w:tcW w:w="833" w:type="pct"/>
            <w:shd w:val="clear" w:color="auto" w:fill="F2F2F2" w:themeFill="background1" w:themeFillShade="F2"/>
          </w:tcPr>
          <w:p w14:paraId="63E28FB9" w14:textId="77777777" w:rsidR="0042274E" w:rsidRPr="00417716" w:rsidRDefault="0042274E" w:rsidP="00D96643">
            <w:pPr>
              <w:pStyle w:val="Heading1Text"/>
              <w:spacing w:before="60" w:after="60"/>
              <w:ind w:left="0"/>
              <w:rPr>
                <w:rFonts w:asciiTheme="minorHAnsi" w:hAnsiTheme="minorHAnsi" w:cstheme="minorHAnsi"/>
                <w:lang w:val="en-GB"/>
              </w:rPr>
            </w:pPr>
            <w:r>
              <w:rPr>
                <w:rFonts w:ascii="Segoe UI Symbol" w:hAnsi="Segoe UI Symbol" w:cs="Segoe UI Symbol"/>
              </w:rPr>
              <w:t>✔</w:t>
            </w:r>
          </w:p>
        </w:tc>
      </w:tr>
      <w:tr w:rsidR="0042274E" w:rsidRPr="00417716" w14:paraId="4E178CB4" w14:textId="77777777" w:rsidTr="00D96643">
        <w:tc>
          <w:tcPr>
            <w:tcW w:w="833" w:type="pct"/>
            <w:shd w:val="clear" w:color="auto" w:fill="F2F2F2" w:themeFill="background1" w:themeFillShade="F2"/>
          </w:tcPr>
          <w:p w14:paraId="61C8385F" w14:textId="77777777" w:rsidR="0042274E" w:rsidRPr="00417716" w:rsidRDefault="0042274E" w:rsidP="00D96643">
            <w:pPr>
              <w:pStyle w:val="Heading1Text"/>
              <w:spacing w:before="60" w:after="60"/>
              <w:ind w:left="0"/>
              <w:jc w:val="left"/>
              <w:rPr>
                <w:rFonts w:asciiTheme="minorHAnsi" w:hAnsiTheme="minorHAnsi" w:cstheme="minorHAnsi"/>
                <w:lang w:val="en-GB"/>
              </w:rPr>
            </w:pPr>
            <w:r>
              <w:rPr>
                <w:rFonts w:asciiTheme="minorHAnsi" w:hAnsiTheme="minorHAnsi" w:cstheme="minorHAnsi"/>
                <w:lang w:val="en-GB"/>
              </w:rPr>
              <w:t>M2L</w:t>
            </w:r>
          </w:p>
        </w:tc>
        <w:tc>
          <w:tcPr>
            <w:tcW w:w="833" w:type="pct"/>
            <w:shd w:val="clear" w:color="auto" w:fill="F2F2F2" w:themeFill="background1" w:themeFillShade="F2"/>
          </w:tcPr>
          <w:p w14:paraId="592787AD" w14:textId="77777777" w:rsidR="0042274E" w:rsidRPr="00417716" w:rsidRDefault="0042274E" w:rsidP="00D96643">
            <w:pPr>
              <w:pStyle w:val="Heading1Text"/>
              <w:spacing w:before="60" w:after="60"/>
              <w:ind w:left="0"/>
              <w:rPr>
                <w:rFonts w:asciiTheme="minorHAnsi" w:hAnsiTheme="minorHAnsi" w:cstheme="minorHAnsi"/>
                <w:lang w:val="en-GB"/>
              </w:rPr>
            </w:pPr>
          </w:p>
        </w:tc>
        <w:tc>
          <w:tcPr>
            <w:tcW w:w="833" w:type="pct"/>
            <w:shd w:val="clear" w:color="auto" w:fill="F2F2F2" w:themeFill="background1" w:themeFillShade="F2"/>
          </w:tcPr>
          <w:p w14:paraId="5C8CD8A7" w14:textId="77777777" w:rsidR="0042274E" w:rsidRPr="00417716" w:rsidRDefault="0042274E" w:rsidP="00D96643">
            <w:pPr>
              <w:pStyle w:val="Heading1Text"/>
              <w:spacing w:before="60" w:after="60"/>
              <w:ind w:left="0"/>
              <w:rPr>
                <w:rFonts w:asciiTheme="minorHAnsi" w:hAnsiTheme="minorHAnsi" w:cstheme="minorHAnsi"/>
                <w:lang w:val="en-GB"/>
              </w:rPr>
            </w:pPr>
            <w:r>
              <w:rPr>
                <w:rFonts w:ascii="Segoe UI Symbol" w:hAnsi="Segoe UI Symbol" w:cs="Segoe UI Symbol"/>
              </w:rPr>
              <w:t>✔</w:t>
            </w:r>
          </w:p>
        </w:tc>
        <w:tc>
          <w:tcPr>
            <w:tcW w:w="833" w:type="pct"/>
            <w:shd w:val="clear" w:color="auto" w:fill="F2F2F2" w:themeFill="background1" w:themeFillShade="F2"/>
          </w:tcPr>
          <w:p w14:paraId="22607296" w14:textId="77777777" w:rsidR="0042274E" w:rsidRPr="00417716" w:rsidRDefault="0042274E" w:rsidP="00D96643">
            <w:pPr>
              <w:pStyle w:val="Heading1Text"/>
              <w:spacing w:before="60" w:after="60"/>
              <w:ind w:left="0"/>
              <w:rPr>
                <w:rFonts w:asciiTheme="minorHAnsi" w:hAnsiTheme="minorHAnsi" w:cstheme="minorHAnsi"/>
                <w:lang w:val="en-GB"/>
              </w:rPr>
            </w:pPr>
            <w:r>
              <w:rPr>
                <w:rFonts w:ascii="Segoe UI Symbol" w:hAnsi="Segoe UI Symbol" w:cs="Segoe UI Symbol"/>
              </w:rPr>
              <w:t>✔</w:t>
            </w:r>
          </w:p>
        </w:tc>
        <w:tc>
          <w:tcPr>
            <w:tcW w:w="833" w:type="pct"/>
            <w:shd w:val="clear" w:color="auto" w:fill="F2F2F2" w:themeFill="background1" w:themeFillShade="F2"/>
          </w:tcPr>
          <w:p w14:paraId="691897E4" w14:textId="77777777" w:rsidR="0042274E" w:rsidRPr="00417716" w:rsidRDefault="0042274E" w:rsidP="00D96643">
            <w:pPr>
              <w:pStyle w:val="Heading1Text"/>
              <w:spacing w:before="60" w:after="60"/>
              <w:ind w:left="0"/>
              <w:rPr>
                <w:rFonts w:asciiTheme="minorHAnsi" w:hAnsiTheme="minorHAnsi" w:cstheme="minorHAnsi"/>
                <w:lang w:val="en-GB"/>
              </w:rPr>
            </w:pPr>
            <w:r>
              <w:rPr>
                <w:rFonts w:ascii="Segoe UI Symbol" w:hAnsi="Segoe UI Symbol" w:cs="Segoe UI Symbol"/>
              </w:rPr>
              <w:t>✔</w:t>
            </w:r>
          </w:p>
        </w:tc>
        <w:tc>
          <w:tcPr>
            <w:tcW w:w="833" w:type="pct"/>
            <w:shd w:val="clear" w:color="auto" w:fill="F2F2F2" w:themeFill="background1" w:themeFillShade="F2"/>
          </w:tcPr>
          <w:p w14:paraId="6F87F6E4" w14:textId="77777777" w:rsidR="0042274E" w:rsidRPr="00417716" w:rsidRDefault="0042274E" w:rsidP="00D96643">
            <w:pPr>
              <w:pStyle w:val="Heading1Text"/>
              <w:spacing w:before="60" w:after="60"/>
              <w:ind w:left="0"/>
              <w:rPr>
                <w:rFonts w:asciiTheme="minorHAnsi" w:hAnsiTheme="minorHAnsi" w:cstheme="minorHAnsi"/>
                <w:lang w:val="en-GB"/>
              </w:rPr>
            </w:pPr>
            <w:r>
              <w:rPr>
                <w:rFonts w:ascii="Segoe UI Symbol" w:hAnsi="Segoe UI Symbol" w:cs="Segoe UI Symbol"/>
              </w:rPr>
              <w:t>✔</w:t>
            </w:r>
          </w:p>
        </w:tc>
      </w:tr>
    </w:tbl>
    <w:p w14:paraId="787DA33D" w14:textId="77777777" w:rsidR="0042274E" w:rsidRDefault="0042274E" w:rsidP="0042274E">
      <w:pPr>
        <w:pStyle w:val="NormalNGMDS"/>
        <w:ind w:left="0"/>
        <w:rPr>
          <w:rFonts w:asciiTheme="minorHAnsi" w:hAnsiTheme="minorHAnsi" w:cstheme="minorHAnsi"/>
        </w:rPr>
      </w:pPr>
    </w:p>
    <w:tbl>
      <w:tblPr>
        <w:tblW w:w="4995"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500"/>
        <w:gridCol w:w="1500"/>
        <w:gridCol w:w="1499"/>
        <w:gridCol w:w="1499"/>
        <w:gridCol w:w="1499"/>
        <w:gridCol w:w="1503"/>
      </w:tblGrid>
      <w:tr w:rsidR="0042274E" w:rsidRPr="00417716" w14:paraId="32E482D8" w14:textId="77777777" w:rsidTr="00D96643">
        <w:trPr>
          <w:trHeight w:val="300"/>
          <w:tblHeader/>
        </w:trPr>
        <w:tc>
          <w:tcPr>
            <w:tcW w:w="5000" w:type="pct"/>
            <w:gridSpan w:val="6"/>
            <w:shd w:val="clear" w:color="auto" w:fill="C6D9F1" w:themeFill="text2" w:themeFillTint="33"/>
          </w:tcPr>
          <w:p w14:paraId="06EC50CD" w14:textId="77777777" w:rsidR="0042274E" w:rsidRDefault="0042274E" w:rsidP="00D96643">
            <w:pPr>
              <w:pStyle w:val="Tablehead"/>
              <w:spacing w:after="0"/>
              <w:rPr>
                <w:rFonts w:cstheme="minorHAnsi"/>
              </w:rPr>
            </w:pPr>
            <w:r>
              <w:rPr>
                <w:rFonts w:cstheme="minorHAnsi"/>
              </w:rPr>
              <w:t>OPEN Trading State</w:t>
            </w:r>
          </w:p>
        </w:tc>
      </w:tr>
      <w:tr w:rsidR="0042274E" w:rsidRPr="00417716" w14:paraId="67107A43" w14:textId="77777777" w:rsidTr="00D96643">
        <w:trPr>
          <w:trHeight w:val="300"/>
          <w:tblHeader/>
        </w:trPr>
        <w:tc>
          <w:tcPr>
            <w:tcW w:w="833" w:type="pct"/>
            <w:shd w:val="clear" w:color="auto" w:fill="C6D9F1" w:themeFill="text2" w:themeFillTint="33"/>
          </w:tcPr>
          <w:p w14:paraId="037C5F0E" w14:textId="77777777" w:rsidR="0042274E" w:rsidRPr="00417716" w:rsidRDefault="0042274E" w:rsidP="00D96643">
            <w:pPr>
              <w:pStyle w:val="Tablehead"/>
              <w:spacing w:after="0"/>
              <w:jc w:val="left"/>
              <w:rPr>
                <w:rFonts w:cstheme="minorHAnsi"/>
              </w:rPr>
            </w:pPr>
            <w:r>
              <w:rPr>
                <w:rFonts w:cstheme="minorHAnsi"/>
              </w:rPr>
              <w:t>Order Type</w:t>
            </w:r>
          </w:p>
        </w:tc>
        <w:tc>
          <w:tcPr>
            <w:tcW w:w="833" w:type="pct"/>
            <w:shd w:val="clear" w:color="auto" w:fill="C6D9F1" w:themeFill="text2" w:themeFillTint="33"/>
          </w:tcPr>
          <w:p w14:paraId="5557539B" w14:textId="77777777" w:rsidR="0042274E" w:rsidRPr="00417716" w:rsidRDefault="0042274E" w:rsidP="00D96643">
            <w:pPr>
              <w:pStyle w:val="Tablehead"/>
              <w:spacing w:after="0"/>
              <w:jc w:val="left"/>
              <w:rPr>
                <w:rFonts w:cstheme="minorHAnsi"/>
              </w:rPr>
            </w:pPr>
            <w:r>
              <w:rPr>
                <w:rFonts w:cstheme="minorHAnsi"/>
              </w:rPr>
              <w:t>FOK</w:t>
            </w:r>
          </w:p>
        </w:tc>
        <w:tc>
          <w:tcPr>
            <w:tcW w:w="833" w:type="pct"/>
            <w:shd w:val="clear" w:color="auto" w:fill="C6D9F1" w:themeFill="text2" w:themeFillTint="33"/>
          </w:tcPr>
          <w:p w14:paraId="122F5201" w14:textId="77777777" w:rsidR="0042274E" w:rsidRPr="00417716" w:rsidRDefault="0042274E" w:rsidP="00D96643">
            <w:pPr>
              <w:pStyle w:val="Tablehead"/>
              <w:spacing w:after="0"/>
              <w:jc w:val="left"/>
              <w:rPr>
                <w:rFonts w:cstheme="minorHAnsi"/>
              </w:rPr>
            </w:pPr>
            <w:r>
              <w:rPr>
                <w:rFonts w:cstheme="minorHAnsi"/>
              </w:rPr>
              <w:t>FAK</w:t>
            </w:r>
          </w:p>
        </w:tc>
        <w:tc>
          <w:tcPr>
            <w:tcW w:w="833" w:type="pct"/>
            <w:shd w:val="clear" w:color="auto" w:fill="C6D9F1" w:themeFill="text2" w:themeFillTint="33"/>
          </w:tcPr>
          <w:p w14:paraId="3C69AB08" w14:textId="77777777" w:rsidR="0042274E" w:rsidRPr="00417716" w:rsidRDefault="0042274E" w:rsidP="00D96643">
            <w:pPr>
              <w:pStyle w:val="Tablehead"/>
              <w:spacing w:after="0"/>
              <w:jc w:val="left"/>
              <w:rPr>
                <w:rFonts w:cstheme="minorHAnsi"/>
              </w:rPr>
            </w:pPr>
            <w:r>
              <w:rPr>
                <w:rFonts w:cstheme="minorHAnsi"/>
              </w:rPr>
              <w:t>GTC</w:t>
            </w:r>
          </w:p>
        </w:tc>
        <w:tc>
          <w:tcPr>
            <w:tcW w:w="833" w:type="pct"/>
            <w:shd w:val="clear" w:color="auto" w:fill="C6D9F1" w:themeFill="text2" w:themeFillTint="33"/>
            <w:noWrap/>
          </w:tcPr>
          <w:p w14:paraId="3CD3345D" w14:textId="77777777" w:rsidR="0042274E" w:rsidRPr="00417716" w:rsidRDefault="0042274E" w:rsidP="00D96643">
            <w:pPr>
              <w:pStyle w:val="Tablehead"/>
              <w:spacing w:after="0"/>
              <w:jc w:val="left"/>
              <w:rPr>
                <w:rFonts w:cstheme="minorHAnsi"/>
              </w:rPr>
            </w:pPr>
            <w:r>
              <w:rPr>
                <w:rFonts w:cstheme="minorHAnsi"/>
              </w:rPr>
              <w:t>GTD</w:t>
            </w:r>
          </w:p>
        </w:tc>
        <w:tc>
          <w:tcPr>
            <w:tcW w:w="833" w:type="pct"/>
            <w:shd w:val="clear" w:color="auto" w:fill="C6D9F1" w:themeFill="text2" w:themeFillTint="33"/>
            <w:noWrap/>
          </w:tcPr>
          <w:p w14:paraId="0D8CA131" w14:textId="77777777" w:rsidR="0042274E" w:rsidRPr="00417716" w:rsidRDefault="0042274E" w:rsidP="00D96643">
            <w:pPr>
              <w:pStyle w:val="Tablehead"/>
              <w:spacing w:after="0"/>
              <w:jc w:val="left"/>
              <w:rPr>
                <w:rFonts w:cstheme="minorHAnsi"/>
              </w:rPr>
            </w:pPr>
            <w:r>
              <w:rPr>
                <w:rFonts w:cstheme="minorHAnsi"/>
              </w:rPr>
              <w:t>Day</w:t>
            </w:r>
          </w:p>
        </w:tc>
      </w:tr>
      <w:tr w:rsidR="0042274E" w:rsidRPr="00417716" w14:paraId="2A666AD9" w14:textId="77777777" w:rsidTr="00D96643">
        <w:tc>
          <w:tcPr>
            <w:tcW w:w="833" w:type="pct"/>
            <w:shd w:val="clear" w:color="auto" w:fill="F2F2F2" w:themeFill="background1" w:themeFillShade="F2"/>
          </w:tcPr>
          <w:p w14:paraId="7E2F55A5" w14:textId="77777777" w:rsidR="0042274E" w:rsidRPr="00417716" w:rsidRDefault="0042274E" w:rsidP="00D96643">
            <w:pPr>
              <w:pStyle w:val="Heading1Text"/>
              <w:spacing w:before="60" w:after="60"/>
              <w:ind w:left="0"/>
              <w:rPr>
                <w:rFonts w:asciiTheme="minorHAnsi" w:hAnsiTheme="minorHAnsi" w:cstheme="minorHAnsi"/>
                <w:lang w:val="en-GB"/>
              </w:rPr>
            </w:pPr>
            <w:r>
              <w:rPr>
                <w:rFonts w:asciiTheme="minorHAnsi" w:hAnsiTheme="minorHAnsi" w:cstheme="minorHAnsi"/>
                <w:lang w:val="en-GB"/>
              </w:rPr>
              <w:t>Market</w:t>
            </w:r>
          </w:p>
        </w:tc>
        <w:tc>
          <w:tcPr>
            <w:tcW w:w="833" w:type="pct"/>
            <w:shd w:val="clear" w:color="auto" w:fill="F2F2F2" w:themeFill="background1" w:themeFillShade="F2"/>
          </w:tcPr>
          <w:p w14:paraId="78F59E10" w14:textId="77777777" w:rsidR="0042274E" w:rsidRPr="00417716" w:rsidRDefault="0042274E" w:rsidP="00D96643">
            <w:pPr>
              <w:pStyle w:val="Heading1Text"/>
              <w:spacing w:before="60" w:after="60"/>
              <w:ind w:left="0"/>
              <w:rPr>
                <w:rFonts w:asciiTheme="minorHAnsi" w:hAnsiTheme="minorHAnsi" w:cstheme="minorHAnsi"/>
                <w:lang w:val="en-GB"/>
              </w:rPr>
            </w:pPr>
            <w:r>
              <w:rPr>
                <w:rFonts w:ascii="Segoe UI Symbol" w:hAnsi="Segoe UI Symbol" w:cs="Segoe UI Symbol"/>
              </w:rPr>
              <w:t>✔</w:t>
            </w:r>
          </w:p>
        </w:tc>
        <w:tc>
          <w:tcPr>
            <w:tcW w:w="833" w:type="pct"/>
            <w:shd w:val="clear" w:color="auto" w:fill="F2F2F2" w:themeFill="background1" w:themeFillShade="F2"/>
          </w:tcPr>
          <w:p w14:paraId="01BDC739" w14:textId="77777777" w:rsidR="0042274E" w:rsidRPr="00417716" w:rsidRDefault="0042274E" w:rsidP="00D96643">
            <w:pPr>
              <w:pStyle w:val="Heading1Text"/>
              <w:spacing w:before="60" w:after="60"/>
              <w:ind w:left="0"/>
              <w:rPr>
                <w:rFonts w:asciiTheme="minorHAnsi" w:hAnsiTheme="minorHAnsi" w:cstheme="minorHAnsi"/>
                <w:lang w:val="en-GB"/>
              </w:rPr>
            </w:pPr>
            <w:r>
              <w:rPr>
                <w:rFonts w:ascii="Segoe UI Symbol" w:hAnsi="Segoe UI Symbol" w:cs="Segoe UI Symbol"/>
              </w:rPr>
              <w:t>✔</w:t>
            </w:r>
          </w:p>
        </w:tc>
        <w:tc>
          <w:tcPr>
            <w:tcW w:w="833" w:type="pct"/>
            <w:shd w:val="clear" w:color="auto" w:fill="F2F2F2" w:themeFill="background1" w:themeFillShade="F2"/>
          </w:tcPr>
          <w:p w14:paraId="68908F79" w14:textId="77777777" w:rsidR="0042274E" w:rsidRPr="00417716" w:rsidRDefault="0042274E" w:rsidP="00D96643">
            <w:pPr>
              <w:pStyle w:val="Heading1Text"/>
              <w:spacing w:before="60" w:after="60"/>
              <w:ind w:left="0"/>
              <w:rPr>
                <w:rFonts w:asciiTheme="minorHAnsi" w:hAnsiTheme="minorHAnsi" w:cstheme="minorHAnsi"/>
                <w:lang w:val="en-GB"/>
              </w:rPr>
            </w:pPr>
          </w:p>
        </w:tc>
        <w:tc>
          <w:tcPr>
            <w:tcW w:w="833" w:type="pct"/>
            <w:shd w:val="clear" w:color="auto" w:fill="F2F2F2" w:themeFill="background1" w:themeFillShade="F2"/>
          </w:tcPr>
          <w:p w14:paraId="0CDD16E3" w14:textId="77777777" w:rsidR="0042274E" w:rsidRPr="00417716" w:rsidRDefault="0042274E" w:rsidP="00D96643">
            <w:pPr>
              <w:pStyle w:val="Heading1Text"/>
              <w:spacing w:before="60" w:after="60"/>
              <w:ind w:left="0"/>
              <w:rPr>
                <w:rFonts w:asciiTheme="minorHAnsi" w:hAnsiTheme="minorHAnsi" w:cstheme="minorHAnsi"/>
                <w:lang w:val="en-GB"/>
              </w:rPr>
            </w:pPr>
          </w:p>
        </w:tc>
        <w:tc>
          <w:tcPr>
            <w:tcW w:w="833" w:type="pct"/>
            <w:shd w:val="clear" w:color="auto" w:fill="F2F2F2" w:themeFill="background1" w:themeFillShade="F2"/>
          </w:tcPr>
          <w:p w14:paraId="18C3CB99" w14:textId="77777777" w:rsidR="0042274E" w:rsidRPr="00417716" w:rsidRDefault="0042274E" w:rsidP="00D96643">
            <w:pPr>
              <w:pStyle w:val="Heading1Text"/>
              <w:spacing w:before="60" w:after="60"/>
              <w:ind w:left="0"/>
              <w:rPr>
                <w:rFonts w:asciiTheme="minorHAnsi" w:hAnsiTheme="minorHAnsi" w:cstheme="minorHAnsi"/>
                <w:lang w:val="en-GB"/>
              </w:rPr>
            </w:pPr>
          </w:p>
        </w:tc>
      </w:tr>
      <w:tr w:rsidR="0042274E" w:rsidRPr="00417716" w14:paraId="134BF491" w14:textId="77777777" w:rsidTr="00D96643">
        <w:tc>
          <w:tcPr>
            <w:tcW w:w="833" w:type="pct"/>
            <w:shd w:val="clear" w:color="auto" w:fill="F2F2F2" w:themeFill="background1" w:themeFillShade="F2"/>
          </w:tcPr>
          <w:p w14:paraId="361DDE80" w14:textId="77777777" w:rsidR="0042274E" w:rsidRPr="00417716" w:rsidRDefault="0042274E" w:rsidP="00D96643">
            <w:pPr>
              <w:pStyle w:val="Heading1Text"/>
              <w:spacing w:before="60" w:after="60"/>
              <w:ind w:left="0"/>
              <w:jc w:val="left"/>
              <w:rPr>
                <w:rFonts w:asciiTheme="minorHAnsi" w:hAnsiTheme="minorHAnsi" w:cstheme="minorHAnsi"/>
                <w:lang w:val="en-GB"/>
              </w:rPr>
            </w:pPr>
            <w:r>
              <w:rPr>
                <w:rFonts w:asciiTheme="minorHAnsi" w:hAnsiTheme="minorHAnsi" w:cstheme="minorHAnsi"/>
                <w:lang w:val="en-GB"/>
              </w:rPr>
              <w:t>Limit</w:t>
            </w:r>
          </w:p>
        </w:tc>
        <w:tc>
          <w:tcPr>
            <w:tcW w:w="833" w:type="pct"/>
            <w:shd w:val="clear" w:color="auto" w:fill="F2F2F2" w:themeFill="background1" w:themeFillShade="F2"/>
          </w:tcPr>
          <w:p w14:paraId="32ED9BE8" w14:textId="77777777" w:rsidR="0042274E" w:rsidRPr="00417716" w:rsidRDefault="0042274E" w:rsidP="00D96643">
            <w:pPr>
              <w:pStyle w:val="Heading1Text"/>
              <w:spacing w:before="60" w:after="60"/>
              <w:ind w:left="0"/>
              <w:rPr>
                <w:rFonts w:asciiTheme="minorHAnsi" w:hAnsiTheme="minorHAnsi" w:cstheme="minorHAnsi"/>
                <w:lang w:val="en-GB"/>
              </w:rPr>
            </w:pPr>
            <w:r>
              <w:rPr>
                <w:rFonts w:ascii="Segoe UI Symbol" w:hAnsi="Segoe UI Symbol" w:cs="Segoe UI Symbol"/>
              </w:rPr>
              <w:t>✔</w:t>
            </w:r>
          </w:p>
        </w:tc>
        <w:tc>
          <w:tcPr>
            <w:tcW w:w="833" w:type="pct"/>
            <w:shd w:val="clear" w:color="auto" w:fill="F2F2F2" w:themeFill="background1" w:themeFillShade="F2"/>
          </w:tcPr>
          <w:p w14:paraId="6082F117" w14:textId="77777777" w:rsidR="0042274E" w:rsidRPr="00417716" w:rsidRDefault="0042274E" w:rsidP="00D96643">
            <w:pPr>
              <w:pStyle w:val="Heading1Text"/>
              <w:spacing w:before="60" w:after="60"/>
              <w:ind w:left="0"/>
              <w:rPr>
                <w:rFonts w:asciiTheme="minorHAnsi" w:hAnsiTheme="minorHAnsi" w:cstheme="minorHAnsi"/>
                <w:lang w:val="en-GB"/>
              </w:rPr>
            </w:pPr>
            <w:r>
              <w:rPr>
                <w:rFonts w:ascii="Segoe UI Symbol" w:hAnsi="Segoe UI Symbol" w:cs="Segoe UI Symbol"/>
              </w:rPr>
              <w:t>✔</w:t>
            </w:r>
          </w:p>
        </w:tc>
        <w:tc>
          <w:tcPr>
            <w:tcW w:w="833" w:type="pct"/>
            <w:shd w:val="clear" w:color="auto" w:fill="F2F2F2" w:themeFill="background1" w:themeFillShade="F2"/>
          </w:tcPr>
          <w:p w14:paraId="1A67E915" w14:textId="77777777" w:rsidR="0042274E" w:rsidRPr="00417716" w:rsidRDefault="0042274E" w:rsidP="00D96643">
            <w:pPr>
              <w:pStyle w:val="Heading1Text"/>
              <w:spacing w:before="60" w:after="60"/>
              <w:ind w:left="0"/>
              <w:rPr>
                <w:rFonts w:asciiTheme="minorHAnsi" w:hAnsiTheme="minorHAnsi" w:cstheme="minorHAnsi"/>
                <w:lang w:val="en-GB"/>
              </w:rPr>
            </w:pPr>
            <w:r>
              <w:rPr>
                <w:rFonts w:ascii="Segoe UI Symbol" w:hAnsi="Segoe UI Symbol" w:cs="Segoe UI Symbol"/>
              </w:rPr>
              <w:t>✔</w:t>
            </w:r>
          </w:p>
        </w:tc>
        <w:tc>
          <w:tcPr>
            <w:tcW w:w="833" w:type="pct"/>
            <w:shd w:val="clear" w:color="auto" w:fill="F2F2F2" w:themeFill="background1" w:themeFillShade="F2"/>
          </w:tcPr>
          <w:p w14:paraId="1F65896C" w14:textId="77777777" w:rsidR="0042274E" w:rsidRPr="00417716" w:rsidRDefault="0042274E" w:rsidP="00D96643">
            <w:pPr>
              <w:pStyle w:val="Heading1Text"/>
              <w:spacing w:before="60" w:after="60"/>
              <w:ind w:left="0"/>
              <w:rPr>
                <w:rFonts w:asciiTheme="minorHAnsi" w:hAnsiTheme="minorHAnsi" w:cstheme="minorHAnsi"/>
                <w:lang w:val="en-GB"/>
              </w:rPr>
            </w:pPr>
            <w:r>
              <w:rPr>
                <w:rFonts w:ascii="Segoe UI Symbol" w:hAnsi="Segoe UI Symbol" w:cs="Segoe UI Symbol"/>
              </w:rPr>
              <w:t>✔</w:t>
            </w:r>
          </w:p>
        </w:tc>
        <w:tc>
          <w:tcPr>
            <w:tcW w:w="833" w:type="pct"/>
            <w:shd w:val="clear" w:color="auto" w:fill="F2F2F2" w:themeFill="background1" w:themeFillShade="F2"/>
          </w:tcPr>
          <w:p w14:paraId="1555AFF5" w14:textId="77777777" w:rsidR="0042274E" w:rsidRPr="00417716" w:rsidRDefault="0042274E" w:rsidP="00D96643">
            <w:pPr>
              <w:pStyle w:val="Heading1Text"/>
              <w:spacing w:before="60" w:after="60"/>
              <w:ind w:left="0"/>
              <w:rPr>
                <w:rFonts w:asciiTheme="minorHAnsi" w:hAnsiTheme="minorHAnsi" w:cstheme="minorHAnsi"/>
                <w:lang w:val="en-GB"/>
              </w:rPr>
            </w:pPr>
            <w:r>
              <w:rPr>
                <w:rFonts w:ascii="Segoe UI Symbol" w:hAnsi="Segoe UI Symbol" w:cs="Segoe UI Symbol"/>
              </w:rPr>
              <w:t>✔</w:t>
            </w:r>
          </w:p>
        </w:tc>
      </w:tr>
      <w:tr w:rsidR="0042274E" w:rsidRPr="00417716" w14:paraId="6E9B8BA5" w14:textId="77777777" w:rsidTr="00D96643">
        <w:tc>
          <w:tcPr>
            <w:tcW w:w="833" w:type="pct"/>
            <w:shd w:val="clear" w:color="auto" w:fill="F2F2F2" w:themeFill="background1" w:themeFillShade="F2"/>
          </w:tcPr>
          <w:p w14:paraId="63F218BE" w14:textId="77777777" w:rsidR="0042274E" w:rsidRPr="00417716" w:rsidRDefault="0042274E" w:rsidP="00D96643">
            <w:pPr>
              <w:pStyle w:val="Heading1Text"/>
              <w:spacing w:before="60" w:after="60"/>
              <w:ind w:left="0"/>
              <w:jc w:val="left"/>
              <w:rPr>
                <w:rFonts w:asciiTheme="minorHAnsi" w:hAnsiTheme="minorHAnsi" w:cstheme="minorHAnsi"/>
                <w:lang w:val="en-GB"/>
              </w:rPr>
            </w:pPr>
            <w:r>
              <w:rPr>
                <w:rFonts w:asciiTheme="minorHAnsi" w:hAnsiTheme="minorHAnsi" w:cstheme="minorHAnsi"/>
                <w:lang w:val="en-GB"/>
              </w:rPr>
              <w:t>M2L</w:t>
            </w:r>
          </w:p>
        </w:tc>
        <w:tc>
          <w:tcPr>
            <w:tcW w:w="833" w:type="pct"/>
            <w:shd w:val="clear" w:color="auto" w:fill="F2F2F2" w:themeFill="background1" w:themeFillShade="F2"/>
          </w:tcPr>
          <w:p w14:paraId="59AC2875" w14:textId="77777777" w:rsidR="0042274E" w:rsidRPr="00417716" w:rsidRDefault="0042274E" w:rsidP="00D96643">
            <w:pPr>
              <w:pStyle w:val="Heading1Text"/>
              <w:spacing w:before="60" w:after="60"/>
              <w:ind w:left="0"/>
              <w:rPr>
                <w:rFonts w:asciiTheme="minorHAnsi" w:hAnsiTheme="minorHAnsi" w:cstheme="minorHAnsi"/>
                <w:lang w:val="en-GB"/>
              </w:rPr>
            </w:pPr>
            <w:r>
              <w:rPr>
                <w:rFonts w:ascii="Segoe UI Symbol" w:hAnsi="Segoe UI Symbol" w:cs="Segoe UI Symbol"/>
              </w:rPr>
              <w:t>✔</w:t>
            </w:r>
          </w:p>
        </w:tc>
        <w:tc>
          <w:tcPr>
            <w:tcW w:w="833" w:type="pct"/>
            <w:shd w:val="clear" w:color="auto" w:fill="F2F2F2" w:themeFill="background1" w:themeFillShade="F2"/>
          </w:tcPr>
          <w:p w14:paraId="3C98FEE0" w14:textId="77777777" w:rsidR="0042274E" w:rsidRPr="00417716" w:rsidRDefault="0042274E" w:rsidP="00D96643">
            <w:pPr>
              <w:pStyle w:val="Heading1Text"/>
              <w:spacing w:before="60" w:after="60"/>
              <w:ind w:left="0"/>
              <w:rPr>
                <w:rFonts w:asciiTheme="minorHAnsi" w:hAnsiTheme="minorHAnsi" w:cstheme="minorHAnsi"/>
                <w:lang w:val="en-GB"/>
              </w:rPr>
            </w:pPr>
            <w:r>
              <w:rPr>
                <w:rFonts w:ascii="Segoe UI Symbol" w:hAnsi="Segoe UI Symbol" w:cs="Segoe UI Symbol"/>
              </w:rPr>
              <w:t>✔</w:t>
            </w:r>
          </w:p>
        </w:tc>
        <w:tc>
          <w:tcPr>
            <w:tcW w:w="833" w:type="pct"/>
            <w:shd w:val="clear" w:color="auto" w:fill="F2F2F2" w:themeFill="background1" w:themeFillShade="F2"/>
          </w:tcPr>
          <w:p w14:paraId="5476A034" w14:textId="77777777" w:rsidR="0042274E" w:rsidRPr="00417716" w:rsidRDefault="0042274E" w:rsidP="00D96643">
            <w:pPr>
              <w:pStyle w:val="Heading1Text"/>
              <w:spacing w:before="60" w:after="60"/>
              <w:ind w:left="0"/>
              <w:rPr>
                <w:rFonts w:asciiTheme="minorHAnsi" w:hAnsiTheme="minorHAnsi" w:cstheme="minorHAnsi"/>
                <w:lang w:val="en-GB"/>
              </w:rPr>
            </w:pPr>
            <w:r>
              <w:rPr>
                <w:rFonts w:ascii="Segoe UI Symbol" w:hAnsi="Segoe UI Symbol" w:cs="Segoe UI Symbol"/>
              </w:rPr>
              <w:t>✔</w:t>
            </w:r>
          </w:p>
        </w:tc>
        <w:tc>
          <w:tcPr>
            <w:tcW w:w="833" w:type="pct"/>
            <w:shd w:val="clear" w:color="auto" w:fill="F2F2F2" w:themeFill="background1" w:themeFillShade="F2"/>
          </w:tcPr>
          <w:p w14:paraId="65ECDA02" w14:textId="77777777" w:rsidR="0042274E" w:rsidRPr="00417716" w:rsidRDefault="0042274E" w:rsidP="00D96643">
            <w:pPr>
              <w:pStyle w:val="Heading1Text"/>
              <w:spacing w:before="60" w:after="60"/>
              <w:ind w:left="0"/>
              <w:rPr>
                <w:rFonts w:asciiTheme="minorHAnsi" w:hAnsiTheme="minorHAnsi" w:cstheme="minorHAnsi"/>
                <w:lang w:val="en-GB"/>
              </w:rPr>
            </w:pPr>
            <w:r>
              <w:rPr>
                <w:rFonts w:ascii="Segoe UI Symbol" w:hAnsi="Segoe UI Symbol" w:cs="Segoe UI Symbol"/>
              </w:rPr>
              <w:t>✔</w:t>
            </w:r>
          </w:p>
        </w:tc>
        <w:tc>
          <w:tcPr>
            <w:tcW w:w="833" w:type="pct"/>
            <w:shd w:val="clear" w:color="auto" w:fill="F2F2F2" w:themeFill="background1" w:themeFillShade="F2"/>
          </w:tcPr>
          <w:p w14:paraId="4A7466E0" w14:textId="77777777" w:rsidR="0042274E" w:rsidRPr="00417716" w:rsidRDefault="0042274E" w:rsidP="00D96643">
            <w:pPr>
              <w:pStyle w:val="Heading1Text"/>
              <w:spacing w:before="60" w:after="60"/>
              <w:ind w:left="0"/>
              <w:rPr>
                <w:rFonts w:asciiTheme="minorHAnsi" w:hAnsiTheme="minorHAnsi" w:cstheme="minorHAnsi"/>
                <w:lang w:val="en-GB"/>
              </w:rPr>
            </w:pPr>
            <w:r>
              <w:rPr>
                <w:rFonts w:ascii="Segoe UI Symbol" w:hAnsi="Segoe UI Symbol" w:cs="Segoe UI Symbol"/>
              </w:rPr>
              <w:t>✔</w:t>
            </w:r>
          </w:p>
        </w:tc>
      </w:tr>
    </w:tbl>
    <w:p w14:paraId="604924D6" w14:textId="77777777" w:rsidR="0042274E" w:rsidRDefault="0042274E" w:rsidP="0042274E">
      <w:pPr>
        <w:pStyle w:val="NormalNGMDS"/>
        <w:ind w:left="0"/>
        <w:rPr>
          <w:rFonts w:asciiTheme="minorHAnsi" w:hAnsiTheme="minorHAnsi" w:cstheme="minorHAnsi"/>
        </w:rPr>
      </w:pPr>
    </w:p>
    <w:p w14:paraId="71171528" w14:textId="77777777" w:rsidR="0042274E" w:rsidRPr="00417716" w:rsidRDefault="0042274E" w:rsidP="0042274E">
      <w:pPr>
        <w:pStyle w:val="Heading3"/>
        <w:rPr>
          <w:rFonts w:asciiTheme="minorHAnsi" w:hAnsiTheme="minorHAnsi" w:cstheme="minorHAnsi"/>
        </w:rPr>
      </w:pPr>
      <w:bookmarkStart w:id="534" w:name="_Toc170074594"/>
      <w:bookmarkStart w:id="535" w:name="_Toc170578794"/>
      <w:r w:rsidRPr="00417716">
        <w:rPr>
          <w:rFonts w:asciiTheme="minorHAnsi" w:hAnsiTheme="minorHAnsi" w:cstheme="minorHAnsi"/>
        </w:rPr>
        <w:t>Order</w:t>
      </w:r>
      <w:r w:rsidRPr="00107724">
        <w:t xml:space="preserve"> </w:t>
      </w:r>
      <w:r w:rsidRPr="00015AF9">
        <w:t>Identification</w:t>
      </w:r>
      <w:bookmarkEnd w:id="534"/>
      <w:bookmarkEnd w:id="535"/>
    </w:p>
    <w:p w14:paraId="1D93A38F" w14:textId="77777777" w:rsidR="0042274E" w:rsidRDefault="0042274E" w:rsidP="0042274E">
      <w:pPr>
        <w:pStyle w:val="NormalNGMDS"/>
        <w:ind w:left="0"/>
        <w:rPr>
          <w:rFonts w:asciiTheme="minorHAnsi" w:hAnsiTheme="minorHAnsi" w:cstheme="minorHAnsi"/>
        </w:rPr>
      </w:pPr>
      <w:r w:rsidRPr="00107724">
        <w:rPr>
          <w:rFonts w:asciiTheme="minorHAnsi" w:hAnsiTheme="minorHAnsi" w:cstheme="minorHAnsi"/>
        </w:rPr>
        <w:t xml:space="preserve">On order submission a </w:t>
      </w:r>
      <w:r>
        <w:rPr>
          <w:rFonts w:cstheme="minorHAnsi"/>
          <w:szCs w:val="20"/>
        </w:rPr>
        <w:t>Client Order ID</w:t>
      </w:r>
      <w:r w:rsidRPr="00107724">
        <w:rPr>
          <w:rFonts w:asciiTheme="minorHAnsi" w:hAnsiTheme="minorHAnsi" w:cstheme="minorHAnsi"/>
        </w:rPr>
        <w:t xml:space="preserve"> is specified by the </w:t>
      </w:r>
      <w:r>
        <w:rPr>
          <w:rFonts w:asciiTheme="minorHAnsi" w:hAnsiTheme="minorHAnsi" w:cstheme="minorHAnsi"/>
        </w:rPr>
        <w:t>client</w:t>
      </w:r>
      <w:r w:rsidRPr="00107724">
        <w:rPr>
          <w:rFonts w:asciiTheme="minorHAnsi" w:hAnsiTheme="minorHAnsi" w:cstheme="minorHAnsi"/>
        </w:rPr>
        <w:t>. When an order is accepted, the system assigns an Order</w:t>
      </w:r>
      <w:r>
        <w:rPr>
          <w:rFonts w:asciiTheme="minorHAnsi" w:hAnsiTheme="minorHAnsi" w:cstheme="minorHAnsi"/>
        </w:rPr>
        <w:t xml:space="preserve"> </w:t>
      </w:r>
      <w:r w:rsidRPr="00107724">
        <w:rPr>
          <w:rFonts w:asciiTheme="minorHAnsi" w:hAnsiTheme="minorHAnsi" w:cstheme="minorHAnsi"/>
        </w:rPr>
        <w:t xml:space="preserve">ID that is unique for all orders. </w:t>
      </w:r>
      <w:r>
        <w:rPr>
          <w:rFonts w:asciiTheme="minorHAnsi" w:hAnsiTheme="minorHAnsi" w:cstheme="minorHAnsi"/>
        </w:rPr>
        <w:t xml:space="preserve">To cancel or amend </w:t>
      </w:r>
      <w:r w:rsidRPr="00107724">
        <w:rPr>
          <w:rFonts w:asciiTheme="minorHAnsi" w:hAnsiTheme="minorHAnsi" w:cstheme="minorHAnsi"/>
        </w:rPr>
        <w:t>an order</w:t>
      </w:r>
      <w:r>
        <w:rPr>
          <w:rFonts w:asciiTheme="minorHAnsi" w:hAnsiTheme="minorHAnsi" w:cstheme="minorHAnsi"/>
        </w:rPr>
        <w:t>,</w:t>
      </w:r>
      <w:r w:rsidRPr="00107724">
        <w:rPr>
          <w:rFonts w:asciiTheme="minorHAnsi" w:hAnsiTheme="minorHAnsi" w:cstheme="minorHAnsi"/>
        </w:rPr>
        <w:t xml:space="preserve"> the </w:t>
      </w:r>
      <w:r>
        <w:rPr>
          <w:rFonts w:cstheme="minorHAnsi"/>
          <w:szCs w:val="20"/>
        </w:rPr>
        <w:t>Original Client Order ID</w:t>
      </w:r>
      <w:r w:rsidRPr="00107724">
        <w:rPr>
          <w:rFonts w:asciiTheme="minorHAnsi" w:hAnsiTheme="minorHAnsi" w:cstheme="minorHAnsi"/>
        </w:rPr>
        <w:t xml:space="preserve"> is used to identify the order.</w:t>
      </w:r>
    </w:p>
    <w:p w14:paraId="43F65A86" w14:textId="77777777" w:rsidR="0042274E" w:rsidRDefault="0042274E" w:rsidP="0042274E">
      <w:pPr>
        <w:pStyle w:val="NormalNGMDS"/>
        <w:ind w:left="0"/>
        <w:rPr>
          <w:rFonts w:asciiTheme="minorHAnsi" w:hAnsiTheme="minorHAnsi" w:cstheme="minorHAnsi"/>
        </w:rPr>
      </w:pPr>
    </w:p>
    <w:p w14:paraId="5CFB9BA6" w14:textId="2AFEBF0E" w:rsidR="0042274E" w:rsidRPr="00CE2CED" w:rsidRDefault="0042274E" w:rsidP="0042274E">
      <w:pPr>
        <w:pStyle w:val="Heading3"/>
      </w:pPr>
      <w:bookmarkStart w:id="536" w:name="_Toc170074595"/>
      <w:bookmarkStart w:id="537" w:name="_Toc170578795"/>
      <w:r w:rsidRPr="00CE2CED">
        <w:lastRenderedPageBreak/>
        <w:t>Execution ID</w:t>
      </w:r>
      <w:bookmarkEnd w:id="536"/>
      <w:bookmarkEnd w:id="537"/>
    </w:p>
    <w:p w14:paraId="30C7F1BA" w14:textId="63EB4F28" w:rsidR="0042274E" w:rsidRDefault="0042274E" w:rsidP="0042274E">
      <w:pPr>
        <w:pStyle w:val="NormalNGMDS"/>
        <w:ind w:left="0"/>
        <w:rPr>
          <w:rFonts w:asciiTheme="minorHAnsi" w:hAnsiTheme="minorHAnsi" w:cstheme="minorHAnsi"/>
        </w:rPr>
      </w:pPr>
      <w:r w:rsidRPr="00417716">
        <w:rPr>
          <w:rFonts w:asciiTheme="minorHAnsi" w:hAnsiTheme="minorHAnsi" w:cstheme="minorHAnsi"/>
        </w:rPr>
        <w:t xml:space="preserve">The </w:t>
      </w:r>
      <w:r>
        <w:rPr>
          <w:rFonts w:asciiTheme="minorHAnsi" w:hAnsiTheme="minorHAnsi" w:cstheme="minorHAnsi"/>
        </w:rPr>
        <w:t>gateway</w:t>
      </w:r>
      <w:r w:rsidRPr="00417716">
        <w:rPr>
          <w:rFonts w:asciiTheme="minorHAnsi" w:hAnsiTheme="minorHAnsi" w:cstheme="minorHAnsi"/>
        </w:rPr>
        <w:t xml:space="preserve"> will use the </w:t>
      </w:r>
      <w:r w:rsidR="0031616B" w:rsidRPr="00417716">
        <w:rPr>
          <w:rFonts w:asciiTheme="minorHAnsi" w:hAnsiTheme="minorHAnsi" w:cstheme="minorHAnsi"/>
        </w:rPr>
        <w:t>Exec</w:t>
      </w:r>
      <w:r w:rsidR="0031616B">
        <w:rPr>
          <w:rFonts w:asciiTheme="minorHAnsi" w:hAnsiTheme="minorHAnsi" w:cstheme="minorHAnsi"/>
        </w:rPr>
        <w:t>ution</w:t>
      </w:r>
      <w:r>
        <w:rPr>
          <w:rFonts w:asciiTheme="minorHAnsi" w:hAnsiTheme="minorHAnsi" w:cstheme="minorHAnsi"/>
        </w:rPr>
        <w:t xml:space="preserve"> </w:t>
      </w:r>
      <w:r w:rsidRPr="00417716">
        <w:rPr>
          <w:rFonts w:asciiTheme="minorHAnsi" w:hAnsiTheme="minorHAnsi" w:cstheme="minorHAnsi"/>
        </w:rPr>
        <w:t>ID field to affix a unique identifier for</w:t>
      </w:r>
      <w:r>
        <w:rPr>
          <w:rFonts w:asciiTheme="minorHAnsi" w:hAnsiTheme="minorHAnsi" w:cstheme="minorHAnsi"/>
        </w:rPr>
        <w:t xml:space="preserve"> </w:t>
      </w:r>
      <w:r w:rsidR="00F6116A">
        <w:rPr>
          <w:rFonts w:asciiTheme="minorHAnsi" w:hAnsiTheme="minorHAnsi" w:cstheme="minorHAnsi"/>
        </w:rPr>
        <w:t>the positive order</w:t>
      </w:r>
      <w:r w:rsidR="009A38C7">
        <w:rPr>
          <w:rFonts w:asciiTheme="minorHAnsi" w:hAnsiTheme="minorHAnsi" w:cstheme="minorHAnsi"/>
        </w:rPr>
        <w:t xml:space="preserve">/quote </w:t>
      </w:r>
      <w:r w:rsidR="00F6116A">
        <w:rPr>
          <w:rFonts w:asciiTheme="minorHAnsi" w:hAnsiTheme="minorHAnsi" w:cstheme="minorHAnsi"/>
        </w:rPr>
        <w:t>related message</w:t>
      </w:r>
      <w:r w:rsidR="00FD6F9B">
        <w:rPr>
          <w:rFonts w:asciiTheme="minorHAnsi" w:hAnsiTheme="minorHAnsi" w:cstheme="minorHAnsi"/>
        </w:rPr>
        <w:t xml:space="preserve"> generated</w:t>
      </w:r>
      <w:r w:rsidR="00F6116A">
        <w:rPr>
          <w:rFonts w:asciiTheme="minorHAnsi" w:hAnsiTheme="minorHAnsi" w:cstheme="minorHAnsi"/>
        </w:rPr>
        <w:t xml:space="preserve">. </w:t>
      </w:r>
      <w:r w:rsidR="00F6116A" w:rsidRPr="00417716">
        <w:rPr>
          <w:rFonts w:asciiTheme="minorHAnsi" w:hAnsiTheme="minorHAnsi" w:cstheme="minorHAnsi"/>
        </w:rPr>
        <w:t>Exec</w:t>
      </w:r>
      <w:r w:rsidR="00F6116A">
        <w:rPr>
          <w:rFonts w:asciiTheme="minorHAnsi" w:hAnsiTheme="minorHAnsi" w:cstheme="minorHAnsi"/>
        </w:rPr>
        <w:t xml:space="preserve">ution </w:t>
      </w:r>
      <w:r w:rsidR="00F6116A" w:rsidRPr="00417716">
        <w:rPr>
          <w:rFonts w:asciiTheme="minorHAnsi" w:hAnsiTheme="minorHAnsi" w:cstheme="minorHAnsi"/>
        </w:rPr>
        <w:t xml:space="preserve">ID </w:t>
      </w:r>
      <w:r w:rsidRPr="00417716">
        <w:rPr>
          <w:rFonts w:asciiTheme="minorHAnsi" w:hAnsiTheme="minorHAnsi" w:cstheme="minorHAnsi"/>
        </w:rPr>
        <w:t xml:space="preserve">value will be unique </w:t>
      </w:r>
      <w:r>
        <w:rPr>
          <w:rFonts w:asciiTheme="minorHAnsi" w:hAnsiTheme="minorHAnsi" w:cstheme="minorHAnsi"/>
        </w:rPr>
        <w:t>with the current day</w:t>
      </w:r>
      <w:r w:rsidRPr="00417716">
        <w:rPr>
          <w:rFonts w:asciiTheme="minorHAnsi" w:hAnsiTheme="minorHAnsi" w:cstheme="minorHAnsi"/>
        </w:rPr>
        <w:t>.</w:t>
      </w:r>
    </w:p>
    <w:p w14:paraId="01912C57" w14:textId="77777777" w:rsidR="0042274E" w:rsidRPr="00417716" w:rsidRDefault="0042274E" w:rsidP="0042274E">
      <w:pPr>
        <w:pStyle w:val="NormalNGMDS"/>
        <w:ind w:left="0"/>
        <w:rPr>
          <w:rFonts w:asciiTheme="minorHAnsi" w:hAnsiTheme="minorHAnsi" w:cstheme="minorHAnsi"/>
        </w:rPr>
      </w:pPr>
    </w:p>
    <w:p w14:paraId="395EA8D3" w14:textId="77777777" w:rsidR="0042274E" w:rsidRPr="00417716" w:rsidRDefault="0042274E" w:rsidP="0042274E">
      <w:pPr>
        <w:pStyle w:val="Heading3"/>
      </w:pPr>
      <w:bookmarkStart w:id="538" w:name="_Toc336373218"/>
      <w:bookmarkStart w:id="539" w:name="_Toc336373531"/>
      <w:bookmarkStart w:id="540" w:name="_Toc336417543"/>
      <w:bookmarkStart w:id="541" w:name="_Toc336417698"/>
      <w:bookmarkStart w:id="542" w:name="_Toc336417853"/>
      <w:bookmarkStart w:id="543" w:name="_Toc336419939"/>
      <w:bookmarkStart w:id="544" w:name="_Toc336438644"/>
      <w:bookmarkStart w:id="545" w:name="_Toc336438796"/>
      <w:bookmarkStart w:id="546" w:name="_Toc336438947"/>
      <w:bookmarkStart w:id="547" w:name="_Toc336439096"/>
      <w:bookmarkStart w:id="548" w:name="_Toc337116134"/>
      <w:bookmarkStart w:id="549" w:name="_Toc337116303"/>
      <w:bookmarkStart w:id="550" w:name="_Toc337122447"/>
      <w:bookmarkStart w:id="551" w:name="_Toc337122615"/>
      <w:bookmarkStart w:id="552" w:name="_Toc337125437"/>
      <w:bookmarkStart w:id="553" w:name="_Toc337125602"/>
      <w:bookmarkStart w:id="554" w:name="_Toc337125765"/>
      <w:bookmarkStart w:id="555" w:name="_Toc337125927"/>
      <w:bookmarkStart w:id="556" w:name="_Toc337126090"/>
      <w:bookmarkStart w:id="557" w:name="_Toc337126251"/>
      <w:bookmarkStart w:id="558" w:name="_Toc337126412"/>
      <w:bookmarkStart w:id="559" w:name="_Toc337126573"/>
      <w:bookmarkStart w:id="560" w:name="_Toc337137545"/>
      <w:bookmarkStart w:id="561" w:name="_Toc337482093"/>
      <w:bookmarkStart w:id="562" w:name="_Toc170074596"/>
      <w:bookmarkStart w:id="563" w:name="_Toc170578796"/>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r w:rsidRPr="00DE25C2">
        <w:t>Order Expiry</w:t>
      </w:r>
      <w:bookmarkEnd w:id="562"/>
      <w:bookmarkEnd w:id="563"/>
    </w:p>
    <w:p w14:paraId="7F7F685D" w14:textId="77777777" w:rsidR="0042274E" w:rsidRDefault="0042274E" w:rsidP="0042274E">
      <w:pPr>
        <w:pStyle w:val="NormalNGMDS"/>
        <w:ind w:left="0"/>
      </w:pPr>
      <w:r w:rsidRPr="00CA3176">
        <w:t>All orders and quotes expire according to the Time Validity either explicitly specified when they are submitted or implicitly defined in trading rule.</w:t>
      </w:r>
    </w:p>
    <w:p w14:paraId="55D3A88D" w14:textId="77777777" w:rsidR="0042274E" w:rsidRDefault="0042274E" w:rsidP="0042274E">
      <w:pPr>
        <w:pStyle w:val="NormalNGMDS"/>
        <w:ind w:left="0"/>
      </w:pPr>
      <w:r>
        <w:t>Day orders</w:t>
      </w:r>
      <w:r w:rsidRPr="00542307">
        <w:t xml:space="preserve"> </w:t>
      </w:r>
      <w:r>
        <w:t xml:space="preserve">will be </w:t>
      </w:r>
      <w:r w:rsidRPr="00542307">
        <w:t>expire</w:t>
      </w:r>
      <w:r>
        <w:t>d</w:t>
      </w:r>
      <w:r w:rsidRPr="00542307">
        <w:t xml:space="preserve"> and removed at DAYEND trading state. Specifically, for those orders </w:t>
      </w:r>
      <w:r>
        <w:t xml:space="preserve">that </w:t>
      </w:r>
      <w:r w:rsidRPr="00542307">
        <w:t xml:space="preserve">do not participate in AHT session, expiration is done together with other day orders at DAYEND. While in AHT session, they are removed from the market and stored in non-public order book at trading state with INACT_T_ORDER </w:t>
      </w:r>
      <w:r>
        <w:t xml:space="preserve">flag </w:t>
      </w:r>
      <w:r w:rsidRPr="00542307">
        <w:t xml:space="preserve">where only cancellation is allowed. No cancellation </w:t>
      </w:r>
      <w:r>
        <w:t>message</w:t>
      </w:r>
      <w:r w:rsidRPr="00542307">
        <w:t xml:space="preserve"> will be sent when </w:t>
      </w:r>
      <w:r>
        <w:t xml:space="preserve">Day </w:t>
      </w:r>
      <w:r w:rsidRPr="00542307">
        <w:t>orders are removed at DAYEND.</w:t>
      </w:r>
    </w:p>
    <w:p w14:paraId="33F6114D" w14:textId="77777777" w:rsidR="0042274E" w:rsidRDefault="0042274E" w:rsidP="0042274E">
      <w:pPr>
        <w:pStyle w:val="NormalNGMDS"/>
        <w:ind w:left="0"/>
      </w:pPr>
      <w:r w:rsidRPr="00427EF5">
        <w:t xml:space="preserve">All quotes expire and be removed at (a) trading state with INACT_T_ORDER </w:t>
      </w:r>
      <w:r>
        <w:t xml:space="preserve">flag </w:t>
      </w:r>
      <w:r w:rsidRPr="00427EF5">
        <w:t xml:space="preserve">and (b) DAYEND trading state. No cancellation </w:t>
      </w:r>
      <w:r>
        <w:t>message</w:t>
      </w:r>
      <w:r w:rsidRPr="00427EF5">
        <w:t xml:space="preserve"> will be sent.</w:t>
      </w:r>
    </w:p>
    <w:p w14:paraId="020275EB" w14:textId="77777777" w:rsidR="0042274E" w:rsidRDefault="0042274E" w:rsidP="0042274E">
      <w:pPr>
        <w:pStyle w:val="NormalNGMDS"/>
        <w:ind w:left="0"/>
      </w:pPr>
      <w:r w:rsidRPr="00344CD5">
        <w:t>F</w:t>
      </w:r>
      <w:r>
        <w:t>A</w:t>
      </w:r>
      <w:r w:rsidRPr="00344CD5">
        <w:t>K and F</w:t>
      </w:r>
      <w:r>
        <w:t>O</w:t>
      </w:r>
      <w:r w:rsidRPr="00344CD5">
        <w:t xml:space="preserve">K </w:t>
      </w:r>
      <w:r>
        <w:t xml:space="preserve">orders </w:t>
      </w:r>
      <w:r w:rsidRPr="00344CD5">
        <w:t xml:space="preserve">will not rest in order book, they expire immediately with remaining volume cancelled after matching against orders in order book. </w:t>
      </w:r>
      <w:r>
        <w:t>A</w:t>
      </w:r>
      <w:r w:rsidRPr="00344CD5">
        <w:t xml:space="preserve"> cancellation </w:t>
      </w:r>
      <w:r>
        <w:t>message</w:t>
      </w:r>
      <w:r w:rsidRPr="00344CD5">
        <w:t xml:space="preserve"> will be sent</w:t>
      </w:r>
      <w:r>
        <w:t xml:space="preserve"> out if </w:t>
      </w:r>
      <w:r w:rsidRPr="00344CD5">
        <w:t>F</w:t>
      </w:r>
      <w:r>
        <w:t>A</w:t>
      </w:r>
      <w:r w:rsidRPr="00344CD5">
        <w:t>K and F</w:t>
      </w:r>
      <w:r>
        <w:t>O</w:t>
      </w:r>
      <w:r w:rsidRPr="00344CD5">
        <w:t xml:space="preserve">K </w:t>
      </w:r>
      <w:r>
        <w:t>orders expires</w:t>
      </w:r>
    </w:p>
    <w:p w14:paraId="33725BAA" w14:textId="77777777" w:rsidR="0042274E" w:rsidRDefault="0042274E" w:rsidP="0042274E">
      <w:pPr>
        <w:pStyle w:val="NormalNGMDS"/>
        <w:ind w:left="0"/>
      </w:pPr>
      <w:r w:rsidRPr="00D64726">
        <w:t xml:space="preserve">GTD </w:t>
      </w:r>
      <w:r>
        <w:t xml:space="preserve">order is </w:t>
      </w:r>
      <w:r w:rsidRPr="00D64726">
        <w:t>submitted with Expir</w:t>
      </w:r>
      <w:r>
        <w:t>e</w:t>
      </w:r>
      <w:r w:rsidRPr="00D64726">
        <w:t xml:space="preserve"> Date attribute. They expire at DAYEND trading state on the Expir</w:t>
      </w:r>
      <w:r>
        <w:t>e</w:t>
      </w:r>
      <w:r w:rsidRPr="00D64726">
        <w:t xml:space="preserve"> Date. No cancellation transactions will be sent.</w:t>
      </w:r>
    </w:p>
    <w:p w14:paraId="45335171" w14:textId="77777777" w:rsidR="0042274E" w:rsidRDefault="0042274E" w:rsidP="0042274E">
      <w:pPr>
        <w:pStyle w:val="NormalNGMDS"/>
        <w:ind w:left="0"/>
      </w:pPr>
      <w:r w:rsidRPr="00082C5C">
        <w:t xml:space="preserve">Orders for instruments after last trading date/time are kept in the order book with no further actions can be taken on them. They are removed at DAYEND with no cancellation </w:t>
      </w:r>
      <w:r>
        <w:t>message</w:t>
      </w:r>
      <w:r w:rsidRPr="00082C5C">
        <w:t xml:space="preserve"> sent.</w:t>
      </w:r>
    </w:p>
    <w:p w14:paraId="5CC82DDF" w14:textId="77777777" w:rsidR="0042274E" w:rsidRDefault="0042274E" w:rsidP="0042274E">
      <w:pPr>
        <w:pStyle w:val="NormalNGMDS"/>
        <w:ind w:left="0"/>
      </w:pPr>
    </w:p>
    <w:p w14:paraId="0694AB57" w14:textId="77777777" w:rsidR="0042274E" w:rsidRPr="00417716" w:rsidRDefault="0042274E" w:rsidP="0042274E">
      <w:pPr>
        <w:pStyle w:val="Heading3"/>
      </w:pPr>
      <w:bookmarkStart w:id="564" w:name="_Toc170074597"/>
      <w:bookmarkStart w:id="565" w:name="_Toc170578797"/>
      <w:r w:rsidRPr="00417716">
        <w:t xml:space="preserve">Order </w:t>
      </w:r>
      <w:r>
        <w:t>Restatement</w:t>
      </w:r>
      <w:bookmarkEnd w:id="564"/>
      <w:bookmarkEnd w:id="565"/>
    </w:p>
    <w:p w14:paraId="107DEE97" w14:textId="5C92CC60" w:rsidR="0042274E" w:rsidRDefault="0042274E" w:rsidP="0042274E">
      <w:pPr>
        <w:pStyle w:val="NormalNGMDS"/>
        <w:ind w:left="0"/>
        <w:rPr>
          <w:rFonts w:asciiTheme="minorHAnsi" w:hAnsiTheme="minorHAnsi" w:cstheme="minorHAnsi"/>
        </w:rPr>
      </w:pPr>
      <w:r>
        <w:rPr>
          <w:rFonts w:asciiTheme="minorHAnsi" w:hAnsiTheme="minorHAnsi" w:cstheme="minorHAnsi"/>
          <w:lang w:val="en-US"/>
        </w:rPr>
        <w:t xml:space="preserve">GT </w:t>
      </w:r>
      <w:r w:rsidRPr="00014923">
        <w:rPr>
          <w:rFonts w:asciiTheme="minorHAnsi" w:hAnsiTheme="minorHAnsi" w:cstheme="minorHAnsi"/>
        </w:rPr>
        <w:t>orders</w:t>
      </w:r>
      <w:r>
        <w:rPr>
          <w:rFonts w:asciiTheme="minorHAnsi" w:hAnsiTheme="minorHAnsi" w:cstheme="minorHAnsi"/>
        </w:rPr>
        <w:t xml:space="preserve"> will be restated/reloaded when the market segment is online, i.e. entering a new trading day and </w:t>
      </w:r>
      <w:r>
        <w:t>Order Restated (</w:t>
      </w:r>
      <w:r w:rsidR="00350550">
        <w:t>57</w:t>
      </w:r>
      <w:r>
        <w:t>) message will be conveyed to client.</w:t>
      </w:r>
    </w:p>
    <w:p w14:paraId="4A36E35B" w14:textId="77777777" w:rsidR="0042274E" w:rsidRDefault="0042274E" w:rsidP="0042274E">
      <w:pPr>
        <w:pStyle w:val="NormalNGMDS"/>
        <w:ind w:left="0"/>
        <w:rPr>
          <w:rFonts w:asciiTheme="minorHAnsi" w:hAnsiTheme="minorHAnsi" w:cstheme="minorHAnsi"/>
        </w:rPr>
      </w:pPr>
      <w:r>
        <w:rPr>
          <w:rFonts w:asciiTheme="minorHAnsi" w:hAnsiTheme="minorHAnsi" w:cstheme="minorHAnsi"/>
        </w:rPr>
        <w:t>During the GT orders restatements, if the client has already logged on, the client will receive such restatement messages immediately; otherwise, when the client re-logon, it will also receive them.</w:t>
      </w:r>
    </w:p>
    <w:p w14:paraId="36BD055B" w14:textId="77777777" w:rsidR="0042274E" w:rsidRDefault="0042274E" w:rsidP="0042274E">
      <w:pPr>
        <w:pStyle w:val="NormalNGMDS"/>
        <w:ind w:left="0"/>
        <w:rPr>
          <w:rFonts w:asciiTheme="minorHAnsi" w:hAnsiTheme="minorHAnsi" w:cstheme="minorHAnsi"/>
        </w:rPr>
      </w:pPr>
    </w:p>
    <w:p w14:paraId="0C835219" w14:textId="77777777" w:rsidR="0042274E" w:rsidRPr="00417716" w:rsidRDefault="0042274E" w:rsidP="0042274E">
      <w:pPr>
        <w:pStyle w:val="Heading3"/>
      </w:pPr>
      <w:bookmarkStart w:id="566" w:name="_Toc170074598"/>
      <w:bookmarkStart w:id="567" w:name="_Toc170578798"/>
      <w:r w:rsidRPr="00417716">
        <w:t>Order Submission</w:t>
      </w:r>
      <w:bookmarkEnd w:id="566"/>
      <w:bookmarkEnd w:id="567"/>
    </w:p>
    <w:p w14:paraId="24F13AFC" w14:textId="4D2D8E58" w:rsidR="0042274E" w:rsidRPr="00417716" w:rsidRDefault="0042274E" w:rsidP="0042274E">
      <w:pPr>
        <w:pStyle w:val="NormalNGMDS"/>
        <w:ind w:left="0"/>
        <w:rPr>
          <w:rFonts w:asciiTheme="minorHAnsi" w:hAnsiTheme="minorHAnsi" w:cstheme="minorHAnsi"/>
          <w:szCs w:val="20"/>
        </w:rPr>
      </w:pPr>
      <w:r>
        <w:rPr>
          <w:rFonts w:asciiTheme="minorHAnsi" w:hAnsiTheme="minorHAnsi" w:cstheme="minorHAnsi"/>
          <w:szCs w:val="20"/>
        </w:rPr>
        <w:t>O</w:t>
      </w:r>
      <w:r w:rsidRPr="00417716">
        <w:rPr>
          <w:rFonts w:asciiTheme="minorHAnsi" w:hAnsiTheme="minorHAnsi" w:cstheme="minorHAnsi"/>
          <w:szCs w:val="20"/>
        </w:rPr>
        <w:t xml:space="preserve">rders can be submitted into the </w:t>
      </w:r>
      <w:r>
        <w:rPr>
          <w:rFonts w:asciiTheme="minorHAnsi" w:hAnsiTheme="minorHAnsi" w:cstheme="minorHAnsi"/>
          <w:szCs w:val="20"/>
        </w:rPr>
        <w:t>gateway</w:t>
      </w:r>
      <w:r w:rsidRPr="00417716">
        <w:rPr>
          <w:rFonts w:asciiTheme="minorHAnsi" w:hAnsiTheme="minorHAnsi" w:cstheme="minorHAnsi"/>
          <w:szCs w:val="20"/>
        </w:rPr>
        <w:t xml:space="preserve"> using the </w:t>
      </w:r>
      <w:r>
        <w:rPr>
          <w:rFonts w:asciiTheme="minorHAnsi" w:hAnsiTheme="minorHAnsi" w:cstheme="minorHAnsi"/>
          <w:vanish/>
          <w:szCs w:val="20"/>
        </w:rPr>
        <w:t>New Order Single (</w:t>
      </w:r>
      <w:r w:rsidR="00350550">
        <w:rPr>
          <w:rFonts w:asciiTheme="minorHAnsi" w:hAnsiTheme="minorHAnsi" w:cstheme="minorHAnsi"/>
          <w:vanish/>
          <w:szCs w:val="20"/>
        </w:rPr>
        <w:t>11</w:t>
      </w:r>
      <w:r>
        <w:rPr>
          <w:rFonts w:asciiTheme="minorHAnsi" w:hAnsiTheme="minorHAnsi" w:cstheme="minorHAnsi"/>
          <w:vanish/>
          <w:szCs w:val="20"/>
        </w:rPr>
        <w:t>)</w:t>
      </w:r>
      <w:r w:rsidRPr="00417716">
        <w:rPr>
          <w:rFonts w:asciiTheme="minorHAnsi" w:hAnsiTheme="minorHAnsi" w:cstheme="minorHAnsi"/>
          <w:szCs w:val="20"/>
        </w:rPr>
        <w:t>.</w:t>
      </w:r>
    </w:p>
    <w:p w14:paraId="5570AE56" w14:textId="77777777" w:rsidR="0042274E" w:rsidRDefault="0042274E" w:rsidP="0042274E">
      <w:pPr>
        <w:pStyle w:val="NormalNGMDS"/>
        <w:ind w:left="0"/>
        <w:rPr>
          <w:rFonts w:asciiTheme="minorHAnsi" w:hAnsiTheme="minorHAnsi" w:cstheme="minorHAnsi"/>
        </w:rPr>
      </w:pPr>
      <w:r w:rsidRPr="00417716">
        <w:rPr>
          <w:rFonts w:asciiTheme="minorHAnsi" w:hAnsiTheme="minorHAnsi" w:cstheme="minorHAnsi"/>
        </w:rPr>
        <w:t xml:space="preserve">The client must </w:t>
      </w:r>
      <w:r>
        <w:rPr>
          <w:rFonts w:asciiTheme="minorHAnsi" w:hAnsiTheme="minorHAnsi" w:cstheme="minorHAnsi"/>
        </w:rPr>
        <w:t>input</w:t>
      </w:r>
      <w:r w:rsidRPr="00417716">
        <w:rPr>
          <w:rFonts w:asciiTheme="minorHAnsi" w:hAnsiTheme="minorHAnsi" w:cstheme="minorHAnsi"/>
        </w:rPr>
        <w:t xml:space="preserve"> a</w:t>
      </w:r>
      <w:r>
        <w:rPr>
          <w:rFonts w:asciiTheme="minorHAnsi" w:hAnsiTheme="minorHAnsi" w:cstheme="minorHAnsi"/>
        </w:rPr>
        <w:t xml:space="preserve"> unique Client Order ID</w:t>
      </w:r>
      <w:r w:rsidRPr="00417716">
        <w:rPr>
          <w:rFonts w:asciiTheme="minorHAnsi" w:hAnsiTheme="minorHAnsi" w:cstheme="minorHAnsi"/>
        </w:rPr>
        <w:t xml:space="preserve"> when submitting a New Order </w:t>
      </w:r>
      <w:r>
        <w:rPr>
          <w:rFonts w:asciiTheme="minorHAnsi" w:hAnsiTheme="minorHAnsi" w:cstheme="minorHAnsi"/>
          <w:vanish/>
          <w:szCs w:val="20"/>
        </w:rPr>
        <w:t xml:space="preserve">Single </w:t>
      </w:r>
      <w:r w:rsidRPr="00417716">
        <w:rPr>
          <w:rFonts w:asciiTheme="minorHAnsi" w:hAnsiTheme="minorHAnsi" w:cstheme="minorHAnsi"/>
        </w:rPr>
        <w:t>message</w:t>
      </w:r>
      <w:r>
        <w:rPr>
          <w:rFonts w:asciiTheme="minorHAnsi" w:hAnsiTheme="minorHAnsi" w:cstheme="minorHAnsi"/>
        </w:rPr>
        <w:t>, the ID is for specifying the order in subsequent order action like amendment or cancel.</w:t>
      </w:r>
    </w:p>
    <w:p w14:paraId="5EDCFC72" w14:textId="12F6B247" w:rsidR="0042274E" w:rsidRDefault="0042274E" w:rsidP="0042274E">
      <w:pPr>
        <w:pStyle w:val="NormalNGMDS"/>
        <w:ind w:left="0"/>
        <w:rPr>
          <w:rFonts w:asciiTheme="minorHAnsi" w:hAnsiTheme="minorHAnsi" w:cstheme="minorHAnsi"/>
        </w:rPr>
      </w:pPr>
      <w:r w:rsidRPr="00FA47B1">
        <w:rPr>
          <w:rFonts w:asciiTheme="minorHAnsi" w:hAnsiTheme="minorHAnsi" w:cstheme="minorHAnsi"/>
        </w:rPr>
        <w:t xml:space="preserve">A successful </w:t>
      </w:r>
      <w:r>
        <w:rPr>
          <w:rFonts w:asciiTheme="minorHAnsi" w:hAnsiTheme="minorHAnsi" w:cstheme="minorHAnsi"/>
        </w:rPr>
        <w:t>order submission</w:t>
      </w:r>
      <w:r w:rsidRPr="00FA47B1">
        <w:rPr>
          <w:rFonts w:asciiTheme="minorHAnsi" w:hAnsiTheme="minorHAnsi" w:cstheme="minorHAnsi"/>
        </w:rPr>
        <w:t xml:space="preserve"> will return an </w:t>
      </w:r>
      <w:r w:rsidR="00350550">
        <w:rPr>
          <w:rFonts w:asciiTheme="minorHAnsi" w:hAnsiTheme="minorHAnsi" w:cstheme="minorHAnsi"/>
        </w:rPr>
        <w:t>Order Accepted (54)</w:t>
      </w:r>
      <w:r>
        <w:rPr>
          <w:rFonts w:asciiTheme="minorHAnsi" w:hAnsiTheme="minorHAnsi" w:cstheme="minorHAnsi"/>
        </w:rPr>
        <w:t xml:space="preserve"> message</w:t>
      </w:r>
      <w:r w:rsidRPr="00FA47B1">
        <w:rPr>
          <w:rFonts w:asciiTheme="minorHAnsi" w:hAnsiTheme="minorHAnsi" w:cstheme="minorHAnsi"/>
        </w:rPr>
        <w:t>. If the new order request is rejected,</w:t>
      </w:r>
      <w:r>
        <w:rPr>
          <w:rFonts w:asciiTheme="minorHAnsi" w:hAnsiTheme="minorHAnsi" w:cstheme="minorHAnsi"/>
        </w:rPr>
        <w:t xml:space="preserve"> Order Rejected (</w:t>
      </w:r>
      <w:r w:rsidR="002D6009">
        <w:rPr>
          <w:rFonts w:asciiTheme="minorHAnsi" w:hAnsiTheme="minorHAnsi" w:cstheme="minorHAnsi"/>
        </w:rPr>
        <w:t>51</w:t>
      </w:r>
      <w:r>
        <w:rPr>
          <w:rFonts w:asciiTheme="minorHAnsi" w:hAnsiTheme="minorHAnsi" w:cstheme="minorHAnsi"/>
        </w:rPr>
        <w:t>) will be returned</w:t>
      </w:r>
      <w:r w:rsidRPr="00FA47B1">
        <w:rPr>
          <w:rFonts w:asciiTheme="minorHAnsi" w:hAnsiTheme="minorHAnsi" w:cstheme="minorHAnsi"/>
        </w:rPr>
        <w:t>.</w:t>
      </w:r>
    </w:p>
    <w:p w14:paraId="5ECD8E22" w14:textId="77777777" w:rsidR="0042274E" w:rsidRDefault="0042274E" w:rsidP="0042274E">
      <w:pPr>
        <w:pStyle w:val="NormalNGMDS"/>
        <w:ind w:left="0"/>
        <w:rPr>
          <w:rFonts w:asciiTheme="minorHAnsi" w:hAnsiTheme="minorHAnsi" w:cstheme="minorHAnsi"/>
        </w:rPr>
      </w:pPr>
    </w:p>
    <w:p w14:paraId="0ED29DB3" w14:textId="77777777" w:rsidR="0042274E" w:rsidRPr="00417716" w:rsidRDefault="0042274E" w:rsidP="0042274E">
      <w:pPr>
        <w:pStyle w:val="Heading3"/>
      </w:pPr>
      <w:bookmarkStart w:id="568" w:name="_Toc170074599"/>
      <w:bookmarkStart w:id="569" w:name="_Toc170578799"/>
      <w:r w:rsidRPr="00417716">
        <w:t xml:space="preserve">Order </w:t>
      </w:r>
      <w:r>
        <w:t>Amendment</w:t>
      </w:r>
      <w:bookmarkEnd w:id="568"/>
      <w:bookmarkEnd w:id="569"/>
    </w:p>
    <w:p w14:paraId="40F88C5B" w14:textId="77777777" w:rsidR="0042274E" w:rsidRDefault="0042274E" w:rsidP="0042274E">
      <w:pPr>
        <w:pStyle w:val="NormalNGMDS"/>
        <w:ind w:left="0"/>
        <w:rPr>
          <w:rFonts w:asciiTheme="minorHAnsi" w:hAnsiTheme="minorHAnsi" w:cstheme="minorHAnsi"/>
        </w:rPr>
      </w:pPr>
      <w:r>
        <w:rPr>
          <w:rFonts w:asciiTheme="minorHAnsi" w:hAnsiTheme="minorHAnsi" w:cstheme="minorHAnsi"/>
        </w:rPr>
        <w:t>Orders</w:t>
      </w:r>
      <w:r w:rsidRPr="007D24D7">
        <w:rPr>
          <w:rFonts w:asciiTheme="minorHAnsi" w:hAnsiTheme="minorHAnsi" w:cstheme="minorHAnsi"/>
        </w:rPr>
        <w:t xml:space="preserve"> can be amended by using </w:t>
      </w:r>
      <w:r>
        <w:rPr>
          <w:rFonts w:asciiTheme="minorHAnsi" w:hAnsiTheme="minorHAnsi" w:cstheme="minorHAnsi"/>
        </w:rPr>
        <w:t>the</w:t>
      </w:r>
      <w:r w:rsidRPr="007D24D7">
        <w:rPr>
          <w:rFonts w:asciiTheme="minorHAnsi" w:hAnsiTheme="minorHAnsi" w:cstheme="minorHAnsi"/>
        </w:rPr>
        <w:t xml:space="preserve"> Order </w:t>
      </w:r>
      <w:r>
        <w:rPr>
          <w:rFonts w:asciiTheme="minorHAnsi" w:hAnsiTheme="minorHAnsi" w:cstheme="minorHAnsi"/>
        </w:rPr>
        <w:t>Amend</w:t>
      </w:r>
      <w:r w:rsidRPr="007D24D7">
        <w:rPr>
          <w:rFonts w:asciiTheme="minorHAnsi" w:hAnsiTheme="minorHAnsi" w:cstheme="minorHAnsi"/>
        </w:rPr>
        <w:t xml:space="preserve"> Request </w:t>
      </w:r>
      <w:r>
        <w:rPr>
          <w:rFonts w:asciiTheme="minorHAnsi" w:hAnsiTheme="minorHAnsi" w:cstheme="minorHAnsi"/>
        </w:rPr>
        <w:t xml:space="preserve">with </w:t>
      </w:r>
      <w:r w:rsidRPr="007D24D7">
        <w:rPr>
          <w:rFonts w:asciiTheme="minorHAnsi" w:hAnsiTheme="minorHAnsi" w:cstheme="minorHAnsi"/>
        </w:rPr>
        <w:t>specifying the</w:t>
      </w:r>
      <w:r>
        <w:rPr>
          <w:rFonts w:asciiTheme="minorHAnsi" w:hAnsiTheme="minorHAnsi" w:cstheme="minorHAnsi"/>
        </w:rPr>
        <w:t xml:space="preserve"> Client Order ID of the original order in </w:t>
      </w:r>
      <w:r>
        <w:rPr>
          <w:rFonts w:cstheme="minorHAnsi"/>
          <w:szCs w:val="20"/>
        </w:rPr>
        <w:t>Original Client Order ID</w:t>
      </w:r>
      <w:r>
        <w:rPr>
          <w:rFonts w:asciiTheme="minorHAnsi" w:hAnsiTheme="minorHAnsi" w:cstheme="minorHAnsi"/>
        </w:rPr>
        <w:t xml:space="preserve"> field</w:t>
      </w:r>
      <w:r w:rsidRPr="007D24D7">
        <w:rPr>
          <w:rFonts w:asciiTheme="minorHAnsi" w:hAnsiTheme="minorHAnsi" w:cstheme="minorHAnsi"/>
        </w:rPr>
        <w:t>.</w:t>
      </w:r>
      <w:r>
        <w:rPr>
          <w:rFonts w:asciiTheme="minorHAnsi" w:hAnsiTheme="minorHAnsi" w:cstheme="minorHAnsi"/>
        </w:rPr>
        <w:t xml:space="preserve"> A new Client Order ID must be provided in the amend request. The order will be referred by using this new Client Order ID onward once the amendment succeeded.</w:t>
      </w:r>
    </w:p>
    <w:p w14:paraId="1A2D5EF8" w14:textId="77777777" w:rsidR="0042274E" w:rsidRPr="007D24D7" w:rsidRDefault="0042274E" w:rsidP="0042274E">
      <w:pPr>
        <w:pStyle w:val="NormalNGMDS"/>
        <w:ind w:left="0"/>
        <w:rPr>
          <w:rFonts w:asciiTheme="minorHAnsi" w:hAnsiTheme="minorHAnsi" w:cstheme="minorHAnsi"/>
        </w:rPr>
      </w:pPr>
    </w:p>
    <w:p w14:paraId="59A116C0" w14:textId="4577ACC8" w:rsidR="0042274E" w:rsidRDefault="0042274E" w:rsidP="0042274E">
      <w:pPr>
        <w:pStyle w:val="NormalNGMDS"/>
        <w:ind w:left="0"/>
        <w:rPr>
          <w:rFonts w:asciiTheme="minorHAnsi" w:hAnsiTheme="minorHAnsi" w:cstheme="minorHAnsi"/>
        </w:rPr>
      </w:pPr>
      <w:r w:rsidRPr="00064F28">
        <w:rPr>
          <w:rFonts w:asciiTheme="minorHAnsi" w:hAnsiTheme="minorHAnsi" w:cstheme="minorHAnsi"/>
        </w:rPr>
        <w:lastRenderedPageBreak/>
        <w:t xml:space="preserve">A successful </w:t>
      </w:r>
      <w:r>
        <w:rPr>
          <w:rFonts w:asciiTheme="minorHAnsi" w:hAnsiTheme="minorHAnsi" w:cstheme="minorHAnsi"/>
        </w:rPr>
        <w:t>amendment</w:t>
      </w:r>
      <w:r w:rsidRPr="00064F28">
        <w:rPr>
          <w:rFonts w:asciiTheme="minorHAnsi" w:hAnsiTheme="minorHAnsi" w:cstheme="minorHAnsi"/>
        </w:rPr>
        <w:t xml:space="preserve"> will return an </w:t>
      </w:r>
      <w:r>
        <w:rPr>
          <w:rFonts w:asciiTheme="minorHAnsi" w:hAnsiTheme="minorHAnsi" w:cstheme="minorHAnsi"/>
        </w:rPr>
        <w:t>Order Replaced (</w:t>
      </w:r>
      <w:r w:rsidR="00350550">
        <w:rPr>
          <w:rFonts w:asciiTheme="minorHAnsi" w:hAnsiTheme="minorHAnsi" w:cstheme="minorHAnsi"/>
        </w:rPr>
        <w:t>55</w:t>
      </w:r>
      <w:r>
        <w:rPr>
          <w:rFonts w:asciiTheme="minorHAnsi" w:hAnsiTheme="minorHAnsi" w:cstheme="minorHAnsi"/>
        </w:rPr>
        <w:t>).</w:t>
      </w:r>
      <w:r w:rsidRPr="00D5792F">
        <w:rPr>
          <w:rFonts w:asciiTheme="minorHAnsi" w:hAnsiTheme="minorHAnsi" w:cstheme="minorHAnsi"/>
          <w:color w:val="F79646" w:themeColor="accent6"/>
        </w:rPr>
        <w:t xml:space="preserve"> </w:t>
      </w:r>
      <w:r w:rsidRPr="00064F28">
        <w:rPr>
          <w:rFonts w:asciiTheme="minorHAnsi" w:hAnsiTheme="minorHAnsi" w:cstheme="minorHAnsi"/>
        </w:rPr>
        <w:t xml:space="preserve">If the </w:t>
      </w:r>
      <w:r>
        <w:rPr>
          <w:rFonts w:asciiTheme="minorHAnsi" w:hAnsiTheme="minorHAnsi" w:cstheme="minorHAnsi"/>
        </w:rPr>
        <w:t>amend request</w:t>
      </w:r>
      <w:r w:rsidRPr="00064F28">
        <w:rPr>
          <w:rFonts w:asciiTheme="minorHAnsi" w:hAnsiTheme="minorHAnsi" w:cstheme="minorHAnsi"/>
        </w:rPr>
        <w:t xml:space="preserve"> is rejected, an</w:t>
      </w:r>
      <w:r>
        <w:rPr>
          <w:rFonts w:asciiTheme="minorHAnsi" w:hAnsiTheme="minorHAnsi" w:cstheme="minorHAnsi"/>
        </w:rPr>
        <w:t xml:space="preserve"> Amend Rejected (</w:t>
      </w:r>
      <w:r w:rsidR="002D6009">
        <w:rPr>
          <w:rFonts w:asciiTheme="minorHAnsi" w:hAnsiTheme="minorHAnsi" w:cstheme="minorHAnsi"/>
        </w:rPr>
        <w:t>53</w:t>
      </w:r>
      <w:r>
        <w:rPr>
          <w:rFonts w:asciiTheme="minorHAnsi" w:hAnsiTheme="minorHAnsi" w:cstheme="minorHAnsi"/>
        </w:rPr>
        <w:t>) will be returned</w:t>
      </w:r>
      <w:r w:rsidRPr="00064F28">
        <w:rPr>
          <w:rFonts w:asciiTheme="minorHAnsi" w:hAnsiTheme="minorHAnsi" w:cstheme="minorHAnsi"/>
        </w:rPr>
        <w:t>.</w:t>
      </w:r>
    </w:p>
    <w:p w14:paraId="13F2A89B" w14:textId="77777777" w:rsidR="0042274E" w:rsidRPr="00417716" w:rsidRDefault="0042274E" w:rsidP="0042274E">
      <w:pPr>
        <w:pStyle w:val="NormalNGMDS"/>
        <w:ind w:left="0"/>
        <w:rPr>
          <w:rFonts w:asciiTheme="minorHAnsi" w:hAnsiTheme="minorHAnsi" w:cstheme="minorHAnsi"/>
        </w:rPr>
      </w:pPr>
    </w:p>
    <w:p w14:paraId="5F3B0884" w14:textId="77777777" w:rsidR="0042274E" w:rsidRPr="007D24D7" w:rsidRDefault="0042274E" w:rsidP="0042274E">
      <w:pPr>
        <w:pStyle w:val="NormalNGMDS"/>
        <w:ind w:left="0"/>
        <w:rPr>
          <w:rFonts w:asciiTheme="minorHAnsi" w:hAnsiTheme="minorHAnsi" w:cstheme="minorHAnsi"/>
        </w:rPr>
      </w:pPr>
      <w:r w:rsidRPr="007D24D7">
        <w:rPr>
          <w:rFonts w:asciiTheme="minorHAnsi" w:hAnsiTheme="minorHAnsi" w:cstheme="minorHAnsi"/>
        </w:rPr>
        <w:t xml:space="preserve">The following order attributes can be </w:t>
      </w:r>
      <w:r>
        <w:rPr>
          <w:rFonts w:asciiTheme="minorHAnsi" w:hAnsiTheme="minorHAnsi" w:cstheme="minorHAnsi"/>
        </w:rPr>
        <w:t>amended</w:t>
      </w:r>
      <w:r w:rsidRPr="007D24D7">
        <w:rPr>
          <w:rFonts w:asciiTheme="minorHAnsi" w:hAnsiTheme="minorHAnsi" w:cstheme="minorHAnsi"/>
        </w:rPr>
        <w:t>:</w:t>
      </w:r>
    </w:p>
    <w:p w14:paraId="76C2915B" w14:textId="77777777" w:rsidR="0042274E" w:rsidRPr="007D24D7" w:rsidRDefault="0042274E" w:rsidP="0042274E">
      <w:pPr>
        <w:pStyle w:val="NormalNGMDS"/>
        <w:numPr>
          <w:ilvl w:val="0"/>
          <w:numId w:val="57"/>
        </w:numPr>
        <w:rPr>
          <w:rFonts w:asciiTheme="minorHAnsi" w:hAnsiTheme="minorHAnsi" w:cstheme="minorHAnsi"/>
        </w:rPr>
      </w:pPr>
      <w:r w:rsidRPr="007D24D7">
        <w:rPr>
          <w:rFonts w:asciiTheme="minorHAnsi" w:hAnsiTheme="minorHAnsi" w:cstheme="minorHAnsi"/>
        </w:rPr>
        <w:t>Price</w:t>
      </w:r>
    </w:p>
    <w:p w14:paraId="214F555C" w14:textId="77777777" w:rsidR="0042274E" w:rsidRDefault="0042274E" w:rsidP="0042274E">
      <w:pPr>
        <w:pStyle w:val="NormalNGMDS"/>
        <w:numPr>
          <w:ilvl w:val="0"/>
          <w:numId w:val="57"/>
        </w:numPr>
        <w:rPr>
          <w:rFonts w:asciiTheme="minorHAnsi" w:hAnsiTheme="minorHAnsi" w:cstheme="minorHAnsi"/>
        </w:rPr>
      </w:pPr>
      <w:r>
        <w:rPr>
          <w:rFonts w:cstheme="minorHAnsi"/>
          <w:szCs w:val="20"/>
        </w:rPr>
        <w:t>Order Quantity</w:t>
      </w:r>
      <w:r w:rsidRPr="007D24D7">
        <w:rPr>
          <w:rFonts w:asciiTheme="minorHAnsi" w:hAnsiTheme="minorHAnsi" w:cstheme="minorHAnsi"/>
        </w:rPr>
        <w:t xml:space="preserve"> </w:t>
      </w:r>
    </w:p>
    <w:p w14:paraId="7B8A634A" w14:textId="77777777" w:rsidR="0042274E" w:rsidRDefault="0042274E" w:rsidP="0042274E">
      <w:pPr>
        <w:pStyle w:val="NormalNGMDS"/>
        <w:numPr>
          <w:ilvl w:val="0"/>
          <w:numId w:val="57"/>
        </w:numPr>
        <w:rPr>
          <w:rFonts w:asciiTheme="minorHAnsi" w:hAnsiTheme="minorHAnsi" w:cstheme="minorHAnsi"/>
        </w:rPr>
      </w:pPr>
      <w:r w:rsidRPr="007D24D7">
        <w:rPr>
          <w:rFonts w:asciiTheme="minorHAnsi" w:hAnsiTheme="minorHAnsi" w:cstheme="minorHAnsi"/>
        </w:rPr>
        <w:t>Expire</w:t>
      </w:r>
      <w:r>
        <w:rPr>
          <w:rFonts w:asciiTheme="minorHAnsi" w:hAnsiTheme="minorHAnsi" w:cstheme="minorHAnsi"/>
        </w:rPr>
        <w:t xml:space="preserve"> </w:t>
      </w:r>
      <w:r w:rsidRPr="007D24D7">
        <w:rPr>
          <w:rFonts w:asciiTheme="minorHAnsi" w:hAnsiTheme="minorHAnsi" w:cstheme="minorHAnsi"/>
        </w:rPr>
        <w:t xml:space="preserve">Date </w:t>
      </w:r>
    </w:p>
    <w:p w14:paraId="071008EB" w14:textId="77777777" w:rsidR="0042274E" w:rsidRDefault="0042274E" w:rsidP="0042274E">
      <w:pPr>
        <w:pStyle w:val="NormalNGMDS"/>
        <w:numPr>
          <w:ilvl w:val="0"/>
          <w:numId w:val="57"/>
        </w:numPr>
        <w:rPr>
          <w:rFonts w:asciiTheme="minorHAnsi" w:hAnsiTheme="minorHAnsi" w:cstheme="minorHAnsi"/>
        </w:rPr>
      </w:pPr>
      <w:r>
        <w:rPr>
          <w:rFonts w:asciiTheme="minorHAnsi" w:hAnsiTheme="minorHAnsi" w:cstheme="minorHAnsi"/>
        </w:rPr>
        <w:t>Position Effect</w:t>
      </w:r>
    </w:p>
    <w:p w14:paraId="0D32DCBE" w14:textId="77777777" w:rsidR="0042274E" w:rsidRDefault="0042274E" w:rsidP="0042274E">
      <w:pPr>
        <w:pStyle w:val="NormalNGMDS"/>
        <w:numPr>
          <w:ilvl w:val="0"/>
          <w:numId w:val="57"/>
        </w:numPr>
        <w:rPr>
          <w:rFonts w:asciiTheme="minorHAnsi" w:hAnsiTheme="minorHAnsi" w:cstheme="minorHAnsi"/>
        </w:rPr>
      </w:pPr>
      <w:r>
        <w:rPr>
          <w:rFonts w:asciiTheme="minorHAnsi" w:hAnsiTheme="minorHAnsi" w:cstheme="minorHAnsi"/>
        </w:rPr>
        <w:t>SMP ID</w:t>
      </w:r>
    </w:p>
    <w:p w14:paraId="734B0F6E" w14:textId="77777777" w:rsidR="0042274E" w:rsidRDefault="0042274E" w:rsidP="0042274E">
      <w:pPr>
        <w:pStyle w:val="NormalNGMDS"/>
        <w:numPr>
          <w:ilvl w:val="0"/>
          <w:numId w:val="57"/>
        </w:numPr>
        <w:rPr>
          <w:rFonts w:asciiTheme="minorHAnsi" w:hAnsiTheme="minorHAnsi" w:cstheme="minorHAnsi"/>
        </w:rPr>
      </w:pPr>
      <w:r>
        <w:rPr>
          <w:rFonts w:cstheme="minorHAnsi"/>
          <w:szCs w:val="20"/>
        </w:rPr>
        <w:t>Time In Force</w:t>
      </w:r>
    </w:p>
    <w:p w14:paraId="219BE7D3" w14:textId="77777777" w:rsidR="0042274E" w:rsidRDefault="0042274E" w:rsidP="0042274E">
      <w:pPr>
        <w:pStyle w:val="NormalNGMDS"/>
        <w:numPr>
          <w:ilvl w:val="0"/>
          <w:numId w:val="57"/>
        </w:numPr>
        <w:rPr>
          <w:rFonts w:asciiTheme="minorHAnsi" w:hAnsiTheme="minorHAnsi" w:cstheme="minorHAnsi"/>
        </w:rPr>
      </w:pPr>
      <w:r>
        <w:rPr>
          <w:rFonts w:asciiTheme="minorHAnsi" w:hAnsiTheme="minorHAnsi" w:cstheme="minorHAnsi"/>
        </w:rPr>
        <w:t>COD Indicator</w:t>
      </w:r>
    </w:p>
    <w:p w14:paraId="6439AD6F" w14:textId="77777777" w:rsidR="0042274E" w:rsidRDefault="0042274E" w:rsidP="0042274E">
      <w:pPr>
        <w:pStyle w:val="NormalNGMDS"/>
        <w:numPr>
          <w:ilvl w:val="0"/>
          <w:numId w:val="57"/>
        </w:numPr>
        <w:rPr>
          <w:rFonts w:asciiTheme="minorHAnsi" w:hAnsiTheme="minorHAnsi" w:cstheme="minorHAnsi"/>
        </w:rPr>
      </w:pPr>
      <w:r w:rsidRPr="00CD75F1">
        <w:rPr>
          <w:rFonts w:asciiTheme="minorHAnsi" w:hAnsiTheme="minorHAnsi" w:cstheme="minorHAnsi"/>
        </w:rPr>
        <w:t>LEI</w:t>
      </w:r>
    </w:p>
    <w:p w14:paraId="13BF6D71" w14:textId="77777777" w:rsidR="0042274E" w:rsidRDefault="0042274E" w:rsidP="0042274E">
      <w:pPr>
        <w:pStyle w:val="NormalNGMDS"/>
        <w:numPr>
          <w:ilvl w:val="0"/>
          <w:numId w:val="57"/>
        </w:numPr>
        <w:rPr>
          <w:rFonts w:asciiTheme="minorHAnsi" w:hAnsiTheme="minorHAnsi" w:cstheme="minorHAnsi"/>
        </w:rPr>
      </w:pPr>
      <w:r w:rsidRPr="00CA28D2">
        <w:rPr>
          <w:rFonts w:asciiTheme="minorHAnsi" w:hAnsiTheme="minorHAnsi" w:cstheme="minorHAnsi"/>
        </w:rPr>
        <w:t>Executing Trader</w:t>
      </w:r>
    </w:p>
    <w:p w14:paraId="31D65407" w14:textId="77777777" w:rsidR="0042274E" w:rsidRDefault="0042274E" w:rsidP="0042274E">
      <w:pPr>
        <w:pStyle w:val="NormalNGMDS"/>
        <w:numPr>
          <w:ilvl w:val="0"/>
          <w:numId w:val="57"/>
        </w:numPr>
        <w:rPr>
          <w:rFonts w:asciiTheme="minorHAnsi" w:hAnsiTheme="minorHAnsi" w:cstheme="minorHAnsi"/>
        </w:rPr>
      </w:pPr>
      <w:r w:rsidRPr="0059208E">
        <w:rPr>
          <w:rFonts w:asciiTheme="minorHAnsi" w:hAnsiTheme="minorHAnsi" w:cstheme="minorHAnsi"/>
        </w:rPr>
        <w:t>Give</w:t>
      </w:r>
      <w:r>
        <w:rPr>
          <w:rFonts w:asciiTheme="minorHAnsi" w:hAnsiTheme="minorHAnsi" w:cstheme="minorHAnsi"/>
        </w:rPr>
        <w:t>-</w:t>
      </w:r>
      <w:r w:rsidRPr="0059208E">
        <w:rPr>
          <w:rFonts w:asciiTheme="minorHAnsi" w:hAnsiTheme="minorHAnsi" w:cstheme="minorHAnsi"/>
        </w:rPr>
        <w:t xml:space="preserve">up </w:t>
      </w:r>
      <w:r>
        <w:rPr>
          <w:rFonts w:asciiTheme="minorHAnsi" w:hAnsiTheme="minorHAnsi" w:cstheme="minorHAnsi"/>
        </w:rPr>
        <w:t>Participant</w:t>
      </w:r>
    </w:p>
    <w:p w14:paraId="0662716E" w14:textId="77777777" w:rsidR="0042274E" w:rsidRDefault="0042274E" w:rsidP="0042274E">
      <w:pPr>
        <w:pStyle w:val="NormalNGMDS"/>
        <w:numPr>
          <w:ilvl w:val="0"/>
          <w:numId w:val="57"/>
        </w:numPr>
        <w:rPr>
          <w:rFonts w:asciiTheme="minorHAnsi" w:hAnsiTheme="minorHAnsi" w:cstheme="minorHAnsi"/>
        </w:rPr>
      </w:pPr>
      <w:r>
        <w:rPr>
          <w:rFonts w:asciiTheme="minorHAnsi" w:hAnsiTheme="minorHAnsi" w:cstheme="minorHAnsi"/>
        </w:rPr>
        <w:t>Give-up Account</w:t>
      </w:r>
    </w:p>
    <w:p w14:paraId="09A6371F" w14:textId="77777777" w:rsidR="0042274E" w:rsidRDefault="0042274E" w:rsidP="0042274E">
      <w:pPr>
        <w:pStyle w:val="NormalNGMDS"/>
        <w:numPr>
          <w:ilvl w:val="0"/>
          <w:numId w:val="57"/>
        </w:numPr>
        <w:rPr>
          <w:rFonts w:asciiTheme="minorHAnsi" w:hAnsiTheme="minorHAnsi" w:cstheme="minorHAnsi"/>
        </w:rPr>
      </w:pPr>
      <w:r w:rsidRPr="00CD75F1">
        <w:rPr>
          <w:rFonts w:asciiTheme="minorHAnsi" w:hAnsiTheme="minorHAnsi" w:cstheme="minorHAnsi"/>
        </w:rPr>
        <w:t xml:space="preserve">Customer </w:t>
      </w:r>
      <w:r>
        <w:rPr>
          <w:rFonts w:asciiTheme="minorHAnsi" w:hAnsiTheme="minorHAnsi" w:cstheme="minorHAnsi"/>
        </w:rPr>
        <w:t>Client</w:t>
      </w:r>
    </w:p>
    <w:p w14:paraId="3BEE54FF" w14:textId="77777777" w:rsidR="00CD4868" w:rsidRDefault="00CD4868" w:rsidP="00CD4868">
      <w:pPr>
        <w:pStyle w:val="NormalNGMDS"/>
        <w:numPr>
          <w:ilvl w:val="0"/>
          <w:numId w:val="57"/>
        </w:numPr>
        <w:rPr>
          <w:rFonts w:asciiTheme="minorHAnsi" w:hAnsiTheme="minorHAnsi" w:cstheme="minorHAnsi"/>
        </w:rPr>
      </w:pPr>
      <w:r>
        <w:rPr>
          <w:rFonts w:asciiTheme="minorHAnsi" w:hAnsiTheme="minorHAnsi" w:cstheme="minorHAnsi"/>
        </w:rPr>
        <w:t>Customer Information</w:t>
      </w:r>
    </w:p>
    <w:p w14:paraId="56015293" w14:textId="77777777" w:rsidR="0042274E" w:rsidRPr="007D24D7" w:rsidRDefault="0042274E" w:rsidP="0042274E">
      <w:pPr>
        <w:pStyle w:val="NormalNGMDS"/>
        <w:ind w:left="0"/>
        <w:rPr>
          <w:rFonts w:asciiTheme="minorHAnsi" w:hAnsiTheme="minorHAnsi" w:cstheme="minorHAnsi"/>
        </w:rPr>
      </w:pPr>
      <w:r>
        <w:rPr>
          <w:rFonts w:asciiTheme="minorHAnsi" w:hAnsiTheme="minorHAnsi" w:cstheme="minorHAnsi"/>
        </w:rPr>
        <w:t>O</w:t>
      </w:r>
      <w:r w:rsidRPr="007D24D7">
        <w:rPr>
          <w:rFonts w:asciiTheme="minorHAnsi" w:hAnsiTheme="minorHAnsi" w:cstheme="minorHAnsi"/>
        </w:rPr>
        <w:t>rder</w:t>
      </w:r>
      <w:r>
        <w:rPr>
          <w:rFonts w:asciiTheme="minorHAnsi" w:hAnsiTheme="minorHAnsi" w:cstheme="minorHAnsi"/>
        </w:rPr>
        <w:t>s</w:t>
      </w:r>
      <w:r w:rsidRPr="007D24D7">
        <w:rPr>
          <w:rFonts w:asciiTheme="minorHAnsi" w:hAnsiTheme="minorHAnsi" w:cstheme="minorHAnsi"/>
        </w:rPr>
        <w:t xml:space="preserve"> that are fully filled</w:t>
      </w:r>
      <w:r>
        <w:rPr>
          <w:rFonts w:asciiTheme="minorHAnsi" w:hAnsiTheme="minorHAnsi" w:cstheme="minorHAnsi"/>
        </w:rPr>
        <w:t>,</w:t>
      </w:r>
      <w:r w:rsidRPr="007D24D7">
        <w:rPr>
          <w:rFonts w:asciiTheme="minorHAnsi" w:hAnsiTheme="minorHAnsi" w:cstheme="minorHAnsi"/>
        </w:rPr>
        <w:t xml:space="preserve"> cancelled or expired</w:t>
      </w:r>
      <w:r>
        <w:rPr>
          <w:rFonts w:asciiTheme="minorHAnsi" w:hAnsiTheme="minorHAnsi" w:cstheme="minorHAnsi"/>
        </w:rPr>
        <w:t xml:space="preserve"> cannot be amended.</w:t>
      </w:r>
    </w:p>
    <w:p w14:paraId="0BC9AB65" w14:textId="77777777" w:rsidR="0042274E" w:rsidRDefault="0042274E" w:rsidP="0042274E">
      <w:pPr>
        <w:pStyle w:val="NormalNGMDS"/>
        <w:ind w:left="0"/>
        <w:rPr>
          <w:rFonts w:asciiTheme="minorHAnsi" w:hAnsiTheme="minorHAnsi" w:cstheme="minorHAnsi"/>
        </w:rPr>
      </w:pPr>
      <w:r>
        <w:rPr>
          <w:rFonts w:asciiTheme="minorHAnsi" w:hAnsiTheme="minorHAnsi" w:cstheme="minorHAnsi"/>
        </w:rPr>
        <w:t>Amendment on non-AHT orders in AHT session is not allowed, such amendment will be rejected.</w:t>
      </w:r>
    </w:p>
    <w:p w14:paraId="3198A438" w14:textId="77777777" w:rsidR="0042274E" w:rsidRDefault="0042274E" w:rsidP="0042274E">
      <w:pPr>
        <w:pStyle w:val="NormalNGMDS"/>
        <w:ind w:left="0"/>
        <w:rPr>
          <w:rFonts w:asciiTheme="minorHAnsi" w:hAnsiTheme="minorHAnsi" w:cstheme="minorHAnsi"/>
        </w:rPr>
      </w:pPr>
      <w:r w:rsidRPr="007D24D7">
        <w:rPr>
          <w:rFonts w:asciiTheme="minorHAnsi" w:hAnsiTheme="minorHAnsi" w:cstheme="minorHAnsi"/>
        </w:rPr>
        <w:t xml:space="preserve">If the client sends an </w:t>
      </w:r>
      <w:r>
        <w:rPr>
          <w:rFonts w:asciiTheme="minorHAnsi" w:hAnsiTheme="minorHAnsi" w:cstheme="minorHAnsi"/>
        </w:rPr>
        <w:t xml:space="preserve">Order Amend </w:t>
      </w:r>
      <w:r w:rsidRPr="007D24D7">
        <w:rPr>
          <w:rFonts w:asciiTheme="minorHAnsi" w:hAnsiTheme="minorHAnsi" w:cstheme="minorHAnsi"/>
        </w:rPr>
        <w:t>Request for an order for which an</w:t>
      </w:r>
      <w:r>
        <w:rPr>
          <w:rFonts w:asciiTheme="minorHAnsi" w:hAnsiTheme="minorHAnsi" w:cstheme="minorHAnsi"/>
        </w:rPr>
        <w:t>other</w:t>
      </w:r>
      <w:r w:rsidRPr="007D24D7">
        <w:rPr>
          <w:rFonts w:asciiTheme="minorHAnsi" w:hAnsiTheme="minorHAnsi" w:cstheme="minorHAnsi"/>
        </w:rPr>
        <w:t xml:space="preserve"> Order </w:t>
      </w:r>
      <w:r>
        <w:rPr>
          <w:rFonts w:asciiTheme="minorHAnsi" w:hAnsiTheme="minorHAnsi" w:cstheme="minorHAnsi"/>
        </w:rPr>
        <w:t xml:space="preserve">Amend </w:t>
      </w:r>
      <w:r w:rsidRPr="007D24D7">
        <w:rPr>
          <w:rFonts w:asciiTheme="minorHAnsi" w:hAnsiTheme="minorHAnsi" w:cstheme="minorHAnsi"/>
        </w:rPr>
        <w:t xml:space="preserve">Request </w:t>
      </w:r>
      <w:r>
        <w:rPr>
          <w:rFonts w:asciiTheme="minorHAnsi" w:hAnsiTheme="minorHAnsi" w:cstheme="minorHAnsi"/>
        </w:rPr>
        <w:t xml:space="preserve">/ </w:t>
      </w:r>
      <w:r w:rsidRPr="007D24D7">
        <w:rPr>
          <w:rFonts w:asciiTheme="minorHAnsi" w:hAnsiTheme="minorHAnsi" w:cstheme="minorHAnsi"/>
        </w:rPr>
        <w:t xml:space="preserve">Order Cancel Request </w:t>
      </w:r>
      <w:r>
        <w:rPr>
          <w:rFonts w:asciiTheme="minorHAnsi" w:hAnsiTheme="minorHAnsi" w:cstheme="minorHAnsi"/>
        </w:rPr>
        <w:t xml:space="preserve">is being processed, the </w:t>
      </w:r>
      <w:r w:rsidRPr="007D24D7">
        <w:rPr>
          <w:rFonts w:asciiTheme="minorHAnsi" w:hAnsiTheme="minorHAnsi" w:cstheme="minorHAnsi"/>
        </w:rPr>
        <w:t xml:space="preserve">Order </w:t>
      </w:r>
      <w:r>
        <w:rPr>
          <w:rFonts w:asciiTheme="minorHAnsi" w:hAnsiTheme="minorHAnsi" w:cstheme="minorHAnsi"/>
        </w:rPr>
        <w:t>Amend Request will be rejected.</w:t>
      </w:r>
    </w:p>
    <w:p w14:paraId="47E0BD0E" w14:textId="77777777" w:rsidR="0042274E" w:rsidRDefault="0042274E" w:rsidP="0042274E">
      <w:pPr>
        <w:pStyle w:val="NormalNGMDS"/>
        <w:ind w:left="0"/>
        <w:rPr>
          <w:rFonts w:asciiTheme="minorHAnsi" w:hAnsiTheme="minorHAnsi" w:cstheme="minorHAnsi"/>
        </w:rPr>
      </w:pPr>
    </w:p>
    <w:p w14:paraId="13C18B38" w14:textId="77777777" w:rsidR="0042274E" w:rsidRPr="00417716" w:rsidRDefault="0042274E" w:rsidP="0042274E">
      <w:pPr>
        <w:pStyle w:val="Heading3"/>
      </w:pPr>
      <w:bookmarkStart w:id="570" w:name="_Toc170074600"/>
      <w:bookmarkStart w:id="571" w:name="_Toc170578800"/>
      <w:r w:rsidRPr="00417716">
        <w:t xml:space="preserve">Order </w:t>
      </w:r>
      <w:r>
        <w:t>Cancellation</w:t>
      </w:r>
      <w:bookmarkEnd w:id="570"/>
      <w:bookmarkEnd w:id="571"/>
    </w:p>
    <w:p w14:paraId="0306A19D" w14:textId="77777777" w:rsidR="0042274E" w:rsidRPr="007D24D7" w:rsidRDefault="0042274E" w:rsidP="0042274E">
      <w:pPr>
        <w:pStyle w:val="NormalNGMDS"/>
        <w:ind w:left="0"/>
        <w:rPr>
          <w:rFonts w:asciiTheme="minorHAnsi" w:hAnsiTheme="minorHAnsi" w:cstheme="minorHAnsi"/>
        </w:rPr>
      </w:pPr>
      <w:r>
        <w:rPr>
          <w:rFonts w:asciiTheme="minorHAnsi" w:hAnsiTheme="minorHAnsi" w:cstheme="minorHAnsi"/>
        </w:rPr>
        <w:t>Orders</w:t>
      </w:r>
      <w:r w:rsidRPr="007D24D7">
        <w:rPr>
          <w:rFonts w:asciiTheme="minorHAnsi" w:hAnsiTheme="minorHAnsi" w:cstheme="minorHAnsi"/>
        </w:rPr>
        <w:t xml:space="preserve"> can be </w:t>
      </w:r>
      <w:r>
        <w:rPr>
          <w:rFonts w:asciiTheme="minorHAnsi" w:hAnsiTheme="minorHAnsi" w:cstheme="minorHAnsi"/>
        </w:rPr>
        <w:t xml:space="preserve">cancelled </w:t>
      </w:r>
      <w:r w:rsidRPr="007D24D7">
        <w:rPr>
          <w:rFonts w:asciiTheme="minorHAnsi" w:hAnsiTheme="minorHAnsi" w:cstheme="minorHAnsi"/>
        </w:rPr>
        <w:t xml:space="preserve">by using an Order </w:t>
      </w:r>
      <w:r>
        <w:rPr>
          <w:rFonts w:asciiTheme="minorHAnsi" w:hAnsiTheme="minorHAnsi" w:cstheme="minorHAnsi"/>
        </w:rPr>
        <w:t>Cancel</w:t>
      </w:r>
      <w:r w:rsidRPr="007D24D7">
        <w:rPr>
          <w:rFonts w:asciiTheme="minorHAnsi" w:hAnsiTheme="minorHAnsi" w:cstheme="minorHAnsi"/>
        </w:rPr>
        <w:t xml:space="preserve"> Request </w:t>
      </w:r>
      <w:r>
        <w:rPr>
          <w:rFonts w:asciiTheme="minorHAnsi" w:hAnsiTheme="minorHAnsi" w:cstheme="minorHAnsi"/>
        </w:rPr>
        <w:t xml:space="preserve">with </w:t>
      </w:r>
      <w:r w:rsidRPr="007D24D7">
        <w:rPr>
          <w:rFonts w:asciiTheme="minorHAnsi" w:hAnsiTheme="minorHAnsi" w:cstheme="minorHAnsi"/>
        </w:rPr>
        <w:t>specifying the</w:t>
      </w:r>
      <w:r>
        <w:rPr>
          <w:rFonts w:asciiTheme="minorHAnsi" w:hAnsiTheme="minorHAnsi" w:cstheme="minorHAnsi"/>
        </w:rPr>
        <w:t xml:space="preserve"> Client Order ID of the original order in </w:t>
      </w:r>
      <w:r>
        <w:rPr>
          <w:rFonts w:cstheme="minorHAnsi"/>
          <w:szCs w:val="20"/>
        </w:rPr>
        <w:t>Original Client Order ID</w:t>
      </w:r>
      <w:r>
        <w:rPr>
          <w:rFonts w:asciiTheme="minorHAnsi" w:hAnsiTheme="minorHAnsi" w:cstheme="minorHAnsi"/>
        </w:rPr>
        <w:t xml:space="preserve"> field</w:t>
      </w:r>
      <w:r w:rsidRPr="007D24D7">
        <w:rPr>
          <w:rFonts w:asciiTheme="minorHAnsi" w:hAnsiTheme="minorHAnsi" w:cstheme="minorHAnsi"/>
        </w:rPr>
        <w:t>.</w:t>
      </w:r>
    </w:p>
    <w:p w14:paraId="3072B557" w14:textId="1FA5F050" w:rsidR="0042274E" w:rsidRDefault="0042274E" w:rsidP="0042274E">
      <w:pPr>
        <w:pStyle w:val="NormalNGMDS"/>
        <w:ind w:left="0"/>
        <w:rPr>
          <w:rFonts w:asciiTheme="minorHAnsi" w:hAnsiTheme="minorHAnsi" w:cstheme="minorHAnsi"/>
        </w:rPr>
      </w:pPr>
      <w:r w:rsidRPr="00064F28">
        <w:rPr>
          <w:rFonts w:asciiTheme="minorHAnsi" w:hAnsiTheme="minorHAnsi" w:cstheme="minorHAnsi"/>
        </w:rPr>
        <w:t xml:space="preserve">A successful cancellation will return a </w:t>
      </w:r>
      <w:r>
        <w:rPr>
          <w:rFonts w:asciiTheme="minorHAnsi" w:hAnsiTheme="minorHAnsi" w:cstheme="minorHAnsi"/>
        </w:rPr>
        <w:t xml:space="preserve">Cancel </w:t>
      </w:r>
      <w:r w:rsidR="0031616B">
        <w:rPr>
          <w:rFonts w:asciiTheme="minorHAnsi" w:hAnsiTheme="minorHAnsi" w:cstheme="minorHAnsi"/>
        </w:rPr>
        <w:t>Request</w:t>
      </w:r>
      <w:r>
        <w:rPr>
          <w:rFonts w:asciiTheme="minorHAnsi" w:hAnsiTheme="minorHAnsi" w:cstheme="minorHAnsi"/>
        </w:rPr>
        <w:t xml:space="preserve"> Rejected</w:t>
      </w:r>
      <w:r w:rsidRPr="00064F28">
        <w:rPr>
          <w:rFonts w:asciiTheme="minorHAnsi" w:hAnsiTheme="minorHAnsi" w:cstheme="minorHAnsi"/>
        </w:rPr>
        <w:t xml:space="preserve">. If the cancel is rejected, a </w:t>
      </w:r>
      <w:r>
        <w:rPr>
          <w:rFonts w:asciiTheme="minorHAnsi" w:hAnsiTheme="minorHAnsi" w:cstheme="minorHAnsi"/>
        </w:rPr>
        <w:t>Cancel Rejected will be returned.</w:t>
      </w:r>
    </w:p>
    <w:p w14:paraId="3BA39204" w14:textId="77777777" w:rsidR="0042274E" w:rsidRDefault="0042274E" w:rsidP="0042274E">
      <w:pPr>
        <w:pStyle w:val="NormalNGMDS"/>
        <w:ind w:left="0"/>
        <w:rPr>
          <w:rFonts w:asciiTheme="minorHAnsi" w:hAnsiTheme="minorHAnsi" w:cstheme="minorHAnsi"/>
        </w:rPr>
      </w:pPr>
      <w:r w:rsidRPr="0004076F">
        <w:rPr>
          <w:rFonts w:asciiTheme="minorHAnsi" w:hAnsiTheme="minorHAnsi" w:cstheme="minorHAnsi"/>
        </w:rPr>
        <w:t>The client may not cancel an order that is fully filled</w:t>
      </w:r>
      <w:r>
        <w:rPr>
          <w:rFonts w:asciiTheme="minorHAnsi" w:hAnsiTheme="minorHAnsi" w:cstheme="minorHAnsi"/>
        </w:rPr>
        <w:t xml:space="preserve"> </w:t>
      </w:r>
      <w:r w:rsidRPr="0004076F">
        <w:rPr>
          <w:rFonts w:asciiTheme="minorHAnsi" w:hAnsiTheme="minorHAnsi" w:cstheme="minorHAnsi"/>
        </w:rPr>
        <w:t>/</w:t>
      </w:r>
      <w:r>
        <w:rPr>
          <w:rFonts w:asciiTheme="minorHAnsi" w:hAnsiTheme="minorHAnsi" w:cstheme="minorHAnsi"/>
        </w:rPr>
        <w:t xml:space="preserve"> </w:t>
      </w:r>
      <w:r w:rsidRPr="0004076F">
        <w:rPr>
          <w:rFonts w:asciiTheme="minorHAnsi" w:hAnsiTheme="minorHAnsi" w:cstheme="minorHAnsi"/>
        </w:rPr>
        <w:t>cancelled</w:t>
      </w:r>
      <w:r>
        <w:rPr>
          <w:rFonts w:asciiTheme="minorHAnsi" w:hAnsiTheme="minorHAnsi" w:cstheme="minorHAnsi"/>
        </w:rPr>
        <w:t xml:space="preserve"> </w:t>
      </w:r>
      <w:r w:rsidRPr="0004076F">
        <w:rPr>
          <w:rFonts w:asciiTheme="minorHAnsi" w:hAnsiTheme="minorHAnsi" w:cstheme="minorHAnsi"/>
        </w:rPr>
        <w:t>/</w:t>
      </w:r>
      <w:r>
        <w:rPr>
          <w:rFonts w:asciiTheme="minorHAnsi" w:hAnsiTheme="minorHAnsi" w:cstheme="minorHAnsi"/>
        </w:rPr>
        <w:t xml:space="preserve"> </w:t>
      </w:r>
      <w:r w:rsidRPr="0004076F">
        <w:rPr>
          <w:rFonts w:asciiTheme="minorHAnsi" w:hAnsiTheme="minorHAnsi" w:cstheme="minorHAnsi"/>
        </w:rPr>
        <w:t>expired.</w:t>
      </w:r>
    </w:p>
    <w:p w14:paraId="0D2571E8" w14:textId="77777777" w:rsidR="0042274E" w:rsidRDefault="0042274E" w:rsidP="0042274E">
      <w:pPr>
        <w:pStyle w:val="NormalNGMDS"/>
        <w:ind w:left="0"/>
        <w:rPr>
          <w:rFonts w:asciiTheme="minorHAnsi" w:hAnsiTheme="minorHAnsi" w:cstheme="minorHAnsi"/>
        </w:rPr>
      </w:pPr>
      <w:r>
        <w:rPr>
          <w:rFonts w:asciiTheme="minorHAnsi" w:hAnsiTheme="minorHAnsi" w:cstheme="minorHAnsi"/>
        </w:rPr>
        <w:t>Cancellation on non-AHT order in AHT session is allowed.</w:t>
      </w:r>
    </w:p>
    <w:p w14:paraId="708F8B93" w14:textId="77777777" w:rsidR="0042274E" w:rsidRDefault="0042274E" w:rsidP="0042274E">
      <w:pPr>
        <w:pStyle w:val="NormalNGMDS"/>
        <w:ind w:left="0"/>
        <w:rPr>
          <w:rFonts w:asciiTheme="minorHAnsi" w:hAnsiTheme="minorHAnsi" w:cstheme="minorHAnsi"/>
        </w:rPr>
      </w:pPr>
      <w:r w:rsidRPr="007D24D7">
        <w:rPr>
          <w:rFonts w:asciiTheme="minorHAnsi" w:hAnsiTheme="minorHAnsi" w:cstheme="minorHAnsi"/>
        </w:rPr>
        <w:t>If the client sends an Order Cancel Request for an order for which an</w:t>
      </w:r>
      <w:r>
        <w:rPr>
          <w:rFonts w:asciiTheme="minorHAnsi" w:hAnsiTheme="minorHAnsi" w:cstheme="minorHAnsi"/>
        </w:rPr>
        <w:t xml:space="preserve">other </w:t>
      </w:r>
      <w:r w:rsidRPr="007D24D7">
        <w:rPr>
          <w:rFonts w:asciiTheme="minorHAnsi" w:hAnsiTheme="minorHAnsi" w:cstheme="minorHAnsi"/>
        </w:rPr>
        <w:t xml:space="preserve">Order Cancel Request </w:t>
      </w:r>
      <w:r>
        <w:rPr>
          <w:rFonts w:asciiTheme="minorHAnsi" w:hAnsiTheme="minorHAnsi" w:cstheme="minorHAnsi"/>
        </w:rPr>
        <w:t xml:space="preserve">/ </w:t>
      </w:r>
      <w:r w:rsidRPr="007D24D7">
        <w:rPr>
          <w:rFonts w:asciiTheme="minorHAnsi" w:hAnsiTheme="minorHAnsi" w:cstheme="minorHAnsi"/>
        </w:rPr>
        <w:t xml:space="preserve">Order </w:t>
      </w:r>
      <w:r>
        <w:rPr>
          <w:rFonts w:asciiTheme="minorHAnsi" w:hAnsiTheme="minorHAnsi" w:cstheme="minorHAnsi"/>
        </w:rPr>
        <w:t xml:space="preserve">Amend </w:t>
      </w:r>
      <w:r w:rsidRPr="007D24D7">
        <w:rPr>
          <w:rFonts w:asciiTheme="minorHAnsi" w:hAnsiTheme="minorHAnsi" w:cstheme="minorHAnsi"/>
        </w:rPr>
        <w:t xml:space="preserve">Request </w:t>
      </w:r>
      <w:r>
        <w:rPr>
          <w:rFonts w:asciiTheme="minorHAnsi" w:hAnsiTheme="minorHAnsi" w:cstheme="minorHAnsi"/>
        </w:rPr>
        <w:t xml:space="preserve">is being processed, the </w:t>
      </w:r>
      <w:r w:rsidRPr="007D24D7">
        <w:rPr>
          <w:rFonts w:asciiTheme="minorHAnsi" w:hAnsiTheme="minorHAnsi" w:cstheme="minorHAnsi"/>
        </w:rPr>
        <w:t>Order Canc</w:t>
      </w:r>
      <w:r>
        <w:rPr>
          <w:rFonts w:asciiTheme="minorHAnsi" w:hAnsiTheme="minorHAnsi" w:cstheme="minorHAnsi"/>
        </w:rPr>
        <w:t>el Request will be rejected.</w:t>
      </w:r>
    </w:p>
    <w:p w14:paraId="4DEA6C61" w14:textId="77777777" w:rsidR="0042274E" w:rsidRPr="00417716" w:rsidRDefault="0042274E" w:rsidP="0042274E">
      <w:pPr>
        <w:pStyle w:val="NormalNGMDS"/>
        <w:ind w:left="0"/>
        <w:rPr>
          <w:rFonts w:asciiTheme="minorHAnsi" w:hAnsiTheme="minorHAnsi" w:cstheme="minorHAnsi"/>
        </w:rPr>
      </w:pPr>
    </w:p>
    <w:p w14:paraId="354CA752" w14:textId="77777777" w:rsidR="0042274E" w:rsidRDefault="0042274E" w:rsidP="0042274E">
      <w:pPr>
        <w:pStyle w:val="Heading3"/>
      </w:pPr>
      <w:bookmarkStart w:id="572" w:name="_Toc170074601"/>
      <w:bookmarkStart w:id="573" w:name="_Toc170578801"/>
      <w:r>
        <w:t>Unsolicited Order Cancellation</w:t>
      </w:r>
      <w:bookmarkEnd w:id="572"/>
      <w:bookmarkEnd w:id="573"/>
    </w:p>
    <w:p w14:paraId="58BBC5B6" w14:textId="4427E068" w:rsidR="0042274E" w:rsidRDefault="0042274E" w:rsidP="0042274E">
      <w:pPr>
        <w:pStyle w:val="NormalNGMDS"/>
        <w:spacing w:after="120"/>
        <w:ind w:left="0"/>
      </w:pPr>
      <w:r w:rsidRPr="00845DD9">
        <w:rPr>
          <w:szCs w:val="28"/>
        </w:rPr>
        <w:t>Order</w:t>
      </w:r>
      <w:r>
        <w:rPr>
          <w:szCs w:val="28"/>
        </w:rPr>
        <w:t xml:space="preserve"> may be unsolicitedly cancelled by the following </w:t>
      </w:r>
      <w:r w:rsidR="002E3D74">
        <w:rPr>
          <w:szCs w:val="28"/>
        </w:rPr>
        <w:t>scenarios</w:t>
      </w:r>
      <w:r>
        <w:rPr>
          <w:szCs w:val="28"/>
        </w:rPr>
        <w:t>:</w:t>
      </w:r>
    </w:p>
    <w:p w14:paraId="369CB78D" w14:textId="77777777" w:rsidR="0042274E" w:rsidRDefault="0042274E" w:rsidP="0042274E">
      <w:pPr>
        <w:pStyle w:val="NormalNGMDS"/>
        <w:numPr>
          <w:ilvl w:val="0"/>
          <w:numId w:val="96"/>
        </w:numPr>
        <w:spacing w:after="120"/>
      </w:pPr>
      <w:r>
        <w:t>Market order expired.</w:t>
      </w:r>
    </w:p>
    <w:p w14:paraId="353A6D4C" w14:textId="77777777" w:rsidR="0042274E" w:rsidRDefault="0042274E" w:rsidP="0042274E">
      <w:pPr>
        <w:pStyle w:val="NormalNGMDS"/>
        <w:numPr>
          <w:ilvl w:val="0"/>
          <w:numId w:val="96"/>
        </w:numPr>
        <w:spacing w:after="120"/>
      </w:pPr>
      <w:r>
        <w:t>M2L order expired.</w:t>
      </w:r>
    </w:p>
    <w:p w14:paraId="1D7FC49E" w14:textId="77777777" w:rsidR="0042274E" w:rsidRDefault="0042274E" w:rsidP="0042274E">
      <w:pPr>
        <w:pStyle w:val="NormalNGMDS"/>
        <w:numPr>
          <w:ilvl w:val="0"/>
          <w:numId w:val="96"/>
        </w:numPr>
        <w:spacing w:after="120"/>
      </w:pPr>
      <w:r>
        <w:t>FAK</w:t>
      </w:r>
      <w:r w:rsidRPr="003142F9">
        <w:t>/FOK order</w:t>
      </w:r>
      <w:r>
        <w:t xml:space="preserve"> are not fully filled.</w:t>
      </w:r>
    </w:p>
    <w:p w14:paraId="49A6AA3A" w14:textId="77777777" w:rsidR="0042274E" w:rsidRDefault="0042274E" w:rsidP="0042274E">
      <w:pPr>
        <w:pStyle w:val="NormalNGMDS"/>
        <w:numPr>
          <w:ilvl w:val="0"/>
          <w:numId w:val="96"/>
        </w:numPr>
        <w:spacing w:after="120"/>
      </w:pPr>
      <w:r>
        <w:lastRenderedPageBreak/>
        <w:t>COD triggered.</w:t>
      </w:r>
    </w:p>
    <w:p w14:paraId="19DD6231" w14:textId="77777777" w:rsidR="0042274E" w:rsidRDefault="0042274E" w:rsidP="0042274E">
      <w:pPr>
        <w:pStyle w:val="NormalNGMDS"/>
        <w:numPr>
          <w:ilvl w:val="0"/>
          <w:numId w:val="96"/>
        </w:numPr>
        <w:spacing w:after="120"/>
      </w:pPr>
      <w:r>
        <w:t>VCM triggered.</w:t>
      </w:r>
    </w:p>
    <w:p w14:paraId="5D0CB396" w14:textId="77777777" w:rsidR="0042274E" w:rsidRDefault="0042274E" w:rsidP="0042274E">
      <w:pPr>
        <w:pStyle w:val="NormalNGMDS"/>
        <w:numPr>
          <w:ilvl w:val="0"/>
          <w:numId w:val="96"/>
        </w:numPr>
        <w:spacing w:after="120"/>
      </w:pPr>
      <w:r>
        <w:t>SMP triggered.</w:t>
      </w:r>
    </w:p>
    <w:p w14:paraId="4B526DC3" w14:textId="77777777" w:rsidR="0042274E" w:rsidRDefault="0042274E" w:rsidP="0042274E">
      <w:pPr>
        <w:pStyle w:val="NormalNGMDS"/>
        <w:numPr>
          <w:ilvl w:val="0"/>
          <w:numId w:val="96"/>
        </w:numPr>
        <w:spacing w:after="120"/>
      </w:pPr>
      <w:r>
        <w:t xml:space="preserve">Kill switch issued, e.g. by </w:t>
      </w:r>
      <w:r w:rsidRPr="00B83B82">
        <w:t>PTRM</w:t>
      </w:r>
    </w:p>
    <w:p w14:paraId="3449BDBD" w14:textId="77777777" w:rsidR="0042274E" w:rsidRDefault="0042274E" w:rsidP="0042274E">
      <w:pPr>
        <w:pStyle w:val="NormalNGMDS"/>
        <w:numPr>
          <w:ilvl w:val="0"/>
          <w:numId w:val="96"/>
        </w:numPr>
        <w:spacing w:after="120"/>
      </w:pPr>
      <w:r>
        <w:t>HKEX trading and market operations.</w:t>
      </w:r>
    </w:p>
    <w:p w14:paraId="0C00C4B8" w14:textId="77777777" w:rsidR="0042274E" w:rsidRDefault="0042274E" w:rsidP="0042274E">
      <w:pPr>
        <w:rPr>
          <w:sz w:val="22"/>
          <w:szCs w:val="28"/>
        </w:rPr>
      </w:pPr>
      <w:r>
        <w:rPr>
          <w:sz w:val="22"/>
          <w:szCs w:val="28"/>
        </w:rPr>
        <w:t xml:space="preserve">If an order is cancelled unsolicitedly, Order Unsolicited Cancelled (60) will be conveyed to client with </w:t>
      </w:r>
      <w:r w:rsidRPr="00DC77DD">
        <w:rPr>
          <w:sz w:val="22"/>
          <w:szCs w:val="28"/>
        </w:rPr>
        <w:t>Unsolicited Cancel Reason</w:t>
      </w:r>
      <w:r>
        <w:rPr>
          <w:sz w:val="22"/>
          <w:szCs w:val="28"/>
        </w:rPr>
        <w:t xml:space="preserve"> field carrying the reason.</w:t>
      </w:r>
    </w:p>
    <w:p w14:paraId="14877E25" w14:textId="77777777" w:rsidR="0042274E" w:rsidRDefault="0042274E" w:rsidP="0042274E">
      <w:pPr>
        <w:rPr>
          <w:sz w:val="22"/>
          <w:szCs w:val="28"/>
        </w:rPr>
      </w:pPr>
    </w:p>
    <w:p w14:paraId="2CFF06DE" w14:textId="77777777" w:rsidR="0042274E" w:rsidRDefault="0042274E" w:rsidP="0042274E">
      <w:pPr>
        <w:pStyle w:val="Heading3"/>
      </w:pPr>
      <w:bookmarkStart w:id="574" w:name="_Toc170074603"/>
      <w:bookmarkStart w:id="575" w:name="_Toc170578802"/>
      <w:r>
        <w:t>Order Trade</w:t>
      </w:r>
      <w:bookmarkEnd w:id="574"/>
      <w:bookmarkEnd w:id="575"/>
    </w:p>
    <w:p w14:paraId="4EB739AE" w14:textId="2B337B7A" w:rsidR="0042274E" w:rsidRDefault="0042274E" w:rsidP="0042274E">
      <w:pPr>
        <w:pStyle w:val="NormalNGMDS"/>
        <w:ind w:left="0"/>
        <w:rPr>
          <w:rFonts w:asciiTheme="minorHAnsi" w:hAnsiTheme="minorHAnsi" w:cstheme="minorHAnsi"/>
        </w:rPr>
      </w:pPr>
      <w:r>
        <w:rPr>
          <w:rFonts w:asciiTheme="minorHAnsi" w:hAnsiTheme="minorHAnsi" w:cstheme="minorHAnsi"/>
        </w:rPr>
        <w:t xml:space="preserve">Gateway </w:t>
      </w:r>
      <w:r w:rsidRPr="00F315FE">
        <w:rPr>
          <w:rFonts w:asciiTheme="minorHAnsi" w:hAnsiTheme="minorHAnsi" w:cstheme="minorHAnsi"/>
        </w:rPr>
        <w:t xml:space="preserve">will generate two trade notifications to client. It will first </w:t>
      </w:r>
      <w:r>
        <w:rPr>
          <w:rFonts w:asciiTheme="minorHAnsi" w:hAnsiTheme="minorHAnsi" w:cstheme="minorHAnsi"/>
        </w:rPr>
        <w:t>send out a provisional trade</w:t>
      </w:r>
      <w:r w:rsidR="002E3D74">
        <w:rPr>
          <w:rFonts w:asciiTheme="minorHAnsi" w:hAnsiTheme="minorHAnsi" w:cstheme="minorHAnsi"/>
        </w:rPr>
        <w:t>, and the</w:t>
      </w:r>
      <w:r>
        <w:rPr>
          <w:rFonts w:asciiTheme="minorHAnsi" w:hAnsiTheme="minorHAnsi" w:cstheme="minorHAnsi"/>
        </w:rPr>
        <w:t xml:space="preserve"> confirmed trade</w:t>
      </w:r>
      <w:r w:rsidR="002E3D74">
        <w:rPr>
          <w:rFonts w:asciiTheme="minorHAnsi" w:hAnsiTheme="minorHAnsi" w:cstheme="minorHAnsi"/>
        </w:rPr>
        <w:t xml:space="preserve"> at later stage</w:t>
      </w:r>
      <w:r>
        <w:rPr>
          <w:rFonts w:asciiTheme="minorHAnsi" w:hAnsiTheme="minorHAnsi" w:cstheme="minorHAnsi"/>
        </w:rPr>
        <w:t>. See Section 7.2.</w:t>
      </w:r>
    </w:p>
    <w:p w14:paraId="662CA98A" w14:textId="77777777" w:rsidR="0042274E" w:rsidRDefault="0042274E" w:rsidP="0042274E">
      <w:pPr>
        <w:pStyle w:val="NormalNGMDS"/>
        <w:ind w:left="0"/>
        <w:rPr>
          <w:rFonts w:asciiTheme="minorHAnsi" w:hAnsiTheme="minorHAnsi" w:cstheme="minorHAnsi"/>
        </w:rPr>
      </w:pPr>
    </w:p>
    <w:p w14:paraId="5A711176" w14:textId="77777777" w:rsidR="0042274E" w:rsidRDefault="0042274E" w:rsidP="0042274E">
      <w:pPr>
        <w:pStyle w:val="Heading3"/>
      </w:pPr>
      <w:bookmarkStart w:id="576" w:name="_Toc170074604"/>
      <w:bookmarkStart w:id="577" w:name="_Toc170578803"/>
      <w:r>
        <w:t xml:space="preserve">Order Trade </w:t>
      </w:r>
      <w:bookmarkEnd w:id="576"/>
      <w:r>
        <w:t>Busted</w:t>
      </w:r>
      <w:bookmarkEnd w:id="577"/>
    </w:p>
    <w:p w14:paraId="3EB7BF26" w14:textId="77777777" w:rsidR="0042274E" w:rsidRDefault="0042274E" w:rsidP="0042274E">
      <w:pPr>
        <w:pStyle w:val="NormalNGMDS"/>
        <w:ind w:left="0"/>
        <w:rPr>
          <w:rFonts w:asciiTheme="minorHAnsi" w:hAnsiTheme="minorHAnsi" w:cstheme="minorHAnsi"/>
        </w:rPr>
      </w:pPr>
      <w:r w:rsidRPr="00F315FE">
        <w:rPr>
          <w:rFonts w:asciiTheme="minorHAnsi" w:hAnsiTheme="minorHAnsi" w:cstheme="minorHAnsi"/>
        </w:rPr>
        <w:t>A trade already concluded for order</w:t>
      </w:r>
      <w:r>
        <w:rPr>
          <w:rFonts w:asciiTheme="minorHAnsi" w:hAnsiTheme="minorHAnsi" w:cstheme="minorHAnsi"/>
        </w:rPr>
        <w:t>s or quotes</w:t>
      </w:r>
      <w:r w:rsidRPr="00F315FE">
        <w:rPr>
          <w:rFonts w:asciiTheme="minorHAnsi" w:hAnsiTheme="minorHAnsi" w:cstheme="minorHAnsi"/>
        </w:rPr>
        <w:t xml:space="preserve"> could be cancelled </w:t>
      </w:r>
    </w:p>
    <w:p w14:paraId="2A2CE222" w14:textId="77777777" w:rsidR="0042274E" w:rsidRDefault="0042274E" w:rsidP="0042274E">
      <w:pPr>
        <w:pStyle w:val="NormalNGMDS"/>
        <w:numPr>
          <w:ilvl w:val="0"/>
          <w:numId w:val="143"/>
        </w:numPr>
        <w:rPr>
          <w:rFonts w:asciiTheme="minorHAnsi" w:hAnsiTheme="minorHAnsi" w:cstheme="minorHAnsi"/>
        </w:rPr>
      </w:pPr>
      <w:r>
        <w:rPr>
          <w:rFonts w:asciiTheme="minorHAnsi" w:hAnsiTheme="minorHAnsi" w:cstheme="minorHAnsi"/>
        </w:rPr>
        <w:t>by error trade reporting that is originated from the client.</w:t>
      </w:r>
    </w:p>
    <w:p w14:paraId="16EBF737" w14:textId="77777777" w:rsidR="0042274E" w:rsidRDefault="0042274E" w:rsidP="0042274E">
      <w:pPr>
        <w:pStyle w:val="NormalNGMDS"/>
        <w:numPr>
          <w:ilvl w:val="0"/>
          <w:numId w:val="143"/>
        </w:numPr>
        <w:rPr>
          <w:rFonts w:asciiTheme="minorHAnsi" w:hAnsiTheme="minorHAnsi" w:cstheme="minorHAnsi"/>
        </w:rPr>
      </w:pPr>
      <w:r w:rsidRPr="00F315FE">
        <w:rPr>
          <w:rFonts w:asciiTheme="minorHAnsi" w:hAnsiTheme="minorHAnsi" w:cstheme="minorHAnsi"/>
        </w:rPr>
        <w:t xml:space="preserve">by </w:t>
      </w:r>
      <w:r>
        <w:rPr>
          <w:rFonts w:asciiTheme="minorHAnsi" w:hAnsiTheme="minorHAnsi" w:cstheme="minorHAnsi"/>
        </w:rPr>
        <w:t>HKEX trading and market operations</w:t>
      </w:r>
      <w:r w:rsidRPr="00F315FE">
        <w:rPr>
          <w:rFonts w:asciiTheme="minorHAnsi" w:hAnsiTheme="minorHAnsi" w:cstheme="minorHAnsi"/>
        </w:rPr>
        <w:t>.</w:t>
      </w:r>
    </w:p>
    <w:p w14:paraId="7577A9AE" w14:textId="5332A1D9" w:rsidR="0042274E" w:rsidRDefault="0042274E" w:rsidP="0042274E">
      <w:pPr>
        <w:pStyle w:val="NormalNGMDS"/>
        <w:ind w:left="0"/>
        <w:rPr>
          <w:rFonts w:asciiTheme="minorHAnsi" w:hAnsiTheme="minorHAnsi" w:cstheme="minorHAnsi"/>
        </w:rPr>
      </w:pPr>
      <w:r w:rsidRPr="00F315FE">
        <w:rPr>
          <w:rFonts w:asciiTheme="minorHAnsi" w:hAnsiTheme="minorHAnsi" w:cstheme="minorHAnsi"/>
        </w:rPr>
        <w:t xml:space="preserve">A trade cancel will be </w:t>
      </w:r>
      <w:r>
        <w:rPr>
          <w:rFonts w:asciiTheme="minorHAnsi" w:hAnsiTheme="minorHAnsi" w:cstheme="minorHAnsi"/>
        </w:rPr>
        <w:t>conveyed</w:t>
      </w:r>
      <w:r w:rsidRPr="00F315FE">
        <w:rPr>
          <w:rFonts w:asciiTheme="minorHAnsi" w:hAnsiTheme="minorHAnsi" w:cstheme="minorHAnsi"/>
        </w:rPr>
        <w:t xml:space="preserve"> to </w:t>
      </w:r>
      <w:r>
        <w:rPr>
          <w:rFonts w:asciiTheme="minorHAnsi" w:hAnsiTheme="minorHAnsi" w:cstheme="minorHAnsi"/>
        </w:rPr>
        <w:t xml:space="preserve">client using </w:t>
      </w:r>
      <w:r w:rsidRPr="00A115F5">
        <w:rPr>
          <w:rFonts w:asciiTheme="minorHAnsi" w:hAnsiTheme="minorHAnsi" w:cstheme="minorHAnsi"/>
        </w:rPr>
        <w:t xml:space="preserve">Trade </w:t>
      </w:r>
      <w:r w:rsidR="00FC27C6">
        <w:rPr>
          <w:rFonts w:asciiTheme="minorHAnsi" w:hAnsiTheme="minorHAnsi" w:cstheme="minorHAnsi"/>
        </w:rPr>
        <w:t>Cancelled</w:t>
      </w:r>
      <w:r>
        <w:rPr>
          <w:rFonts w:asciiTheme="minorHAnsi" w:hAnsiTheme="minorHAnsi" w:cstheme="minorHAnsi"/>
        </w:rPr>
        <w:t xml:space="preserve"> (</w:t>
      </w:r>
      <w:r w:rsidR="00FC27C6">
        <w:rPr>
          <w:rFonts w:asciiTheme="minorHAnsi" w:hAnsiTheme="minorHAnsi" w:cstheme="minorHAnsi"/>
        </w:rPr>
        <w:t>88</w:t>
      </w:r>
      <w:r>
        <w:rPr>
          <w:rFonts w:asciiTheme="minorHAnsi" w:hAnsiTheme="minorHAnsi" w:cstheme="minorHAnsi"/>
        </w:rPr>
        <w:t>) message.</w:t>
      </w:r>
    </w:p>
    <w:p w14:paraId="0AB57AF7" w14:textId="77777777" w:rsidR="0042274E" w:rsidRDefault="0042274E" w:rsidP="0042274E">
      <w:pPr>
        <w:pStyle w:val="NormalNGMDS"/>
        <w:ind w:left="0"/>
        <w:rPr>
          <w:rFonts w:asciiTheme="minorHAnsi" w:hAnsiTheme="minorHAnsi" w:cstheme="minorHAnsi"/>
        </w:rPr>
      </w:pPr>
    </w:p>
    <w:p w14:paraId="6F3B07DB" w14:textId="77777777" w:rsidR="0042274E" w:rsidRPr="00417716" w:rsidRDefault="0042274E" w:rsidP="0042274E">
      <w:pPr>
        <w:pStyle w:val="Heading3"/>
        <w:rPr>
          <w:lang w:val="en-GB"/>
        </w:rPr>
      </w:pPr>
      <w:bookmarkStart w:id="578" w:name="_Toc170074606"/>
      <w:bookmarkStart w:id="579" w:name="_Toc170578804"/>
      <w:r w:rsidRPr="00417716">
        <w:rPr>
          <w:lang w:val="en-GB"/>
        </w:rPr>
        <w:t>Ord</w:t>
      </w:r>
      <w:r>
        <w:rPr>
          <w:lang w:val="en-GB"/>
        </w:rPr>
        <w:t xml:space="preserve">er </w:t>
      </w:r>
      <w:r w:rsidRPr="00417716">
        <w:rPr>
          <w:lang w:val="en-GB"/>
        </w:rPr>
        <w:t>Status</w:t>
      </w:r>
      <w:bookmarkEnd w:id="578"/>
      <w:bookmarkEnd w:id="579"/>
    </w:p>
    <w:p w14:paraId="46A94A41" w14:textId="77777777" w:rsidR="0042274E" w:rsidRPr="00417716" w:rsidRDefault="0042274E" w:rsidP="0042274E">
      <w:pPr>
        <w:pStyle w:val="Heading1Text"/>
        <w:tabs>
          <w:tab w:val="left" w:pos="2718"/>
          <w:tab w:val="left" w:pos="6859"/>
        </w:tabs>
        <w:spacing w:before="60" w:after="60"/>
        <w:ind w:left="0"/>
        <w:rPr>
          <w:rFonts w:asciiTheme="minorHAnsi" w:hAnsiTheme="minorHAnsi" w:cstheme="minorHAnsi"/>
          <w:szCs w:val="20"/>
          <w:lang w:val="en-GB"/>
        </w:rPr>
      </w:pPr>
      <w:r w:rsidRPr="00417716">
        <w:rPr>
          <w:rFonts w:asciiTheme="minorHAnsi" w:hAnsiTheme="minorHAnsi" w:cstheme="minorHAnsi"/>
          <w:szCs w:val="20"/>
          <w:lang w:val="en-GB"/>
        </w:rPr>
        <w:t>The Ord</w:t>
      </w:r>
      <w:r>
        <w:rPr>
          <w:rFonts w:asciiTheme="minorHAnsi" w:hAnsiTheme="minorHAnsi" w:cstheme="minorHAnsi"/>
          <w:szCs w:val="20"/>
          <w:lang w:val="en-GB"/>
        </w:rPr>
        <w:t xml:space="preserve">er </w:t>
      </w:r>
      <w:r w:rsidRPr="00417716">
        <w:rPr>
          <w:rFonts w:asciiTheme="minorHAnsi" w:hAnsiTheme="minorHAnsi" w:cstheme="minorHAnsi"/>
          <w:szCs w:val="20"/>
          <w:lang w:val="en-GB"/>
        </w:rPr>
        <w:t>Status</w:t>
      </w:r>
      <w:r>
        <w:rPr>
          <w:rFonts w:asciiTheme="minorHAnsi" w:hAnsiTheme="minorHAnsi" w:cstheme="minorHAnsi"/>
          <w:szCs w:val="20"/>
          <w:lang w:val="en-GB"/>
        </w:rPr>
        <w:t xml:space="preserve"> is</w:t>
      </w:r>
      <w:r w:rsidRPr="00417716">
        <w:rPr>
          <w:rFonts w:asciiTheme="minorHAnsi" w:hAnsiTheme="minorHAnsi" w:cstheme="minorHAnsi"/>
          <w:szCs w:val="20"/>
          <w:lang w:val="en-GB"/>
        </w:rPr>
        <w:t xml:space="preserve"> </w:t>
      </w:r>
      <w:r>
        <w:rPr>
          <w:rFonts w:asciiTheme="minorHAnsi" w:hAnsiTheme="minorHAnsi" w:cstheme="minorHAnsi"/>
          <w:szCs w:val="20"/>
          <w:lang w:val="en-GB"/>
        </w:rPr>
        <w:t xml:space="preserve">carried in </w:t>
      </w:r>
      <w:r w:rsidRPr="00417716">
        <w:rPr>
          <w:rFonts w:asciiTheme="minorHAnsi" w:hAnsiTheme="minorHAnsi" w:cstheme="minorHAnsi"/>
          <w:szCs w:val="20"/>
          <w:lang w:val="en-GB"/>
        </w:rPr>
        <w:t>different types of executions</w:t>
      </w:r>
      <w:r>
        <w:rPr>
          <w:rFonts w:asciiTheme="minorHAnsi" w:hAnsiTheme="minorHAnsi" w:cstheme="minorHAnsi"/>
          <w:szCs w:val="20"/>
          <w:lang w:val="en-GB"/>
        </w:rPr>
        <w:t xml:space="preserve"> for an order</w:t>
      </w:r>
      <w:r w:rsidRPr="00417716">
        <w:rPr>
          <w:rFonts w:asciiTheme="minorHAnsi" w:hAnsiTheme="minorHAnsi" w:cstheme="minorHAnsi"/>
          <w:szCs w:val="20"/>
          <w:lang w:val="en-GB"/>
        </w:rPr>
        <w:t>:</w:t>
      </w:r>
    </w:p>
    <w:p w14:paraId="67927674" w14:textId="77777777" w:rsidR="0042274E" w:rsidRPr="00417716" w:rsidRDefault="0042274E" w:rsidP="0042274E">
      <w:pPr>
        <w:pStyle w:val="Heading1Text"/>
        <w:numPr>
          <w:ilvl w:val="0"/>
          <w:numId w:val="69"/>
        </w:numPr>
        <w:spacing w:before="60" w:after="60"/>
        <w:jc w:val="left"/>
        <w:rPr>
          <w:rFonts w:asciiTheme="minorHAnsi" w:hAnsiTheme="minorHAnsi" w:cstheme="minorHAnsi"/>
          <w:szCs w:val="20"/>
          <w:lang w:val="en-GB"/>
        </w:rPr>
      </w:pPr>
      <w:r w:rsidRPr="00417716">
        <w:rPr>
          <w:rFonts w:asciiTheme="minorHAnsi" w:hAnsiTheme="minorHAnsi" w:cstheme="minorHAnsi"/>
          <w:szCs w:val="20"/>
          <w:lang w:val="en-GB"/>
        </w:rPr>
        <w:t>0 = New</w:t>
      </w:r>
    </w:p>
    <w:p w14:paraId="78D72DFB" w14:textId="77777777" w:rsidR="0042274E" w:rsidRPr="00417716" w:rsidRDefault="0042274E" w:rsidP="0042274E">
      <w:pPr>
        <w:pStyle w:val="Heading1Text"/>
        <w:numPr>
          <w:ilvl w:val="0"/>
          <w:numId w:val="69"/>
        </w:numPr>
        <w:spacing w:before="60" w:after="60"/>
        <w:jc w:val="left"/>
        <w:rPr>
          <w:rFonts w:asciiTheme="minorHAnsi" w:hAnsiTheme="minorHAnsi" w:cstheme="minorHAnsi"/>
          <w:szCs w:val="20"/>
          <w:lang w:val="en-GB"/>
        </w:rPr>
      </w:pPr>
      <w:r w:rsidRPr="00417716">
        <w:rPr>
          <w:rFonts w:asciiTheme="minorHAnsi" w:hAnsiTheme="minorHAnsi" w:cstheme="minorHAnsi"/>
          <w:szCs w:val="20"/>
          <w:lang w:val="en-GB"/>
        </w:rPr>
        <w:t>1 = Partially Filled</w:t>
      </w:r>
    </w:p>
    <w:p w14:paraId="720C0153" w14:textId="77777777" w:rsidR="0042274E" w:rsidRPr="00417716" w:rsidRDefault="0042274E" w:rsidP="0042274E">
      <w:pPr>
        <w:pStyle w:val="Heading1Text"/>
        <w:numPr>
          <w:ilvl w:val="0"/>
          <w:numId w:val="69"/>
        </w:numPr>
        <w:spacing w:before="60" w:after="60"/>
        <w:jc w:val="left"/>
        <w:rPr>
          <w:rFonts w:asciiTheme="minorHAnsi" w:hAnsiTheme="minorHAnsi" w:cstheme="minorHAnsi"/>
          <w:szCs w:val="20"/>
          <w:lang w:val="en-GB"/>
        </w:rPr>
      </w:pPr>
      <w:r w:rsidRPr="00417716">
        <w:rPr>
          <w:rFonts w:asciiTheme="minorHAnsi" w:hAnsiTheme="minorHAnsi" w:cstheme="minorHAnsi"/>
          <w:szCs w:val="20"/>
          <w:lang w:val="en-GB"/>
        </w:rPr>
        <w:t>2 = Filled</w:t>
      </w:r>
    </w:p>
    <w:p w14:paraId="519BB2D4" w14:textId="77777777" w:rsidR="0042274E" w:rsidRPr="00417716" w:rsidRDefault="0042274E" w:rsidP="0042274E">
      <w:pPr>
        <w:pStyle w:val="Heading1Text"/>
        <w:numPr>
          <w:ilvl w:val="0"/>
          <w:numId w:val="69"/>
        </w:numPr>
        <w:spacing w:before="60" w:after="60"/>
        <w:jc w:val="left"/>
        <w:rPr>
          <w:rFonts w:asciiTheme="minorHAnsi" w:hAnsiTheme="minorHAnsi" w:cstheme="minorHAnsi"/>
          <w:szCs w:val="20"/>
          <w:lang w:val="en-GB"/>
        </w:rPr>
      </w:pPr>
      <w:r w:rsidRPr="00417716">
        <w:rPr>
          <w:rFonts w:asciiTheme="minorHAnsi" w:hAnsiTheme="minorHAnsi" w:cstheme="minorHAnsi"/>
          <w:szCs w:val="20"/>
          <w:lang w:val="en-GB"/>
        </w:rPr>
        <w:t>4 = Cancelled</w:t>
      </w:r>
    </w:p>
    <w:p w14:paraId="5D285B96" w14:textId="77777777" w:rsidR="0042274E" w:rsidRPr="00417716" w:rsidRDefault="0042274E" w:rsidP="0042274E">
      <w:pPr>
        <w:pStyle w:val="Heading1Text"/>
        <w:numPr>
          <w:ilvl w:val="0"/>
          <w:numId w:val="69"/>
        </w:numPr>
        <w:spacing w:before="60" w:after="60"/>
        <w:jc w:val="left"/>
        <w:rPr>
          <w:rFonts w:asciiTheme="minorHAnsi" w:hAnsiTheme="minorHAnsi" w:cstheme="minorHAnsi"/>
          <w:szCs w:val="20"/>
          <w:lang w:val="en-GB"/>
        </w:rPr>
      </w:pPr>
      <w:r w:rsidRPr="00417716">
        <w:rPr>
          <w:rFonts w:asciiTheme="minorHAnsi" w:hAnsiTheme="minorHAnsi" w:cstheme="minorHAnsi"/>
          <w:szCs w:val="20"/>
          <w:lang w:val="en-GB"/>
        </w:rPr>
        <w:t>6 = Pending Cancel</w:t>
      </w:r>
    </w:p>
    <w:p w14:paraId="704E6AE5" w14:textId="77777777" w:rsidR="0042274E" w:rsidRPr="00417716" w:rsidRDefault="0042274E" w:rsidP="0042274E">
      <w:pPr>
        <w:pStyle w:val="Heading1Text"/>
        <w:numPr>
          <w:ilvl w:val="0"/>
          <w:numId w:val="69"/>
        </w:numPr>
        <w:spacing w:before="60" w:after="60"/>
        <w:jc w:val="left"/>
        <w:rPr>
          <w:rFonts w:asciiTheme="minorHAnsi" w:hAnsiTheme="minorHAnsi" w:cstheme="minorHAnsi"/>
          <w:szCs w:val="20"/>
          <w:lang w:val="en-GB"/>
        </w:rPr>
      </w:pPr>
      <w:r w:rsidRPr="00417716">
        <w:rPr>
          <w:rFonts w:asciiTheme="minorHAnsi" w:hAnsiTheme="minorHAnsi" w:cstheme="minorHAnsi"/>
          <w:szCs w:val="20"/>
          <w:lang w:val="en-GB"/>
        </w:rPr>
        <w:t>8 = Rejected</w:t>
      </w:r>
    </w:p>
    <w:p w14:paraId="0B67D87E" w14:textId="77777777" w:rsidR="0042274E" w:rsidRPr="00417716" w:rsidRDefault="0042274E" w:rsidP="0042274E">
      <w:pPr>
        <w:pStyle w:val="Heading1Text"/>
        <w:numPr>
          <w:ilvl w:val="0"/>
          <w:numId w:val="69"/>
        </w:numPr>
        <w:spacing w:before="60" w:after="60"/>
        <w:jc w:val="left"/>
        <w:rPr>
          <w:rFonts w:asciiTheme="minorHAnsi" w:hAnsiTheme="minorHAnsi" w:cstheme="minorHAnsi"/>
          <w:szCs w:val="20"/>
          <w:lang w:val="en-GB"/>
        </w:rPr>
      </w:pPr>
      <w:r w:rsidRPr="00417716">
        <w:rPr>
          <w:rFonts w:asciiTheme="minorHAnsi" w:hAnsiTheme="minorHAnsi" w:cstheme="minorHAnsi"/>
          <w:szCs w:val="20"/>
          <w:lang w:val="en-GB"/>
        </w:rPr>
        <w:t>A = Pending New</w:t>
      </w:r>
    </w:p>
    <w:p w14:paraId="29E912A5" w14:textId="77777777" w:rsidR="0042274E" w:rsidRPr="00417716" w:rsidRDefault="0042274E" w:rsidP="0042274E">
      <w:pPr>
        <w:pStyle w:val="Heading1Text"/>
        <w:numPr>
          <w:ilvl w:val="0"/>
          <w:numId w:val="69"/>
        </w:numPr>
        <w:spacing w:before="60" w:after="60"/>
        <w:jc w:val="left"/>
        <w:rPr>
          <w:rFonts w:asciiTheme="minorHAnsi" w:hAnsiTheme="minorHAnsi" w:cstheme="minorHAnsi"/>
          <w:szCs w:val="20"/>
          <w:lang w:val="en-GB"/>
        </w:rPr>
      </w:pPr>
      <w:r w:rsidRPr="00417716">
        <w:rPr>
          <w:rFonts w:asciiTheme="minorHAnsi" w:hAnsiTheme="minorHAnsi" w:cstheme="minorHAnsi"/>
          <w:szCs w:val="20"/>
          <w:lang w:val="en-GB"/>
        </w:rPr>
        <w:t>C = Expired</w:t>
      </w:r>
    </w:p>
    <w:p w14:paraId="6D7D189C" w14:textId="77777777" w:rsidR="0042274E" w:rsidRPr="00417716" w:rsidRDefault="0042274E" w:rsidP="0042274E">
      <w:pPr>
        <w:pStyle w:val="Heading1Text"/>
        <w:numPr>
          <w:ilvl w:val="0"/>
          <w:numId w:val="69"/>
        </w:numPr>
        <w:spacing w:before="60" w:after="60"/>
        <w:jc w:val="left"/>
        <w:rPr>
          <w:rFonts w:asciiTheme="minorHAnsi" w:hAnsiTheme="minorHAnsi" w:cstheme="minorHAnsi"/>
          <w:szCs w:val="20"/>
          <w:lang w:val="en-GB"/>
        </w:rPr>
      </w:pPr>
      <w:r w:rsidRPr="00417716">
        <w:rPr>
          <w:rFonts w:asciiTheme="minorHAnsi" w:hAnsiTheme="minorHAnsi" w:cstheme="minorHAnsi"/>
          <w:szCs w:val="20"/>
          <w:lang w:val="en-GB"/>
        </w:rPr>
        <w:t>E = Pending Replace</w:t>
      </w:r>
    </w:p>
    <w:p w14:paraId="7325FC40" w14:textId="77777777" w:rsidR="0042274E" w:rsidRDefault="0042274E" w:rsidP="0042274E">
      <w:pPr>
        <w:pStyle w:val="Heading4Text"/>
        <w:ind w:left="0"/>
        <w:rPr>
          <w:rFonts w:asciiTheme="minorHAnsi" w:hAnsiTheme="minorHAnsi" w:cstheme="minorHAnsi"/>
        </w:rPr>
      </w:pPr>
    </w:p>
    <w:p w14:paraId="134B0C87" w14:textId="77777777" w:rsidR="0042274E" w:rsidRPr="00417716" w:rsidRDefault="0042274E" w:rsidP="0042274E">
      <w:pPr>
        <w:pStyle w:val="Heading3"/>
      </w:pPr>
      <w:bookmarkStart w:id="580" w:name="_Toc170578805"/>
      <w:r w:rsidRPr="00417716">
        <w:lastRenderedPageBreak/>
        <w:t>Message Flow</w:t>
      </w:r>
      <w:bookmarkEnd w:id="580"/>
      <w:r w:rsidRPr="00417716">
        <w:t xml:space="preserve"> </w:t>
      </w:r>
    </w:p>
    <w:p w14:paraId="412C5276" w14:textId="77777777" w:rsidR="0042274E" w:rsidRPr="00417716" w:rsidRDefault="0042274E" w:rsidP="0042274E">
      <w:pPr>
        <w:pStyle w:val="Heading4"/>
        <w:rPr>
          <w:rFonts w:asciiTheme="minorHAnsi" w:hAnsiTheme="minorHAnsi" w:cstheme="minorHAnsi"/>
        </w:rPr>
      </w:pPr>
      <w:bookmarkStart w:id="581" w:name="_Toc170578806"/>
      <w:r>
        <w:rPr>
          <w:rFonts w:asciiTheme="minorHAnsi" w:hAnsiTheme="minorHAnsi" w:cstheme="minorHAnsi"/>
        </w:rPr>
        <w:t>New Order</w:t>
      </w:r>
      <w:bookmarkEnd w:id="581"/>
    </w:p>
    <w:p w14:paraId="5C645447" w14:textId="4FFCD03A" w:rsidR="0042274E" w:rsidRDefault="00AB2882" w:rsidP="0042274E">
      <w:pPr>
        <w:pStyle w:val="Heading4Text"/>
        <w:ind w:left="0"/>
      </w:pPr>
      <w:r>
        <w:object w:dxaOrig="8652" w:dyaOrig="10980" w14:anchorId="3841D107">
          <v:shape id="_x0000_i1026" type="#_x0000_t75" style="width:432.6pt;height:549pt" o:ole="">
            <v:imagedata r:id="rId21" o:title=""/>
          </v:shape>
          <o:OLEObject Type="Embed" ProgID="Visio.Drawing.15" ShapeID="_x0000_i1026" DrawAspect="Content" ObjectID="_1782904585" r:id="rId22"/>
        </w:object>
      </w:r>
    </w:p>
    <w:p w14:paraId="100218B7" w14:textId="77777777" w:rsidR="0042274E" w:rsidRDefault="0042274E" w:rsidP="0042274E">
      <w:pPr>
        <w:pStyle w:val="Heading4"/>
        <w:rPr>
          <w:rFonts w:asciiTheme="minorHAnsi" w:hAnsiTheme="minorHAnsi" w:cstheme="minorHAnsi"/>
        </w:rPr>
      </w:pPr>
      <w:bookmarkStart w:id="582" w:name="_Toc170578807"/>
      <w:r>
        <w:rPr>
          <w:rFonts w:asciiTheme="minorHAnsi" w:hAnsiTheme="minorHAnsi" w:cstheme="minorHAnsi"/>
        </w:rPr>
        <w:lastRenderedPageBreak/>
        <w:t>Cancel Order</w:t>
      </w:r>
      <w:bookmarkEnd w:id="582"/>
    </w:p>
    <w:p w14:paraId="3B7ACDB1" w14:textId="63DEF88E" w:rsidR="0042274E" w:rsidRPr="000A3ECF" w:rsidRDefault="00AB2882" w:rsidP="0042274E">
      <w:r>
        <w:object w:dxaOrig="8676" w:dyaOrig="8976" w14:anchorId="6D3D4DCF">
          <v:shape id="_x0000_i1027" type="#_x0000_t75" style="width:433.8pt;height:448.8pt" o:ole="">
            <v:imagedata r:id="rId23" o:title=""/>
          </v:shape>
          <o:OLEObject Type="Embed" ProgID="Visio.Drawing.15" ShapeID="_x0000_i1027" DrawAspect="Content" ObjectID="_1782904586" r:id="rId24"/>
        </w:object>
      </w:r>
    </w:p>
    <w:p w14:paraId="7131D564" w14:textId="77777777" w:rsidR="0042274E" w:rsidRPr="00417716" w:rsidRDefault="0042274E" w:rsidP="0042274E">
      <w:pPr>
        <w:pStyle w:val="Heading4"/>
        <w:rPr>
          <w:rFonts w:asciiTheme="minorHAnsi" w:hAnsiTheme="minorHAnsi" w:cstheme="minorHAnsi"/>
        </w:rPr>
      </w:pPr>
      <w:bookmarkStart w:id="583" w:name="_Toc170578808"/>
      <w:r>
        <w:rPr>
          <w:rFonts w:asciiTheme="minorHAnsi" w:hAnsiTheme="minorHAnsi" w:cstheme="minorHAnsi"/>
        </w:rPr>
        <w:lastRenderedPageBreak/>
        <w:t>Amend Order</w:t>
      </w:r>
      <w:bookmarkEnd w:id="583"/>
    </w:p>
    <w:p w14:paraId="1FD45238" w14:textId="1459B254" w:rsidR="0042274E" w:rsidRDefault="00AB2882" w:rsidP="0042274E">
      <w:pPr>
        <w:pStyle w:val="Heading4Text"/>
        <w:ind w:left="0"/>
      </w:pPr>
      <w:r>
        <w:object w:dxaOrig="8676" w:dyaOrig="8868" w14:anchorId="470B376A">
          <v:shape id="_x0000_i1028" type="#_x0000_t75" style="width:433.8pt;height:443.4pt" o:ole="">
            <v:imagedata r:id="rId25" o:title=""/>
          </v:shape>
          <o:OLEObject Type="Embed" ProgID="Visio.Drawing.15" ShapeID="_x0000_i1028" DrawAspect="Content" ObjectID="_1782904587" r:id="rId26"/>
        </w:object>
      </w:r>
    </w:p>
    <w:p w14:paraId="2F62EF9C" w14:textId="77777777" w:rsidR="0042274E" w:rsidRDefault="0042274E" w:rsidP="0042274E">
      <w:pPr>
        <w:pStyle w:val="Heading4Text"/>
        <w:ind w:left="0"/>
      </w:pPr>
    </w:p>
    <w:p w14:paraId="018EEF2B" w14:textId="77777777" w:rsidR="0042274E" w:rsidRDefault="0042274E" w:rsidP="0042274E">
      <w:pPr>
        <w:spacing w:after="200" w:line="276" w:lineRule="auto"/>
        <w:rPr>
          <w:rFonts w:eastAsiaTheme="majorEastAsia" w:cstheme="minorHAnsi"/>
          <w:b/>
          <w:bCs/>
          <w:iCs/>
          <w:color w:val="365F91"/>
          <w:sz w:val="22"/>
        </w:rPr>
      </w:pPr>
      <w:r>
        <w:rPr>
          <w:rFonts w:cstheme="minorHAnsi"/>
        </w:rPr>
        <w:br w:type="page"/>
      </w:r>
    </w:p>
    <w:p w14:paraId="637A00A3" w14:textId="77777777" w:rsidR="0042274E" w:rsidRDefault="0042274E" w:rsidP="0042274E">
      <w:pPr>
        <w:pStyle w:val="Heading2"/>
        <w:rPr>
          <w:rFonts w:asciiTheme="minorHAnsi" w:hAnsiTheme="minorHAnsi" w:cstheme="minorHAnsi"/>
        </w:rPr>
      </w:pPr>
      <w:bookmarkStart w:id="584" w:name="_Toc170578809"/>
      <w:r>
        <w:rPr>
          <w:rFonts w:asciiTheme="minorHAnsi" w:hAnsiTheme="minorHAnsi" w:cstheme="minorHAnsi"/>
        </w:rPr>
        <w:lastRenderedPageBreak/>
        <w:t xml:space="preserve">Mass Cancellation </w:t>
      </w:r>
      <w:r w:rsidRPr="00417716">
        <w:rPr>
          <w:rFonts w:asciiTheme="minorHAnsi" w:hAnsiTheme="minorHAnsi" w:cstheme="minorHAnsi"/>
        </w:rPr>
        <w:t>Handling</w:t>
      </w:r>
      <w:bookmarkEnd w:id="584"/>
    </w:p>
    <w:p w14:paraId="5A775A03" w14:textId="56498EC0" w:rsidR="0042274E" w:rsidRDefault="00EA1E3D" w:rsidP="0042274E">
      <w:pPr>
        <w:pStyle w:val="NormalNGMDS"/>
        <w:ind w:left="0"/>
        <w:rPr>
          <w:rFonts w:asciiTheme="minorHAnsi" w:hAnsiTheme="minorHAnsi" w:cstheme="minorHAnsi"/>
        </w:rPr>
      </w:pPr>
      <w:r>
        <w:rPr>
          <w:rFonts w:asciiTheme="minorHAnsi" w:hAnsiTheme="minorHAnsi" w:cstheme="minorHAnsi"/>
        </w:rPr>
        <w:t xml:space="preserve">The system supports </w:t>
      </w:r>
      <w:r w:rsidR="0042274E">
        <w:rPr>
          <w:rFonts w:asciiTheme="minorHAnsi" w:hAnsiTheme="minorHAnsi" w:cstheme="minorHAnsi"/>
        </w:rPr>
        <w:t>mass cancellation on orders and quotes.</w:t>
      </w:r>
    </w:p>
    <w:p w14:paraId="2FC50081" w14:textId="77777777" w:rsidR="0042274E" w:rsidRDefault="0042274E" w:rsidP="0042274E">
      <w:pPr>
        <w:pStyle w:val="NormalNGMDS"/>
        <w:ind w:left="0"/>
        <w:rPr>
          <w:rFonts w:asciiTheme="minorHAnsi" w:hAnsiTheme="minorHAnsi" w:cstheme="minorHAnsi"/>
        </w:rPr>
      </w:pPr>
      <w:r w:rsidRPr="00C849EA">
        <w:rPr>
          <w:rFonts w:asciiTheme="minorHAnsi" w:hAnsiTheme="minorHAnsi" w:cstheme="minorHAnsi"/>
        </w:rPr>
        <w:t xml:space="preserve">A trading session is allowed to submit mass cancel </w:t>
      </w:r>
      <w:r>
        <w:rPr>
          <w:rFonts w:asciiTheme="minorHAnsi" w:hAnsiTheme="minorHAnsi" w:cstheme="minorHAnsi"/>
        </w:rPr>
        <w:t xml:space="preserve">for the current session and/or </w:t>
      </w:r>
      <w:r w:rsidRPr="00C849EA">
        <w:rPr>
          <w:rFonts w:asciiTheme="minorHAnsi" w:hAnsiTheme="minorHAnsi" w:cstheme="minorHAnsi"/>
        </w:rPr>
        <w:t xml:space="preserve">for </w:t>
      </w:r>
      <w:r>
        <w:rPr>
          <w:rFonts w:asciiTheme="minorHAnsi" w:hAnsiTheme="minorHAnsi" w:cstheme="minorHAnsi"/>
        </w:rPr>
        <w:t xml:space="preserve">other </w:t>
      </w:r>
      <w:r w:rsidRPr="00C849EA">
        <w:rPr>
          <w:rFonts w:asciiTheme="minorHAnsi" w:hAnsiTheme="minorHAnsi" w:cstheme="minorHAnsi"/>
        </w:rPr>
        <w:t>session</w:t>
      </w:r>
      <w:r>
        <w:rPr>
          <w:rFonts w:asciiTheme="minorHAnsi" w:hAnsiTheme="minorHAnsi" w:cstheme="minorHAnsi"/>
        </w:rPr>
        <w:t>(s)</w:t>
      </w:r>
      <w:r w:rsidRPr="00C849EA">
        <w:rPr>
          <w:rFonts w:asciiTheme="minorHAnsi" w:hAnsiTheme="minorHAnsi" w:cstheme="minorHAnsi"/>
        </w:rPr>
        <w:t xml:space="preserve"> belong</w:t>
      </w:r>
      <w:r>
        <w:rPr>
          <w:rFonts w:asciiTheme="minorHAnsi" w:hAnsiTheme="minorHAnsi" w:cstheme="minorHAnsi"/>
        </w:rPr>
        <w:t xml:space="preserve">ing </w:t>
      </w:r>
      <w:r w:rsidRPr="00C849EA">
        <w:rPr>
          <w:rFonts w:asciiTheme="minorHAnsi" w:hAnsiTheme="minorHAnsi" w:cstheme="minorHAnsi"/>
        </w:rPr>
        <w:t xml:space="preserve">to the same </w:t>
      </w:r>
      <w:r>
        <w:rPr>
          <w:rFonts w:asciiTheme="minorHAnsi" w:hAnsiTheme="minorHAnsi" w:cstheme="minorHAnsi"/>
        </w:rPr>
        <w:t>participant.</w:t>
      </w:r>
    </w:p>
    <w:p w14:paraId="33B11F6B" w14:textId="77777777" w:rsidR="0042274E" w:rsidRPr="00FA6171" w:rsidRDefault="0042274E" w:rsidP="0042274E">
      <w:pPr>
        <w:rPr>
          <w:lang w:val="en-GB"/>
        </w:rPr>
      </w:pPr>
    </w:p>
    <w:p w14:paraId="2D0F1B72" w14:textId="77777777" w:rsidR="0042274E" w:rsidRPr="00417716" w:rsidRDefault="0042274E" w:rsidP="0042274E">
      <w:pPr>
        <w:pStyle w:val="Heading3"/>
      </w:pPr>
      <w:bookmarkStart w:id="585" w:name="_Toc170074602"/>
      <w:bookmarkStart w:id="586" w:name="_Toc170578810"/>
      <w:r w:rsidRPr="00417716">
        <w:t>Mass Cancellation</w:t>
      </w:r>
      <w:bookmarkEnd w:id="585"/>
      <w:r>
        <w:t xml:space="preserve"> Type</w:t>
      </w:r>
      <w:bookmarkEnd w:id="586"/>
    </w:p>
    <w:p w14:paraId="379CBA82" w14:textId="77777777" w:rsidR="0042274E" w:rsidRDefault="0042274E" w:rsidP="0042274E">
      <w:pPr>
        <w:pStyle w:val="NormalNGMDS"/>
        <w:ind w:left="0"/>
        <w:rPr>
          <w:rFonts w:asciiTheme="minorHAnsi" w:hAnsiTheme="minorHAnsi" w:cstheme="minorHAnsi"/>
        </w:rPr>
      </w:pPr>
      <w:r>
        <w:rPr>
          <w:rFonts w:asciiTheme="minorHAnsi" w:hAnsiTheme="minorHAnsi" w:cstheme="minorHAnsi"/>
        </w:rPr>
        <w:t>There are two types of mass c</w:t>
      </w:r>
      <w:r w:rsidRPr="00C46679">
        <w:rPr>
          <w:rFonts w:asciiTheme="minorHAnsi" w:hAnsiTheme="minorHAnsi" w:cstheme="minorHAnsi"/>
        </w:rPr>
        <w:t>ancellation</w:t>
      </w:r>
      <w:r>
        <w:rPr>
          <w:rFonts w:asciiTheme="minorHAnsi" w:hAnsiTheme="minorHAnsi" w:cstheme="minorHAnsi"/>
        </w:rPr>
        <w:t>s:</w:t>
      </w:r>
    </w:p>
    <w:p w14:paraId="12ABDBC1" w14:textId="77777777" w:rsidR="0042274E" w:rsidRDefault="0042274E" w:rsidP="0042274E">
      <w:pPr>
        <w:pStyle w:val="NormalNGMDS"/>
        <w:numPr>
          <w:ilvl w:val="0"/>
          <w:numId w:val="96"/>
        </w:numPr>
        <w:rPr>
          <w:rFonts w:asciiTheme="minorHAnsi" w:hAnsiTheme="minorHAnsi" w:cstheme="minorHAnsi"/>
        </w:rPr>
      </w:pPr>
      <w:r>
        <w:rPr>
          <w:rFonts w:asciiTheme="minorHAnsi" w:hAnsiTheme="minorHAnsi" w:cstheme="minorHAnsi"/>
        </w:rPr>
        <w:t>Mass Cancel</w:t>
      </w:r>
    </w:p>
    <w:p w14:paraId="661A3C60" w14:textId="77777777" w:rsidR="0042274E" w:rsidRDefault="0042274E" w:rsidP="0042274E">
      <w:pPr>
        <w:pStyle w:val="NormalNGMDS"/>
        <w:ind w:left="360"/>
        <w:rPr>
          <w:rFonts w:asciiTheme="minorHAnsi" w:hAnsiTheme="minorHAnsi" w:cstheme="minorHAnsi"/>
        </w:rPr>
      </w:pPr>
      <w:r>
        <w:rPr>
          <w:rFonts w:asciiTheme="minorHAnsi" w:hAnsiTheme="minorHAnsi" w:cstheme="minorHAnsi"/>
        </w:rPr>
        <w:t>It is to cancel the orders/quotes within this session.</w:t>
      </w:r>
    </w:p>
    <w:p w14:paraId="178B10BC" w14:textId="77777777" w:rsidR="0042274E" w:rsidRDefault="0042274E" w:rsidP="0042274E">
      <w:pPr>
        <w:pStyle w:val="NormalNGMDS"/>
        <w:numPr>
          <w:ilvl w:val="0"/>
          <w:numId w:val="96"/>
        </w:numPr>
        <w:rPr>
          <w:rFonts w:asciiTheme="minorHAnsi" w:hAnsiTheme="minorHAnsi" w:cstheme="minorHAnsi"/>
        </w:rPr>
      </w:pPr>
      <w:r>
        <w:rPr>
          <w:rFonts w:asciiTheme="minorHAnsi" w:hAnsiTheme="minorHAnsi" w:cstheme="minorHAnsi"/>
        </w:rPr>
        <w:t>OBO (On Behalf Of) Mass Cancel</w:t>
      </w:r>
    </w:p>
    <w:p w14:paraId="4D0DB850" w14:textId="322F9AFD" w:rsidR="0042274E" w:rsidRDefault="0042274E" w:rsidP="0042274E">
      <w:pPr>
        <w:pStyle w:val="NormalNGMDS"/>
        <w:ind w:left="360"/>
        <w:rPr>
          <w:rFonts w:asciiTheme="minorHAnsi" w:hAnsiTheme="minorHAnsi" w:cstheme="minorHAnsi"/>
        </w:rPr>
      </w:pPr>
      <w:r>
        <w:rPr>
          <w:rFonts w:asciiTheme="minorHAnsi" w:hAnsiTheme="minorHAnsi" w:cstheme="minorHAnsi"/>
        </w:rPr>
        <w:t xml:space="preserve">It is to cancel the orders/quotes for </w:t>
      </w:r>
      <w:del w:id="587" w:author="Robert Lau" w:date="2024-07-16T22:04:00Z" w16du:dateUtc="2024-07-16T14:04:00Z">
        <w:r w:rsidR="00025E90" w:rsidDel="003700FF">
          <w:rPr>
            <w:rFonts w:asciiTheme="minorHAnsi" w:hAnsiTheme="minorHAnsi" w:cstheme="minorHAnsi"/>
          </w:rPr>
          <w:delText xml:space="preserve">current session and/or </w:delText>
        </w:r>
        <w:r w:rsidR="00025E90" w:rsidRPr="00C849EA" w:rsidDel="003700FF">
          <w:rPr>
            <w:rFonts w:asciiTheme="minorHAnsi" w:hAnsiTheme="minorHAnsi" w:cstheme="minorHAnsi"/>
          </w:rPr>
          <w:delText xml:space="preserve">for </w:delText>
        </w:r>
      </w:del>
      <w:r w:rsidR="00025E90">
        <w:rPr>
          <w:rFonts w:asciiTheme="minorHAnsi" w:hAnsiTheme="minorHAnsi" w:cstheme="minorHAnsi"/>
        </w:rPr>
        <w:t xml:space="preserve">other </w:t>
      </w:r>
      <w:r w:rsidR="00025E90" w:rsidRPr="00C849EA">
        <w:rPr>
          <w:rFonts w:asciiTheme="minorHAnsi" w:hAnsiTheme="minorHAnsi" w:cstheme="minorHAnsi"/>
        </w:rPr>
        <w:t>session</w:t>
      </w:r>
      <w:r w:rsidR="00025E90">
        <w:rPr>
          <w:rFonts w:asciiTheme="minorHAnsi" w:hAnsiTheme="minorHAnsi" w:cstheme="minorHAnsi"/>
        </w:rPr>
        <w:t>(s)</w:t>
      </w:r>
      <w:r w:rsidR="00025E90" w:rsidRPr="00025E90">
        <w:rPr>
          <w:rFonts w:asciiTheme="minorHAnsi" w:hAnsiTheme="minorHAnsi" w:cstheme="minorHAnsi"/>
        </w:rPr>
        <w:t xml:space="preserve"> </w:t>
      </w:r>
      <w:r w:rsidR="00025E90" w:rsidRPr="00C849EA">
        <w:rPr>
          <w:rFonts w:asciiTheme="minorHAnsi" w:hAnsiTheme="minorHAnsi" w:cstheme="minorHAnsi"/>
        </w:rPr>
        <w:t>belong</w:t>
      </w:r>
      <w:r w:rsidR="00025E90">
        <w:rPr>
          <w:rFonts w:asciiTheme="minorHAnsi" w:hAnsiTheme="minorHAnsi" w:cstheme="minorHAnsi"/>
        </w:rPr>
        <w:t xml:space="preserve">ing </w:t>
      </w:r>
      <w:r w:rsidR="00025E90" w:rsidRPr="00C849EA">
        <w:rPr>
          <w:rFonts w:asciiTheme="minorHAnsi" w:hAnsiTheme="minorHAnsi" w:cstheme="minorHAnsi"/>
        </w:rPr>
        <w:t xml:space="preserve">to the same </w:t>
      </w:r>
      <w:r w:rsidR="00025E90">
        <w:rPr>
          <w:rFonts w:asciiTheme="minorHAnsi" w:hAnsiTheme="minorHAnsi" w:cstheme="minorHAnsi"/>
        </w:rPr>
        <w:t>participant.</w:t>
      </w:r>
    </w:p>
    <w:p w14:paraId="3EF0A0D6" w14:textId="77777777" w:rsidR="00CD4868" w:rsidRDefault="00CD4868" w:rsidP="0042274E">
      <w:pPr>
        <w:pStyle w:val="NormalNGMDS"/>
        <w:ind w:left="360"/>
        <w:rPr>
          <w:rFonts w:asciiTheme="minorHAnsi" w:hAnsiTheme="minorHAnsi" w:cstheme="minorHAnsi"/>
        </w:rPr>
      </w:pPr>
    </w:p>
    <w:p w14:paraId="2264C1DC" w14:textId="77777777" w:rsidR="0042274E" w:rsidRPr="00417716" w:rsidRDefault="0042274E" w:rsidP="0042274E">
      <w:pPr>
        <w:pStyle w:val="Heading3"/>
      </w:pPr>
      <w:bookmarkStart w:id="588" w:name="_Toc170578811"/>
      <w:r w:rsidRPr="00417716">
        <w:t>Mass Cancellation</w:t>
      </w:r>
      <w:r>
        <w:t xml:space="preserve"> Criteria</w:t>
      </w:r>
      <w:bookmarkEnd w:id="588"/>
    </w:p>
    <w:p w14:paraId="0E6DE4E0" w14:textId="77777777" w:rsidR="0042274E" w:rsidRDefault="0042274E" w:rsidP="0042274E">
      <w:pPr>
        <w:pStyle w:val="NormalNGMDS"/>
        <w:ind w:left="0"/>
        <w:rPr>
          <w:rFonts w:asciiTheme="minorHAnsi" w:hAnsiTheme="minorHAnsi" w:cstheme="minorHAnsi"/>
        </w:rPr>
      </w:pPr>
      <w:r>
        <w:rPr>
          <w:rFonts w:asciiTheme="minorHAnsi" w:hAnsiTheme="minorHAnsi" w:cstheme="minorHAnsi"/>
        </w:rPr>
        <w:t>Mass Cancel and OBO Mass Cancel can specify which orders and quotes to be cancelled:</w:t>
      </w:r>
    </w:p>
    <w:p w14:paraId="28F21196" w14:textId="77777777" w:rsidR="0042274E" w:rsidRPr="00C46679" w:rsidRDefault="0042274E" w:rsidP="0042274E">
      <w:pPr>
        <w:pStyle w:val="NormalNGMDS"/>
        <w:numPr>
          <w:ilvl w:val="0"/>
          <w:numId w:val="96"/>
        </w:numPr>
        <w:rPr>
          <w:rFonts w:asciiTheme="minorHAnsi" w:hAnsiTheme="minorHAnsi" w:cstheme="minorHAnsi"/>
        </w:rPr>
      </w:pPr>
      <w:r w:rsidRPr="00C46679">
        <w:rPr>
          <w:rFonts w:asciiTheme="minorHAnsi" w:hAnsiTheme="minorHAnsi" w:cstheme="minorHAnsi"/>
        </w:rPr>
        <w:t>Cancel all orders and quotes</w:t>
      </w:r>
    </w:p>
    <w:p w14:paraId="69996169" w14:textId="77777777" w:rsidR="0042274E" w:rsidRPr="00C46679" w:rsidRDefault="0042274E" w:rsidP="0042274E">
      <w:pPr>
        <w:pStyle w:val="NormalNGMDS"/>
        <w:numPr>
          <w:ilvl w:val="0"/>
          <w:numId w:val="96"/>
        </w:numPr>
        <w:rPr>
          <w:rFonts w:asciiTheme="minorHAnsi" w:hAnsiTheme="minorHAnsi" w:cstheme="minorHAnsi"/>
        </w:rPr>
      </w:pPr>
      <w:r w:rsidRPr="00C46679">
        <w:rPr>
          <w:rFonts w:asciiTheme="minorHAnsi" w:hAnsiTheme="minorHAnsi" w:cstheme="minorHAnsi"/>
        </w:rPr>
        <w:t>Cancel orders and quotes for a Market</w:t>
      </w:r>
    </w:p>
    <w:p w14:paraId="3C3AE2A5" w14:textId="77777777" w:rsidR="0042274E" w:rsidRPr="00C46679" w:rsidRDefault="0042274E" w:rsidP="0042274E">
      <w:pPr>
        <w:pStyle w:val="NormalNGMDS"/>
        <w:numPr>
          <w:ilvl w:val="0"/>
          <w:numId w:val="96"/>
        </w:numPr>
        <w:rPr>
          <w:rFonts w:asciiTheme="minorHAnsi" w:hAnsiTheme="minorHAnsi" w:cstheme="minorHAnsi"/>
        </w:rPr>
      </w:pPr>
      <w:r w:rsidRPr="00C46679">
        <w:rPr>
          <w:rFonts w:asciiTheme="minorHAnsi" w:hAnsiTheme="minorHAnsi" w:cstheme="minorHAnsi"/>
        </w:rPr>
        <w:t>Cancel orders and quotes for an Instrument Type</w:t>
      </w:r>
    </w:p>
    <w:p w14:paraId="3A15A431" w14:textId="77777777" w:rsidR="0042274E" w:rsidRDefault="0042274E" w:rsidP="0042274E">
      <w:pPr>
        <w:pStyle w:val="NormalNGMDS"/>
        <w:numPr>
          <w:ilvl w:val="0"/>
          <w:numId w:val="96"/>
        </w:numPr>
        <w:rPr>
          <w:rFonts w:asciiTheme="minorHAnsi" w:hAnsiTheme="minorHAnsi" w:cstheme="minorHAnsi"/>
        </w:rPr>
      </w:pPr>
      <w:r w:rsidRPr="00C46679">
        <w:rPr>
          <w:rFonts w:asciiTheme="minorHAnsi" w:hAnsiTheme="minorHAnsi" w:cstheme="minorHAnsi"/>
        </w:rPr>
        <w:t>Cancel orders and quotes for an Instrument Class</w:t>
      </w:r>
    </w:p>
    <w:p w14:paraId="6B48B3E1" w14:textId="77777777" w:rsidR="0042274E" w:rsidRPr="00C46679" w:rsidRDefault="0042274E" w:rsidP="0042274E">
      <w:pPr>
        <w:pStyle w:val="NormalNGMDS"/>
        <w:numPr>
          <w:ilvl w:val="0"/>
          <w:numId w:val="96"/>
        </w:numPr>
        <w:rPr>
          <w:rFonts w:asciiTheme="minorHAnsi" w:hAnsiTheme="minorHAnsi" w:cstheme="minorHAnsi"/>
        </w:rPr>
      </w:pPr>
      <w:r w:rsidRPr="00C46679">
        <w:rPr>
          <w:rFonts w:asciiTheme="minorHAnsi" w:hAnsiTheme="minorHAnsi" w:cstheme="minorHAnsi"/>
        </w:rPr>
        <w:t>Cancel orders and quotes for an Instrument</w:t>
      </w:r>
    </w:p>
    <w:p w14:paraId="5F29B4E6" w14:textId="77777777" w:rsidR="0042274E" w:rsidRDefault="0042274E" w:rsidP="0042274E">
      <w:pPr>
        <w:pStyle w:val="NormalNGMDS"/>
        <w:ind w:left="0"/>
        <w:rPr>
          <w:rFonts w:asciiTheme="minorHAnsi" w:hAnsiTheme="minorHAnsi" w:cstheme="minorHAnsi"/>
        </w:rPr>
      </w:pPr>
      <w:r>
        <w:rPr>
          <w:rFonts w:asciiTheme="minorHAnsi" w:hAnsiTheme="minorHAnsi" w:cstheme="minorHAnsi"/>
        </w:rPr>
        <w:t>On top of those selected orders and quotes above, further criteria can be specified:</w:t>
      </w:r>
    </w:p>
    <w:p w14:paraId="5E0DC6A0" w14:textId="4A9270A1" w:rsidR="0042274E" w:rsidRPr="00C46679" w:rsidRDefault="0042274E" w:rsidP="0042274E">
      <w:pPr>
        <w:pStyle w:val="NormalNGMDS"/>
        <w:numPr>
          <w:ilvl w:val="1"/>
          <w:numId w:val="144"/>
        </w:numPr>
        <w:rPr>
          <w:rFonts w:asciiTheme="minorHAnsi" w:hAnsiTheme="minorHAnsi" w:cstheme="minorHAnsi"/>
        </w:rPr>
      </w:pPr>
      <w:r w:rsidRPr="00C46679">
        <w:rPr>
          <w:rFonts w:asciiTheme="minorHAnsi" w:hAnsiTheme="minorHAnsi" w:cstheme="minorHAnsi"/>
        </w:rPr>
        <w:t>By an Executing Trader</w:t>
      </w:r>
      <w:r w:rsidR="00031F4A">
        <w:rPr>
          <w:rFonts w:asciiTheme="minorHAnsi" w:hAnsiTheme="minorHAnsi" w:cstheme="minorHAnsi"/>
        </w:rPr>
        <w:t>.</w:t>
      </w:r>
    </w:p>
    <w:p w14:paraId="5189D79E" w14:textId="1842826E" w:rsidR="0042274E" w:rsidRPr="00C46679" w:rsidRDefault="0042274E" w:rsidP="0042274E">
      <w:pPr>
        <w:pStyle w:val="NormalNGMDS"/>
        <w:numPr>
          <w:ilvl w:val="1"/>
          <w:numId w:val="144"/>
        </w:numPr>
        <w:rPr>
          <w:rFonts w:asciiTheme="minorHAnsi" w:hAnsiTheme="minorHAnsi" w:cstheme="minorHAnsi"/>
        </w:rPr>
      </w:pPr>
      <w:r w:rsidRPr="00C46679">
        <w:rPr>
          <w:rFonts w:asciiTheme="minorHAnsi" w:hAnsiTheme="minorHAnsi" w:cstheme="minorHAnsi"/>
        </w:rPr>
        <w:t>By a Customer Client</w:t>
      </w:r>
      <w:r w:rsidR="00031F4A">
        <w:rPr>
          <w:rFonts w:asciiTheme="minorHAnsi" w:hAnsiTheme="minorHAnsi" w:cstheme="minorHAnsi"/>
        </w:rPr>
        <w:t>.</w:t>
      </w:r>
    </w:p>
    <w:p w14:paraId="3021AD07" w14:textId="7A25D3FD" w:rsidR="0042274E" w:rsidRPr="00C46679" w:rsidRDefault="00287B2F" w:rsidP="0042274E">
      <w:pPr>
        <w:pStyle w:val="NormalNGMDS"/>
        <w:numPr>
          <w:ilvl w:val="1"/>
          <w:numId w:val="144"/>
        </w:numPr>
        <w:rPr>
          <w:rFonts w:asciiTheme="minorHAnsi" w:hAnsiTheme="minorHAnsi" w:cstheme="minorHAnsi"/>
        </w:rPr>
      </w:pPr>
      <w:r>
        <w:rPr>
          <w:rFonts w:asciiTheme="minorHAnsi" w:hAnsiTheme="minorHAnsi" w:cstheme="minorHAnsi"/>
        </w:rPr>
        <w:t>For</w:t>
      </w:r>
      <w:r w:rsidR="0042274E" w:rsidRPr="00C46679">
        <w:rPr>
          <w:rFonts w:asciiTheme="minorHAnsi" w:hAnsiTheme="minorHAnsi" w:cstheme="minorHAnsi"/>
        </w:rPr>
        <w:t xml:space="preserve"> a specific trading session of the </w:t>
      </w:r>
      <w:r w:rsidR="0042274E">
        <w:rPr>
          <w:rFonts w:asciiTheme="minorHAnsi" w:hAnsiTheme="minorHAnsi" w:cstheme="minorHAnsi"/>
        </w:rPr>
        <w:t>same firm</w:t>
      </w:r>
      <w:r w:rsidR="00031F4A">
        <w:rPr>
          <w:rFonts w:asciiTheme="minorHAnsi" w:hAnsiTheme="minorHAnsi" w:cstheme="minorHAnsi"/>
        </w:rPr>
        <w:t>.</w:t>
      </w:r>
    </w:p>
    <w:p w14:paraId="16F7BD36" w14:textId="785E7BF2" w:rsidR="0042274E" w:rsidRDefault="00287B2F" w:rsidP="0042274E">
      <w:pPr>
        <w:pStyle w:val="NormalNGMDS"/>
        <w:numPr>
          <w:ilvl w:val="0"/>
          <w:numId w:val="143"/>
        </w:numPr>
        <w:rPr>
          <w:rFonts w:asciiTheme="minorHAnsi" w:hAnsiTheme="minorHAnsi" w:cstheme="minorHAnsi"/>
        </w:rPr>
      </w:pPr>
      <w:r>
        <w:rPr>
          <w:rFonts w:asciiTheme="minorHAnsi" w:hAnsiTheme="minorHAnsi" w:cstheme="minorHAnsi"/>
        </w:rPr>
        <w:t xml:space="preserve">For </w:t>
      </w:r>
      <w:r w:rsidR="0042274E" w:rsidRPr="00C46679">
        <w:rPr>
          <w:rFonts w:asciiTheme="minorHAnsi" w:hAnsiTheme="minorHAnsi" w:cstheme="minorHAnsi"/>
        </w:rPr>
        <w:t xml:space="preserve">all sessions of the </w:t>
      </w:r>
      <w:r w:rsidR="0042274E">
        <w:rPr>
          <w:rFonts w:asciiTheme="minorHAnsi" w:hAnsiTheme="minorHAnsi" w:cstheme="minorHAnsi"/>
        </w:rPr>
        <w:t>same firm</w:t>
      </w:r>
      <w:r w:rsidR="00031F4A">
        <w:rPr>
          <w:rFonts w:asciiTheme="minorHAnsi" w:hAnsiTheme="minorHAnsi" w:cstheme="minorHAnsi"/>
        </w:rPr>
        <w:t xml:space="preserve">, i.e. </w:t>
      </w:r>
      <w:r w:rsidR="0017762E">
        <w:rPr>
          <w:rFonts w:asciiTheme="minorHAnsi" w:hAnsiTheme="minorHAnsi" w:cstheme="minorHAnsi"/>
        </w:rPr>
        <w:t>Owning</w:t>
      </w:r>
      <w:r w:rsidR="00031F4A">
        <w:rPr>
          <w:rFonts w:asciiTheme="minorHAnsi" w:hAnsiTheme="minorHAnsi" w:cstheme="minorHAnsi"/>
        </w:rPr>
        <w:t xml:space="preserve"> Session ID = </w:t>
      </w:r>
      <w:r w:rsidR="0017762E">
        <w:rPr>
          <w:rFonts w:asciiTheme="minorHAnsi" w:hAnsiTheme="minorHAnsi" w:cstheme="minorHAnsi"/>
        </w:rPr>
        <w:t>“</w:t>
      </w:r>
      <w:r w:rsidR="00031F4A">
        <w:rPr>
          <w:rFonts w:asciiTheme="minorHAnsi" w:hAnsiTheme="minorHAnsi" w:cstheme="minorHAnsi"/>
        </w:rPr>
        <w:t>*</w:t>
      </w:r>
      <w:r w:rsidR="0017762E">
        <w:rPr>
          <w:rFonts w:asciiTheme="minorHAnsi" w:hAnsiTheme="minorHAnsi" w:cstheme="minorHAnsi"/>
        </w:rPr>
        <w:t>”</w:t>
      </w:r>
      <w:r w:rsidR="00031F4A">
        <w:rPr>
          <w:rFonts w:asciiTheme="minorHAnsi" w:hAnsiTheme="minorHAnsi" w:cstheme="minorHAnsi"/>
        </w:rPr>
        <w:t xml:space="preserve"> (All sessions). </w:t>
      </w:r>
      <w:r>
        <w:rPr>
          <w:rFonts w:asciiTheme="minorHAnsi" w:hAnsiTheme="minorHAnsi" w:cstheme="minorHAnsi"/>
        </w:rPr>
        <w:t>(In this case, the order of requesting Session ID will also be cancelled)</w:t>
      </w:r>
    </w:p>
    <w:p w14:paraId="39228806" w14:textId="0D45E0EE" w:rsidR="0042274E" w:rsidRDefault="0042274E" w:rsidP="0042274E">
      <w:pPr>
        <w:pStyle w:val="NormalNGMDS"/>
        <w:ind w:left="0"/>
        <w:rPr>
          <w:rFonts w:asciiTheme="minorHAnsi" w:hAnsiTheme="minorHAnsi" w:cstheme="minorHAnsi"/>
        </w:rPr>
      </w:pPr>
      <w:r>
        <w:rPr>
          <w:rFonts w:asciiTheme="minorHAnsi" w:hAnsiTheme="minorHAnsi" w:cstheme="minorHAnsi"/>
        </w:rPr>
        <w:t xml:space="preserve">Mass Cancel and OBO Mass Cancel can </w:t>
      </w:r>
      <w:r w:rsidR="00E67EE0">
        <w:rPr>
          <w:rFonts w:asciiTheme="minorHAnsi" w:hAnsiTheme="minorHAnsi" w:cstheme="minorHAnsi"/>
        </w:rPr>
        <w:t xml:space="preserve">also </w:t>
      </w:r>
      <w:r>
        <w:rPr>
          <w:rFonts w:asciiTheme="minorHAnsi" w:hAnsiTheme="minorHAnsi" w:cstheme="minorHAnsi"/>
        </w:rPr>
        <w:t>specify which side to be cancelled.</w:t>
      </w:r>
    </w:p>
    <w:p w14:paraId="18698D86" w14:textId="77777777" w:rsidR="00CD4868" w:rsidRDefault="00CD4868" w:rsidP="0042274E">
      <w:pPr>
        <w:pStyle w:val="NormalNGMDS"/>
        <w:ind w:left="0"/>
        <w:rPr>
          <w:rFonts w:asciiTheme="minorHAnsi" w:hAnsiTheme="minorHAnsi" w:cstheme="minorHAnsi"/>
        </w:rPr>
      </w:pPr>
    </w:p>
    <w:p w14:paraId="7CC92BFD" w14:textId="77777777" w:rsidR="0042274E" w:rsidRPr="00417716" w:rsidRDefault="0042274E" w:rsidP="0042274E">
      <w:pPr>
        <w:pStyle w:val="Heading3"/>
      </w:pPr>
      <w:bookmarkStart w:id="589" w:name="_Toc170578812"/>
      <w:r w:rsidRPr="00417716">
        <w:t>Mass Cancellation</w:t>
      </w:r>
      <w:r>
        <w:t xml:space="preserve"> Processing and Response</w:t>
      </w:r>
      <w:bookmarkEnd w:id="589"/>
    </w:p>
    <w:p w14:paraId="4CA972A2" w14:textId="77777777" w:rsidR="0042274E" w:rsidRDefault="0042274E" w:rsidP="0042274E">
      <w:pPr>
        <w:pStyle w:val="NormalNGMDS"/>
        <w:ind w:left="0"/>
        <w:rPr>
          <w:rFonts w:asciiTheme="minorHAnsi" w:hAnsiTheme="minorHAnsi" w:cstheme="minorHAnsi"/>
        </w:rPr>
      </w:pPr>
      <w:r w:rsidRPr="00417716">
        <w:rPr>
          <w:rFonts w:asciiTheme="minorHAnsi" w:hAnsiTheme="minorHAnsi" w:cstheme="minorHAnsi"/>
        </w:rPr>
        <w:t xml:space="preserve">Mass Cancel Report </w:t>
      </w:r>
      <w:r>
        <w:rPr>
          <w:rFonts w:asciiTheme="minorHAnsi" w:hAnsiTheme="minorHAnsi" w:cstheme="minorHAnsi"/>
        </w:rPr>
        <w:t xml:space="preserve">will be returned </w:t>
      </w:r>
      <w:r w:rsidRPr="00417716">
        <w:rPr>
          <w:rFonts w:asciiTheme="minorHAnsi" w:hAnsiTheme="minorHAnsi" w:cstheme="minorHAnsi"/>
        </w:rPr>
        <w:t xml:space="preserve">to confirm or reject the </w:t>
      </w:r>
      <w:r>
        <w:rPr>
          <w:rFonts w:asciiTheme="minorHAnsi" w:hAnsiTheme="minorHAnsi" w:cstheme="minorHAnsi"/>
        </w:rPr>
        <w:t>Mass Cancel R</w:t>
      </w:r>
      <w:r w:rsidRPr="00417716">
        <w:rPr>
          <w:rFonts w:asciiTheme="minorHAnsi" w:hAnsiTheme="minorHAnsi" w:cstheme="minorHAnsi"/>
        </w:rPr>
        <w:t>equest</w:t>
      </w:r>
      <w:r>
        <w:rPr>
          <w:rFonts w:asciiTheme="minorHAnsi" w:hAnsiTheme="minorHAnsi" w:cstheme="minorHAnsi"/>
        </w:rPr>
        <w:t xml:space="preserve">; OBO </w:t>
      </w:r>
      <w:r w:rsidRPr="00417716">
        <w:rPr>
          <w:rFonts w:asciiTheme="minorHAnsi" w:hAnsiTheme="minorHAnsi" w:cstheme="minorHAnsi"/>
        </w:rPr>
        <w:t xml:space="preserve">Mass Cancel Report </w:t>
      </w:r>
      <w:r>
        <w:rPr>
          <w:rFonts w:asciiTheme="minorHAnsi" w:hAnsiTheme="minorHAnsi" w:cstheme="minorHAnsi"/>
        </w:rPr>
        <w:t xml:space="preserve">will be returned </w:t>
      </w:r>
      <w:r w:rsidRPr="00417716">
        <w:rPr>
          <w:rFonts w:asciiTheme="minorHAnsi" w:hAnsiTheme="minorHAnsi" w:cstheme="minorHAnsi"/>
        </w:rPr>
        <w:t xml:space="preserve">to confirm or reject the </w:t>
      </w:r>
      <w:r>
        <w:rPr>
          <w:rFonts w:asciiTheme="minorHAnsi" w:hAnsiTheme="minorHAnsi" w:cstheme="minorHAnsi"/>
        </w:rPr>
        <w:t>OBO Mass Cancel R</w:t>
      </w:r>
      <w:r w:rsidRPr="00417716">
        <w:rPr>
          <w:rFonts w:asciiTheme="minorHAnsi" w:hAnsiTheme="minorHAnsi" w:cstheme="minorHAnsi"/>
        </w:rPr>
        <w:t>equest</w:t>
      </w:r>
      <w:r>
        <w:rPr>
          <w:rFonts w:asciiTheme="minorHAnsi" w:hAnsiTheme="minorHAnsi" w:cstheme="minorHAnsi"/>
        </w:rPr>
        <w:t>.</w:t>
      </w:r>
    </w:p>
    <w:p w14:paraId="1B9F9615" w14:textId="77777777" w:rsidR="0042274E" w:rsidRDefault="0042274E" w:rsidP="0042274E">
      <w:pPr>
        <w:pStyle w:val="NormalNGMDS"/>
        <w:ind w:left="0"/>
        <w:rPr>
          <w:rFonts w:asciiTheme="minorHAnsi" w:hAnsiTheme="minorHAnsi" w:cstheme="minorHAnsi"/>
        </w:rPr>
      </w:pPr>
      <w:r w:rsidRPr="0048047A">
        <w:rPr>
          <w:rFonts w:asciiTheme="minorHAnsi" w:hAnsiTheme="minorHAnsi" w:cstheme="minorHAnsi"/>
        </w:rPr>
        <w:t xml:space="preserve">If the Mass Cancel </w:t>
      </w:r>
      <w:r>
        <w:rPr>
          <w:rFonts w:asciiTheme="minorHAnsi" w:hAnsiTheme="minorHAnsi" w:cstheme="minorHAnsi"/>
        </w:rPr>
        <w:t>r</w:t>
      </w:r>
      <w:r w:rsidRPr="0048047A">
        <w:rPr>
          <w:rFonts w:asciiTheme="minorHAnsi" w:hAnsiTheme="minorHAnsi" w:cstheme="minorHAnsi"/>
        </w:rPr>
        <w:t xml:space="preserve">equest is accepted, </w:t>
      </w:r>
    </w:p>
    <w:p w14:paraId="544D6650" w14:textId="77777777" w:rsidR="0042274E" w:rsidRDefault="0042274E" w:rsidP="0042274E">
      <w:pPr>
        <w:pStyle w:val="NormalNGMDS"/>
        <w:numPr>
          <w:ilvl w:val="0"/>
          <w:numId w:val="143"/>
        </w:numPr>
        <w:rPr>
          <w:rFonts w:asciiTheme="minorHAnsi" w:hAnsiTheme="minorHAnsi" w:cstheme="minorHAnsi"/>
        </w:rPr>
      </w:pPr>
      <w:r>
        <w:rPr>
          <w:rFonts w:asciiTheme="minorHAnsi" w:hAnsiTheme="minorHAnsi" w:cstheme="minorHAnsi"/>
        </w:rPr>
        <w:t>For order, Order Unsolicited Cancelled (60)</w:t>
      </w:r>
      <w:r w:rsidRPr="00FE520B">
        <w:rPr>
          <w:rFonts w:asciiTheme="minorHAnsi" w:hAnsiTheme="minorHAnsi" w:cstheme="minorHAnsi"/>
        </w:rPr>
        <w:t xml:space="preserve"> message will be sent for each order with Client Order ID reference provided on the Order Mass Cancel Request.</w:t>
      </w:r>
    </w:p>
    <w:p w14:paraId="385AFE3A" w14:textId="77777777" w:rsidR="0042274E" w:rsidRPr="00FE520B" w:rsidRDefault="0042274E" w:rsidP="0042274E">
      <w:pPr>
        <w:pStyle w:val="NormalNGMDS"/>
        <w:numPr>
          <w:ilvl w:val="0"/>
          <w:numId w:val="143"/>
        </w:numPr>
        <w:rPr>
          <w:rFonts w:asciiTheme="minorHAnsi" w:hAnsiTheme="minorHAnsi" w:cstheme="minorHAnsi"/>
        </w:rPr>
      </w:pPr>
      <w:r>
        <w:rPr>
          <w:rFonts w:asciiTheme="minorHAnsi" w:hAnsiTheme="minorHAnsi" w:cstheme="minorHAnsi"/>
        </w:rPr>
        <w:t xml:space="preserve">For quote, </w:t>
      </w:r>
      <w:r>
        <w:t>Quote Cancel on Security Level (66) or Quote Cancel on Order Level (67) will be conveyed to client.</w:t>
      </w:r>
    </w:p>
    <w:p w14:paraId="15D7D7E1" w14:textId="77777777" w:rsidR="0042274E" w:rsidRDefault="0042274E" w:rsidP="0042274E">
      <w:pPr>
        <w:pStyle w:val="NormalNGMDS"/>
        <w:ind w:left="0"/>
        <w:rPr>
          <w:rFonts w:asciiTheme="minorHAnsi" w:hAnsiTheme="minorHAnsi" w:cstheme="minorHAnsi"/>
        </w:rPr>
      </w:pPr>
      <w:r>
        <w:rPr>
          <w:rFonts w:asciiTheme="minorHAnsi" w:hAnsiTheme="minorHAnsi" w:cstheme="minorHAnsi"/>
        </w:rPr>
        <w:t>OBO Mass Cancel is for a specific trading session or all sessions from the participant and such cancellation notification messages will be sent to the owning sessions that input the orders or quotes originally.</w:t>
      </w:r>
    </w:p>
    <w:p w14:paraId="1481A04B" w14:textId="77777777" w:rsidR="0042274E" w:rsidRDefault="0042274E" w:rsidP="0042274E">
      <w:pPr>
        <w:pStyle w:val="NormalNGMDS"/>
        <w:ind w:left="0"/>
        <w:rPr>
          <w:rFonts w:asciiTheme="minorHAnsi" w:hAnsiTheme="minorHAnsi" w:cstheme="minorHAnsi"/>
        </w:rPr>
      </w:pPr>
      <w:r>
        <w:rPr>
          <w:rFonts w:asciiTheme="minorHAnsi" w:hAnsiTheme="minorHAnsi" w:cstheme="minorHAnsi"/>
        </w:rPr>
        <w:lastRenderedPageBreak/>
        <w:t xml:space="preserve">After sending out all cancellation messages, a </w:t>
      </w:r>
      <w:r w:rsidRPr="0048047A">
        <w:rPr>
          <w:rFonts w:asciiTheme="minorHAnsi" w:hAnsiTheme="minorHAnsi" w:cstheme="minorHAnsi"/>
        </w:rPr>
        <w:t xml:space="preserve">Mass Cancel Report </w:t>
      </w:r>
      <w:r>
        <w:rPr>
          <w:rFonts w:asciiTheme="minorHAnsi" w:hAnsiTheme="minorHAnsi" w:cstheme="minorHAnsi"/>
        </w:rPr>
        <w:t xml:space="preserve">or OBO </w:t>
      </w:r>
      <w:r w:rsidRPr="0048047A">
        <w:rPr>
          <w:rFonts w:asciiTheme="minorHAnsi" w:hAnsiTheme="minorHAnsi" w:cstheme="minorHAnsi"/>
        </w:rPr>
        <w:t xml:space="preserve">Mass Cancel Report </w:t>
      </w:r>
      <w:r w:rsidRPr="00417716">
        <w:rPr>
          <w:rFonts w:asciiTheme="minorHAnsi" w:hAnsiTheme="minorHAnsi" w:cstheme="minorHAnsi"/>
        </w:rPr>
        <w:t xml:space="preserve">with </w:t>
      </w:r>
      <w:r w:rsidRPr="0023226D">
        <w:rPr>
          <w:rFonts w:cstheme="minorHAnsi"/>
          <w:szCs w:val="20"/>
        </w:rPr>
        <w:t xml:space="preserve">Mass Cancel </w:t>
      </w:r>
      <w:r>
        <w:rPr>
          <w:rFonts w:cstheme="minorHAnsi"/>
          <w:szCs w:val="20"/>
        </w:rPr>
        <w:t>Status</w:t>
      </w:r>
      <w:r>
        <w:rPr>
          <w:rFonts w:asciiTheme="minorHAnsi" w:hAnsiTheme="minorHAnsi" w:cstheme="minorHAnsi"/>
        </w:rPr>
        <w:t xml:space="preserve"> field carrying the resultant status. The </w:t>
      </w:r>
      <w:r w:rsidRPr="0048047A">
        <w:rPr>
          <w:rFonts w:asciiTheme="minorHAnsi" w:hAnsiTheme="minorHAnsi" w:cstheme="minorHAnsi"/>
        </w:rPr>
        <w:t>Total</w:t>
      </w:r>
      <w:r>
        <w:rPr>
          <w:rFonts w:asciiTheme="minorHAnsi" w:hAnsiTheme="minorHAnsi" w:cstheme="minorHAnsi"/>
        </w:rPr>
        <w:t xml:space="preserve"> </w:t>
      </w:r>
      <w:r w:rsidRPr="0048047A">
        <w:rPr>
          <w:rFonts w:asciiTheme="minorHAnsi" w:hAnsiTheme="minorHAnsi" w:cstheme="minorHAnsi"/>
        </w:rPr>
        <w:t>Affected</w:t>
      </w:r>
      <w:r>
        <w:rPr>
          <w:rFonts w:asciiTheme="minorHAnsi" w:hAnsiTheme="minorHAnsi" w:cstheme="minorHAnsi"/>
        </w:rPr>
        <w:t xml:space="preserve"> Cancelled field indicates the total number of the order cancelled.</w:t>
      </w:r>
    </w:p>
    <w:p w14:paraId="4BEF10A6" w14:textId="77777777" w:rsidR="0042274E" w:rsidRPr="00417716" w:rsidRDefault="0042274E" w:rsidP="0042274E">
      <w:pPr>
        <w:pStyle w:val="NormalNGMDS"/>
        <w:ind w:left="0"/>
        <w:rPr>
          <w:rFonts w:asciiTheme="minorHAnsi" w:hAnsiTheme="minorHAnsi" w:cstheme="minorHAnsi"/>
        </w:rPr>
      </w:pPr>
    </w:p>
    <w:p w14:paraId="2D5E7B02" w14:textId="77777777" w:rsidR="0042274E" w:rsidRPr="00417716" w:rsidRDefault="0042274E" w:rsidP="0042274E">
      <w:pPr>
        <w:pStyle w:val="Heading3"/>
      </w:pPr>
      <w:bookmarkStart w:id="590" w:name="_Toc170578813"/>
      <w:r w:rsidRPr="00417716">
        <w:lastRenderedPageBreak/>
        <w:t>Message Flow</w:t>
      </w:r>
      <w:bookmarkEnd w:id="590"/>
      <w:r w:rsidRPr="00417716">
        <w:t xml:space="preserve"> </w:t>
      </w:r>
    </w:p>
    <w:p w14:paraId="0817C704" w14:textId="374B0578" w:rsidR="0042274E" w:rsidRPr="00417716" w:rsidRDefault="0042274E" w:rsidP="0042274E">
      <w:pPr>
        <w:pStyle w:val="Heading4"/>
        <w:rPr>
          <w:rFonts w:asciiTheme="minorHAnsi" w:hAnsiTheme="minorHAnsi" w:cstheme="minorHAnsi"/>
        </w:rPr>
      </w:pPr>
      <w:bookmarkStart w:id="591" w:name="_Toc170578814"/>
      <w:r>
        <w:rPr>
          <w:rFonts w:asciiTheme="minorHAnsi" w:hAnsiTheme="minorHAnsi" w:cstheme="minorHAnsi"/>
        </w:rPr>
        <w:t xml:space="preserve">Mass Cancel – </w:t>
      </w:r>
      <w:r w:rsidR="00044BD4">
        <w:rPr>
          <w:rFonts w:asciiTheme="minorHAnsi" w:hAnsiTheme="minorHAnsi" w:cstheme="minorHAnsi"/>
        </w:rPr>
        <w:t xml:space="preserve">To Cancel All Orders for the </w:t>
      </w:r>
      <w:r>
        <w:rPr>
          <w:rFonts w:asciiTheme="minorHAnsi" w:hAnsiTheme="minorHAnsi" w:cstheme="minorHAnsi"/>
        </w:rPr>
        <w:t>Current Session</w:t>
      </w:r>
      <w:bookmarkEnd w:id="591"/>
    </w:p>
    <w:p w14:paraId="133A8D5E" w14:textId="0E28AE0B" w:rsidR="0042274E" w:rsidRDefault="00112E25" w:rsidP="0042274E">
      <w:pPr>
        <w:pStyle w:val="Heading4Text"/>
        <w:ind w:left="0"/>
      </w:pPr>
      <w:r>
        <w:object w:dxaOrig="8689" w:dyaOrig="13453" w14:anchorId="0856B7AC">
          <v:shape id="_x0000_i1029" type="#_x0000_t75" style="width:418.2pt;height:9in" o:ole="">
            <v:imagedata r:id="rId27" o:title=""/>
          </v:shape>
          <o:OLEObject Type="Embed" ProgID="Visio.Drawing.15" ShapeID="_x0000_i1029" DrawAspect="Content" ObjectID="_1782904588" r:id="rId28"/>
        </w:object>
      </w:r>
    </w:p>
    <w:p w14:paraId="484E095E" w14:textId="77777777" w:rsidR="0042274E" w:rsidRDefault="0042274E" w:rsidP="0042274E">
      <w:pPr>
        <w:spacing w:after="200" w:line="276" w:lineRule="auto"/>
        <w:rPr>
          <w:rFonts w:cstheme="minorHAnsi"/>
        </w:rPr>
      </w:pPr>
    </w:p>
    <w:p w14:paraId="74CA3A28" w14:textId="476EB68A" w:rsidR="0042274E" w:rsidRDefault="0042274E" w:rsidP="0042274E">
      <w:pPr>
        <w:spacing w:after="200" w:line="276" w:lineRule="auto"/>
        <w:rPr>
          <w:rFonts w:eastAsiaTheme="majorEastAsia" w:cstheme="minorHAnsi"/>
          <w:b/>
          <w:bCs/>
          <w:iCs/>
          <w:color w:val="365F91"/>
          <w:sz w:val="22"/>
        </w:rPr>
      </w:pPr>
    </w:p>
    <w:p w14:paraId="0D25F6A9" w14:textId="36F033D3" w:rsidR="0042274E" w:rsidRPr="00417716" w:rsidRDefault="0042274E" w:rsidP="0042274E">
      <w:pPr>
        <w:pStyle w:val="Heading4"/>
        <w:rPr>
          <w:rFonts w:asciiTheme="minorHAnsi" w:hAnsiTheme="minorHAnsi" w:cstheme="minorHAnsi"/>
        </w:rPr>
      </w:pPr>
      <w:bookmarkStart w:id="592" w:name="_Toc170578815"/>
      <w:r>
        <w:rPr>
          <w:rFonts w:asciiTheme="minorHAnsi" w:hAnsiTheme="minorHAnsi" w:cstheme="minorHAnsi"/>
        </w:rPr>
        <w:t xml:space="preserve">Mass Cancel – </w:t>
      </w:r>
      <w:r w:rsidR="00044BD4">
        <w:rPr>
          <w:rFonts w:asciiTheme="minorHAnsi" w:hAnsiTheme="minorHAnsi" w:cstheme="minorHAnsi"/>
        </w:rPr>
        <w:t xml:space="preserve">To Cancel All Orders for the </w:t>
      </w:r>
      <w:r w:rsidR="00751028">
        <w:rPr>
          <w:rFonts w:asciiTheme="minorHAnsi" w:hAnsiTheme="minorHAnsi" w:cstheme="minorHAnsi"/>
        </w:rPr>
        <w:t>participant</w:t>
      </w:r>
      <w:bookmarkEnd w:id="592"/>
    </w:p>
    <w:p w14:paraId="04747B0E" w14:textId="77777777" w:rsidR="0042274E" w:rsidRDefault="0042274E" w:rsidP="0042274E">
      <w:pPr>
        <w:pStyle w:val="ListParagraph"/>
        <w:numPr>
          <w:ilvl w:val="0"/>
          <w:numId w:val="96"/>
        </w:numPr>
        <w:rPr>
          <w:rFonts w:cstheme="minorHAnsi"/>
        </w:rPr>
      </w:pPr>
      <w:r w:rsidRPr="00783994">
        <w:rPr>
          <w:rFonts w:cstheme="minorHAnsi"/>
        </w:rPr>
        <w:t xml:space="preserve">Client A and Client B belong to the same EP. </w:t>
      </w:r>
    </w:p>
    <w:p w14:paraId="627BD299" w14:textId="58231A4D" w:rsidR="0042274E" w:rsidRPr="00783994" w:rsidRDefault="0042274E" w:rsidP="0042274E">
      <w:pPr>
        <w:pStyle w:val="ListParagraph"/>
        <w:numPr>
          <w:ilvl w:val="0"/>
          <w:numId w:val="96"/>
        </w:numPr>
      </w:pPr>
      <w:r w:rsidRPr="00783994">
        <w:rPr>
          <w:rFonts w:cstheme="minorHAnsi"/>
        </w:rPr>
        <w:t xml:space="preserve">Client A </w:t>
      </w:r>
      <w:r>
        <w:rPr>
          <w:rFonts w:cstheme="minorHAnsi"/>
        </w:rPr>
        <w:t xml:space="preserve">originates the </w:t>
      </w:r>
      <w:r w:rsidR="00112E25">
        <w:rPr>
          <w:rFonts w:cstheme="minorHAnsi"/>
        </w:rPr>
        <w:t>OBO M</w:t>
      </w:r>
      <w:r>
        <w:rPr>
          <w:rFonts w:cstheme="minorHAnsi"/>
        </w:rPr>
        <w:t xml:space="preserve">ass </w:t>
      </w:r>
      <w:r w:rsidR="00112E25">
        <w:rPr>
          <w:rFonts w:cstheme="minorHAnsi"/>
        </w:rPr>
        <w:t>Cancel, and i</w:t>
      </w:r>
      <w:r>
        <w:rPr>
          <w:rFonts w:cstheme="minorHAnsi"/>
        </w:rPr>
        <w:t xml:space="preserve">t wants to mass cancel all orders </w:t>
      </w:r>
      <w:r w:rsidR="00112E25">
        <w:rPr>
          <w:rFonts w:cstheme="minorHAnsi"/>
        </w:rPr>
        <w:t>for the EP.</w:t>
      </w:r>
    </w:p>
    <w:p w14:paraId="434B27F9" w14:textId="4203D7CC" w:rsidR="0042274E" w:rsidRPr="00783994" w:rsidRDefault="00112E25" w:rsidP="0042274E">
      <w:pPr>
        <w:pStyle w:val="ListParagraph"/>
        <w:numPr>
          <w:ilvl w:val="0"/>
          <w:numId w:val="96"/>
        </w:numPr>
      </w:pPr>
      <w:r>
        <w:t>Cancelled orders will be disseminated to the owning sessions.</w:t>
      </w:r>
    </w:p>
    <w:p w14:paraId="354966FB" w14:textId="271C3795" w:rsidR="0042274E" w:rsidRPr="00783994" w:rsidRDefault="0042274E" w:rsidP="0042274E">
      <w:pPr>
        <w:pStyle w:val="ListParagraph"/>
        <w:numPr>
          <w:ilvl w:val="0"/>
          <w:numId w:val="96"/>
        </w:numPr>
      </w:pPr>
      <w:r>
        <w:rPr>
          <w:rFonts w:cstheme="minorHAnsi"/>
        </w:rPr>
        <w:t xml:space="preserve">Finally, </w:t>
      </w:r>
      <w:r w:rsidR="00112E25">
        <w:rPr>
          <w:rFonts w:cstheme="minorHAnsi"/>
        </w:rPr>
        <w:t xml:space="preserve">the </w:t>
      </w:r>
      <w:r>
        <w:rPr>
          <w:rFonts w:cstheme="minorHAnsi"/>
        </w:rPr>
        <w:t xml:space="preserve">Order Mass Cancel Report is sent to Client A, the </w:t>
      </w:r>
      <w:r w:rsidR="00112E25">
        <w:rPr>
          <w:rFonts w:cstheme="minorHAnsi"/>
        </w:rPr>
        <w:t xml:space="preserve">OBO Mass Cancel </w:t>
      </w:r>
      <w:r>
        <w:rPr>
          <w:rFonts w:cstheme="minorHAnsi"/>
        </w:rPr>
        <w:t>originated session.</w:t>
      </w:r>
    </w:p>
    <w:p w14:paraId="5C0077C2" w14:textId="6E15280C" w:rsidR="0042274E" w:rsidRDefault="00112E25" w:rsidP="0042274E">
      <w:pPr>
        <w:spacing w:after="200" w:line="276" w:lineRule="auto"/>
        <w:rPr>
          <w:rFonts w:eastAsiaTheme="majorEastAsia" w:cstheme="minorHAnsi"/>
          <w:b/>
          <w:bCs/>
          <w:iCs/>
          <w:color w:val="365F91"/>
          <w:sz w:val="22"/>
        </w:rPr>
      </w:pPr>
      <w:r>
        <w:object w:dxaOrig="8917" w:dyaOrig="8940" w14:anchorId="3D512C16">
          <v:shape id="_x0000_i1030" type="#_x0000_t75" style="width:445.8pt;height:447pt" o:ole="">
            <v:imagedata r:id="rId29" o:title=""/>
          </v:shape>
          <o:OLEObject Type="Embed" ProgID="Visio.Drawing.15" ShapeID="_x0000_i1030" DrawAspect="Content" ObjectID="_1782904589" r:id="rId30"/>
        </w:object>
      </w:r>
    </w:p>
    <w:p w14:paraId="5B769AFB" w14:textId="77777777" w:rsidR="0042274E" w:rsidRPr="00417716" w:rsidRDefault="0042274E" w:rsidP="0042274E">
      <w:pPr>
        <w:pStyle w:val="Heading4Text"/>
        <w:ind w:left="0"/>
        <w:rPr>
          <w:rFonts w:asciiTheme="minorHAnsi" w:hAnsiTheme="minorHAnsi" w:cstheme="minorHAnsi"/>
        </w:rPr>
      </w:pPr>
    </w:p>
    <w:p w14:paraId="70247875" w14:textId="77777777" w:rsidR="0042274E" w:rsidRDefault="0042274E" w:rsidP="0042274E">
      <w:pPr>
        <w:spacing w:after="200" w:line="276" w:lineRule="auto"/>
        <w:rPr>
          <w:rFonts w:cstheme="minorHAnsi"/>
          <w:b/>
          <w:color w:val="365F91"/>
          <w:sz w:val="24"/>
          <w:lang w:val="en-GB"/>
        </w:rPr>
      </w:pPr>
      <w:r>
        <w:rPr>
          <w:rFonts w:cstheme="minorHAnsi"/>
        </w:rPr>
        <w:br w:type="page"/>
      </w:r>
    </w:p>
    <w:p w14:paraId="422E0236" w14:textId="77777777" w:rsidR="0042274E" w:rsidRPr="00417716" w:rsidRDefault="0042274E" w:rsidP="0042274E">
      <w:pPr>
        <w:pStyle w:val="Heading2"/>
        <w:rPr>
          <w:rFonts w:asciiTheme="minorHAnsi" w:hAnsiTheme="minorHAnsi" w:cstheme="minorHAnsi"/>
        </w:rPr>
      </w:pPr>
      <w:bookmarkStart w:id="593" w:name="_Toc170578816"/>
      <w:r w:rsidRPr="00417716">
        <w:rPr>
          <w:rFonts w:asciiTheme="minorHAnsi" w:hAnsiTheme="minorHAnsi" w:cstheme="minorHAnsi"/>
        </w:rPr>
        <w:lastRenderedPageBreak/>
        <w:t>Quote Handling</w:t>
      </w:r>
      <w:bookmarkEnd w:id="593"/>
    </w:p>
    <w:p w14:paraId="7A17A60F" w14:textId="77777777" w:rsidR="0042274E" w:rsidRDefault="0042274E" w:rsidP="0042274E">
      <w:pPr>
        <w:pStyle w:val="NormalNGMDS"/>
        <w:ind w:left="0"/>
        <w:rPr>
          <w:rFonts w:asciiTheme="minorHAnsi" w:hAnsiTheme="minorHAnsi" w:cstheme="minorHAnsi"/>
        </w:rPr>
      </w:pPr>
      <w:r>
        <w:rPr>
          <w:rFonts w:asciiTheme="minorHAnsi" w:hAnsiTheme="minorHAnsi" w:cstheme="minorHAnsi"/>
        </w:rPr>
        <w:t>A q</w:t>
      </w:r>
      <w:r w:rsidRPr="00417716">
        <w:rPr>
          <w:rFonts w:asciiTheme="minorHAnsi" w:hAnsiTheme="minorHAnsi" w:cstheme="minorHAnsi"/>
        </w:rPr>
        <w:t xml:space="preserve">uote </w:t>
      </w:r>
      <w:r>
        <w:rPr>
          <w:rFonts w:asciiTheme="minorHAnsi" w:hAnsiTheme="minorHAnsi" w:cstheme="minorHAnsi"/>
        </w:rPr>
        <w:t>or a quote entry is</w:t>
      </w:r>
      <w:r w:rsidRPr="00417716">
        <w:rPr>
          <w:rFonts w:asciiTheme="minorHAnsi" w:hAnsiTheme="minorHAnsi" w:cstheme="minorHAnsi"/>
        </w:rPr>
        <w:t xml:space="preserve"> </w:t>
      </w:r>
      <w:r>
        <w:rPr>
          <w:rFonts w:asciiTheme="minorHAnsi" w:hAnsiTheme="minorHAnsi" w:cstheme="minorHAnsi"/>
        </w:rPr>
        <w:t>managed</w:t>
      </w:r>
      <w:r w:rsidRPr="00417716">
        <w:rPr>
          <w:rFonts w:asciiTheme="minorHAnsi" w:hAnsiTheme="minorHAnsi" w:cstheme="minorHAnsi"/>
        </w:rPr>
        <w:t xml:space="preserve"> as a two-sided (i.e. bid and offer) order pair.</w:t>
      </w:r>
    </w:p>
    <w:p w14:paraId="784A827C" w14:textId="77777777" w:rsidR="0042274E" w:rsidRDefault="0042274E" w:rsidP="0042274E">
      <w:pPr>
        <w:pStyle w:val="NormalNGMDS"/>
        <w:ind w:left="0"/>
        <w:rPr>
          <w:rFonts w:asciiTheme="minorHAnsi" w:hAnsiTheme="minorHAnsi" w:cstheme="minorHAnsi"/>
        </w:rPr>
      </w:pPr>
      <w:r>
        <w:rPr>
          <w:rFonts w:asciiTheme="minorHAnsi" w:hAnsiTheme="minorHAnsi" w:cstheme="minorHAnsi"/>
        </w:rPr>
        <w:t>Client may use Mass Quote (16) to create/modify/cancel multiple quote entries.</w:t>
      </w:r>
    </w:p>
    <w:p w14:paraId="5D7CC4C2" w14:textId="77777777" w:rsidR="0042274E" w:rsidRDefault="0042274E" w:rsidP="0042274E">
      <w:pPr>
        <w:pStyle w:val="NormalNGMDS"/>
        <w:ind w:left="0"/>
        <w:rPr>
          <w:rFonts w:asciiTheme="minorHAnsi" w:hAnsiTheme="minorHAnsi" w:cstheme="minorHAnsi"/>
        </w:rPr>
      </w:pPr>
      <w:r>
        <w:rPr>
          <w:rFonts w:asciiTheme="minorHAnsi" w:hAnsiTheme="minorHAnsi" w:cstheme="minorHAnsi"/>
        </w:rPr>
        <w:t>Client may use Single Quote (17) to create/modify/cancel one quote entry.</w:t>
      </w:r>
    </w:p>
    <w:p w14:paraId="16952E1B" w14:textId="02E26CB2" w:rsidR="0042274E" w:rsidRDefault="0042274E" w:rsidP="0042274E">
      <w:pPr>
        <w:pStyle w:val="NormalNGMDS"/>
        <w:ind w:left="0"/>
        <w:rPr>
          <w:rFonts w:asciiTheme="minorHAnsi" w:hAnsiTheme="minorHAnsi" w:cstheme="minorHAnsi"/>
        </w:rPr>
      </w:pPr>
      <w:r>
        <w:rPr>
          <w:rFonts w:asciiTheme="minorHAnsi" w:hAnsiTheme="minorHAnsi" w:cstheme="minorHAnsi"/>
        </w:rPr>
        <w:t xml:space="preserve">Client may use </w:t>
      </w:r>
      <w:r w:rsidR="00E04C34">
        <w:rPr>
          <w:rFonts w:asciiTheme="minorHAnsi" w:hAnsiTheme="minorHAnsi" w:cstheme="minorHAnsi"/>
        </w:rPr>
        <w:t>Mass Cancel Request (14)</w:t>
      </w:r>
      <w:r>
        <w:rPr>
          <w:rFonts w:asciiTheme="minorHAnsi" w:hAnsiTheme="minorHAnsi" w:cstheme="minorHAnsi"/>
        </w:rPr>
        <w:t xml:space="preserve"> to perform mass cancel on quotes.</w:t>
      </w:r>
    </w:p>
    <w:p w14:paraId="74167D4C" w14:textId="77777777" w:rsidR="0042274E" w:rsidRDefault="0042274E" w:rsidP="0042274E">
      <w:pPr>
        <w:pStyle w:val="NormalNGMDS"/>
        <w:ind w:left="0"/>
        <w:rPr>
          <w:rFonts w:asciiTheme="minorHAnsi" w:hAnsiTheme="minorHAnsi" w:cstheme="minorHAnsi"/>
        </w:rPr>
      </w:pPr>
    </w:p>
    <w:p w14:paraId="1DD1D55B" w14:textId="77777777" w:rsidR="0042274E" w:rsidRPr="00AD24C9" w:rsidRDefault="0042274E" w:rsidP="0042274E">
      <w:pPr>
        <w:pStyle w:val="Heading3"/>
        <w:rPr>
          <w:rFonts w:ascii="Cambria" w:hAnsi="Cambria"/>
        </w:rPr>
      </w:pPr>
      <w:bookmarkStart w:id="594" w:name="_Toc170578817"/>
      <w:r w:rsidRPr="00AD24C9">
        <w:rPr>
          <w:rFonts w:asciiTheme="minorHAnsi" w:hAnsiTheme="minorHAnsi" w:cstheme="minorHAnsi"/>
        </w:rPr>
        <w:t>Multiple Outstanding Quotes for the Same Security</w:t>
      </w:r>
      <w:bookmarkEnd w:id="594"/>
    </w:p>
    <w:p w14:paraId="15F2CA92" w14:textId="186F9DD4" w:rsidR="0042274E" w:rsidRDefault="0042274E" w:rsidP="0042274E">
      <w:pPr>
        <w:pStyle w:val="NormalNGMDS"/>
        <w:ind w:left="0"/>
        <w:rPr>
          <w:rFonts w:asciiTheme="minorHAnsi" w:hAnsiTheme="minorHAnsi" w:cstheme="minorHAnsi"/>
        </w:rPr>
      </w:pPr>
      <w:r>
        <w:rPr>
          <w:rFonts w:asciiTheme="minorHAnsi" w:hAnsiTheme="minorHAnsi" w:cstheme="minorHAnsi"/>
        </w:rPr>
        <w:t xml:space="preserve">Client is allowed to maintain multiple </w:t>
      </w:r>
      <w:r w:rsidR="002E3D74">
        <w:rPr>
          <w:rFonts w:asciiTheme="minorHAnsi" w:hAnsiTheme="minorHAnsi" w:cstheme="minorHAnsi"/>
        </w:rPr>
        <w:t>outstanding</w:t>
      </w:r>
      <w:r>
        <w:rPr>
          <w:rFonts w:asciiTheme="minorHAnsi" w:hAnsiTheme="minorHAnsi" w:cstheme="minorHAnsi"/>
        </w:rPr>
        <w:t xml:space="preserve"> quote entries for the same security (Laddering) in the system. It </w:t>
      </w:r>
      <w:r w:rsidRPr="002C4CCB">
        <w:rPr>
          <w:rFonts w:asciiTheme="minorHAnsi" w:hAnsiTheme="minorHAnsi" w:cstheme="minorHAnsi"/>
        </w:rPr>
        <w:t>can support up to N outstanding quote</w:t>
      </w:r>
      <w:r>
        <w:rPr>
          <w:rFonts w:asciiTheme="minorHAnsi" w:hAnsiTheme="minorHAnsi" w:cstheme="minorHAnsi"/>
        </w:rPr>
        <w:t xml:space="preserve"> entries </w:t>
      </w:r>
      <w:r w:rsidRPr="002C4CCB">
        <w:rPr>
          <w:rFonts w:asciiTheme="minorHAnsi" w:hAnsiTheme="minorHAnsi" w:cstheme="minorHAnsi"/>
        </w:rPr>
        <w:t>for the same security</w:t>
      </w:r>
      <w:r>
        <w:rPr>
          <w:rFonts w:asciiTheme="minorHAnsi" w:hAnsiTheme="minorHAnsi" w:cstheme="minorHAnsi"/>
        </w:rPr>
        <w:t>.</w:t>
      </w:r>
    </w:p>
    <w:p w14:paraId="1E51F398" w14:textId="77777777" w:rsidR="0042274E" w:rsidRDefault="0042274E" w:rsidP="0042274E">
      <w:pPr>
        <w:pStyle w:val="NormalNGMDS"/>
        <w:ind w:left="0"/>
        <w:rPr>
          <w:rFonts w:asciiTheme="minorHAnsi" w:hAnsiTheme="minorHAnsi" w:cstheme="minorHAnsi"/>
        </w:rPr>
      </w:pPr>
      <w:r>
        <w:rPr>
          <w:rFonts w:asciiTheme="minorHAnsi" w:hAnsiTheme="minorHAnsi" w:cstheme="minorHAnsi"/>
        </w:rPr>
        <w:t xml:space="preserve">It uses </w:t>
      </w:r>
      <w:r w:rsidRPr="002C4CCB">
        <w:rPr>
          <w:rFonts w:asciiTheme="minorHAnsi" w:hAnsiTheme="minorHAnsi" w:cstheme="minorHAnsi"/>
        </w:rPr>
        <w:t>Security</w:t>
      </w:r>
      <w:r>
        <w:rPr>
          <w:rFonts w:asciiTheme="minorHAnsi" w:hAnsiTheme="minorHAnsi" w:cstheme="minorHAnsi"/>
        </w:rPr>
        <w:t xml:space="preserve"> ID + Quote Entry ID (from 1 to N) as the </w:t>
      </w:r>
      <w:r w:rsidRPr="002B58ED">
        <w:rPr>
          <w:rFonts w:asciiTheme="minorHAnsi" w:hAnsiTheme="minorHAnsi" w:cstheme="minorHAnsi"/>
        </w:rPr>
        <w:t xml:space="preserve">identifier </w:t>
      </w:r>
      <w:r>
        <w:rPr>
          <w:rFonts w:asciiTheme="minorHAnsi" w:hAnsiTheme="minorHAnsi" w:cstheme="minorHAnsi"/>
        </w:rPr>
        <w:t>to represent a quote entry for</w:t>
      </w:r>
      <w:r w:rsidRPr="002B58ED">
        <w:rPr>
          <w:rFonts w:asciiTheme="minorHAnsi" w:hAnsiTheme="minorHAnsi" w:cstheme="minorHAnsi"/>
        </w:rPr>
        <w:t xml:space="preserve"> </w:t>
      </w:r>
      <w:r>
        <w:rPr>
          <w:rFonts w:asciiTheme="minorHAnsi" w:hAnsiTheme="minorHAnsi" w:cstheme="minorHAnsi"/>
        </w:rPr>
        <w:t xml:space="preserve">a </w:t>
      </w:r>
      <w:r w:rsidRPr="002B58ED">
        <w:rPr>
          <w:rFonts w:asciiTheme="minorHAnsi" w:hAnsiTheme="minorHAnsi" w:cstheme="minorHAnsi"/>
        </w:rPr>
        <w:t>security.</w:t>
      </w:r>
      <w:r>
        <w:rPr>
          <w:rFonts w:asciiTheme="minorHAnsi" w:hAnsiTheme="minorHAnsi" w:cstheme="minorHAnsi"/>
        </w:rPr>
        <w:t xml:space="preserve"> Below is an example:</w:t>
      </w:r>
    </w:p>
    <w:tbl>
      <w:tblPr>
        <w:tblW w:w="4995"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900"/>
        <w:gridCol w:w="1528"/>
        <w:gridCol w:w="6572"/>
      </w:tblGrid>
      <w:tr w:rsidR="0042274E" w:rsidRPr="00417716" w14:paraId="4B6CDD12" w14:textId="77777777" w:rsidTr="00D96643">
        <w:trPr>
          <w:trHeight w:val="300"/>
          <w:tblHeader/>
        </w:trPr>
        <w:tc>
          <w:tcPr>
            <w:tcW w:w="500" w:type="pct"/>
            <w:shd w:val="clear" w:color="auto" w:fill="C6D9F1" w:themeFill="text2" w:themeFillTint="33"/>
          </w:tcPr>
          <w:p w14:paraId="48FADCAB" w14:textId="77777777" w:rsidR="0042274E" w:rsidRDefault="0042274E" w:rsidP="00D96643">
            <w:pPr>
              <w:pStyle w:val="Tablehead"/>
              <w:spacing w:after="0"/>
              <w:jc w:val="left"/>
              <w:rPr>
                <w:rFonts w:cstheme="minorHAnsi"/>
              </w:rPr>
            </w:pPr>
            <w:r>
              <w:rPr>
                <w:rFonts w:cstheme="minorHAnsi"/>
              </w:rPr>
              <w:t>Security</w:t>
            </w:r>
          </w:p>
        </w:tc>
        <w:tc>
          <w:tcPr>
            <w:tcW w:w="849" w:type="pct"/>
            <w:shd w:val="clear" w:color="auto" w:fill="C6D9F1" w:themeFill="text2" w:themeFillTint="33"/>
          </w:tcPr>
          <w:p w14:paraId="5AF06CC7" w14:textId="77777777" w:rsidR="0042274E" w:rsidRPr="00417716" w:rsidRDefault="0042274E" w:rsidP="00D96643">
            <w:pPr>
              <w:pStyle w:val="Tablehead"/>
              <w:spacing w:after="0"/>
              <w:jc w:val="left"/>
              <w:rPr>
                <w:rFonts w:cstheme="minorHAnsi"/>
              </w:rPr>
            </w:pPr>
            <w:r w:rsidRPr="002C4CCB">
              <w:rPr>
                <w:rFonts w:cstheme="minorHAnsi"/>
              </w:rPr>
              <w:t>Quote</w:t>
            </w:r>
            <w:r>
              <w:rPr>
                <w:rFonts w:cstheme="minorHAnsi"/>
              </w:rPr>
              <w:t xml:space="preserve"> </w:t>
            </w:r>
            <w:r w:rsidRPr="002C4CCB">
              <w:rPr>
                <w:rFonts w:cstheme="minorHAnsi"/>
              </w:rPr>
              <w:t>Entry</w:t>
            </w:r>
            <w:r>
              <w:rPr>
                <w:rFonts w:cstheme="minorHAnsi"/>
              </w:rPr>
              <w:t xml:space="preserve"> </w:t>
            </w:r>
            <w:r w:rsidRPr="002C4CCB">
              <w:rPr>
                <w:rFonts w:cstheme="minorHAnsi"/>
              </w:rPr>
              <w:t>ID</w:t>
            </w:r>
          </w:p>
        </w:tc>
        <w:tc>
          <w:tcPr>
            <w:tcW w:w="3651" w:type="pct"/>
            <w:shd w:val="clear" w:color="auto" w:fill="C6D9F1" w:themeFill="text2" w:themeFillTint="33"/>
            <w:noWrap/>
          </w:tcPr>
          <w:p w14:paraId="5489F445" w14:textId="77777777" w:rsidR="0042274E" w:rsidRPr="00417716" w:rsidRDefault="0042274E" w:rsidP="00D96643">
            <w:pPr>
              <w:pStyle w:val="Tablehead"/>
              <w:spacing w:after="0"/>
              <w:jc w:val="left"/>
              <w:rPr>
                <w:rFonts w:cstheme="minorHAnsi"/>
              </w:rPr>
            </w:pPr>
            <w:r>
              <w:rPr>
                <w:rFonts w:cstheme="minorHAnsi"/>
              </w:rPr>
              <w:t>Meaning</w:t>
            </w:r>
          </w:p>
        </w:tc>
      </w:tr>
      <w:tr w:rsidR="0042274E" w:rsidRPr="00417716" w14:paraId="0EB1EC97" w14:textId="77777777" w:rsidTr="00D96643">
        <w:tblPrEx>
          <w:tblBorders>
            <w:insideH w:val="single" w:sz="6" w:space="0" w:color="FFFFFF" w:themeColor="background1"/>
            <w:insideV w:val="single" w:sz="6" w:space="0" w:color="FFFFFF" w:themeColor="background1"/>
          </w:tblBorders>
        </w:tblPrEx>
        <w:tc>
          <w:tcPr>
            <w:tcW w:w="500" w:type="pct"/>
            <w:shd w:val="clear" w:color="auto" w:fill="F2F2F2" w:themeFill="background1" w:themeFillShade="F2"/>
          </w:tcPr>
          <w:p w14:paraId="2A69EBDC" w14:textId="77777777" w:rsidR="0042274E" w:rsidRPr="002B58ED" w:rsidRDefault="0042274E" w:rsidP="00D96643">
            <w:pPr>
              <w:pStyle w:val="Heading1Text"/>
              <w:ind w:left="0"/>
              <w:rPr>
                <w:rFonts w:asciiTheme="minorHAnsi" w:hAnsiTheme="minorHAnsi" w:cstheme="minorHAnsi"/>
                <w:lang w:val="en-GB"/>
              </w:rPr>
            </w:pPr>
            <w:r>
              <w:rPr>
                <w:rFonts w:asciiTheme="minorHAnsi" w:hAnsiTheme="minorHAnsi" w:cstheme="minorHAnsi"/>
                <w:lang w:val="en-GB"/>
              </w:rPr>
              <w:t>A</w:t>
            </w:r>
          </w:p>
        </w:tc>
        <w:tc>
          <w:tcPr>
            <w:tcW w:w="849" w:type="pct"/>
            <w:shd w:val="clear" w:color="auto" w:fill="F2F2F2" w:themeFill="background1" w:themeFillShade="F2"/>
          </w:tcPr>
          <w:p w14:paraId="3C8A151D" w14:textId="77777777" w:rsidR="0042274E" w:rsidRPr="00417716" w:rsidRDefault="0042274E" w:rsidP="00D96643">
            <w:pPr>
              <w:pStyle w:val="Heading1Text"/>
              <w:ind w:left="0"/>
              <w:rPr>
                <w:rFonts w:asciiTheme="minorHAnsi" w:hAnsiTheme="minorHAnsi" w:cstheme="minorHAnsi"/>
                <w:lang w:val="en-GB"/>
              </w:rPr>
            </w:pPr>
            <w:r>
              <w:rPr>
                <w:rFonts w:asciiTheme="minorHAnsi" w:hAnsiTheme="minorHAnsi" w:cstheme="minorHAnsi"/>
                <w:lang w:val="en-GB"/>
              </w:rPr>
              <w:t>15</w:t>
            </w:r>
          </w:p>
        </w:tc>
        <w:tc>
          <w:tcPr>
            <w:tcW w:w="3651" w:type="pct"/>
            <w:shd w:val="clear" w:color="auto" w:fill="F2F2F2" w:themeFill="background1" w:themeFillShade="F2"/>
          </w:tcPr>
          <w:p w14:paraId="1858CA3C" w14:textId="77777777" w:rsidR="0042274E" w:rsidRDefault="0042274E" w:rsidP="00D96643">
            <w:pPr>
              <w:pStyle w:val="Heading1Text"/>
              <w:ind w:left="0"/>
              <w:rPr>
                <w:rFonts w:asciiTheme="minorHAnsi" w:hAnsiTheme="minorHAnsi" w:cstheme="minorHAnsi"/>
                <w:lang w:val="en-GB"/>
              </w:rPr>
            </w:pPr>
            <w:r>
              <w:rPr>
                <w:rFonts w:asciiTheme="minorHAnsi" w:hAnsiTheme="minorHAnsi" w:cstheme="minorHAnsi"/>
                <w:lang w:val="en-GB"/>
              </w:rPr>
              <w:t xml:space="preserve">Client is allowed to assign a desired value (any value from 1 to N) of </w:t>
            </w:r>
            <w:r w:rsidRPr="001D4B42">
              <w:rPr>
                <w:rFonts w:asciiTheme="minorHAnsi" w:hAnsiTheme="minorHAnsi" w:cstheme="minorHAnsi"/>
                <w:lang w:val="en-GB"/>
              </w:rPr>
              <w:t>Quote</w:t>
            </w:r>
            <w:r>
              <w:rPr>
                <w:rFonts w:asciiTheme="minorHAnsi" w:hAnsiTheme="minorHAnsi" w:cstheme="minorHAnsi"/>
                <w:lang w:val="en-GB"/>
              </w:rPr>
              <w:t xml:space="preserve"> </w:t>
            </w:r>
            <w:r w:rsidRPr="001D4B42">
              <w:rPr>
                <w:rFonts w:asciiTheme="minorHAnsi" w:hAnsiTheme="minorHAnsi" w:cstheme="minorHAnsi"/>
                <w:lang w:val="en-GB"/>
              </w:rPr>
              <w:t>Entry</w:t>
            </w:r>
            <w:r>
              <w:rPr>
                <w:rFonts w:asciiTheme="minorHAnsi" w:hAnsiTheme="minorHAnsi" w:cstheme="minorHAnsi"/>
                <w:lang w:val="en-GB"/>
              </w:rPr>
              <w:t xml:space="preserve"> </w:t>
            </w:r>
            <w:r w:rsidRPr="001D4B42">
              <w:rPr>
                <w:rFonts w:asciiTheme="minorHAnsi" w:hAnsiTheme="minorHAnsi" w:cstheme="minorHAnsi"/>
                <w:lang w:val="en-GB"/>
              </w:rPr>
              <w:t>ID</w:t>
            </w:r>
            <w:r>
              <w:rPr>
                <w:rFonts w:asciiTheme="minorHAnsi" w:hAnsiTheme="minorHAnsi" w:cstheme="minorHAnsi"/>
                <w:lang w:val="en-GB"/>
              </w:rPr>
              <w:t xml:space="preserve"> to the security. In this example, it is </w:t>
            </w:r>
            <w:r w:rsidRPr="009939CD">
              <w:rPr>
                <w:rFonts w:asciiTheme="minorHAnsi" w:hAnsiTheme="minorHAnsi" w:cstheme="minorHAnsi"/>
                <w:lang w:val="en-GB"/>
              </w:rPr>
              <w:t>Security A on Quote Entry ID 15.</w:t>
            </w:r>
          </w:p>
          <w:p w14:paraId="21532B54" w14:textId="72B15D14" w:rsidR="0042274E" w:rsidRPr="00417716" w:rsidRDefault="0042274E" w:rsidP="00D96643">
            <w:pPr>
              <w:pStyle w:val="Heading1Text"/>
              <w:ind w:left="0"/>
              <w:rPr>
                <w:rFonts w:asciiTheme="minorHAnsi" w:hAnsiTheme="minorHAnsi" w:cstheme="minorHAnsi"/>
                <w:lang w:val="en-GB"/>
              </w:rPr>
            </w:pPr>
            <w:r>
              <w:rPr>
                <w:rFonts w:asciiTheme="minorHAnsi" w:hAnsiTheme="minorHAnsi" w:cstheme="minorHAnsi"/>
                <w:lang w:val="en-GB"/>
              </w:rPr>
              <w:t>To modify/cancel this quote entry, it needs to specify [</w:t>
            </w:r>
            <w:r w:rsidR="002E3D74">
              <w:rPr>
                <w:rFonts w:asciiTheme="minorHAnsi" w:hAnsiTheme="minorHAnsi" w:cstheme="minorHAnsi"/>
                <w:lang w:val="en-GB"/>
              </w:rPr>
              <w:t>Security</w:t>
            </w:r>
            <w:r>
              <w:rPr>
                <w:rFonts w:asciiTheme="minorHAnsi" w:hAnsiTheme="minorHAnsi" w:cstheme="minorHAnsi"/>
                <w:lang w:val="en-GB"/>
              </w:rPr>
              <w:t xml:space="preserve"> ID A + Quote Entry ID 15] to refer to this quote entry.</w:t>
            </w:r>
          </w:p>
        </w:tc>
      </w:tr>
      <w:tr w:rsidR="0042274E" w:rsidRPr="00417716" w14:paraId="613A19C6" w14:textId="77777777" w:rsidTr="00D96643">
        <w:tblPrEx>
          <w:tblBorders>
            <w:insideH w:val="single" w:sz="6" w:space="0" w:color="FFFFFF" w:themeColor="background1"/>
            <w:insideV w:val="single" w:sz="6" w:space="0" w:color="FFFFFF" w:themeColor="background1"/>
          </w:tblBorders>
        </w:tblPrEx>
        <w:tc>
          <w:tcPr>
            <w:tcW w:w="500" w:type="pct"/>
            <w:shd w:val="clear" w:color="auto" w:fill="F2F2F2" w:themeFill="background1" w:themeFillShade="F2"/>
          </w:tcPr>
          <w:p w14:paraId="5ACE23BC" w14:textId="77777777" w:rsidR="0042274E" w:rsidRPr="002B58ED" w:rsidRDefault="0042274E" w:rsidP="00D96643">
            <w:pPr>
              <w:pStyle w:val="Heading1Text"/>
              <w:ind w:left="0"/>
              <w:rPr>
                <w:rFonts w:asciiTheme="minorHAnsi" w:hAnsiTheme="minorHAnsi" w:cstheme="minorHAnsi"/>
                <w:lang w:val="en-GB"/>
              </w:rPr>
            </w:pPr>
            <w:r>
              <w:rPr>
                <w:rFonts w:asciiTheme="minorHAnsi" w:hAnsiTheme="minorHAnsi" w:cstheme="minorHAnsi"/>
                <w:lang w:val="en-GB"/>
              </w:rPr>
              <w:t>A</w:t>
            </w:r>
          </w:p>
        </w:tc>
        <w:tc>
          <w:tcPr>
            <w:tcW w:w="849" w:type="pct"/>
            <w:shd w:val="clear" w:color="auto" w:fill="F2F2F2" w:themeFill="background1" w:themeFillShade="F2"/>
          </w:tcPr>
          <w:p w14:paraId="313DDD0E" w14:textId="77777777" w:rsidR="0042274E" w:rsidRPr="00417716" w:rsidRDefault="0042274E" w:rsidP="00D96643">
            <w:pPr>
              <w:pStyle w:val="Heading1Text"/>
              <w:ind w:left="0"/>
              <w:rPr>
                <w:rFonts w:asciiTheme="minorHAnsi" w:hAnsiTheme="minorHAnsi" w:cstheme="minorHAnsi"/>
                <w:lang w:val="en-GB"/>
              </w:rPr>
            </w:pPr>
            <w:r>
              <w:rPr>
                <w:rFonts w:asciiTheme="minorHAnsi" w:hAnsiTheme="minorHAnsi" w:cstheme="minorHAnsi"/>
                <w:lang w:val="en-GB"/>
              </w:rPr>
              <w:t>1</w:t>
            </w:r>
          </w:p>
        </w:tc>
        <w:tc>
          <w:tcPr>
            <w:tcW w:w="3651" w:type="pct"/>
            <w:shd w:val="clear" w:color="auto" w:fill="F2F2F2" w:themeFill="background1" w:themeFillShade="F2"/>
          </w:tcPr>
          <w:p w14:paraId="2D56424C" w14:textId="77777777" w:rsidR="0042274E" w:rsidRPr="00417716" w:rsidRDefault="0042274E" w:rsidP="00D96643">
            <w:pPr>
              <w:pStyle w:val="Heading1Text"/>
              <w:ind w:left="0"/>
              <w:rPr>
                <w:rFonts w:asciiTheme="minorHAnsi" w:hAnsiTheme="minorHAnsi" w:cstheme="minorHAnsi"/>
                <w:lang w:val="en-GB"/>
              </w:rPr>
            </w:pPr>
            <w:r>
              <w:rPr>
                <w:rFonts w:asciiTheme="minorHAnsi" w:hAnsiTheme="minorHAnsi" w:cstheme="minorHAnsi"/>
                <w:lang w:val="en-GB"/>
              </w:rPr>
              <w:t>Security A on Quote Entry ID 1.</w:t>
            </w:r>
          </w:p>
        </w:tc>
      </w:tr>
      <w:tr w:rsidR="0042274E" w:rsidRPr="00417716" w14:paraId="1C3DB277" w14:textId="77777777" w:rsidTr="00D96643">
        <w:tblPrEx>
          <w:tblBorders>
            <w:insideH w:val="single" w:sz="6" w:space="0" w:color="FFFFFF" w:themeColor="background1"/>
            <w:insideV w:val="single" w:sz="6" w:space="0" w:color="FFFFFF" w:themeColor="background1"/>
          </w:tblBorders>
        </w:tblPrEx>
        <w:tc>
          <w:tcPr>
            <w:tcW w:w="500" w:type="pct"/>
            <w:shd w:val="clear" w:color="auto" w:fill="F2F2F2" w:themeFill="background1" w:themeFillShade="F2"/>
          </w:tcPr>
          <w:p w14:paraId="0CFBBBAA" w14:textId="77777777" w:rsidR="0042274E" w:rsidRPr="002B58ED" w:rsidRDefault="0042274E" w:rsidP="00D96643">
            <w:pPr>
              <w:pStyle w:val="Heading1Text"/>
              <w:ind w:left="0"/>
              <w:rPr>
                <w:rFonts w:asciiTheme="minorHAnsi" w:hAnsiTheme="minorHAnsi" w:cstheme="minorHAnsi"/>
                <w:lang w:val="en-GB"/>
              </w:rPr>
            </w:pPr>
            <w:r>
              <w:rPr>
                <w:rFonts w:asciiTheme="minorHAnsi" w:hAnsiTheme="minorHAnsi" w:cstheme="minorHAnsi"/>
                <w:lang w:val="en-GB"/>
              </w:rPr>
              <w:t>…</w:t>
            </w:r>
          </w:p>
        </w:tc>
        <w:tc>
          <w:tcPr>
            <w:tcW w:w="849" w:type="pct"/>
            <w:shd w:val="clear" w:color="auto" w:fill="F2F2F2" w:themeFill="background1" w:themeFillShade="F2"/>
          </w:tcPr>
          <w:p w14:paraId="305B3077" w14:textId="77777777" w:rsidR="0042274E" w:rsidRPr="00417716" w:rsidRDefault="0042274E" w:rsidP="00D96643">
            <w:pPr>
              <w:pStyle w:val="Heading1Text"/>
              <w:ind w:left="0"/>
              <w:rPr>
                <w:rFonts w:asciiTheme="minorHAnsi" w:hAnsiTheme="minorHAnsi" w:cstheme="minorHAnsi"/>
                <w:lang w:val="en-GB"/>
              </w:rPr>
            </w:pPr>
          </w:p>
        </w:tc>
        <w:tc>
          <w:tcPr>
            <w:tcW w:w="3651" w:type="pct"/>
            <w:shd w:val="clear" w:color="auto" w:fill="F2F2F2" w:themeFill="background1" w:themeFillShade="F2"/>
          </w:tcPr>
          <w:p w14:paraId="355F188D" w14:textId="77777777" w:rsidR="0042274E" w:rsidRPr="00417716" w:rsidRDefault="0042274E" w:rsidP="00D96643">
            <w:pPr>
              <w:pStyle w:val="Heading1Text"/>
              <w:ind w:left="0"/>
              <w:rPr>
                <w:rFonts w:asciiTheme="minorHAnsi" w:hAnsiTheme="minorHAnsi" w:cstheme="minorHAnsi"/>
                <w:lang w:val="en-GB"/>
              </w:rPr>
            </w:pPr>
            <w:r>
              <w:rPr>
                <w:rFonts w:asciiTheme="minorHAnsi" w:hAnsiTheme="minorHAnsi" w:cstheme="minorHAnsi"/>
                <w:lang w:val="en-GB"/>
              </w:rPr>
              <w:t>For a security, it can have up to N quote entries.</w:t>
            </w:r>
          </w:p>
        </w:tc>
      </w:tr>
      <w:tr w:rsidR="0042274E" w:rsidRPr="00417716" w14:paraId="36B833CF" w14:textId="77777777" w:rsidTr="00D96643">
        <w:tblPrEx>
          <w:tblBorders>
            <w:insideH w:val="single" w:sz="6" w:space="0" w:color="FFFFFF" w:themeColor="background1"/>
            <w:insideV w:val="single" w:sz="6" w:space="0" w:color="FFFFFF" w:themeColor="background1"/>
          </w:tblBorders>
        </w:tblPrEx>
        <w:trPr>
          <w:trHeight w:val="183"/>
        </w:trPr>
        <w:tc>
          <w:tcPr>
            <w:tcW w:w="500" w:type="pct"/>
            <w:shd w:val="clear" w:color="auto" w:fill="F2F2F2" w:themeFill="background1" w:themeFillShade="F2"/>
          </w:tcPr>
          <w:p w14:paraId="05F43F86" w14:textId="77777777" w:rsidR="0042274E" w:rsidRPr="002B58ED" w:rsidRDefault="0042274E" w:rsidP="00D96643">
            <w:pPr>
              <w:pStyle w:val="Heading1Text"/>
              <w:ind w:left="0"/>
              <w:rPr>
                <w:rFonts w:asciiTheme="minorHAnsi" w:hAnsiTheme="minorHAnsi" w:cstheme="minorHAnsi"/>
                <w:lang w:val="en-GB"/>
              </w:rPr>
            </w:pPr>
            <w:r>
              <w:rPr>
                <w:rFonts w:asciiTheme="minorHAnsi" w:hAnsiTheme="minorHAnsi" w:cstheme="minorHAnsi"/>
                <w:lang w:val="en-GB"/>
              </w:rPr>
              <w:t>B</w:t>
            </w:r>
          </w:p>
        </w:tc>
        <w:tc>
          <w:tcPr>
            <w:tcW w:w="849" w:type="pct"/>
            <w:shd w:val="clear" w:color="auto" w:fill="F2F2F2" w:themeFill="background1" w:themeFillShade="F2"/>
          </w:tcPr>
          <w:p w14:paraId="0635A551" w14:textId="77777777" w:rsidR="0042274E" w:rsidRPr="00417716" w:rsidRDefault="0042274E" w:rsidP="00D96643">
            <w:pPr>
              <w:pStyle w:val="Heading1Text"/>
              <w:ind w:left="0"/>
              <w:rPr>
                <w:rFonts w:asciiTheme="minorHAnsi" w:hAnsiTheme="minorHAnsi" w:cstheme="minorHAnsi"/>
                <w:lang w:val="en-GB"/>
              </w:rPr>
            </w:pPr>
            <w:r>
              <w:rPr>
                <w:rFonts w:asciiTheme="minorHAnsi" w:hAnsiTheme="minorHAnsi" w:cstheme="minorHAnsi"/>
                <w:lang w:val="en-GB"/>
              </w:rPr>
              <w:t>1</w:t>
            </w:r>
          </w:p>
        </w:tc>
        <w:tc>
          <w:tcPr>
            <w:tcW w:w="3651" w:type="pct"/>
            <w:shd w:val="clear" w:color="auto" w:fill="F2F2F2" w:themeFill="background1" w:themeFillShade="F2"/>
          </w:tcPr>
          <w:p w14:paraId="5313B94A" w14:textId="77777777" w:rsidR="0042274E" w:rsidRPr="00417716" w:rsidRDefault="0042274E" w:rsidP="00D96643">
            <w:pPr>
              <w:pStyle w:val="Heading1Text"/>
              <w:ind w:left="0"/>
              <w:rPr>
                <w:rFonts w:asciiTheme="minorHAnsi" w:hAnsiTheme="minorHAnsi" w:cstheme="minorHAnsi"/>
                <w:lang w:val="en-GB"/>
              </w:rPr>
            </w:pPr>
            <w:r>
              <w:rPr>
                <w:rFonts w:asciiTheme="minorHAnsi" w:hAnsiTheme="minorHAnsi" w:cstheme="minorHAnsi"/>
                <w:lang w:val="en-GB"/>
              </w:rPr>
              <w:t>Security B on Quote Entry ID 1.</w:t>
            </w:r>
          </w:p>
        </w:tc>
      </w:tr>
      <w:tr w:rsidR="0042274E" w:rsidRPr="00417716" w14:paraId="2D96B31B" w14:textId="77777777" w:rsidTr="00D96643">
        <w:tblPrEx>
          <w:tblBorders>
            <w:insideH w:val="single" w:sz="6" w:space="0" w:color="FFFFFF" w:themeColor="background1"/>
            <w:insideV w:val="single" w:sz="6" w:space="0" w:color="FFFFFF" w:themeColor="background1"/>
          </w:tblBorders>
        </w:tblPrEx>
        <w:trPr>
          <w:trHeight w:val="183"/>
        </w:trPr>
        <w:tc>
          <w:tcPr>
            <w:tcW w:w="500" w:type="pct"/>
            <w:shd w:val="clear" w:color="auto" w:fill="F2F2F2" w:themeFill="background1" w:themeFillShade="F2"/>
          </w:tcPr>
          <w:p w14:paraId="53A86391" w14:textId="77777777" w:rsidR="0042274E" w:rsidRPr="002B58ED" w:rsidRDefault="0042274E" w:rsidP="00D96643">
            <w:pPr>
              <w:pStyle w:val="Heading1Text"/>
              <w:ind w:left="0"/>
              <w:rPr>
                <w:rFonts w:asciiTheme="minorHAnsi" w:hAnsiTheme="minorHAnsi" w:cstheme="minorHAnsi"/>
                <w:lang w:val="en-GB"/>
              </w:rPr>
            </w:pPr>
            <w:r>
              <w:rPr>
                <w:rFonts w:asciiTheme="minorHAnsi" w:hAnsiTheme="minorHAnsi" w:cstheme="minorHAnsi"/>
                <w:lang w:val="en-GB"/>
              </w:rPr>
              <w:t>B</w:t>
            </w:r>
          </w:p>
        </w:tc>
        <w:tc>
          <w:tcPr>
            <w:tcW w:w="849" w:type="pct"/>
            <w:shd w:val="clear" w:color="auto" w:fill="F2F2F2" w:themeFill="background1" w:themeFillShade="F2"/>
          </w:tcPr>
          <w:p w14:paraId="7E008392" w14:textId="77777777" w:rsidR="0042274E" w:rsidRPr="00417716" w:rsidRDefault="0042274E" w:rsidP="00D96643">
            <w:pPr>
              <w:pStyle w:val="Heading1Text"/>
              <w:ind w:left="0"/>
              <w:rPr>
                <w:rFonts w:asciiTheme="minorHAnsi" w:hAnsiTheme="minorHAnsi" w:cstheme="minorHAnsi"/>
                <w:lang w:val="en-GB"/>
              </w:rPr>
            </w:pPr>
            <w:r>
              <w:rPr>
                <w:rFonts w:asciiTheme="minorHAnsi" w:hAnsiTheme="minorHAnsi" w:cstheme="minorHAnsi"/>
                <w:lang w:val="en-GB"/>
              </w:rPr>
              <w:t>2</w:t>
            </w:r>
          </w:p>
        </w:tc>
        <w:tc>
          <w:tcPr>
            <w:tcW w:w="3651" w:type="pct"/>
            <w:shd w:val="clear" w:color="auto" w:fill="F2F2F2" w:themeFill="background1" w:themeFillShade="F2"/>
          </w:tcPr>
          <w:p w14:paraId="74C46655" w14:textId="77777777" w:rsidR="0042274E" w:rsidRPr="00417716" w:rsidRDefault="0042274E" w:rsidP="00D96643">
            <w:pPr>
              <w:pStyle w:val="Heading1Text"/>
              <w:ind w:left="0"/>
              <w:rPr>
                <w:rFonts w:asciiTheme="minorHAnsi" w:hAnsiTheme="minorHAnsi" w:cstheme="minorHAnsi"/>
                <w:lang w:val="en-GB"/>
              </w:rPr>
            </w:pPr>
            <w:r>
              <w:rPr>
                <w:rFonts w:asciiTheme="minorHAnsi" w:hAnsiTheme="minorHAnsi" w:cstheme="minorHAnsi"/>
                <w:lang w:val="en-GB"/>
              </w:rPr>
              <w:t>Security B on Quote Entry ID 2.</w:t>
            </w:r>
          </w:p>
        </w:tc>
      </w:tr>
      <w:tr w:rsidR="0042274E" w:rsidRPr="00417716" w14:paraId="2384A7F8" w14:textId="77777777" w:rsidTr="00D96643">
        <w:tblPrEx>
          <w:tblBorders>
            <w:insideH w:val="single" w:sz="6" w:space="0" w:color="FFFFFF" w:themeColor="background1"/>
            <w:insideV w:val="single" w:sz="6" w:space="0" w:color="FFFFFF" w:themeColor="background1"/>
          </w:tblBorders>
        </w:tblPrEx>
        <w:trPr>
          <w:trHeight w:val="183"/>
        </w:trPr>
        <w:tc>
          <w:tcPr>
            <w:tcW w:w="500" w:type="pct"/>
            <w:shd w:val="clear" w:color="auto" w:fill="F2F2F2" w:themeFill="background1" w:themeFillShade="F2"/>
          </w:tcPr>
          <w:p w14:paraId="0961DFC3" w14:textId="77777777" w:rsidR="0042274E" w:rsidRDefault="0042274E" w:rsidP="00D96643">
            <w:pPr>
              <w:pStyle w:val="Heading1Text"/>
              <w:ind w:left="0"/>
              <w:rPr>
                <w:rFonts w:asciiTheme="minorHAnsi" w:hAnsiTheme="minorHAnsi" w:cstheme="minorHAnsi"/>
                <w:lang w:val="en-GB"/>
              </w:rPr>
            </w:pPr>
            <w:r>
              <w:rPr>
                <w:rFonts w:asciiTheme="minorHAnsi" w:hAnsiTheme="minorHAnsi" w:cstheme="minorHAnsi"/>
                <w:lang w:val="en-GB"/>
              </w:rPr>
              <w:t>…</w:t>
            </w:r>
          </w:p>
        </w:tc>
        <w:tc>
          <w:tcPr>
            <w:tcW w:w="849" w:type="pct"/>
            <w:shd w:val="clear" w:color="auto" w:fill="F2F2F2" w:themeFill="background1" w:themeFillShade="F2"/>
          </w:tcPr>
          <w:p w14:paraId="0AD20439" w14:textId="77777777" w:rsidR="0042274E" w:rsidRDefault="0042274E" w:rsidP="00D96643">
            <w:pPr>
              <w:pStyle w:val="Heading1Text"/>
              <w:ind w:left="0"/>
              <w:rPr>
                <w:rFonts w:asciiTheme="minorHAnsi" w:hAnsiTheme="minorHAnsi" w:cstheme="minorHAnsi"/>
                <w:lang w:val="en-GB"/>
              </w:rPr>
            </w:pPr>
          </w:p>
        </w:tc>
        <w:tc>
          <w:tcPr>
            <w:tcW w:w="3651" w:type="pct"/>
            <w:shd w:val="clear" w:color="auto" w:fill="F2F2F2" w:themeFill="background1" w:themeFillShade="F2"/>
          </w:tcPr>
          <w:p w14:paraId="35F8C404" w14:textId="77777777" w:rsidR="0042274E" w:rsidRDefault="0042274E" w:rsidP="00D96643">
            <w:pPr>
              <w:pStyle w:val="Heading1Text"/>
              <w:ind w:left="0"/>
              <w:rPr>
                <w:rFonts w:asciiTheme="minorHAnsi" w:hAnsiTheme="minorHAnsi" w:cstheme="minorHAnsi"/>
                <w:lang w:val="en-GB"/>
              </w:rPr>
            </w:pPr>
          </w:p>
        </w:tc>
      </w:tr>
    </w:tbl>
    <w:p w14:paraId="332C98C1" w14:textId="77777777" w:rsidR="0042274E" w:rsidRDefault="0042274E" w:rsidP="0042274E">
      <w:pPr>
        <w:pStyle w:val="NormalNGMDS"/>
        <w:ind w:left="0"/>
        <w:rPr>
          <w:rFonts w:asciiTheme="minorHAnsi" w:hAnsiTheme="minorHAnsi" w:cstheme="minorHAnsi"/>
          <w:lang w:val="en-US"/>
        </w:rPr>
      </w:pPr>
    </w:p>
    <w:p w14:paraId="50ECFEC7" w14:textId="77777777" w:rsidR="0042274E" w:rsidRPr="00AD24C9" w:rsidRDefault="0042274E" w:rsidP="0042274E">
      <w:pPr>
        <w:pStyle w:val="Heading3"/>
        <w:rPr>
          <w:rFonts w:ascii="Cambria" w:hAnsi="Cambria"/>
        </w:rPr>
      </w:pPr>
      <w:bookmarkStart w:id="595" w:name="_Toc170578818"/>
      <w:r w:rsidRPr="00AD24C9">
        <w:rPr>
          <w:rFonts w:asciiTheme="minorHAnsi" w:hAnsiTheme="minorHAnsi" w:cstheme="minorHAnsi"/>
        </w:rPr>
        <w:t>Quote Features</w:t>
      </w:r>
      <w:bookmarkEnd w:id="595"/>
    </w:p>
    <w:p w14:paraId="2EF6E9E4" w14:textId="77777777" w:rsidR="0042274E" w:rsidRDefault="0042274E" w:rsidP="0042274E">
      <w:pPr>
        <w:pStyle w:val="NormalNGMDS"/>
        <w:ind w:left="0"/>
        <w:rPr>
          <w:lang w:val="en-US"/>
        </w:rPr>
      </w:pPr>
      <w:r>
        <w:rPr>
          <w:lang w:val="en-US"/>
        </w:rPr>
        <w:t xml:space="preserve">A quote or quote entry consists of </w:t>
      </w:r>
      <w:r w:rsidRPr="00620B43">
        <w:rPr>
          <w:lang w:val="en-US"/>
        </w:rPr>
        <w:t>bid and offer</w:t>
      </w:r>
      <w:r>
        <w:rPr>
          <w:lang w:val="en-US"/>
        </w:rPr>
        <w:t xml:space="preserve"> sides.</w:t>
      </w:r>
    </w:p>
    <w:p w14:paraId="5177A240" w14:textId="77777777" w:rsidR="0042274E" w:rsidRDefault="0042274E" w:rsidP="0042274E">
      <w:pPr>
        <w:pStyle w:val="NormalNGMDS"/>
        <w:ind w:left="0"/>
        <w:rPr>
          <w:lang w:val="en-US"/>
        </w:rPr>
      </w:pPr>
      <w:r>
        <w:rPr>
          <w:lang w:val="en-US"/>
        </w:rPr>
        <w:t xml:space="preserve">When the bid or </w:t>
      </w:r>
      <w:r w:rsidRPr="00620B43">
        <w:rPr>
          <w:lang w:val="en-US"/>
        </w:rPr>
        <w:t>offer</w:t>
      </w:r>
      <w:r>
        <w:rPr>
          <w:lang w:val="en-US"/>
        </w:rPr>
        <w:t xml:space="preserve"> side of a quote entry is accepted in the order book, it will be treated as a Limit order.</w:t>
      </w:r>
    </w:p>
    <w:p w14:paraId="75984398" w14:textId="77777777" w:rsidR="0042274E" w:rsidRDefault="0042274E" w:rsidP="0042274E">
      <w:pPr>
        <w:pStyle w:val="NormalNGMDS"/>
        <w:ind w:left="0"/>
        <w:rPr>
          <w:lang w:val="en-US"/>
        </w:rPr>
      </w:pPr>
      <w:r>
        <w:rPr>
          <w:lang w:val="en-US"/>
        </w:rPr>
        <w:t>There is a possibility that one side is accepted while the other side is rejected.</w:t>
      </w:r>
    </w:p>
    <w:p w14:paraId="6D660FF5" w14:textId="77777777" w:rsidR="0042274E" w:rsidRDefault="0042274E" w:rsidP="0042274E">
      <w:pPr>
        <w:pStyle w:val="NormalNGMDS"/>
        <w:ind w:left="0"/>
        <w:rPr>
          <w:rFonts w:asciiTheme="minorHAnsi" w:hAnsiTheme="minorHAnsi" w:cstheme="minorHAnsi"/>
          <w:lang w:val="en-US"/>
        </w:rPr>
      </w:pPr>
      <w:r>
        <w:rPr>
          <w:rFonts w:asciiTheme="minorHAnsi" w:hAnsiTheme="minorHAnsi" w:cstheme="minorHAnsi"/>
          <w:lang w:val="en-US"/>
        </w:rPr>
        <w:t xml:space="preserve">Quote will not be carried forward to AHT session. All quotes will expire at </w:t>
      </w:r>
      <w:proofErr w:type="gramStart"/>
      <w:r>
        <w:rPr>
          <w:rFonts w:asciiTheme="minorHAnsi" w:hAnsiTheme="minorHAnsi" w:cstheme="minorHAnsi"/>
          <w:lang w:val="en-US"/>
        </w:rPr>
        <w:t>day</w:t>
      </w:r>
      <w:proofErr w:type="gramEnd"/>
      <w:r>
        <w:rPr>
          <w:rFonts w:asciiTheme="minorHAnsi" w:hAnsiTheme="minorHAnsi" w:cstheme="minorHAnsi"/>
          <w:lang w:val="en-US"/>
        </w:rPr>
        <w:t xml:space="preserve"> close. No message will be sent out to the client for the expired quotes.</w:t>
      </w:r>
    </w:p>
    <w:p w14:paraId="7F7F2003" w14:textId="738D94F3" w:rsidR="0042274E" w:rsidRDefault="0042274E" w:rsidP="0042274E">
      <w:pPr>
        <w:pStyle w:val="NormalNGMDS"/>
        <w:ind w:left="0"/>
        <w:rPr>
          <w:rFonts w:asciiTheme="minorHAnsi" w:hAnsiTheme="minorHAnsi" w:cstheme="minorHAnsi"/>
          <w:lang w:val="en-US"/>
        </w:rPr>
      </w:pPr>
      <w:r>
        <w:rPr>
          <w:rFonts w:asciiTheme="minorHAnsi" w:hAnsiTheme="minorHAnsi" w:cstheme="minorHAnsi"/>
          <w:lang w:val="en-US"/>
        </w:rPr>
        <w:t xml:space="preserve">Client </w:t>
      </w:r>
      <w:r w:rsidR="006B3E45">
        <w:rPr>
          <w:rFonts w:asciiTheme="minorHAnsi" w:hAnsiTheme="minorHAnsi" w:cstheme="minorHAnsi"/>
          <w:lang w:val="en-US"/>
        </w:rPr>
        <w:t>may use</w:t>
      </w:r>
      <w:r w:rsidRPr="0010523D">
        <w:rPr>
          <w:rFonts w:asciiTheme="minorHAnsi" w:hAnsiTheme="minorHAnsi" w:cstheme="minorHAnsi"/>
          <w:lang w:val="en-US"/>
        </w:rPr>
        <w:t xml:space="preserve"> a </w:t>
      </w:r>
      <w:r>
        <w:rPr>
          <w:rFonts w:asciiTheme="minorHAnsi" w:hAnsiTheme="minorHAnsi" w:cstheme="minorHAnsi"/>
          <w:lang w:val="en-US"/>
        </w:rPr>
        <w:t>M</w:t>
      </w:r>
      <w:r w:rsidRPr="0010523D">
        <w:rPr>
          <w:rFonts w:asciiTheme="minorHAnsi" w:hAnsiTheme="minorHAnsi" w:cstheme="minorHAnsi"/>
          <w:lang w:val="en-US"/>
        </w:rPr>
        <w:t xml:space="preserve">ass </w:t>
      </w:r>
      <w:r>
        <w:rPr>
          <w:rFonts w:asciiTheme="minorHAnsi" w:hAnsiTheme="minorHAnsi" w:cstheme="minorHAnsi"/>
          <w:lang w:val="en-US"/>
        </w:rPr>
        <w:t>Q</w:t>
      </w:r>
      <w:r w:rsidRPr="0010523D">
        <w:rPr>
          <w:rFonts w:asciiTheme="minorHAnsi" w:hAnsiTheme="minorHAnsi" w:cstheme="minorHAnsi"/>
          <w:lang w:val="en-US"/>
        </w:rPr>
        <w:t>uote</w:t>
      </w:r>
      <w:r>
        <w:rPr>
          <w:rFonts w:asciiTheme="minorHAnsi" w:hAnsiTheme="minorHAnsi" w:cstheme="minorHAnsi"/>
          <w:lang w:val="en-US"/>
        </w:rPr>
        <w:t xml:space="preserve"> message where the securities may belong to different </w:t>
      </w:r>
      <w:r w:rsidR="001A1B7C">
        <w:rPr>
          <w:rFonts w:asciiTheme="minorHAnsi" w:hAnsiTheme="minorHAnsi" w:cstheme="minorHAnsi"/>
          <w:lang w:val="en-US"/>
        </w:rPr>
        <w:t>matching engine</w:t>
      </w:r>
      <w:r>
        <w:rPr>
          <w:rFonts w:asciiTheme="minorHAnsi" w:hAnsiTheme="minorHAnsi" w:cstheme="minorHAnsi"/>
          <w:lang w:val="en-US"/>
        </w:rPr>
        <w:t xml:space="preserve"> (ME)</w:t>
      </w:r>
      <w:r w:rsidR="001A1B7C">
        <w:rPr>
          <w:rFonts w:asciiTheme="minorHAnsi" w:hAnsiTheme="minorHAnsi" w:cstheme="minorHAnsi"/>
          <w:lang w:val="en-US"/>
        </w:rPr>
        <w:t xml:space="preserve"> partitions</w:t>
      </w:r>
      <w:r>
        <w:rPr>
          <w:rFonts w:asciiTheme="minorHAnsi" w:hAnsiTheme="minorHAnsi" w:cstheme="minorHAnsi"/>
          <w:lang w:val="en-US"/>
        </w:rPr>
        <w:t xml:space="preserve">. Such Mass Quote message will split into multiple Mass Quote messages and each of them will destine to </w:t>
      </w:r>
      <w:r w:rsidR="001A1B7C">
        <w:rPr>
          <w:rFonts w:asciiTheme="minorHAnsi" w:hAnsiTheme="minorHAnsi" w:cstheme="minorHAnsi"/>
          <w:lang w:val="en-US"/>
        </w:rPr>
        <w:t xml:space="preserve">the </w:t>
      </w:r>
      <w:r>
        <w:rPr>
          <w:rFonts w:asciiTheme="minorHAnsi" w:hAnsiTheme="minorHAnsi" w:cstheme="minorHAnsi"/>
          <w:lang w:val="en-US"/>
        </w:rPr>
        <w:t>right ME. After the processing, each ME will return its Mass Quote Ack message and the client will receive multiple Mass Quote Ack message</w:t>
      </w:r>
      <w:r w:rsidR="00996F7E">
        <w:rPr>
          <w:rFonts w:asciiTheme="minorHAnsi" w:hAnsiTheme="minorHAnsi" w:cstheme="minorHAnsi"/>
          <w:lang w:val="en-US"/>
        </w:rPr>
        <w:t>s</w:t>
      </w:r>
      <w:r>
        <w:rPr>
          <w:rFonts w:asciiTheme="minorHAnsi" w:hAnsiTheme="minorHAnsi" w:cstheme="minorHAnsi"/>
          <w:lang w:val="en-US"/>
        </w:rPr>
        <w:t>.</w:t>
      </w:r>
    </w:p>
    <w:p w14:paraId="4AFC1697" w14:textId="77777777" w:rsidR="0042274E" w:rsidRDefault="0042274E" w:rsidP="0042274E">
      <w:pPr>
        <w:pStyle w:val="NormalNGMDS"/>
        <w:ind w:left="0"/>
        <w:rPr>
          <w:rFonts w:asciiTheme="minorHAnsi" w:hAnsiTheme="minorHAnsi" w:cstheme="minorHAnsi"/>
          <w:lang w:val="en-US"/>
        </w:rPr>
      </w:pPr>
      <w:r>
        <w:rPr>
          <w:rFonts w:asciiTheme="minorHAnsi" w:hAnsiTheme="minorHAnsi" w:cstheme="minorHAnsi"/>
          <w:lang w:val="en-US"/>
        </w:rPr>
        <w:t>The system supports quote protection (both for single quote and mass quote), i.e. MMP, see Section 7.9.</w:t>
      </w:r>
    </w:p>
    <w:p w14:paraId="43FB704D" w14:textId="77777777" w:rsidR="0042274E" w:rsidRDefault="0042274E" w:rsidP="0042274E">
      <w:pPr>
        <w:pStyle w:val="NormalNGMDS"/>
        <w:ind w:left="0"/>
        <w:rPr>
          <w:rFonts w:asciiTheme="minorHAnsi" w:hAnsiTheme="minorHAnsi" w:cstheme="minorHAnsi"/>
        </w:rPr>
      </w:pPr>
      <w:r>
        <w:rPr>
          <w:rFonts w:asciiTheme="minorHAnsi" w:hAnsiTheme="minorHAnsi" w:cstheme="minorHAnsi"/>
        </w:rPr>
        <w:t>All q</w:t>
      </w:r>
      <w:r w:rsidRPr="0010523D">
        <w:rPr>
          <w:rFonts w:asciiTheme="minorHAnsi" w:hAnsiTheme="minorHAnsi" w:cstheme="minorHAnsi"/>
        </w:rPr>
        <w:t>uotes will be cancelled if Cancel on Disconnect (COD) triggers</w:t>
      </w:r>
      <w:r>
        <w:rPr>
          <w:rFonts w:asciiTheme="minorHAnsi" w:hAnsiTheme="minorHAnsi" w:cstheme="minorHAnsi"/>
        </w:rPr>
        <w:t>.</w:t>
      </w:r>
    </w:p>
    <w:p w14:paraId="201024D3" w14:textId="17BDF69D" w:rsidR="0042274E" w:rsidRDefault="00996F7E" w:rsidP="0042274E">
      <w:pPr>
        <w:pStyle w:val="NormalNGMDS"/>
        <w:ind w:left="0"/>
        <w:rPr>
          <w:rFonts w:asciiTheme="minorHAnsi" w:hAnsiTheme="minorHAnsi" w:cstheme="minorHAnsi"/>
        </w:rPr>
      </w:pPr>
      <w:r>
        <w:rPr>
          <w:rFonts w:asciiTheme="minorHAnsi" w:hAnsiTheme="minorHAnsi" w:cstheme="minorHAnsi"/>
        </w:rPr>
        <w:t xml:space="preserve">The </w:t>
      </w:r>
      <w:r w:rsidR="0042274E">
        <w:rPr>
          <w:rFonts w:asciiTheme="minorHAnsi" w:hAnsiTheme="minorHAnsi" w:cstheme="minorHAnsi"/>
        </w:rPr>
        <w:t>Quote Cancel on Security Level</w:t>
      </w:r>
      <w:r w:rsidR="0042274E" w:rsidRPr="007D6194">
        <w:rPr>
          <w:rFonts w:asciiTheme="minorHAnsi" w:hAnsiTheme="minorHAnsi" w:cstheme="minorHAnsi"/>
        </w:rPr>
        <w:t xml:space="preserve"> </w:t>
      </w:r>
      <w:r w:rsidR="0042274E">
        <w:rPr>
          <w:rFonts w:asciiTheme="minorHAnsi" w:hAnsiTheme="minorHAnsi" w:cstheme="minorHAnsi"/>
        </w:rPr>
        <w:t>and Quote Cancel on Order Level</w:t>
      </w:r>
      <w:r w:rsidR="0042274E" w:rsidRPr="007D6194">
        <w:rPr>
          <w:rFonts w:asciiTheme="minorHAnsi" w:hAnsiTheme="minorHAnsi" w:cstheme="minorHAnsi"/>
        </w:rPr>
        <w:t xml:space="preserve"> </w:t>
      </w:r>
      <w:r w:rsidR="0042274E">
        <w:rPr>
          <w:rFonts w:asciiTheme="minorHAnsi" w:hAnsiTheme="minorHAnsi" w:cstheme="minorHAnsi"/>
        </w:rPr>
        <w:t xml:space="preserve">messages are </w:t>
      </w:r>
      <w:r w:rsidR="003B4D5F">
        <w:rPr>
          <w:rFonts w:asciiTheme="minorHAnsi" w:hAnsiTheme="minorHAnsi" w:cstheme="minorHAnsi"/>
        </w:rPr>
        <w:t xml:space="preserve">used to </w:t>
      </w:r>
      <w:r w:rsidR="0042274E">
        <w:rPr>
          <w:rFonts w:asciiTheme="minorHAnsi" w:hAnsiTheme="minorHAnsi" w:cstheme="minorHAnsi"/>
        </w:rPr>
        <w:t>convey the cancelled quotes</w:t>
      </w:r>
      <w:r w:rsidR="00CA764C">
        <w:rPr>
          <w:rFonts w:asciiTheme="minorHAnsi" w:hAnsiTheme="minorHAnsi" w:cstheme="minorHAnsi"/>
        </w:rPr>
        <w:t xml:space="preserve"> for different scenarios</w:t>
      </w:r>
      <w:r w:rsidR="0042274E">
        <w:rPr>
          <w:rFonts w:asciiTheme="minorHAnsi" w:hAnsiTheme="minorHAnsi" w:cstheme="minorHAnsi"/>
        </w:rPr>
        <w:t>.</w:t>
      </w:r>
      <w:r w:rsidR="003B4D5F">
        <w:rPr>
          <w:rFonts w:asciiTheme="minorHAnsi" w:hAnsiTheme="minorHAnsi" w:cstheme="minorHAnsi"/>
        </w:rPr>
        <w:t xml:space="preserve"> See Section 6.16.8.</w:t>
      </w:r>
    </w:p>
    <w:p w14:paraId="266166E1" w14:textId="5E8B3BE5" w:rsidR="0042274E" w:rsidRDefault="0042274E" w:rsidP="0042274E">
      <w:pPr>
        <w:pStyle w:val="NormalNGMDS"/>
        <w:ind w:left="0"/>
        <w:rPr>
          <w:rFonts w:asciiTheme="minorHAnsi" w:hAnsiTheme="minorHAnsi" w:cstheme="minorHAnsi"/>
        </w:rPr>
      </w:pPr>
      <w:r>
        <w:rPr>
          <w:rFonts w:asciiTheme="minorHAnsi" w:hAnsiTheme="minorHAnsi" w:cstheme="minorHAnsi"/>
        </w:rPr>
        <w:t xml:space="preserve">When a quote order is executed, the system will first send out a </w:t>
      </w:r>
      <w:r w:rsidR="002E3D74">
        <w:rPr>
          <w:rFonts w:asciiTheme="minorHAnsi" w:hAnsiTheme="minorHAnsi" w:cstheme="minorHAnsi"/>
        </w:rPr>
        <w:t>provisional</w:t>
      </w:r>
      <w:r>
        <w:rPr>
          <w:rFonts w:asciiTheme="minorHAnsi" w:hAnsiTheme="minorHAnsi" w:cstheme="minorHAnsi"/>
        </w:rPr>
        <w:t xml:space="preserve"> trade</w:t>
      </w:r>
      <w:r w:rsidR="002E3D74">
        <w:rPr>
          <w:rFonts w:asciiTheme="minorHAnsi" w:hAnsiTheme="minorHAnsi" w:cstheme="minorHAnsi"/>
        </w:rPr>
        <w:t xml:space="preserve">, and </w:t>
      </w:r>
      <w:r>
        <w:rPr>
          <w:rFonts w:asciiTheme="minorHAnsi" w:hAnsiTheme="minorHAnsi" w:cstheme="minorHAnsi"/>
        </w:rPr>
        <w:t>the confirmed trade</w:t>
      </w:r>
      <w:r w:rsidR="002E3D74">
        <w:rPr>
          <w:rFonts w:asciiTheme="minorHAnsi" w:hAnsiTheme="minorHAnsi" w:cstheme="minorHAnsi"/>
        </w:rPr>
        <w:t xml:space="preserve"> at the later stage.</w:t>
      </w:r>
    </w:p>
    <w:p w14:paraId="01B4905F" w14:textId="77777777" w:rsidR="0042274E" w:rsidRDefault="0042274E" w:rsidP="0042274E">
      <w:pPr>
        <w:pStyle w:val="NormalNGMDS"/>
        <w:ind w:left="0"/>
        <w:rPr>
          <w:rFonts w:asciiTheme="minorHAnsi" w:hAnsiTheme="minorHAnsi" w:cstheme="minorHAnsi"/>
        </w:rPr>
      </w:pPr>
    </w:p>
    <w:p w14:paraId="07133CB2" w14:textId="4F1D3452" w:rsidR="0042274E" w:rsidRPr="0076454D" w:rsidRDefault="0042274E" w:rsidP="0042274E">
      <w:pPr>
        <w:pStyle w:val="Heading3"/>
        <w:rPr>
          <w:rFonts w:ascii="Cambria" w:hAnsi="Cambria"/>
        </w:rPr>
      </w:pPr>
      <w:bookmarkStart w:id="596" w:name="_Toc170578819"/>
      <w:r w:rsidRPr="0076454D">
        <w:rPr>
          <w:rFonts w:asciiTheme="minorHAnsi" w:hAnsiTheme="minorHAnsi" w:cstheme="minorHAnsi"/>
        </w:rPr>
        <w:t>Quote New, Replace and Cancel</w:t>
      </w:r>
      <w:bookmarkEnd w:id="596"/>
    </w:p>
    <w:p w14:paraId="080C2447" w14:textId="48A3A4E0" w:rsidR="0042274E" w:rsidRDefault="0042274E" w:rsidP="0042274E">
      <w:pPr>
        <w:pStyle w:val="NormalNGMDS"/>
        <w:ind w:left="0"/>
        <w:rPr>
          <w:szCs w:val="26"/>
        </w:rPr>
      </w:pPr>
      <w:r>
        <w:rPr>
          <w:szCs w:val="26"/>
        </w:rPr>
        <w:t xml:space="preserve">The system supports quote new, quote </w:t>
      </w:r>
      <w:proofErr w:type="gramStart"/>
      <w:r>
        <w:rPr>
          <w:szCs w:val="26"/>
        </w:rPr>
        <w:t>replace</w:t>
      </w:r>
      <w:proofErr w:type="gramEnd"/>
      <w:r>
        <w:rPr>
          <w:szCs w:val="26"/>
        </w:rPr>
        <w:t xml:space="preserve"> and quote cancel for a quote.</w:t>
      </w:r>
    </w:p>
    <w:p w14:paraId="0F6676F0" w14:textId="77777777" w:rsidR="0042274E" w:rsidRDefault="0042274E" w:rsidP="0042274E">
      <w:pPr>
        <w:pStyle w:val="NormalNGMDS"/>
        <w:ind w:left="0"/>
        <w:rPr>
          <w:szCs w:val="26"/>
        </w:rPr>
      </w:pPr>
      <w:r w:rsidRPr="00BA7617">
        <w:rPr>
          <w:szCs w:val="26"/>
        </w:rPr>
        <w:t>If there is no outstanding quote in the order book, quote input will result in new quote creation in the order book.</w:t>
      </w:r>
    </w:p>
    <w:p w14:paraId="68ED8238" w14:textId="77777777" w:rsidR="0042274E" w:rsidRDefault="0042274E" w:rsidP="0042274E">
      <w:pPr>
        <w:pStyle w:val="NormalNGMDS"/>
        <w:ind w:left="0"/>
        <w:rPr>
          <w:szCs w:val="26"/>
        </w:rPr>
      </w:pPr>
      <w:r w:rsidRPr="00BA7617">
        <w:rPr>
          <w:szCs w:val="26"/>
        </w:rPr>
        <w:t>If there is outstanding quote in the order book, quote input will result in quote replace, i.e. the existing quote will be cancelled, followed by new quote creation in the order book. The time priority will be lost for quote replace.</w:t>
      </w:r>
    </w:p>
    <w:p w14:paraId="7AA97E8C" w14:textId="77777777" w:rsidR="0042274E" w:rsidRDefault="0042274E" w:rsidP="0042274E">
      <w:pPr>
        <w:pStyle w:val="NormalNGMDS"/>
        <w:ind w:left="0"/>
        <w:rPr>
          <w:szCs w:val="26"/>
        </w:rPr>
      </w:pPr>
      <w:r>
        <w:rPr>
          <w:szCs w:val="26"/>
        </w:rPr>
        <w:t>It allows</w:t>
      </w:r>
      <w:r w:rsidRPr="00BA7617">
        <w:rPr>
          <w:szCs w:val="26"/>
        </w:rPr>
        <w:t xml:space="preserve"> to cancel an outstanding quote either for the bid side</w:t>
      </w:r>
      <w:r>
        <w:rPr>
          <w:szCs w:val="26"/>
        </w:rPr>
        <w:t xml:space="preserve">, </w:t>
      </w:r>
      <w:r w:rsidRPr="00BA7617">
        <w:rPr>
          <w:szCs w:val="26"/>
        </w:rPr>
        <w:t>the offer side</w:t>
      </w:r>
      <w:r>
        <w:rPr>
          <w:szCs w:val="26"/>
        </w:rPr>
        <w:t xml:space="preserve"> or both.</w:t>
      </w:r>
    </w:p>
    <w:p w14:paraId="5368C9C1" w14:textId="77777777" w:rsidR="0042274E" w:rsidRDefault="0042274E" w:rsidP="0042274E">
      <w:pPr>
        <w:pStyle w:val="NormalNGMDS"/>
        <w:ind w:left="0"/>
        <w:rPr>
          <w:szCs w:val="26"/>
        </w:rPr>
      </w:pPr>
      <w:r w:rsidRPr="00BA7617">
        <w:rPr>
          <w:szCs w:val="26"/>
        </w:rPr>
        <w:t>The table below lists the action of quote new, replace and cancel as well as the outcome</w:t>
      </w:r>
      <w:r>
        <w:rPr>
          <w:szCs w:val="26"/>
        </w:rPr>
        <w:t>:</w:t>
      </w:r>
    </w:p>
    <w:tbl>
      <w:tblPr>
        <w:tblW w:w="5045"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015"/>
        <w:gridCol w:w="2714"/>
        <w:gridCol w:w="4361"/>
      </w:tblGrid>
      <w:tr w:rsidR="0042274E" w:rsidRPr="00187D98" w14:paraId="0CBB0396" w14:textId="77777777" w:rsidTr="00D96643">
        <w:trPr>
          <w:trHeight w:val="300"/>
          <w:tblHeader/>
        </w:trPr>
        <w:tc>
          <w:tcPr>
            <w:tcW w:w="1108" w:type="pct"/>
            <w:shd w:val="clear" w:color="auto" w:fill="C6D9F1" w:themeFill="text2" w:themeFillTint="33"/>
          </w:tcPr>
          <w:p w14:paraId="7610C58E" w14:textId="77777777" w:rsidR="0042274E" w:rsidRPr="00187D98" w:rsidRDefault="0042274E" w:rsidP="00D96643">
            <w:pPr>
              <w:pStyle w:val="Tablehead"/>
              <w:spacing w:after="0"/>
              <w:jc w:val="left"/>
              <w:rPr>
                <w:rFonts w:cstheme="minorHAnsi"/>
              </w:rPr>
            </w:pPr>
            <w:r w:rsidRPr="00187D98">
              <w:rPr>
                <w:rFonts w:cstheme="minorHAnsi"/>
              </w:rPr>
              <w:t>Action</w:t>
            </w:r>
          </w:p>
        </w:tc>
        <w:tc>
          <w:tcPr>
            <w:tcW w:w="1493" w:type="pct"/>
            <w:shd w:val="clear" w:color="auto" w:fill="C6D9F1" w:themeFill="text2" w:themeFillTint="33"/>
          </w:tcPr>
          <w:p w14:paraId="7C77CD9F" w14:textId="77777777" w:rsidR="0042274E" w:rsidRPr="00187D98" w:rsidRDefault="0042274E" w:rsidP="00D96643">
            <w:pPr>
              <w:pStyle w:val="Tablehead"/>
              <w:spacing w:after="0"/>
              <w:jc w:val="left"/>
              <w:rPr>
                <w:rFonts w:cstheme="minorHAnsi"/>
              </w:rPr>
            </w:pPr>
            <w:r w:rsidRPr="00187D98">
              <w:rPr>
                <w:rFonts w:cstheme="minorHAnsi"/>
              </w:rPr>
              <w:t>Input</w:t>
            </w:r>
          </w:p>
        </w:tc>
        <w:tc>
          <w:tcPr>
            <w:tcW w:w="2399" w:type="pct"/>
            <w:shd w:val="clear" w:color="auto" w:fill="C6D9F1" w:themeFill="text2" w:themeFillTint="33"/>
            <w:noWrap/>
          </w:tcPr>
          <w:p w14:paraId="1B18427A" w14:textId="77777777" w:rsidR="0042274E" w:rsidRPr="00187D98" w:rsidRDefault="0042274E" w:rsidP="00D96643">
            <w:pPr>
              <w:pStyle w:val="Tablehead"/>
              <w:spacing w:after="0"/>
              <w:jc w:val="left"/>
              <w:rPr>
                <w:rFonts w:cstheme="minorHAnsi"/>
              </w:rPr>
            </w:pPr>
            <w:r>
              <w:rPr>
                <w:rFonts w:cstheme="minorHAnsi"/>
              </w:rPr>
              <w:t>Outcome</w:t>
            </w:r>
          </w:p>
        </w:tc>
      </w:tr>
      <w:tr w:rsidR="0042274E" w:rsidRPr="00187D98" w14:paraId="28BBBEF3" w14:textId="77777777" w:rsidTr="00D96643">
        <w:tblPrEx>
          <w:tblBorders>
            <w:insideH w:val="single" w:sz="6" w:space="0" w:color="FFFFFF" w:themeColor="background1"/>
            <w:insideV w:val="single" w:sz="6" w:space="0" w:color="FFFFFF" w:themeColor="background1"/>
          </w:tblBorders>
        </w:tblPrEx>
        <w:tc>
          <w:tcPr>
            <w:tcW w:w="1108" w:type="pct"/>
            <w:shd w:val="clear" w:color="auto" w:fill="F2F2F2" w:themeFill="background1" w:themeFillShade="F2"/>
          </w:tcPr>
          <w:p w14:paraId="7D854CFB" w14:textId="32FBCBA0" w:rsidR="0042274E" w:rsidRPr="00187D98" w:rsidRDefault="0042274E" w:rsidP="00A03AD7">
            <w:pPr>
              <w:pStyle w:val="Heading1Text"/>
              <w:ind w:left="0"/>
              <w:jc w:val="left"/>
              <w:rPr>
                <w:rFonts w:asciiTheme="minorHAnsi" w:hAnsiTheme="minorHAnsi" w:cstheme="minorHAnsi"/>
                <w:szCs w:val="20"/>
                <w:lang w:val="en-GB"/>
              </w:rPr>
            </w:pPr>
            <w:r w:rsidRPr="00187D98">
              <w:rPr>
                <w:rFonts w:asciiTheme="minorHAnsi" w:hAnsiTheme="minorHAnsi" w:cstheme="minorHAnsi"/>
                <w:szCs w:val="20"/>
              </w:rPr>
              <w:t>To create a new quote</w:t>
            </w:r>
            <w:r w:rsidR="00A03AD7">
              <w:rPr>
                <w:rFonts w:asciiTheme="minorHAnsi" w:hAnsiTheme="minorHAnsi" w:cstheme="minorHAnsi"/>
                <w:szCs w:val="20"/>
              </w:rPr>
              <w:t>.</w:t>
            </w:r>
          </w:p>
        </w:tc>
        <w:tc>
          <w:tcPr>
            <w:tcW w:w="1493" w:type="pct"/>
            <w:shd w:val="clear" w:color="auto" w:fill="F2F2F2" w:themeFill="background1" w:themeFillShade="F2"/>
          </w:tcPr>
          <w:p w14:paraId="7DE741ED" w14:textId="77777777" w:rsidR="0042274E" w:rsidRPr="00187D98" w:rsidRDefault="0042274E" w:rsidP="00D96643">
            <w:pPr>
              <w:spacing w:afterLines="40" w:after="96"/>
              <w:rPr>
                <w:rFonts w:cstheme="minorHAnsi"/>
                <w:szCs w:val="20"/>
              </w:rPr>
            </w:pPr>
            <w:r w:rsidRPr="00187D98">
              <w:rPr>
                <w:rFonts w:cstheme="minorHAnsi"/>
                <w:szCs w:val="20"/>
              </w:rPr>
              <w:t xml:space="preserve">The following </w:t>
            </w:r>
            <w:r>
              <w:rPr>
                <w:rFonts w:cstheme="minorHAnsi"/>
                <w:szCs w:val="20"/>
              </w:rPr>
              <w:t>field are required:</w:t>
            </w:r>
          </w:p>
          <w:p w14:paraId="2BD90DF8" w14:textId="77777777" w:rsidR="0042274E" w:rsidRDefault="0042274E" w:rsidP="006A14F3">
            <w:pPr>
              <w:pStyle w:val="ListParagraph"/>
              <w:numPr>
                <w:ilvl w:val="0"/>
                <w:numId w:val="177"/>
              </w:numPr>
              <w:spacing w:afterLines="40" w:after="96"/>
              <w:rPr>
                <w:rFonts w:cstheme="minorHAnsi"/>
                <w:szCs w:val="20"/>
              </w:rPr>
            </w:pPr>
            <w:r>
              <w:rPr>
                <w:rFonts w:cstheme="minorHAnsi"/>
                <w:szCs w:val="20"/>
              </w:rPr>
              <w:t>Bid Price</w:t>
            </w:r>
            <w:r w:rsidRPr="00187D98">
              <w:rPr>
                <w:rFonts w:cstheme="minorHAnsi"/>
                <w:szCs w:val="20"/>
              </w:rPr>
              <w:t>/</w:t>
            </w:r>
            <w:r>
              <w:rPr>
                <w:rFonts w:cstheme="minorHAnsi"/>
                <w:szCs w:val="20"/>
              </w:rPr>
              <w:t>Bid Qty</w:t>
            </w:r>
          </w:p>
          <w:p w14:paraId="40F9BA16" w14:textId="77777777" w:rsidR="0042274E" w:rsidRPr="00187D98" w:rsidRDefault="0042274E" w:rsidP="006A14F3">
            <w:pPr>
              <w:pStyle w:val="ListParagraph"/>
              <w:numPr>
                <w:ilvl w:val="0"/>
                <w:numId w:val="177"/>
              </w:numPr>
              <w:spacing w:afterLines="40" w:after="96"/>
              <w:rPr>
                <w:rFonts w:cstheme="minorHAnsi"/>
                <w:szCs w:val="20"/>
              </w:rPr>
            </w:pPr>
            <w:r>
              <w:rPr>
                <w:rFonts w:cstheme="minorHAnsi"/>
                <w:szCs w:val="20"/>
              </w:rPr>
              <w:t>Offer Price</w:t>
            </w:r>
            <w:r w:rsidRPr="00187D98">
              <w:rPr>
                <w:rFonts w:cstheme="minorHAnsi"/>
                <w:szCs w:val="20"/>
              </w:rPr>
              <w:t>/</w:t>
            </w:r>
            <w:r>
              <w:rPr>
                <w:rFonts w:cstheme="minorHAnsi"/>
                <w:szCs w:val="20"/>
              </w:rPr>
              <w:t>Offer Qty</w:t>
            </w:r>
          </w:p>
        </w:tc>
        <w:tc>
          <w:tcPr>
            <w:tcW w:w="2399" w:type="pct"/>
            <w:shd w:val="clear" w:color="auto" w:fill="F2F2F2" w:themeFill="background1" w:themeFillShade="F2"/>
          </w:tcPr>
          <w:p w14:paraId="4764B369" w14:textId="2E537C2B" w:rsidR="0042274E" w:rsidRPr="00187D98" w:rsidRDefault="0042274E" w:rsidP="00D96643">
            <w:pPr>
              <w:spacing w:afterLines="40" w:after="96"/>
              <w:rPr>
                <w:rFonts w:cstheme="minorHAnsi"/>
                <w:szCs w:val="20"/>
              </w:rPr>
            </w:pPr>
            <w:r>
              <w:rPr>
                <w:rFonts w:cstheme="minorHAnsi"/>
                <w:szCs w:val="20"/>
              </w:rPr>
              <w:t xml:space="preserve">The system </w:t>
            </w:r>
            <w:r w:rsidRPr="00187D98">
              <w:rPr>
                <w:rFonts w:cstheme="minorHAnsi"/>
                <w:szCs w:val="20"/>
              </w:rPr>
              <w:t xml:space="preserve">will </w:t>
            </w:r>
            <w:r>
              <w:rPr>
                <w:rFonts w:cstheme="minorHAnsi"/>
                <w:szCs w:val="20"/>
              </w:rPr>
              <w:t xml:space="preserve">process the bid side first and </w:t>
            </w:r>
            <w:r w:rsidR="006A14F3">
              <w:rPr>
                <w:rFonts w:cstheme="minorHAnsi"/>
                <w:szCs w:val="20"/>
              </w:rPr>
              <w:t xml:space="preserve">then </w:t>
            </w:r>
            <w:r>
              <w:rPr>
                <w:rFonts w:cstheme="minorHAnsi"/>
                <w:szCs w:val="20"/>
              </w:rPr>
              <w:t>the offer side.</w:t>
            </w:r>
          </w:p>
          <w:p w14:paraId="7D439FAD" w14:textId="77777777" w:rsidR="0042274E" w:rsidRPr="00890014" w:rsidRDefault="0042274E" w:rsidP="006A14F3">
            <w:pPr>
              <w:pStyle w:val="ListParagraph"/>
              <w:numPr>
                <w:ilvl w:val="0"/>
                <w:numId w:val="179"/>
              </w:numPr>
              <w:spacing w:afterLines="40" w:after="96"/>
              <w:rPr>
                <w:rFonts w:cstheme="minorHAnsi"/>
                <w:szCs w:val="20"/>
              </w:rPr>
            </w:pPr>
            <w:r>
              <w:rPr>
                <w:rFonts w:cstheme="minorHAnsi"/>
                <w:szCs w:val="20"/>
              </w:rPr>
              <w:t xml:space="preserve">If it can be created, a Limit order will be generated in the book </w:t>
            </w:r>
            <w:proofErr w:type="gramStart"/>
            <w:r>
              <w:rPr>
                <w:rFonts w:cstheme="minorHAnsi"/>
                <w:szCs w:val="20"/>
              </w:rPr>
              <w:t>order;</w:t>
            </w:r>
            <w:proofErr w:type="gramEnd"/>
          </w:p>
          <w:p w14:paraId="2651BC91" w14:textId="77777777" w:rsidR="0042274E" w:rsidRPr="005E30AB" w:rsidRDefault="0042274E" w:rsidP="006A14F3">
            <w:pPr>
              <w:pStyle w:val="ListParagraph"/>
              <w:numPr>
                <w:ilvl w:val="0"/>
                <w:numId w:val="179"/>
              </w:numPr>
              <w:spacing w:afterLines="40" w:after="96"/>
              <w:rPr>
                <w:rFonts w:cstheme="minorHAnsi"/>
                <w:i/>
                <w:szCs w:val="20"/>
              </w:rPr>
            </w:pPr>
            <w:r>
              <w:rPr>
                <w:rFonts w:cstheme="minorHAnsi"/>
                <w:szCs w:val="20"/>
              </w:rPr>
              <w:t xml:space="preserve">If it cannot be created, this quote side will be </w:t>
            </w:r>
            <w:r w:rsidRPr="00187D98">
              <w:rPr>
                <w:rFonts w:cstheme="minorHAnsi"/>
                <w:szCs w:val="20"/>
              </w:rPr>
              <w:t>rejected</w:t>
            </w:r>
            <w:r>
              <w:rPr>
                <w:rFonts w:cstheme="minorHAnsi"/>
                <w:szCs w:val="20"/>
              </w:rPr>
              <w:t>.</w:t>
            </w:r>
          </w:p>
        </w:tc>
      </w:tr>
      <w:tr w:rsidR="0042274E" w:rsidRPr="00187D98" w14:paraId="3CDAEFF1" w14:textId="77777777" w:rsidTr="00D96643">
        <w:tblPrEx>
          <w:tblBorders>
            <w:insideH w:val="single" w:sz="6" w:space="0" w:color="FFFFFF" w:themeColor="background1"/>
            <w:insideV w:val="single" w:sz="6" w:space="0" w:color="FFFFFF" w:themeColor="background1"/>
          </w:tblBorders>
        </w:tblPrEx>
        <w:tc>
          <w:tcPr>
            <w:tcW w:w="1108" w:type="pct"/>
            <w:shd w:val="clear" w:color="auto" w:fill="F2F2F2" w:themeFill="background1" w:themeFillShade="F2"/>
          </w:tcPr>
          <w:p w14:paraId="45993390" w14:textId="77777777" w:rsidR="0042274E" w:rsidRPr="00187D98" w:rsidRDefault="0042274E" w:rsidP="00A03AD7">
            <w:pPr>
              <w:pStyle w:val="Heading1Text"/>
              <w:ind w:left="0"/>
              <w:jc w:val="left"/>
              <w:rPr>
                <w:rFonts w:asciiTheme="minorHAnsi" w:hAnsiTheme="minorHAnsi" w:cstheme="minorHAnsi"/>
                <w:szCs w:val="20"/>
                <w:lang w:val="en-GB"/>
              </w:rPr>
            </w:pPr>
            <w:r w:rsidRPr="00187D98">
              <w:rPr>
                <w:rFonts w:asciiTheme="minorHAnsi" w:hAnsiTheme="minorHAnsi" w:cstheme="minorHAnsi"/>
                <w:szCs w:val="20"/>
              </w:rPr>
              <w:t>To replace a quote, i.e. quote is existing in the order book</w:t>
            </w:r>
          </w:p>
        </w:tc>
        <w:tc>
          <w:tcPr>
            <w:tcW w:w="1493" w:type="pct"/>
            <w:shd w:val="clear" w:color="auto" w:fill="F2F2F2" w:themeFill="background1" w:themeFillShade="F2"/>
          </w:tcPr>
          <w:p w14:paraId="215BF980" w14:textId="77777777" w:rsidR="0042274E" w:rsidRPr="00187D98" w:rsidRDefault="0042274E" w:rsidP="00D96643">
            <w:pPr>
              <w:spacing w:afterLines="40" w:after="96"/>
              <w:rPr>
                <w:rFonts w:cstheme="minorHAnsi"/>
                <w:szCs w:val="20"/>
              </w:rPr>
            </w:pPr>
            <w:r w:rsidRPr="00187D98">
              <w:rPr>
                <w:rFonts w:cstheme="minorHAnsi"/>
                <w:szCs w:val="20"/>
              </w:rPr>
              <w:t xml:space="preserve">The following </w:t>
            </w:r>
            <w:r>
              <w:rPr>
                <w:rFonts w:cstheme="minorHAnsi"/>
                <w:szCs w:val="20"/>
              </w:rPr>
              <w:t>field are required:</w:t>
            </w:r>
          </w:p>
          <w:p w14:paraId="607F6356" w14:textId="77777777" w:rsidR="0042274E" w:rsidRDefault="0042274E" w:rsidP="006A14F3">
            <w:pPr>
              <w:pStyle w:val="ListParagraph"/>
              <w:numPr>
                <w:ilvl w:val="0"/>
                <w:numId w:val="178"/>
              </w:numPr>
              <w:spacing w:afterLines="40" w:after="96"/>
              <w:rPr>
                <w:rFonts w:cstheme="minorHAnsi"/>
                <w:szCs w:val="20"/>
              </w:rPr>
            </w:pPr>
            <w:r>
              <w:rPr>
                <w:rFonts w:cstheme="minorHAnsi"/>
                <w:szCs w:val="20"/>
              </w:rPr>
              <w:t>Bid Price</w:t>
            </w:r>
            <w:r w:rsidRPr="00187D98">
              <w:rPr>
                <w:rFonts w:cstheme="minorHAnsi"/>
                <w:szCs w:val="20"/>
              </w:rPr>
              <w:t>/</w:t>
            </w:r>
            <w:r>
              <w:rPr>
                <w:rFonts w:cstheme="minorHAnsi"/>
                <w:szCs w:val="20"/>
              </w:rPr>
              <w:t>Bid Qty</w:t>
            </w:r>
          </w:p>
          <w:p w14:paraId="1212D128" w14:textId="77777777" w:rsidR="0042274E" w:rsidRPr="005E30AB" w:rsidRDefault="0042274E" w:rsidP="006A14F3">
            <w:pPr>
              <w:pStyle w:val="ListParagraph"/>
              <w:numPr>
                <w:ilvl w:val="0"/>
                <w:numId w:val="178"/>
              </w:numPr>
              <w:spacing w:afterLines="40" w:after="96"/>
              <w:rPr>
                <w:rFonts w:cstheme="minorHAnsi"/>
                <w:szCs w:val="20"/>
              </w:rPr>
            </w:pPr>
            <w:r>
              <w:rPr>
                <w:rFonts w:cstheme="minorHAnsi"/>
                <w:szCs w:val="20"/>
              </w:rPr>
              <w:t>Offer Price</w:t>
            </w:r>
            <w:r w:rsidRPr="005E30AB">
              <w:rPr>
                <w:rFonts w:cstheme="minorHAnsi"/>
                <w:szCs w:val="20"/>
              </w:rPr>
              <w:t>/</w:t>
            </w:r>
            <w:r>
              <w:rPr>
                <w:rFonts w:cstheme="minorHAnsi"/>
                <w:szCs w:val="20"/>
              </w:rPr>
              <w:t>Offer Qty</w:t>
            </w:r>
          </w:p>
        </w:tc>
        <w:tc>
          <w:tcPr>
            <w:tcW w:w="2399" w:type="pct"/>
            <w:shd w:val="clear" w:color="auto" w:fill="F2F2F2" w:themeFill="background1" w:themeFillShade="F2"/>
          </w:tcPr>
          <w:p w14:paraId="4A165011" w14:textId="77777777" w:rsidR="0042274E" w:rsidRDefault="0042274E" w:rsidP="00D96643">
            <w:pPr>
              <w:spacing w:afterLines="40" w:after="96"/>
              <w:rPr>
                <w:rFonts w:cstheme="minorHAnsi"/>
                <w:szCs w:val="20"/>
              </w:rPr>
            </w:pPr>
            <w:r>
              <w:rPr>
                <w:rFonts w:cstheme="minorHAnsi"/>
                <w:szCs w:val="20"/>
              </w:rPr>
              <w:t xml:space="preserve">The system </w:t>
            </w:r>
            <w:r w:rsidRPr="00187D98">
              <w:rPr>
                <w:rFonts w:cstheme="minorHAnsi"/>
                <w:szCs w:val="20"/>
              </w:rPr>
              <w:t xml:space="preserve">will </w:t>
            </w:r>
            <w:r>
              <w:rPr>
                <w:rFonts w:cstheme="minorHAnsi"/>
                <w:szCs w:val="20"/>
              </w:rPr>
              <w:t>cancel the existing quote first, followed by quote creation as described in the above point.</w:t>
            </w:r>
          </w:p>
          <w:p w14:paraId="76EEA91F" w14:textId="15AB479F" w:rsidR="00272E1C" w:rsidRPr="005E30AB" w:rsidRDefault="00272E1C" w:rsidP="00D96643">
            <w:pPr>
              <w:spacing w:afterLines="40" w:after="96"/>
              <w:rPr>
                <w:rFonts w:cstheme="minorHAnsi"/>
                <w:szCs w:val="20"/>
              </w:rPr>
            </w:pPr>
            <w:r>
              <w:rPr>
                <w:rFonts w:cstheme="minorHAnsi"/>
                <w:szCs w:val="20"/>
              </w:rPr>
              <w:t>(If there is no existing</w:t>
            </w:r>
            <w:r w:rsidR="00FE2404">
              <w:rPr>
                <w:rFonts w:cstheme="minorHAnsi"/>
                <w:szCs w:val="20"/>
              </w:rPr>
              <w:t xml:space="preserve"> quote</w:t>
            </w:r>
            <w:r>
              <w:rPr>
                <w:rFonts w:cstheme="minorHAnsi"/>
                <w:szCs w:val="20"/>
              </w:rPr>
              <w:t>, it is case of quote creation)</w:t>
            </w:r>
          </w:p>
        </w:tc>
      </w:tr>
      <w:tr w:rsidR="0042274E" w:rsidRPr="00C00D8C" w14:paraId="5D85B422" w14:textId="77777777" w:rsidTr="00D96643">
        <w:tblPrEx>
          <w:tblBorders>
            <w:insideH w:val="single" w:sz="6" w:space="0" w:color="FFFFFF" w:themeColor="background1"/>
            <w:insideV w:val="single" w:sz="6" w:space="0" w:color="FFFFFF" w:themeColor="background1"/>
          </w:tblBorders>
        </w:tblPrEx>
        <w:tc>
          <w:tcPr>
            <w:tcW w:w="1108" w:type="pct"/>
            <w:shd w:val="clear" w:color="auto" w:fill="F2F2F2" w:themeFill="background1" w:themeFillShade="F2"/>
          </w:tcPr>
          <w:p w14:paraId="3633B6C2" w14:textId="77777777" w:rsidR="0042274E" w:rsidRPr="00187D98" w:rsidRDefault="0042274E" w:rsidP="00A03AD7">
            <w:pPr>
              <w:pStyle w:val="Heading1Text"/>
              <w:ind w:left="0"/>
              <w:jc w:val="left"/>
              <w:rPr>
                <w:rFonts w:asciiTheme="minorHAnsi" w:hAnsiTheme="minorHAnsi" w:cstheme="minorHAnsi"/>
                <w:szCs w:val="20"/>
                <w:lang w:val="en-GB"/>
              </w:rPr>
            </w:pPr>
            <w:r w:rsidRPr="00187D98">
              <w:rPr>
                <w:rFonts w:asciiTheme="minorHAnsi" w:hAnsiTheme="minorHAnsi" w:cstheme="minorHAnsi"/>
                <w:szCs w:val="20"/>
              </w:rPr>
              <w:t>To cancel a quote</w:t>
            </w:r>
          </w:p>
        </w:tc>
        <w:tc>
          <w:tcPr>
            <w:tcW w:w="1493" w:type="pct"/>
            <w:shd w:val="clear" w:color="auto" w:fill="F2F2F2" w:themeFill="background1" w:themeFillShade="F2"/>
          </w:tcPr>
          <w:p w14:paraId="78F711E1" w14:textId="77777777" w:rsidR="0042274E" w:rsidRPr="00187D98" w:rsidRDefault="0042274E" w:rsidP="00D96643">
            <w:pPr>
              <w:pStyle w:val="ListParagraph"/>
              <w:spacing w:afterLines="40" w:after="96"/>
              <w:ind w:left="0"/>
              <w:rPr>
                <w:rFonts w:cstheme="minorHAnsi"/>
                <w:szCs w:val="20"/>
                <w:lang w:val="en-GB"/>
              </w:rPr>
            </w:pPr>
            <w:r>
              <w:rPr>
                <w:rFonts w:cstheme="minorHAnsi"/>
                <w:szCs w:val="20"/>
              </w:rPr>
              <w:t>Bid Qty</w:t>
            </w:r>
            <w:r w:rsidRPr="00187D98">
              <w:rPr>
                <w:rFonts w:cstheme="minorHAnsi"/>
                <w:szCs w:val="20"/>
              </w:rPr>
              <w:t xml:space="preserve"> are setting to 0 </w:t>
            </w:r>
            <w:r>
              <w:rPr>
                <w:rFonts w:cstheme="minorHAnsi"/>
                <w:szCs w:val="20"/>
              </w:rPr>
              <w:t>/ Offer Qty</w:t>
            </w:r>
            <w:r w:rsidRPr="00187D98">
              <w:rPr>
                <w:rFonts w:cstheme="minorHAnsi"/>
                <w:szCs w:val="20"/>
              </w:rPr>
              <w:t xml:space="preserve"> are setting to 0.</w:t>
            </w:r>
          </w:p>
        </w:tc>
        <w:tc>
          <w:tcPr>
            <w:tcW w:w="2399" w:type="pct"/>
            <w:shd w:val="clear" w:color="auto" w:fill="F2F2F2" w:themeFill="background1" w:themeFillShade="F2"/>
          </w:tcPr>
          <w:p w14:paraId="3975EA09" w14:textId="77777777" w:rsidR="0042274E" w:rsidRPr="00187D98" w:rsidRDefault="0042274E" w:rsidP="00D96643">
            <w:pPr>
              <w:pStyle w:val="ListParagraph"/>
              <w:spacing w:afterLines="40" w:after="96"/>
              <w:ind w:left="0"/>
              <w:rPr>
                <w:rFonts w:cstheme="minorHAnsi"/>
                <w:szCs w:val="20"/>
              </w:rPr>
            </w:pPr>
            <w:r>
              <w:rPr>
                <w:rFonts w:cstheme="minorHAnsi"/>
                <w:szCs w:val="20"/>
              </w:rPr>
              <w:t xml:space="preserve">The system </w:t>
            </w:r>
            <w:r w:rsidRPr="00187D98">
              <w:rPr>
                <w:rFonts w:cstheme="minorHAnsi"/>
                <w:szCs w:val="20"/>
              </w:rPr>
              <w:t xml:space="preserve">will </w:t>
            </w:r>
            <w:r>
              <w:rPr>
                <w:rFonts w:cstheme="minorHAnsi"/>
                <w:szCs w:val="20"/>
              </w:rPr>
              <w:t>cancel the existing quote.</w:t>
            </w:r>
          </w:p>
          <w:p w14:paraId="7BA03A80" w14:textId="77777777" w:rsidR="0042274E" w:rsidRDefault="0042274E" w:rsidP="00D96643">
            <w:pPr>
              <w:pStyle w:val="ListParagraph"/>
              <w:spacing w:afterLines="40" w:after="96"/>
              <w:ind w:left="0"/>
              <w:rPr>
                <w:rFonts w:cstheme="minorHAnsi"/>
                <w:bCs/>
                <w:szCs w:val="20"/>
              </w:rPr>
            </w:pPr>
            <w:r w:rsidRPr="005E30AB">
              <w:rPr>
                <w:rFonts w:cstheme="minorHAnsi"/>
                <w:bCs/>
                <w:szCs w:val="20"/>
              </w:rPr>
              <w:t>Note:</w:t>
            </w:r>
          </w:p>
          <w:p w14:paraId="4CF13B88" w14:textId="571F736D" w:rsidR="0042274E" w:rsidRPr="00890014" w:rsidRDefault="0042274E" w:rsidP="00D96643">
            <w:pPr>
              <w:pStyle w:val="ListParagraph"/>
              <w:spacing w:afterLines="40" w:after="96"/>
              <w:ind w:left="0"/>
              <w:rPr>
                <w:rFonts w:cstheme="minorHAnsi"/>
                <w:bCs/>
                <w:szCs w:val="20"/>
              </w:rPr>
            </w:pPr>
            <w:r w:rsidRPr="005E30AB">
              <w:rPr>
                <w:rFonts w:cstheme="minorHAnsi"/>
                <w:bCs/>
                <w:szCs w:val="20"/>
              </w:rPr>
              <w:t xml:space="preserve">If there is no existing quote, </w:t>
            </w:r>
            <w:r w:rsidR="00DE5195">
              <w:rPr>
                <w:rFonts w:cstheme="minorHAnsi"/>
                <w:bCs/>
                <w:szCs w:val="20"/>
              </w:rPr>
              <w:t xml:space="preserve">the processing result will be </w:t>
            </w:r>
            <w:r w:rsidR="0007155A">
              <w:rPr>
                <w:rFonts w:cstheme="minorHAnsi"/>
                <w:bCs/>
                <w:szCs w:val="20"/>
              </w:rPr>
              <w:t xml:space="preserve">a cancel </w:t>
            </w:r>
            <w:r w:rsidRPr="00C00D8C">
              <w:rPr>
                <w:rFonts w:cstheme="minorHAnsi"/>
                <w:bCs/>
                <w:szCs w:val="20"/>
              </w:rPr>
              <w:t>reject</w:t>
            </w:r>
            <w:r>
              <w:rPr>
                <w:rFonts w:cstheme="minorHAnsi"/>
                <w:bCs/>
                <w:szCs w:val="20"/>
              </w:rPr>
              <w:t>.</w:t>
            </w:r>
          </w:p>
        </w:tc>
      </w:tr>
      <w:tr w:rsidR="0042274E" w:rsidRPr="00187D98" w14:paraId="7C4591B5" w14:textId="77777777" w:rsidTr="00D96643">
        <w:tblPrEx>
          <w:tblBorders>
            <w:insideH w:val="single" w:sz="6" w:space="0" w:color="FFFFFF" w:themeColor="background1"/>
            <w:insideV w:val="single" w:sz="6" w:space="0" w:color="FFFFFF" w:themeColor="background1"/>
          </w:tblBorders>
        </w:tblPrEx>
        <w:tc>
          <w:tcPr>
            <w:tcW w:w="1108" w:type="pct"/>
            <w:shd w:val="clear" w:color="auto" w:fill="F2F2F2" w:themeFill="background1" w:themeFillShade="F2"/>
          </w:tcPr>
          <w:p w14:paraId="6D5C737C" w14:textId="194CC001" w:rsidR="0042274E" w:rsidRPr="00187D98" w:rsidRDefault="0042274E" w:rsidP="00A03AD7">
            <w:pPr>
              <w:pStyle w:val="Heading1Text"/>
              <w:ind w:left="0"/>
              <w:jc w:val="left"/>
              <w:rPr>
                <w:rFonts w:asciiTheme="minorHAnsi" w:hAnsiTheme="minorHAnsi" w:cstheme="minorHAnsi"/>
                <w:szCs w:val="20"/>
                <w:lang w:val="en-GB"/>
              </w:rPr>
            </w:pPr>
            <w:r w:rsidRPr="00187D98">
              <w:rPr>
                <w:rFonts w:asciiTheme="minorHAnsi" w:hAnsiTheme="minorHAnsi" w:cstheme="minorHAnsi"/>
                <w:szCs w:val="20"/>
              </w:rPr>
              <w:t>To un</w:t>
            </w:r>
            <w:r w:rsidR="002E3D74">
              <w:rPr>
                <w:rFonts w:asciiTheme="minorHAnsi" w:hAnsiTheme="minorHAnsi" w:cstheme="minorHAnsi"/>
                <w:szCs w:val="20"/>
              </w:rPr>
              <w:t>-</w:t>
            </w:r>
            <w:r w:rsidRPr="00187D98">
              <w:rPr>
                <w:rFonts w:asciiTheme="minorHAnsi" w:hAnsiTheme="minorHAnsi" w:cstheme="minorHAnsi"/>
                <w:szCs w:val="20"/>
              </w:rPr>
              <w:t>change a quote</w:t>
            </w:r>
          </w:p>
        </w:tc>
        <w:tc>
          <w:tcPr>
            <w:tcW w:w="1493" w:type="pct"/>
            <w:shd w:val="clear" w:color="auto" w:fill="F2F2F2" w:themeFill="background1" w:themeFillShade="F2"/>
          </w:tcPr>
          <w:p w14:paraId="0EC754E9" w14:textId="77777777" w:rsidR="0042274E" w:rsidRPr="00187D98" w:rsidRDefault="0042274E" w:rsidP="00D96643">
            <w:pPr>
              <w:pStyle w:val="ListParagraph"/>
              <w:spacing w:afterLines="40" w:after="96"/>
              <w:ind w:left="0"/>
              <w:rPr>
                <w:rFonts w:cstheme="minorHAnsi"/>
                <w:szCs w:val="20"/>
                <w:lang w:val="en-GB"/>
              </w:rPr>
            </w:pPr>
            <w:r>
              <w:rPr>
                <w:rFonts w:cstheme="minorHAnsi"/>
                <w:szCs w:val="20"/>
              </w:rPr>
              <w:t>Bid Qty are set to unused value / Offer Qty</w:t>
            </w:r>
            <w:r w:rsidRPr="00187D98">
              <w:rPr>
                <w:rFonts w:cstheme="minorHAnsi"/>
                <w:szCs w:val="20"/>
              </w:rPr>
              <w:t xml:space="preserve"> </w:t>
            </w:r>
            <w:r>
              <w:rPr>
                <w:rFonts w:cstheme="minorHAnsi"/>
                <w:szCs w:val="20"/>
              </w:rPr>
              <w:t>set to unused value.</w:t>
            </w:r>
          </w:p>
        </w:tc>
        <w:tc>
          <w:tcPr>
            <w:tcW w:w="2399" w:type="pct"/>
            <w:shd w:val="clear" w:color="auto" w:fill="F2F2F2" w:themeFill="background1" w:themeFillShade="F2"/>
          </w:tcPr>
          <w:p w14:paraId="101121AD" w14:textId="77777777" w:rsidR="0042274E" w:rsidRPr="00187D98" w:rsidRDefault="0042274E" w:rsidP="00D96643">
            <w:pPr>
              <w:pStyle w:val="Heading1Text"/>
              <w:ind w:left="0"/>
              <w:rPr>
                <w:rFonts w:asciiTheme="minorHAnsi" w:hAnsiTheme="minorHAnsi" w:cstheme="minorHAnsi"/>
                <w:szCs w:val="20"/>
                <w:lang w:val="en-GB"/>
              </w:rPr>
            </w:pPr>
            <w:r w:rsidRPr="00187D98">
              <w:rPr>
                <w:rFonts w:asciiTheme="minorHAnsi" w:hAnsiTheme="minorHAnsi" w:cstheme="minorHAnsi"/>
                <w:szCs w:val="20"/>
              </w:rPr>
              <w:t>Nothing</w:t>
            </w:r>
          </w:p>
        </w:tc>
      </w:tr>
    </w:tbl>
    <w:p w14:paraId="13F3BEDF" w14:textId="77777777" w:rsidR="0042274E" w:rsidRPr="00AD24C9" w:rsidRDefault="0042274E" w:rsidP="0042274E">
      <w:pPr>
        <w:pStyle w:val="NormalNGMDS"/>
        <w:ind w:left="0"/>
        <w:rPr>
          <w:rFonts w:asciiTheme="minorHAnsi" w:hAnsiTheme="minorHAnsi" w:cstheme="minorHAnsi"/>
        </w:rPr>
      </w:pPr>
    </w:p>
    <w:p w14:paraId="08EE3D11" w14:textId="77777777" w:rsidR="0042274E" w:rsidRDefault="0042274E" w:rsidP="0042274E">
      <w:pPr>
        <w:pStyle w:val="Heading3"/>
      </w:pPr>
      <w:bookmarkStart w:id="597" w:name="_Toc170578820"/>
      <w:r>
        <w:t>Mass Quote</w:t>
      </w:r>
      <w:bookmarkEnd w:id="597"/>
    </w:p>
    <w:p w14:paraId="36A976AA" w14:textId="77777777" w:rsidR="0042274E" w:rsidRDefault="0042274E" w:rsidP="0042274E">
      <w:pPr>
        <w:rPr>
          <w:rFonts w:cstheme="minorHAnsi"/>
          <w:sz w:val="22"/>
          <w:szCs w:val="26"/>
        </w:rPr>
      </w:pPr>
      <w:r w:rsidRPr="00351667">
        <w:rPr>
          <w:rFonts w:cstheme="minorHAnsi"/>
          <w:sz w:val="22"/>
          <w:szCs w:val="26"/>
        </w:rPr>
        <w:t xml:space="preserve">A Mass Quote message contains multiple quote entries that allows </w:t>
      </w:r>
      <w:r>
        <w:rPr>
          <w:rFonts w:cstheme="minorHAnsi"/>
          <w:sz w:val="22"/>
          <w:szCs w:val="26"/>
        </w:rPr>
        <w:t xml:space="preserve">the </w:t>
      </w:r>
      <w:r w:rsidRPr="00351667">
        <w:rPr>
          <w:rFonts w:cstheme="minorHAnsi"/>
          <w:sz w:val="22"/>
          <w:szCs w:val="26"/>
        </w:rPr>
        <w:t>client to submit multiple quotes for the same security or different securities.</w:t>
      </w:r>
    </w:p>
    <w:p w14:paraId="1E3A2829" w14:textId="77777777" w:rsidR="0042274E" w:rsidRDefault="0042274E" w:rsidP="0042274E">
      <w:pPr>
        <w:rPr>
          <w:sz w:val="22"/>
          <w:szCs w:val="26"/>
        </w:rPr>
      </w:pPr>
    </w:p>
    <w:p w14:paraId="38235C8D" w14:textId="43067C7C" w:rsidR="0042274E" w:rsidRPr="00C24CD4" w:rsidRDefault="0042274E" w:rsidP="0042274E">
      <w:pPr>
        <w:pStyle w:val="Heading4"/>
        <w:rPr>
          <w:rFonts w:asciiTheme="minorHAnsi" w:hAnsiTheme="minorHAnsi" w:cstheme="minorHAnsi"/>
        </w:rPr>
      </w:pPr>
      <w:bookmarkStart w:id="598" w:name="_Toc170578821"/>
      <w:r>
        <w:rPr>
          <w:rFonts w:asciiTheme="minorHAnsi" w:hAnsiTheme="minorHAnsi" w:cstheme="minorHAnsi"/>
        </w:rPr>
        <w:t>Multiple M</w:t>
      </w:r>
      <w:r w:rsidRPr="0046164C">
        <w:rPr>
          <w:rFonts w:asciiTheme="minorHAnsi" w:hAnsiTheme="minorHAnsi" w:cstheme="minorHAnsi"/>
        </w:rPr>
        <w:t xml:space="preserve">atching </w:t>
      </w:r>
      <w:r>
        <w:rPr>
          <w:rFonts w:asciiTheme="minorHAnsi" w:hAnsiTheme="minorHAnsi" w:cstheme="minorHAnsi"/>
        </w:rPr>
        <w:t>E</w:t>
      </w:r>
      <w:r w:rsidRPr="0046164C">
        <w:rPr>
          <w:rFonts w:asciiTheme="minorHAnsi" w:hAnsiTheme="minorHAnsi" w:cstheme="minorHAnsi"/>
        </w:rPr>
        <w:t>ngine</w:t>
      </w:r>
      <w:r w:rsidR="00235406">
        <w:rPr>
          <w:rFonts w:asciiTheme="minorHAnsi" w:hAnsiTheme="minorHAnsi" w:cstheme="minorHAnsi"/>
        </w:rPr>
        <w:t xml:space="preserve"> (ME)</w:t>
      </w:r>
      <w:r w:rsidRPr="0046164C">
        <w:rPr>
          <w:rFonts w:asciiTheme="minorHAnsi" w:hAnsiTheme="minorHAnsi" w:cstheme="minorHAnsi"/>
        </w:rPr>
        <w:t xml:space="preserve"> </w:t>
      </w:r>
      <w:r>
        <w:rPr>
          <w:rFonts w:asciiTheme="minorHAnsi" w:hAnsiTheme="minorHAnsi" w:cstheme="minorHAnsi"/>
        </w:rPr>
        <w:t>P</w:t>
      </w:r>
      <w:r w:rsidRPr="0046164C">
        <w:rPr>
          <w:rFonts w:asciiTheme="minorHAnsi" w:hAnsiTheme="minorHAnsi" w:cstheme="minorHAnsi"/>
        </w:rPr>
        <w:t>artition</w:t>
      </w:r>
      <w:r>
        <w:rPr>
          <w:rFonts w:asciiTheme="minorHAnsi" w:hAnsiTheme="minorHAnsi" w:cstheme="minorHAnsi"/>
        </w:rPr>
        <w:t>s Support</w:t>
      </w:r>
      <w:bookmarkEnd w:id="598"/>
    </w:p>
    <w:p w14:paraId="3FA254C8" w14:textId="318AFC93" w:rsidR="0042274E" w:rsidRDefault="0042274E" w:rsidP="0042274E">
      <w:pPr>
        <w:pStyle w:val="NormalNGMDS"/>
        <w:ind w:left="0"/>
        <w:rPr>
          <w:rFonts w:asciiTheme="minorHAnsi" w:hAnsiTheme="minorHAnsi" w:cstheme="minorHAnsi"/>
        </w:rPr>
      </w:pPr>
      <w:r>
        <w:rPr>
          <w:rFonts w:asciiTheme="minorHAnsi" w:hAnsiTheme="minorHAnsi" w:cstheme="minorHAnsi"/>
        </w:rPr>
        <w:t>The system supports routing different securities to different matching engine</w:t>
      </w:r>
      <w:r w:rsidR="00BB7AD7">
        <w:rPr>
          <w:rFonts w:asciiTheme="minorHAnsi" w:hAnsiTheme="minorHAnsi" w:cstheme="minorHAnsi"/>
        </w:rPr>
        <w:t xml:space="preserve"> (ME)</w:t>
      </w:r>
      <w:r>
        <w:rPr>
          <w:rFonts w:asciiTheme="minorHAnsi" w:hAnsiTheme="minorHAnsi" w:cstheme="minorHAnsi"/>
        </w:rPr>
        <w:t xml:space="preserve"> partitions for a single Mass Quote message.</w:t>
      </w:r>
    </w:p>
    <w:p w14:paraId="519B420A" w14:textId="22DB364B" w:rsidR="0042274E" w:rsidRDefault="0042274E" w:rsidP="0042274E">
      <w:pPr>
        <w:pStyle w:val="NormalNGMDS"/>
        <w:ind w:left="0"/>
        <w:rPr>
          <w:rFonts w:asciiTheme="minorHAnsi" w:hAnsiTheme="minorHAnsi" w:cstheme="minorHAnsi"/>
        </w:rPr>
      </w:pPr>
      <w:r>
        <w:rPr>
          <w:rFonts w:asciiTheme="minorHAnsi" w:hAnsiTheme="minorHAnsi" w:cstheme="minorHAnsi"/>
        </w:rPr>
        <w:t xml:space="preserve">If the client has submitted a Mass Quote that routes to multiple </w:t>
      </w:r>
      <w:r w:rsidR="003039AA">
        <w:rPr>
          <w:rFonts w:asciiTheme="minorHAnsi" w:hAnsiTheme="minorHAnsi" w:cstheme="minorHAnsi"/>
        </w:rPr>
        <w:t xml:space="preserve">ME </w:t>
      </w:r>
      <w:r w:rsidRPr="0046164C">
        <w:rPr>
          <w:rFonts w:asciiTheme="minorHAnsi" w:hAnsiTheme="minorHAnsi" w:cstheme="minorHAnsi"/>
        </w:rPr>
        <w:t>partitions</w:t>
      </w:r>
      <w:r>
        <w:rPr>
          <w:rFonts w:asciiTheme="minorHAnsi" w:hAnsiTheme="minorHAnsi" w:cstheme="minorHAnsi"/>
        </w:rPr>
        <w:t xml:space="preserve">, the gateway will return to multiple Mass Quote Ack messages, each representing </w:t>
      </w:r>
      <w:r w:rsidR="003039AA">
        <w:rPr>
          <w:rFonts w:asciiTheme="minorHAnsi" w:hAnsiTheme="minorHAnsi" w:cstheme="minorHAnsi"/>
        </w:rPr>
        <w:t xml:space="preserve">the </w:t>
      </w:r>
      <w:r>
        <w:rPr>
          <w:rFonts w:asciiTheme="minorHAnsi" w:hAnsiTheme="minorHAnsi" w:cstheme="minorHAnsi"/>
        </w:rPr>
        <w:t xml:space="preserve">processing result of </w:t>
      </w:r>
      <w:r w:rsidR="00DA7769">
        <w:rPr>
          <w:rFonts w:asciiTheme="minorHAnsi" w:hAnsiTheme="minorHAnsi" w:cstheme="minorHAnsi"/>
        </w:rPr>
        <w:t xml:space="preserve">a </w:t>
      </w:r>
      <w:r w:rsidRPr="0046164C">
        <w:rPr>
          <w:rFonts w:asciiTheme="minorHAnsi" w:hAnsiTheme="minorHAnsi" w:cstheme="minorHAnsi"/>
        </w:rPr>
        <w:t>matching engine</w:t>
      </w:r>
      <w:r>
        <w:rPr>
          <w:rFonts w:asciiTheme="minorHAnsi" w:hAnsiTheme="minorHAnsi" w:cstheme="minorHAnsi"/>
        </w:rPr>
        <w:t>.</w:t>
      </w:r>
    </w:p>
    <w:p w14:paraId="4C415B1D" w14:textId="77777777" w:rsidR="0042274E" w:rsidRDefault="0042274E" w:rsidP="0042274E">
      <w:pPr>
        <w:pStyle w:val="NormalNGMDS"/>
        <w:ind w:left="0"/>
        <w:rPr>
          <w:rFonts w:asciiTheme="minorHAnsi" w:hAnsiTheme="minorHAnsi" w:cstheme="minorHAnsi"/>
        </w:rPr>
      </w:pPr>
    </w:p>
    <w:p w14:paraId="02514D71" w14:textId="16422183" w:rsidR="0042274E" w:rsidRPr="00C24CD4" w:rsidRDefault="00BC23C1" w:rsidP="0042274E">
      <w:pPr>
        <w:pStyle w:val="Heading4"/>
        <w:rPr>
          <w:rFonts w:asciiTheme="minorHAnsi" w:hAnsiTheme="minorHAnsi" w:cstheme="minorHAnsi"/>
        </w:rPr>
      </w:pPr>
      <w:bookmarkStart w:id="599" w:name="_Toc170578822"/>
      <w:r>
        <w:rPr>
          <w:rFonts w:asciiTheme="minorHAnsi" w:hAnsiTheme="minorHAnsi" w:cstheme="minorHAnsi"/>
          <w:lang w:val="en-GB"/>
        </w:rPr>
        <w:t xml:space="preserve">Quote Entry and </w:t>
      </w:r>
      <w:r w:rsidR="0042274E" w:rsidRPr="00C24CD4">
        <w:rPr>
          <w:rFonts w:asciiTheme="minorHAnsi" w:hAnsiTheme="minorHAnsi" w:cstheme="minorHAnsi"/>
        </w:rPr>
        <w:t xml:space="preserve">Mass Quote </w:t>
      </w:r>
      <w:r w:rsidR="0042274E">
        <w:rPr>
          <w:rFonts w:asciiTheme="minorHAnsi" w:hAnsiTheme="minorHAnsi" w:cstheme="minorHAnsi"/>
        </w:rPr>
        <w:t>Submission</w:t>
      </w:r>
      <w:bookmarkEnd w:id="599"/>
    </w:p>
    <w:p w14:paraId="04149CBB" w14:textId="007D958C" w:rsidR="0042274E" w:rsidRDefault="0042274E" w:rsidP="0042274E">
      <w:pPr>
        <w:pStyle w:val="NormalNGMDS"/>
        <w:ind w:left="0"/>
        <w:rPr>
          <w:szCs w:val="26"/>
        </w:rPr>
      </w:pPr>
      <w:r w:rsidRPr="00CE2C8E">
        <w:rPr>
          <w:szCs w:val="26"/>
        </w:rPr>
        <w:t xml:space="preserve">The client may use </w:t>
      </w:r>
      <w:r>
        <w:rPr>
          <w:szCs w:val="26"/>
        </w:rPr>
        <w:t>Mass Quote (16)</w:t>
      </w:r>
      <w:r w:rsidRPr="00CE2C8E">
        <w:rPr>
          <w:szCs w:val="26"/>
        </w:rPr>
        <w:t xml:space="preserve"> message to submit </w:t>
      </w:r>
      <w:r>
        <w:rPr>
          <w:szCs w:val="26"/>
        </w:rPr>
        <w:t>multiple</w:t>
      </w:r>
      <w:r w:rsidRPr="00CE2C8E">
        <w:rPr>
          <w:szCs w:val="26"/>
        </w:rPr>
        <w:t xml:space="preserve"> quote</w:t>
      </w:r>
      <w:r>
        <w:rPr>
          <w:szCs w:val="26"/>
        </w:rPr>
        <w:t>s</w:t>
      </w:r>
      <w:r w:rsidRPr="00CE2C8E">
        <w:rPr>
          <w:szCs w:val="26"/>
        </w:rPr>
        <w:t xml:space="preserve"> to the system. The client should specify Quote ID</w:t>
      </w:r>
      <w:r>
        <w:rPr>
          <w:szCs w:val="26"/>
        </w:rPr>
        <w:t xml:space="preserve">, </w:t>
      </w:r>
      <w:r>
        <w:rPr>
          <w:rFonts w:asciiTheme="minorHAnsi" w:hAnsiTheme="minorHAnsi" w:cstheme="minorHAnsi"/>
        </w:rPr>
        <w:t xml:space="preserve">Quote Response Level, </w:t>
      </w:r>
      <w:r>
        <w:rPr>
          <w:szCs w:val="26"/>
        </w:rPr>
        <w:t>Quote Entry Submission Block (See Section 7.9</w:t>
      </w:r>
      <w:r w:rsidR="006A53CF">
        <w:rPr>
          <w:szCs w:val="26"/>
        </w:rPr>
        <w:t>.</w:t>
      </w:r>
      <w:r>
        <w:rPr>
          <w:szCs w:val="26"/>
        </w:rPr>
        <w:t>1)</w:t>
      </w:r>
      <w:r w:rsidRPr="00CE2C8E">
        <w:rPr>
          <w:szCs w:val="26"/>
        </w:rPr>
        <w:t xml:space="preserve"> during the submission.</w:t>
      </w:r>
    </w:p>
    <w:p w14:paraId="25CD59A6" w14:textId="0AB432E5" w:rsidR="0042274E" w:rsidRDefault="0042274E" w:rsidP="0042274E">
      <w:pPr>
        <w:pStyle w:val="NormalNGMDS"/>
        <w:ind w:left="0"/>
        <w:rPr>
          <w:szCs w:val="26"/>
        </w:rPr>
      </w:pPr>
      <w:r w:rsidRPr="0076454D">
        <w:rPr>
          <w:szCs w:val="26"/>
        </w:rPr>
        <w:lastRenderedPageBreak/>
        <w:t xml:space="preserve">The table below is an example that lists the submissions of </w:t>
      </w:r>
      <w:r w:rsidR="006A53CF">
        <w:rPr>
          <w:szCs w:val="26"/>
        </w:rPr>
        <w:t xml:space="preserve">two </w:t>
      </w:r>
      <w:r w:rsidRPr="0076454D">
        <w:rPr>
          <w:szCs w:val="26"/>
        </w:rPr>
        <w:t>Mass Quote</w:t>
      </w:r>
      <w:r w:rsidR="006A53CF">
        <w:rPr>
          <w:szCs w:val="26"/>
        </w:rPr>
        <w:t>s</w:t>
      </w:r>
      <w:r w:rsidRPr="0076454D">
        <w:rPr>
          <w:szCs w:val="26"/>
        </w:rPr>
        <w:t xml:space="preserve"> </w:t>
      </w:r>
      <w:r>
        <w:rPr>
          <w:szCs w:val="26"/>
        </w:rPr>
        <w:t>as well as</w:t>
      </w:r>
      <w:r w:rsidRPr="0076454D">
        <w:rPr>
          <w:szCs w:val="26"/>
        </w:rPr>
        <w:t xml:space="preserve"> the </w:t>
      </w:r>
      <w:r>
        <w:rPr>
          <w:szCs w:val="26"/>
        </w:rPr>
        <w:t>intent</w:t>
      </w:r>
      <w:r w:rsidRPr="0076454D">
        <w:rPr>
          <w:szCs w:val="26"/>
        </w:rPr>
        <w:t>:</w:t>
      </w:r>
    </w:p>
    <w:tbl>
      <w:tblPr>
        <w:tblW w:w="507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609"/>
        <w:gridCol w:w="3080"/>
        <w:gridCol w:w="5446"/>
      </w:tblGrid>
      <w:tr w:rsidR="0042274E" w:rsidRPr="00417716" w14:paraId="7BAF4503" w14:textId="77777777" w:rsidTr="00D96643">
        <w:trPr>
          <w:trHeight w:val="300"/>
          <w:tblHeader/>
        </w:trPr>
        <w:tc>
          <w:tcPr>
            <w:tcW w:w="333" w:type="pct"/>
            <w:shd w:val="clear" w:color="auto" w:fill="C6D9F1" w:themeFill="text2" w:themeFillTint="33"/>
          </w:tcPr>
          <w:p w14:paraId="51F50A1D" w14:textId="77777777" w:rsidR="0042274E" w:rsidRDefault="0042274E" w:rsidP="00D96643">
            <w:pPr>
              <w:pStyle w:val="Tablehead"/>
              <w:spacing w:after="0"/>
              <w:jc w:val="left"/>
              <w:rPr>
                <w:rFonts w:cstheme="minorHAnsi"/>
              </w:rPr>
            </w:pPr>
            <w:r>
              <w:rPr>
                <w:rFonts w:cstheme="minorHAnsi"/>
              </w:rPr>
              <w:t>Step</w:t>
            </w:r>
          </w:p>
        </w:tc>
        <w:tc>
          <w:tcPr>
            <w:tcW w:w="1686" w:type="pct"/>
            <w:shd w:val="clear" w:color="auto" w:fill="C6D9F1" w:themeFill="text2" w:themeFillTint="33"/>
          </w:tcPr>
          <w:p w14:paraId="4091DCCE" w14:textId="77777777" w:rsidR="0042274E" w:rsidRPr="00417716" w:rsidRDefault="0042274E" w:rsidP="00D96643">
            <w:pPr>
              <w:pStyle w:val="Tablehead"/>
              <w:spacing w:after="0"/>
              <w:jc w:val="left"/>
              <w:rPr>
                <w:rFonts w:cstheme="minorHAnsi"/>
              </w:rPr>
            </w:pPr>
            <w:r>
              <w:rPr>
                <w:rFonts w:cstheme="minorHAnsi"/>
              </w:rPr>
              <w:t>Submission</w:t>
            </w:r>
          </w:p>
        </w:tc>
        <w:tc>
          <w:tcPr>
            <w:tcW w:w="2981" w:type="pct"/>
            <w:shd w:val="clear" w:color="auto" w:fill="C6D9F1" w:themeFill="text2" w:themeFillTint="33"/>
            <w:noWrap/>
          </w:tcPr>
          <w:p w14:paraId="36D099F6" w14:textId="77777777" w:rsidR="0042274E" w:rsidRPr="00417716" w:rsidRDefault="0042274E" w:rsidP="00D96643">
            <w:pPr>
              <w:pStyle w:val="Tablehead"/>
              <w:spacing w:after="0"/>
              <w:jc w:val="left"/>
              <w:rPr>
                <w:rFonts w:cstheme="minorHAnsi"/>
              </w:rPr>
            </w:pPr>
            <w:r>
              <w:rPr>
                <w:rFonts w:cstheme="minorHAnsi"/>
              </w:rPr>
              <w:t>Intent/Meaning</w:t>
            </w:r>
          </w:p>
        </w:tc>
      </w:tr>
      <w:tr w:rsidR="0042274E" w:rsidRPr="00417716" w14:paraId="5217D165" w14:textId="77777777" w:rsidTr="00D96643">
        <w:tblPrEx>
          <w:tblBorders>
            <w:insideH w:val="single" w:sz="6" w:space="0" w:color="FFFFFF" w:themeColor="background1"/>
            <w:insideV w:val="single" w:sz="6" w:space="0" w:color="FFFFFF" w:themeColor="background1"/>
          </w:tblBorders>
        </w:tblPrEx>
        <w:tc>
          <w:tcPr>
            <w:tcW w:w="333" w:type="pct"/>
            <w:shd w:val="clear" w:color="auto" w:fill="F2F2F2" w:themeFill="background1" w:themeFillShade="F2"/>
          </w:tcPr>
          <w:p w14:paraId="0DF76B58" w14:textId="77777777" w:rsidR="0042274E" w:rsidRPr="002B58ED" w:rsidRDefault="0042274E" w:rsidP="00D96643">
            <w:pPr>
              <w:pStyle w:val="Heading1Text"/>
              <w:numPr>
                <w:ilvl w:val="0"/>
                <w:numId w:val="75"/>
              </w:numPr>
              <w:rPr>
                <w:rFonts w:asciiTheme="minorHAnsi" w:hAnsiTheme="minorHAnsi" w:cstheme="minorHAnsi"/>
                <w:lang w:val="en-GB"/>
              </w:rPr>
            </w:pPr>
          </w:p>
        </w:tc>
        <w:tc>
          <w:tcPr>
            <w:tcW w:w="1686" w:type="pct"/>
            <w:shd w:val="clear" w:color="auto" w:fill="F2F2F2" w:themeFill="background1" w:themeFillShade="F2"/>
          </w:tcPr>
          <w:p w14:paraId="67DDCE22" w14:textId="77777777" w:rsidR="0042274E" w:rsidRDefault="0042274E" w:rsidP="00D96643">
            <w:pPr>
              <w:pStyle w:val="Heading1Text"/>
              <w:ind w:left="0"/>
              <w:rPr>
                <w:rFonts w:asciiTheme="minorHAnsi" w:hAnsiTheme="minorHAnsi" w:cstheme="minorHAnsi"/>
                <w:lang w:val="en-GB"/>
              </w:rPr>
            </w:pPr>
            <w:r w:rsidRPr="002B58ED">
              <w:rPr>
                <w:rFonts w:asciiTheme="minorHAnsi" w:hAnsiTheme="minorHAnsi" w:cstheme="minorHAnsi"/>
                <w:lang w:val="en-GB"/>
              </w:rPr>
              <w:t>First submit</w:t>
            </w:r>
            <w:r>
              <w:rPr>
                <w:rFonts w:asciiTheme="minorHAnsi" w:hAnsiTheme="minorHAnsi" w:cstheme="minorHAnsi"/>
                <w:lang w:val="en-GB"/>
              </w:rPr>
              <w:t>s</w:t>
            </w:r>
          </w:p>
          <w:p w14:paraId="4339CCE9" w14:textId="77777777" w:rsidR="0042274E" w:rsidRDefault="0042274E" w:rsidP="00D96643">
            <w:pPr>
              <w:pStyle w:val="Heading1Text"/>
              <w:numPr>
                <w:ilvl w:val="0"/>
                <w:numId w:val="119"/>
              </w:numPr>
              <w:rPr>
                <w:rFonts w:asciiTheme="minorHAnsi" w:hAnsiTheme="minorHAnsi" w:cstheme="minorHAnsi"/>
                <w:lang w:val="en-GB"/>
              </w:rPr>
            </w:pPr>
            <w:r w:rsidRPr="002B58ED">
              <w:rPr>
                <w:rFonts w:asciiTheme="minorHAnsi" w:hAnsiTheme="minorHAnsi" w:cstheme="minorHAnsi"/>
                <w:lang w:val="en-GB"/>
              </w:rPr>
              <w:t>SecurityID A</w:t>
            </w:r>
            <w:r>
              <w:rPr>
                <w:rFonts w:asciiTheme="minorHAnsi" w:hAnsiTheme="minorHAnsi" w:cstheme="minorHAnsi"/>
                <w:lang w:val="en-GB"/>
              </w:rPr>
              <w:t xml:space="preserve"> + Quote Entry ID</w:t>
            </w:r>
            <w:r w:rsidRPr="002B58ED">
              <w:rPr>
                <w:rFonts w:asciiTheme="minorHAnsi" w:hAnsiTheme="minorHAnsi" w:cstheme="minorHAnsi"/>
                <w:lang w:val="en-GB"/>
              </w:rPr>
              <w:t xml:space="preserve"> </w:t>
            </w:r>
            <w:r>
              <w:rPr>
                <w:rFonts w:asciiTheme="minorHAnsi" w:hAnsiTheme="minorHAnsi" w:cstheme="minorHAnsi"/>
                <w:lang w:val="en-GB"/>
              </w:rPr>
              <w:t>2</w:t>
            </w:r>
          </w:p>
          <w:p w14:paraId="1B76E954" w14:textId="77777777" w:rsidR="0042274E" w:rsidRDefault="0042274E" w:rsidP="00D96643">
            <w:pPr>
              <w:pStyle w:val="Heading1Text"/>
              <w:numPr>
                <w:ilvl w:val="0"/>
                <w:numId w:val="119"/>
              </w:numPr>
              <w:rPr>
                <w:rFonts w:asciiTheme="minorHAnsi" w:hAnsiTheme="minorHAnsi" w:cstheme="minorHAnsi"/>
                <w:lang w:val="en-GB"/>
              </w:rPr>
            </w:pPr>
            <w:r w:rsidRPr="002B58ED">
              <w:rPr>
                <w:rFonts w:asciiTheme="minorHAnsi" w:hAnsiTheme="minorHAnsi" w:cstheme="minorHAnsi"/>
                <w:lang w:val="en-GB"/>
              </w:rPr>
              <w:t xml:space="preserve">SecurityID </w:t>
            </w:r>
            <w:r>
              <w:rPr>
                <w:rFonts w:asciiTheme="minorHAnsi" w:hAnsiTheme="minorHAnsi" w:cstheme="minorHAnsi"/>
                <w:lang w:val="en-GB"/>
              </w:rPr>
              <w:t>B + Quote Entry ID</w:t>
            </w:r>
            <w:r w:rsidRPr="002B58ED">
              <w:rPr>
                <w:rFonts w:asciiTheme="minorHAnsi" w:hAnsiTheme="minorHAnsi" w:cstheme="minorHAnsi"/>
                <w:lang w:val="en-GB"/>
              </w:rPr>
              <w:t xml:space="preserve"> </w:t>
            </w:r>
            <w:r>
              <w:rPr>
                <w:rFonts w:asciiTheme="minorHAnsi" w:hAnsiTheme="minorHAnsi" w:cstheme="minorHAnsi"/>
                <w:lang w:val="en-GB"/>
              </w:rPr>
              <w:t>2</w:t>
            </w:r>
          </w:p>
          <w:p w14:paraId="3BE1F775" w14:textId="77777777" w:rsidR="0042274E" w:rsidRDefault="0042274E" w:rsidP="00D96643">
            <w:pPr>
              <w:pStyle w:val="Heading1Text"/>
              <w:numPr>
                <w:ilvl w:val="0"/>
                <w:numId w:val="119"/>
              </w:numPr>
              <w:rPr>
                <w:rFonts w:asciiTheme="minorHAnsi" w:hAnsiTheme="minorHAnsi" w:cstheme="minorHAnsi"/>
                <w:lang w:val="en-GB"/>
              </w:rPr>
            </w:pPr>
            <w:r w:rsidRPr="002B58ED">
              <w:rPr>
                <w:rFonts w:asciiTheme="minorHAnsi" w:hAnsiTheme="minorHAnsi" w:cstheme="minorHAnsi"/>
                <w:lang w:val="en-GB"/>
              </w:rPr>
              <w:t>SecurityID A</w:t>
            </w:r>
            <w:r>
              <w:rPr>
                <w:rFonts w:asciiTheme="minorHAnsi" w:hAnsiTheme="minorHAnsi" w:cstheme="minorHAnsi"/>
                <w:lang w:val="en-GB"/>
              </w:rPr>
              <w:t xml:space="preserve"> + Quote Entry ID</w:t>
            </w:r>
            <w:r w:rsidRPr="002B58ED">
              <w:rPr>
                <w:rFonts w:asciiTheme="minorHAnsi" w:hAnsiTheme="minorHAnsi" w:cstheme="minorHAnsi"/>
                <w:lang w:val="en-GB"/>
              </w:rPr>
              <w:t xml:space="preserve"> </w:t>
            </w:r>
            <w:r>
              <w:rPr>
                <w:rFonts w:asciiTheme="minorHAnsi" w:hAnsiTheme="minorHAnsi" w:cstheme="minorHAnsi"/>
                <w:lang w:val="en-GB"/>
              </w:rPr>
              <w:t>8</w:t>
            </w:r>
          </w:p>
          <w:p w14:paraId="66DF2954" w14:textId="77777777" w:rsidR="0042274E" w:rsidRPr="00417716" w:rsidRDefault="0042274E" w:rsidP="00D96643">
            <w:pPr>
              <w:pStyle w:val="Heading1Text"/>
              <w:numPr>
                <w:ilvl w:val="0"/>
                <w:numId w:val="119"/>
              </w:numPr>
              <w:rPr>
                <w:rFonts w:asciiTheme="minorHAnsi" w:hAnsiTheme="minorHAnsi" w:cstheme="minorHAnsi"/>
                <w:lang w:val="en-GB"/>
              </w:rPr>
            </w:pPr>
            <w:r w:rsidRPr="002B58ED">
              <w:rPr>
                <w:rFonts w:asciiTheme="minorHAnsi" w:hAnsiTheme="minorHAnsi" w:cstheme="minorHAnsi"/>
                <w:lang w:val="en-GB"/>
              </w:rPr>
              <w:t xml:space="preserve">SecurityID </w:t>
            </w:r>
            <w:r>
              <w:rPr>
                <w:rFonts w:asciiTheme="minorHAnsi" w:hAnsiTheme="minorHAnsi" w:cstheme="minorHAnsi"/>
                <w:lang w:val="en-GB"/>
              </w:rPr>
              <w:t>C + Quote Entry ID</w:t>
            </w:r>
            <w:r w:rsidRPr="002B58ED">
              <w:rPr>
                <w:rFonts w:asciiTheme="minorHAnsi" w:hAnsiTheme="minorHAnsi" w:cstheme="minorHAnsi"/>
                <w:lang w:val="en-GB"/>
              </w:rPr>
              <w:t xml:space="preserve"> </w:t>
            </w:r>
            <w:r>
              <w:rPr>
                <w:rFonts w:asciiTheme="minorHAnsi" w:hAnsiTheme="minorHAnsi" w:cstheme="minorHAnsi"/>
                <w:lang w:val="en-GB"/>
              </w:rPr>
              <w:t>2</w:t>
            </w:r>
          </w:p>
        </w:tc>
        <w:tc>
          <w:tcPr>
            <w:tcW w:w="2981" w:type="pct"/>
            <w:shd w:val="clear" w:color="auto" w:fill="F2F2F2" w:themeFill="background1" w:themeFillShade="F2"/>
          </w:tcPr>
          <w:p w14:paraId="1A4175F3" w14:textId="77777777" w:rsidR="0042274E" w:rsidRDefault="0042274E" w:rsidP="00D96643">
            <w:pPr>
              <w:pStyle w:val="Heading1Text"/>
              <w:ind w:left="0"/>
              <w:rPr>
                <w:rFonts w:asciiTheme="minorHAnsi" w:hAnsiTheme="minorHAnsi" w:cstheme="minorHAnsi"/>
                <w:lang w:val="en-GB"/>
              </w:rPr>
            </w:pPr>
            <w:r>
              <w:rPr>
                <w:rFonts w:asciiTheme="minorHAnsi" w:hAnsiTheme="minorHAnsi" w:cstheme="minorHAnsi"/>
                <w:lang w:val="en-GB"/>
              </w:rPr>
              <w:t>This Mass Quote will be processed as below:</w:t>
            </w:r>
          </w:p>
          <w:p w14:paraId="5C56BD79" w14:textId="77777777" w:rsidR="0042274E" w:rsidRDefault="0042274E" w:rsidP="00D96643">
            <w:pPr>
              <w:pStyle w:val="Heading1Text"/>
              <w:numPr>
                <w:ilvl w:val="0"/>
                <w:numId w:val="120"/>
              </w:numPr>
              <w:rPr>
                <w:rFonts w:asciiTheme="minorHAnsi" w:hAnsiTheme="minorHAnsi" w:cstheme="minorHAnsi"/>
                <w:lang w:val="en-GB"/>
              </w:rPr>
            </w:pPr>
            <w:r>
              <w:rPr>
                <w:rFonts w:asciiTheme="minorHAnsi" w:hAnsiTheme="minorHAnsi" w:cstheme="minorHAnsi"/>
                <w:lang w:val="en-GB"/>
              </w:rPr>
              <w:t xml:space="preserve">New </w:t>
            </w:r>
            <w:r w:rsidRPr="002B58ED">
              <w:rPr>
                <w:rFonts w:asciiTheme="minorHAnsi" w:hAnsiTheme="minorHAnsi" w:cstheme="minorHAnsi"/>
                <w:lang w:val="en-GB"/>
              </w:rPr>
              <w:t xml:space="preserve">quote </w:t>
            </w:r>
            <w:r>
              <w:rPr>
                <w:rFonts w:asciiTheme="minorHAnsi" w:hAnsiTheme="minorHAnsi" w:cstheme="minorHAnsi"/>
                <w:lang w:val="en-GB"/>
              </w:rPr>
              <w:t xml:space="preserve">created </w:t>
            </w:r>
            <w:r w:rsidRPr="002B58ED">
              <w:rPr>
                <w:rFonts w:asciiTheme="minorHAnsi" w:hAnsiTheme="minorHAnsi" w:cstheme="minorHAnsi"/>
                <w:lang w:val="en-GB"/>
              </w:rPr>
              <w:t>for security A on entry ID 2</w:t>
            </w:r>
          </w:p>
          <w:p w14:paraId="06AFAEC4" w14:textId="77777777" w:rsidR="0042274E" w:rsidRDefault="0042274E" w:rsidP="00D96643">
            <w:pPr>
              <w:pStyle w:val="Heading1Text"/>
              <w:numPr>
                <w:ilvl w:val="0"/>
                <w:numId w:val="120"/>
              </w:numPr>
              <w:rPr>
                <w:rFonts w:asciiTheme="minorHAnsi" w:hAnsiTheme="minorHAnsi" w:cstheme="minorHAnsi"/>
                <w:lang w:val="en-GB"/>
              </w:rPr>
            </w:pPr>
            <w:r>
              <w:rPr>
                <w:rFonts w:asciiTheme="minorHAnsi" w:hAnsiTheme="minorHAnsi" w:cstheme="minorHAnsi"/>
                <w:lang w:val="en-GB"/>
              </w:rPr>
              <w:t xml:space="preserve">New </w:t>
            </w:r>
            <w:r w:rsidRPr="002B58ED">
              <w:rPr>
                <w:rFonts w:asciiTheme="minorHAnsi" w:hAnsiTheme="minorHAnsi" w:cstheme="minorHAnsi"/>
                <w:lang w:val="en-GB"/>
              </w:rPr>
              <w:t xml:space="preserve">quote </w:t>
            </w:r>
            <w:r>
              <w:rPr>
                <w:rFonts w:asciiTheme="minorHAnsi" w:hAnsiTheme="minorHAnsi" w:cstheme="minorHAnsi"/>
                <w:lang w:val="en-GB"/>
              </w:rPr>
              <w:t xml:space="preserve">created </w:t>
            </w:r>
            <w:r w:rsidRPr="002B58ED">
              <w:rPr>
                <w:rFonts w:asciiTheme="minorHAnsi" w:hAnsiTheme="minorHAnsi" w:cstheme="minorHAnsi"/>
                <w:lang w:val="en-GB"/>
              </w:rPr>
              <w:t xml:space="preserve">for security </w:t>
            </w:r>
            <w:r>
              <w:rPr>
                <w:rFonts w:asciiTheme="minorHAnsi" w:hAnsiTheme="minorHAnsi" w:cstheme="minorHAnsi"/>
                <w:lang w:val="en-GB"/>
              </w:rPr>
              <w:t>B</w:t>
            </w:r>
            <w:r w:rsidRPr="002B58ED">
              <w:rPr>
                <w:rFonts w:asciiTheme="minorHAnsi" w:hAnsiTheme="minorHAnsi" w:cstheme="minorHAnsi"/>
                <w:lang w:val="en-GB"/>
              </w:rPr>
              <w:t xml:space="preserve"> on entry ID 2</w:t>
            </w:r>
          </w:p>
          <w:p w14:paraId="1CD04695" w14:textId="77777777" w:rsidR="0042274E" w:rsidRDefault="0042274E" w:rsidP="00D96643">
            <w:pPr>
              <w:pStyle w:val="Heading1Text"/>
              <w:numPr>
                <w:ilvl w:val="0"/>
                <w:numId w:val="120"/>
              </w:numPr>
              <w:rPr>
                <w:rFonts w:asciiTheme="minorHAnsi" w:hAnsiTheme="minorHAnsi" w:cstheme="minorHAnsi"/>
                <w:lang w:val="en-GB"/>
              </w:rPr>
            </w:pPr>
            <w:r>
              <w:rPr>
                <w:rFonts w:asciiTheme="minorHAnsi" w:hAnsiTheme="minorHAnsi" w:cstheme="minorHAnsi"/>
                <w:lang w:val="en-GB"/>
              </w:rPr>
              <w:t xml:space="preserve">New </w:t>
            </w:r>
            <w:r w:rsidRPr="002B58ED">
              <w:rPr>
                <w:rFonts w:asciiTheme="minorHAnsi" w:hAnsiTheme="minorHAnsi" w:cstheme="minorHAnsi"/>
                <w:lang w:val="en-GB"/>
              </w:rPr>
              <w:t xml:space="preserve">quote </w:t>
            </w:r>
            <w:r>
              <w:rPr>
                <w:rFonts w:asciiTheme="minorHAnsi" w:hAnsiTheme="minorHAnsi" w:cstheme="minorHAnsi"/>
                <w:lang w:val="en-GB"/>
              </w:rPr>
              <w:t xml:space="preserve">created </w:t>
            </w:r>
            <w:r w:rsidRPr="002B58ED">
              <w:rPr>
                <w:rFonts w:asciiTheme="minorHAnsi" w:hAnsiTheme="minorHAnsi" w:cstheme="minorHAnsi"/>
                <w:lang w:val="en-GB"/>
              </w:rPr>
              <w:t xml:space="preserve">for security </w:t>
            </w:r>
            <w:r>
              <w:rPr>
                <w:rFonts w:asciiTheme="minorHAnsi" w:hAnsiTheme="minorHAnsi" w:cstheme="minorHAnsi"/>
                <w:lang w:val="en-GB"/>
              </w:rPr>
              <w:t>A</w:t>
            </w:r>
            <w:r w:rsidRPr="002B58ED">
              <w:rPr>
                <w:rFonts w:asciiTheme="minorHAnsi" w:hAnsiTheme="minorHAnsi" w:cstheme="minorHAnsi"/>
                <w:lang w:val="en-GB"/>
              </w:rPr>
              <w:t xml:space="preserve"> on entry ID </w:t>
            </w:r>
            <w:r>
              <w:rPr>
                <w:rFonts w:asciiTheme="minorHAnsi" w:hAnsiTheme="minorHAnsi" w:cstheme="minorHAnsi"/>
                <w:lang w:val="en-GB"/>
              </w:rPr>
              <w:t>8</w:t>
            </w:r>
          </w:p>
          <w:p w14:paraId="7D309080" w14:textId="77777777" w:rsidR="0042274E" w:rsidRDefault="0042274E" w:rsidP="00D96643">
            <w:pPr>
              <w:pStyle w:val="Heading1Text"/>
              <w:numPr>
                <w:ilvl w:val="0"/>
                <w:numId w:val="120"/>
              </w:numPr>
              <w:rPr>
                <w:rFonts w:asciiTheme="minorHAnsi" w:hAnsiTheme="minorHAnsi" w:cstheme="minorHAnsi"/>
                <w:lang w:val="en-GB"/>
              </w:rPr>
            </w:pPr>
            <w:r>
              <w:rPr>
                <w:rFonts w:asciiTheme="minorHAnsi" w:hAnsiTheme="minorHAnsi" w:cstheme="minorHAnsi"/>
                <w:lang w:val="en-GB"/>
              </w:rPr>
              <w:t xml:space="preserve">New </w:t>
            </w:r>
            <w:r w:rsidRPr="002B58ED">
              <w:rPr>
                <w:rFonts w:asciiTheme="minorHAnsi" w:hAnsiTheme="minorHAnsi" w:cstheme="minorHAnsi"/>
                <w:lang w:val="en-GB"/>
              </w:rPr>
              <w:t xml:space="preserve">quote </w:t>
            </w:r>
            <w:r>
              <w:rPr>
                <w:rFonts w:asciiTheme="minorHAnsi" w:hAnsiTheme="minorHAnsi" w:cstheme="minorHAnsi"/>
                <w:lang w:val="en-GB"/>
              </w:rPr>
              <w:t xml:space="preserve">created </w:t>
            </w:r>
            <w:r w:rsidRPr="002B58ED">
              <w:rPr>
                <w:rFonts w:asciiTheme="minorHAnsi" w:hAnsiTheme="minorHAnsi" w:cstheme="minorHAnsi"/>
                <w:lang w:val="en-GB"/>
              </w:rPr>
              <w:t xml:space="preserve">for security </w:t>
            </w:r>
            <w:r>
              <w:rPr>
                <w:rFonts w:asciiTheme="minorHAnsi" w:hAnsiTheme="minorHAnsi" w:cstheme="minorHAnsi"/>
                <w:lang w:val="en-GB"/>
              </w:rPr>
              <w:t>C</w:t>
            </w:r>
            <w:r w:rsidRPr="002B58ED">
              <w:rPr>
                <w:rFonts w:asciiTheme="minorHAnsi" w:hAnsiTheme="minorHAnsi" w:cstheme="minorHAnsi"/>
                <w:lang w:val="en-GB"/>
              </w:rPr>
              <w:t xml:space="preserve"> on entry ID 2</w:t>
            </w:r>
          </w:p>
          <w:p w14:paraId="4B247E8D" w14:textId="77777777" w:rsidR="0042274E" w:rsidRPr="00417716" w:rsidRDefault="0042274E" w:rsidP="00D96643">
            <w:pPr>
              <w:pStyle w:val="Heading1Text"/>
              <w:ind w:left="0"/>
              <w:rPr>
                <w:rFonts w:asciiTheme="minorHAnsi" w:hAnsiTheme="minorHAnsi" w:cstheme="minorHAnsi"/>
                <w:lang w:val="en-GB"/>
              </w:rPr>
            </w:pPr>
            <w:r>
              <w:rPr>
                <w:rFonts w:asciiTheme="minorHAnsi" w:hAnsiTheme="minorHAnsi" w:cstheme="minorHAnsi"/>
                <w:lang w:val="en-GB"/>
              </w:rPr>
              <w:t xml:space="preserve">All above 4 quotes totally </w:t>
            </w:r>
            <w:r w:rsidRPr="002B58ED">
              <w:rPr>
                <w:rFonts w:asciiTheme="minorHAnsi" w:hAnsiTheme="minorHAnsi" w:cstheme="minorHAnsi"/>
                <w:lang w:val="en-GB"/>
              </w:rPr>
              <w:t>independent</w:t>
            </w:r>
            <w:r>
              <w:rPr>
                <w:rFonts w:asciiTheme="minorHAnsi" w:hAnsiTheme="minorHAnsi" w:cstheme="minorHAnsi"/>
                <w:lang w:val="en-GB"/>
              </w:rPr>
              <w:t>.</w:t>
            </w:r>
          </w:p>
        </w:tc>
      </w:tr>
      <w:tr w:rsidR="0042274E" w:rsidRPr="00417716" w14:paraId="355E96A9" w14:textId="77777777" w:rsidTr="00D96643">
        <w:tblPrEx>
          <w:tblBorders>
            <w:insideH w:val="single" w:sz="6" w:space="0" w:color="FFFFFF" w:themeColor="background1"/>
            <w:insideV w:val="single" w:sz="6" w:space="0" w:color="FFFFFF" w:themeColor="background1"/>
          </w:tblBorders>
        </w:tblPrEx>
        <w:tc>
          <w:tcPr>
            <w:tcW w:w="333" w:type="pct"/>
            <w:shd w:val="clear" w:color="auto" w:fill="F2F2F2" w:themeFill="background1" w:themeFillShade="F2"/>
          </w:tcPr>
          <w:p w14:paraId="76C8F84A" w14:textId="77777777" w:rsidR="0042274E" w:rsidRPr="00356464" w:rsidRDefault="0042274E" w:rsidP="00D96643">
            <w:pPr>
              <w:pStyle w:val="Heading1Text"/>
              <w:numPr>
                <w:ilvl w:val="0"/>
                <w:numId w:val="75"/>
              </w:numPr>
              <w:rPr>
                <w:rFonts w:asciiTheme="minorHAnsi" w:hAnsiTheme="minorHAnsi" w:cstheme="minorHAnsi"/>
                <w:lang w:val="en-GB"/>
              </w:rPr>
            </w:pPr>
          </w:p>
        </w:tc>
        <w:tc>
          <w:tcPr>
            <w:tcW w:w="1686" w:type="pct"/>
            <w:shd w:val="clear" w:color="auto" w:fill="F2F2F2" w:themeFill="background1" w:themeFillShade="F2"/>
          </w:tcPr>
          <w:p w14:paraId="16EA1E9B" w14:textId="77777777" w:rsidR="0042274E" w:rsidRDefault="0042274E" w:rsidP="00D96643">
            <w:pPr>
              <w:pStyle w:val="Heading1Text"/>
              <w:ind w:left="0"/>
              <w:rPr>
                <w:rFonts w:asciiTheme="minorHAnsi" w:hAnsiTheme="minorHAnsi" w:cstheme="minorHAnsi"/>
                <w:lang w:val="en-GB"/>
              </w:rPr>
            </w:pPr>
            <w:r w:rsidRPr="002B58ED">
              <w:rPr>
                <w:rFonts w:asciiTheme="minorHAnsi" w:hAnsiTheme="minorHAnsi" w:cstheme="minorHAnsi"/>
                <w:lang w:val="en-GB"/>
              </w:rPr>
              <w:t>Later, submit</w:t>
            </w:r>
            <w:r>
              <w:rPr>
                <w:rFonts w:asciiTheme="minorHAnsi" w:hAnsiTheme="minorHAnsi" w:cstheme="minorHAnsi"/>
                <w:lang w:val="en-GB"/>
              </w:rPr>
              <w:t>s</w:t>
            </w:r>
            <w:r w:rsidRPr="002B58ED">
              <w:rPr>
                <w:rFonts w:asciiTheme="minorHAnsi" w:hAnsiTheme="minorHAnsi" w:cstheme="minorHAnsi"/>
                <w:lang w:val="en-GB"/>
              </w:rPr>
              <w:t xml:space="preserve"> </w:t>
            </w:r>
          </w:p>
          <w:p w14:paraId="2EA4CD31" w14:textId="77777777" w:rsidR="0042274E" w:rsidRDefault="0042274E" w:rsidP="00D96643">
            <w:pPr>
              <w:pStyle w:val="Heading1Text"/>
              <w:numPr>
                <w:ilvl w:val="0"/>
                <w:numId w:val="121"/>
              </w:numPr>
              <w:rPr>
                <w:rFonts w:asciiTheme="minorHAnsi" w:hAnsiTheme="minorHAnsi" w:cstheme="minorHAnsi"/>
                <w:lang w:val="en-GB"/>
              </w:rPr>
            </w:pPr>
            <w:r w:rsidRPr="002B58ED">
              <w:rPr>
                <w:rFonts w:asciiTheme="minorHAnsi" w:hAnsiTheme="minorHAnsi" w:cstheme="minorHAnsi"/>
                <w:lang w:val="en-GB"/>
              </w:rPr>
              <w:t>SecurityID A</w:t>
            </w:r>
            <w:r>
              <w:rPr>
                <w:rFonts w:asciiTheme="minorHAnsi" w:hAnsiTheme="minorHAnsi" w:cstheme="minorHAnsi"/>
                <w:lang w:val="en-GB"/>
              </w:rPr>
              <w:t xml:space="preserve"> + Quote Entry ID</w:t>
            </w:r>
            <w:r w:rsidRPr="002B58ED">
              <w:rPr>
                <w:rFonts w:asciiTheme="minorHAnsi" w:hAnsiTheme="minorHAnsi" w:cstheme="minorHAnsi"/>
                <w:lang w:val="en-GB"/>
              </w:rPr>
              <w:t xml:space="preserve"> </w:t>
            </w:r>
            <w:r>
              <w:rPr>
                <w:rFonts w:asciiTheme="minorHAnsi" w:hAnsiTheme="minorHAnsi" w:cstheme="minorHAnsi"/>
                <w:lang w:val="en-GB"/>
              </w:rPr>
              <w:t>2</w:t>
            </w:r>
          </w:p>
          <w:p w14:paraId="0360A313" w14:textId="77777777" w:rsidR="0042274E" w:rsidRDefault="0042274E" w:rsidP="00D96643">
            <w:pPr>
              <w:pStyle w:val="ListParagraph"/>
              <w:numPr>
                <w:ilvl w:val="0"/>
                <w:numId w:val="122"/>
              </w:numPr>
              <w:spacing w:afterLines="40" w:after="96"/>
              <w:rPr>
                <w:rFonts w:cstheme="minorHAnsi"/>
                <w:szCs w:val="20"/>
              </w:rPr>
            </w:pPr>
            <w:r>
              <w:rPr>
                <w:rFonts w:cstheme="minorHAnsi"/>
                <w:szCs w:val="20"/>
              </w:rPr>
              <w:t>Bid Qty &lt;&gt; 0</w:t>
            </w:r>
          </w:p>
          <w:p w14:paraId="2D5CD450" w14:textId="77777777" w:rsidR="0042274E" w:rsidRDefault="0042274E" w:rsidP="00D96643">
            <w:pPr>
              <w:pStyle w:val="ListParagraph"/>
              <w:numPr>
                <w:ilvl w:val="0"/>
                <w:numId w:val="122"/>
              </w:numPr>
              <w:spacing w:afterLines="40" w:after="96"/>
              <w:rPr>
                <w:rFonts w:cstheme="minorHAnsi"/>
                <w:szCs w:val="20"/>
              </w:rPr>
            </w:pPr>
            <w:r>
              <w:rPr>
                <w:rFonts w:cstheme="minorHAnsi"/>
                <w:szCs w:val="20"/>
              </w:rPr>
              <w:t>Offer Qty = 0</w:t>
            </w:r>
          </w:p>
          <w:p w14:paraId="5D49D4AE" w14:textId="77777777" w:rsidR="0042274E" w:rsidRDefault="0042274E" w:rsidP="00D96643">
            <w:pPr>
              <w:pStyle w:val="Heading1Text"/>
              <w:numPr>
                <w:ilvl w:val="0"/>
                <w:numId w:val="121"/>
              </w:numPr>
              <w:rPr>
                <w:rFonts w:asciiTheme="minorHAnsi" w:hAnsiTheme="minorHAnsi" w:cstheme="minorHAnsi"/>
                <w:lang w:val="en-GB"/>
              </w:rPr>
            </w:pPr>
            <w:r w:rsidRPr="002B58ED">
              <w:rPr>
                <w:rFonts w:asciiTheme="minorHAnsi" w:hAnsiTheme="minorHAnsi" w:cstheme="minorHAnsi"/>
                <w:lang w:val="en-GB"/>
              </w:rPr>
              <w:t>SecurityID A</w:t>
            </w:r>
            <w:r>
              <w:rPr>
                <w:rFonts w:asciiTheme="minorHAnsi" w:hAnsiTheme="minorHAnsi" w:cstheme="minorHAnsi"/>
                <w:lang w:val="en-GB"/>
              </w:rPr>
              <w:t xml:space="preserve"> + Quote Entry ID</w:t>
            </w:r>
            <w:r w:rsidRPr="002B58ED">
              <w:rPr>
                <w:rFonts w:asciiTheme="minorHAnsi" w:hAnsiTheme="minorHAnsi" w:cstheme="minorHAnsi"/>
                <w:lang w:val="en-GB"/>
              </w:rPr>
              <w:t xml:space="preserve"> </w:t>
            </w:r>
            <w:r>
              <w:rPr>
                <w:rFonts w:asciiTheme="minorHAnsi" w:hAnsiTheme="minorHAnsi" w:cstheme="minorHAnsi"/>
                <w:lang w:val="en-GB"/>
              </w:rPr>
              <w:t>7</w:t>
            </w:r>
          </w:p>
          <w:p w14:paraId="74710C52" w14:textId="77777777" w:rsidR="0042274E" w:rsidRDefault="0042274E" w:rsidP="00D96643">
            <w:pPr>
              <w:pStyle w:val="Heading1Text"/>
              <w:numPr>
                <w:ilvl w:val="0"/>
                <w:numId w:val="121"/>
              </w:numPr>
              <w:rPr>
                <w:rFonts w:asciiTheme="minorHAnsi" w:hAnsiTheme="minorHAnsi" w:cstheme="minorHAnsi"/>
                <w:lang w:val="en-GB"/>
              </w:rPr>
            </w:pPr>
            <w:r w:rsidRPr="002B58ED">
              <w:rPr>
                <w:rFonts w:asciiTheme="minorHAnsi" w:hAnsiTheme="minorHAnsi" w:cstheme="minorHAnsi"/>
                <w:lang w:val="en-GB"/>
              </w:rPr>
              <w:t xml:space="preserve">SecurityID </w:t>
            </w:r>
            <w:r>
              <w:rPr>
                <w:rFonts w:asciiTheme="minorHAnsi" w:hAnsiTheme="minorHAnsi" w:cstheme="minorHAnsi"/>
                <w:lang w:val="en-GB"/>
              </w:rPr>
              <w:t>C + Quote Entry ID</w:t>
            </w:r>
            <w:r w:rsidRPr="002B58ED">
              <w:rPr>
                <w:rFonts w:asciiTheme="minorHAnsi" w:hAnsiTheme="minorHAnsi" w:cstheme="minorHAnsi"/>
                <w:lang w:val="en-GB"/>
              </w:rPr>
              <w:t xml:space="preserve"> </w:t>
            </w:r>
            <w:r>
              <w:rPr>
                <w:rFonts w:asciiTheme="minorHAnsi" w:hAnsiTheme="minorHAnsi" w:cstheme="minorHAnsi"/>
                <w:lang w:val="en-GB"/>
              </w:rPr>
              <w:t>2</w:t>
            </w:r>
          </w:p>
          <w:p w14:paraId="2FF2A252" w14:textId="77777777" w:rsidR="0042274E" w:rsidRDefault="0042274E" w:rsidP="00D96643">
            <w:pPr>
              <w:pStyle w:val="ListParagraph"/>
              <w:numPr>
                <w:ilvl w:val="0"/>
                <w:numId w:val="122"/>
              </w:numPr>
              <w:spacing w:afterLines="40" w:after="96"/>
              <w:rPr>
                <w:rFonts w:cstheme="minorHAnsi"/>
                <w:szCs w:val="20"/>
              </w:rPr>
            </w:pPr>
            <w:r w:rsidRPr="00187D98">
              <w:rPr>
                <w:rFonts w:cstheme="minorHAnsi"/>
                <w:szCs w:val="20"/>
              </w:rPr>
              <w:t>Bid</w:t>
            </w:r>
            <w:r>
              <w:rPr>
                <w:rFonts w:cstheme="minorHAnsi"/>
                <w:szCs w:val="20"/>
              </w:rPr>
              <w:t xml:space="preserve"> Qty = unused value</w:t>
            </w:r>
          </w:p>
          <w:p w14:paraId="0A49F970" w14:textId="77777777" w:rsidR="0042274E" w:rsidRPr="00FB310D" w:rsidRDefault="0042274E" w:rsidP="00D96643">
            <w:pPr>
              <w:pStyle w:val="ListParagraph"/>
              <w:numPr>
                <w:ilvl w:val="0"/>
                <w:numId w:val="122"/>
              </w:numPr>
              <w:spacing w:afterLines="40" w:after="96"/>
              <w:rPr>
                <w:rFonts w:cstheme="minorHAnsi"/>
                <w:szCs w:val="20"/>
              </w:rPr>
            </w:pPr>
            <w:r>
              <w:rPr>
                <w:rFonts w:cstheme="minorHAnsi"/>
                <w:szCs w:val="20"/>
              </w:rPr>
              <w:t>Offer Qty = 0</w:t>
            </w:r>
          </w:p>
        </w:tc>
        <w:tc>
          <w:tcPr>
            <w:tcW w:w="2981" w:type="pct"/>
            <w:shd w:val="clear" w:color="auto" w:fill="F2F2F2" w:themeFill="background1" w:themeFillShade="F2"/>
          </w:tcPr>
          <w:p w14:paraId="52F2E267" w14:textId="77777777" w:rsidR="0042274E" w:rsidRDefault="0042274E" w:rsidP="00D96643">
            <w:pPr>
              <w:pStyle w:val="Heading1Text"/>
              <w:ind w:left="0"/>
              <w:rPr>
                <w:rFonts w:asciiTheme="minorHAnsi" w:hAnsiTheme="minorHAnsi" w:cstheme="minorHAnsi"/>
                <w:lang w:val="en-GB"/>
              </w:rPr>
            </w:pPr>
            <w:r>
              <w:rPr>
                <w:rFonts w:asciiTheme="minorHAnsi" w:hAnsiTheme="minorHAnsi" w:cstheme="minorHAnsi"/>
                <w:lang w:val="en-GB"/>
              </w:rPr>
              <w:t>This Mass Quote will be processed as below:</w:t>
            </w:r>
          </w:p>
          <w:p w14:paraId="4AE46368" w14:textId="77777777" w:rsidR="0042274E" w:rsidRDefault="0042274E" w:rsidP="00D96643">
            <w:pPr>
              <w:pStyle w:val="Heading1Text"/>
              <w:numPr>
                <w:ilvl w:val="0"/>
                <w:numId w:val="121"/>
              </w:numPr>
              <w:rPr>
                <w:rFonts w:asciiTheme="minorHAnsi" w:hAnsiTheme="minorHAnsi" w:cstheme="minorHAnsi"/>
                <w:lang w:val="en-GB"/>
              </w:rPr>
            </w:pPr>
            <w:r>
              <w:rPr>
                <w:rFonts w:asciiTheme="minorHAnsi" w:hAnsiTheme="minorHAnsi" w:cstheme="minorHAnsi"/>
                <w:lang w:val="en-GB"/>
              </w:rPr>
              <w:t>Bid side of [</w:t>
            </w:r>
            <w:r w:rsidRPr="002B58ED">
              <w:rPr>
                <w:rFonts w:asciiTheme="minorHAnsi" w:hAnsiTheme="minorHAnsi" w:cstheme="minorHAnsi"/>
                <w:lang w:val="en-GB"/>
              </w:rPr>
              <w:t>SecurityID A</w:t>
            </w:r>
            <w:r>
              <w:rPr>
                <w:rFonts w:asciiTheme="minorHAnsi" w:hAnsiTheme="minorHAnsi" w:cstheme="minorHAnsi"/>
                <w:lang w:val="en-GB"/>
              </w:rPr>
              <w:t xml:space="preserve"> + Quote Entry ID</w:t>
            </w:r>
            <w:r w:rsidRPr="002B58ED">
              <w:rPr>
                <w:rFonts w:asciiTheme="minorHAnsi" w:hAnsiTheme="minorHAnsi" w:cstheme="minorHAnsi"/>
                <w:lang w:val="en-GB"/>
              </w:rPr>
              <w:t xml:space="preserve"> </w:t>
            </w:r>
            <w:r>
              <w:rPr>
                <w:rFonts w:asciiTheme="minorHAnsi" w:hAnsiTheme="minorHAnsi" w:cstheme="minorHAnsi"/>
                <w:lang w:val="en-GB"/>
              </w:rPr>
              <w:t>2] is replaced; offer side is cancelled.</w:t>
            </w:r>
          </w:p>
          <w:p w14:paraId="36C66C64" w14:textId="77777777" w:rsidR="0042274E" w:rsidRPr="00FB310D" w:rsidRDefault="0042274E" w:rsidP="00D96643">
            <w:pPr>
              <w:pStyle w:val="Heading1Text"/>
              <w:ind w:left="360"/>
              <w:rPr>
                <w:rFonts w:asciiTheme="minorHAnsi" w:hAnsiTheme="minorHAnsi" w:cstheme="minorHAnsi"/>
                <w:sz w:val="18"/>
                <w:szCs w:val="22"/>
                <w:lang w:val="en-GB"/>
              </w:rPr>
            </w:pPr>
          </w:p>
          <w:p w14:paraId="75390979" w14:textId="77777777" w:rsidR="0042274E" w:rsidRDefault="0042274E" w:rsidP="00D96643">
            <w:pPr>
              <w:pStyle w:val="Heading1Text"/>
              <w:numPr>
                <w:ilvl w:val="0"/>
                <w:numId w:val="121"/>
              </w:numPr>
              <w:rPr>
                <w:rFonts w:asciiTheme="minorHAnsi" w:hAnsiTheme="minorHAnsi" w:cstheme="minorHAnsi"/>
                <w:lang w:val="en-GB"/>
              </w:rPr>
            </w:pPr>
            <w:r>
              <w:rPr>
                <w:rFonts w:asciiTheme="minorHAnsi" w:hAnsiTheme="minorHAnsi" w:cstheme="minorHAnsi"/>
                <w:lang w:val="en-GB"/>
              </w:rPr>
              <w:t xml:space="preserve">New </w:t>
            </w:r>
            <w:r w:rsidRPr="002B58ED">
              <w:rPr>
                <w:rFonts w:asciiTheme="minorHAnsi" w:hAnsiTheme="minorHAnsi" w:cstheme="minorHAnsi"/>
                <w:lang w:val="en-GB"/>
              </w:rPr>
              <w:t xml:space="preserve">quote </w:t>
            </w:r>
            <w:r>
              <w:rPr>
                <w:rFonts w:asciiTheme="minorHAnsi" w:hAnsiTheme="minorHAnsi" w:cstheme="minorHAnsi"/>
                <w:lang w:val="en-GB"/>
              </w:rPr>
              <w:t xml:space="preserve">created for </w:t>
            </w:r>
            <w:r w:rsidRPr="002B58ED">
              <w:rPr>
                <w:rFonts w:asciiTheme="minorHAnsi" w:hAnsiTheme="minorHAnsi" w:cstheme="minorHAnsi"/>
                <w:lang w:val="en-GB"/>
              </w:rPr>
              <w:t xml:space="preserve">security A on entry ID </w:t>
            </w:r>
            <w:r>
              <w:rPr>
                <w:rFonts w:asciiTheme="minorHAnsi" w:hAnsiTheme="minorHAnsi" w:cstheme="minorHAnsi"/>
                <w:lang w:val="en-GB"/>
              </w:rPr>
              <w:t>7</w:t>
            </w:r>
          </w:p>
          <w:p w14:paraId="282D5C4C" w14:textId="141052D1" w:rsidR="0042274E" w:rsidRDefault="0042274E" w:rsidP="00D96643">
            <w:pPr>
              <w:pStyle w:val="Heading1Text"/>
              <w:numPr>
                <w:ilvl w:val="0"/>
                <w:numId w:val="121"/>
              </w:numPr>
              <w:rPr>
                <w:rFonts w:asciiTheme="minorHAnsi" w:hAnsiTheme="minorHAnsi" w:cstheme="minorHAnsi"/>
                <w:lang w:val="en-GB"/>
              </w:rPr>
            </w:pPr>
            <w:r>
              <w:rPr>
                <w:rFonts w:asciiTheme="minorHAnsi" w:hAnsiTheme="minorHAnsi" w:cstheme="minorHAnsi"/>
                <w:lang w:val="en-GB"/>
              </w:rPr>
              <w:t>Bid side of [</w:t>
            </w:r>
            <w:r w:rsidRPr="002B58ED">
              <w:rPr>
                <w:rFonts w:asciiTheme="minorHAnsi" w:hAnsiTheme="minorHAnsi" w:cstheme="minorHAnsi"/>
                <w:lang w:val="en-GB"/>
              </w:rPr>
              <w:t xml:space="preserve">SecurityID </w:t>
            </w:r>
            <w:r>
              <w:rPr>
                <w:rFonts w:asciiTheme="minorHAnsi" w:hAnsiTheme="minorHAnsi" w:cstheme="minorHAnsi"/>
                <w:lang w:val="en-GB"/>
              </w:rPr>
              <w:t>C + Quote Entry ID</w:t>
            </w:r>
            <w:r w:rsidRPr="002B58ED">
              <w:rPr>
                <w:rFonts w:asciiTheme="minorHAnsi" w:hAnsiTheme="minorHAnsi" w:cstheme="minorHAnsi"/>
                <w:lang w:val="en-GB"/>
              </w:rPr>
              <w:t xml:space="preserve"> </w:t>
            </w:r>
            <w:r>
              <w:rPr>
                <w:rFonts w:asciiTheme="minorHAnsi" w:hAnsiTheme="minorHAnsi" w:cstheme="minorHAnsi"/>
                <w:lang w:val="en-GB"/>
              </w:rPr>
              <w:t>2] is unchange</w:t>
            </w:r>
            <w:r w:rsidR="002E3D74">
              <w:rPr>
                <w:rFonts w:asciiTheme="minorHAnsi" w:hAnsiTheme="minorHAnsi" w:cstheme="minorHAnsi"/>
                <w:lang w:val="en-GB"/>
              </w:rPr>
              <w:t>d</w:t>
            </w:r>
            <w:r>
              <w:rPr>
                <w:rFonts w:asciiTheme="minorHAnsi" w:hAnsiTheme="minorHAnsi" w:cstheme="minorHAnsi"/>
                <w:lang w:val="en-GB"/>
              </w:rPr>
              <w:t>; offer side is cancelled.</w:t>
            </w:r>
          </w:p>
          <w:p w14:paraId="6F3A9477" w14:textId="77777777" w:rsidR="0042274E" w:rsidRPr="00417716" w:rsidRDefault="0042274E" w:rsidP="00D96643">
            <w:pPr>
              <w:pStyle w:val="Heading1Text"/>
              <w:ind w:left="0"/>
              <w:rPr>
                <w:rFonts w:asciiTheme="minorHAnsi" w:hAnsiTheme="minorHAnsi" w:cstheme="minorHAnsi"/>
                <w:lang w:val="en-GB"/>
              </w:rPr>
            </w:pPr>
          </w:p>
        </w:tc>
      </w:tr>
    </w:tbl>
    <w:p w14:paraId="4E0AAA31" w14:textId="0A2FF36B" w:rsidR="00A65A98" w:rsidRDefault="00A65A98"/>
    <w:p w14:paraId="08C6ADEF" w14:textId="77777777" w:rsidR="0042274E" w:rsidRPr="00C24CD4" w:rsidRDefault="0042274E" w:rsidP="0042274E">
      <w:pPr>
        <w:pStyle w:val="Heading4"/>
        <w:rPr>
          <w:rFonts w:asciiTheme="minorHAnsi" w:hAnsiTheme="minorHAnsi" w:cstheme="minorHAnsi"/>
        </w:rPr>
      </w:pPr>
      <w:bookmarkStart w:id="600" w:name="_Toc337116155"/>
      <w:bookmarkStart w:id="601" w:name="_Toc337116324"/>
      <w:bookmarkStart w:id="602" w:name="_Toc337122468"/>
      <w:bookmarkStart w:id="603" w:name="_Toc337122636"/>
      <w:bookmarkStart w:id="604" w:name="_Toc337125458"/>
      <w:bookmarkStart w:id="605" w:name="_Toc337125623"/>
      <w:bookmarkStart w:id="606" w:name="_Toc337125786"/>
      <w:bookmarkStart w:id="607" w:name="_Toc337125948"/>
      <w:bookmarkStart w:id="608" w:name="_Toc337126111"/>
      <w:bookmarkStart w:id="609" w:name="_Toc337126272"/>
      <w:bookmarkStart w:id="610" w:name="_Toc337126433"/>
      <w:bookmarkStart w:id="611" w:name="_Toc337126594"/>
      <w:bookmarkStart w:id="612" w:name="_Toc337137566"/>
      <w:bookmarkStart w:id="613" w:name="_Toc337482114"/>
      <w:bookmarkStart w:id="614" w:name="_Toc170578823"/>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r w:rsidRPr="00C24CD4">
        <w:rPr>
          <w:rFonts w:asciiTheme="minorHAnsi" w:hAnsiTheme="minorHAnsi" w:cstheme="minorHAnsi"/>
        </w:rPr>
        <w:t xml:space="preserve">Mass Quote </w:t>
      </w:r>
      <w:r>
        <w:rPr>
          <w:rFonts w:asciiTheme="minorHAnsi" w:hAnsiTheme="minorHAnsi" w:cstheme="minorHAnsi"/>
        </w:rPr>
        <w:t>Acknowledgement</w:t>
      </w:r>
      <w:bookmarkEnd w:id="614"/>
    </w:p>
    <w:p w14:paraId="490B69D0" w14:textId="3D989707" w:rsidR="0042274E" w:rsidRDefault="00496AB1" w:rsidP="0042274E">
      <w:pPr>
        <w:pStyle w:val="NormalNGMDS"/>
        <w:ind w:left="0"/>
        <w:rPr>
          <w:rFonts w:asciiTheme="minorHAnsi" w:hAnsiTheme="minorHAnsi" w:cstheme="minorHAnsi"/>
        </w:rPr>
      </w:pPr>
      <w:r>
        <w:rPr>
          <w:rFonts w:asciiTheme="minorHAnsi" w:hAnsiTheme="minorHAnsi" w:cstheme="minorHAnsi"/>
        </w:rPr>
        <w:t>The c</w:t>
      </w:r>
      <w:r w:rsidR="0042274E">
        <w:rPr>
          <w:rFonts w:asciiTheme="minorHAnsi" w:hAnsiTheme="minorHAnsi" w:cstheme="minorHAnsi"/>
        </w:rPr>
        <w:t xml:space="preserve">lient </w:t>
      </w:r>
      <w:r w:rsidR="00944E56">
        <w:rPr>
          <w:rFonts w:asciiTheme="minorHAnsi" w:hAnsiTheme="minorHAnsi" w:cstheme="minorHAnsi"/>
        </w:rPr>
        <w:t>must</w:t>
      </w:r>
      <w:r w:rsidR="0042274E">
        <w:rPr>
          <w:rFonts w:asciiTheme="minorHAnsi" w:hAnsiTheme="minorHAnsi" w:cstheme="minorHAnsi"/>
        </w:rPr>
        <w:t xml:space="preserve"> specify</w:t>
      </w:r>
      <w:r w:rsidR="008F5F19">
        <w:rPr>
          <w:rFonts w:asciiTheme="minorHAnsi" w:hAnsiTheme="minorHAnsi" w:cstheme="minorHAnsi"/>
        </w:rPr>
        <w:t xml:space="preserve"> the</w:t>
      </w:r>
      <w:r w:rsidR="0042274E">
        <w:rPr>
          <w:rFonts w:asciiTheme="minorHAnsi" w:hAnsiTheme="minorHAnsi" w:cstheme="minorHAnsi"/>
        </w:rPr>
        <w:t xml:space="preserve"> Quote Response Level</w:t>
      </w:r>
      <w:r w:rsidR="0042274E" w:rsidRPr="006A254F">
        <w:rPr>
          <w:rFonts w:asciiTheme="minorHAnsi" w:hAnsiTheme="minorHAnsi" w:cstheme="minorHAnsi"/>
        </w:rPr>
        <w:t xml:space="preserve"> </w:t>
      </w:r>
      <w:r w:rsidR="0042274E">
        <w:rPr>
          <w:rFonts w:asciiTheme="minorHAnsi" w:hAnsiTheme="minorHAnsi" w:cstheme="minorHAnsi"/>
        </w:rPr>
        <w:t>in the Mass Quote message. The following table lists the value of Quote Response Level:</w:t>
      </w:r>
    </w:p>
    <w:tbl>
      <w:tblPr>
        <w:tblW w:w="5095"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3051"/>
        <w:gridCol w:w="6129"/>
      </w:tblGrid>
      <w:tr w:rsidR="0042274E" w:rsidRPr="00417716" w14:paraId="4D8987F7" w14:textId="77777777" w:rsidTr="00FC0AAB">
        <w:trPr>
          <w:trHeight w:val="300"/>
          <w:tblHeader/>
        </w:trPr>
        <w:tc>
          <w:tcPr>
            <w:tcW w:w="1662" w:type="pct"/>
            <w:shd w:val="clear" w:color="auto" w:fill="C6D9F1" w:themeFill="text2" w:themeFillTint="33"/>
          </w:tcPr>
          <w:p w14:paraId="55E72F0C" w14:textId="77777777" w:rsidR="0042274E" w:rsidRPr="00417716" w:rsidRDefault="0042274E" w:rsidP="00D96643">
            <w:pPr>
              <w:pStyle w:val="Tablehead"/>
              <w:spacing w:after="0"/>
              <w:jc w:val="left"/>
              <w:rPr>
                <w:rFonts w:cstheme="minorHAnsi"/>
              </w:rPr>
            </w:pPr>
            <w:r>
              <w:rPr>
                <w:rFonts w:cstheme="minorHAnsi"/>
              </w:rPr>
              <w:t>Quote Response Level</w:t>
            </w:r>
          </w:p>
        </w:tc>
        <w:tc>
          <w:tcPr>
            <w:tcW w:w="3338" w:type="pct"/>
            <w:shd w:val="clear" w:color="auto" w:fill="C6D9F1" w:themeFill="text2" w:themeFillTint="33"/>
            <w:noWrap/>
          </w:tcPr>
          <w:p w14:paraId="2104BB13" w14:textId="77777777" w:rsidR="0042274E" w:rsidRPr="00417716" w:rsidRDefault="0042274E" w:rsidP="00D96643">
            <w:pPr>
              <w:pStyle w:val="Tablehead"/>
              <w:spacing w:after="0"/>
              <w:jc w:val="left"/>
              <w:rPr>
                <w:rFonts w:cstheme="minorHAnsi"/>
              </w:rPr>
            </w:pPr>
            <w:r>
              <w:rPr>
                <w:rFonts w:cstheme="minorHAnsi"/>
              </w:rPr>
              <w:t>Meaning</w:t>
            </w:r>
          </w:p>
        </w:tc>
      </w:tr>
      <w:tr w:rsidR="0042274E" w:rsidRPr="00417716" w14:paraId="29480E90" w14:textId="77777777" w:rsidTr="00FC0AAB">
        <w:tblPrEx>
          <w:tblBorders>
            <w:insideH w:val="single" w:sz="6" w:space="0" w:color="FFFFFF" w:themeColor="background1"/>
            <w:insideV w:val="single" w:sz="6" w:space="0" w:color="FFFFFF" w:themeColor="background1"/>
          </w:tblBorders>
        </w:tblPrEx>
        <w:trPr>
          <w:trHeight w:val="37"/>
        </w:trPr>
        <w:tc>
          <w:tcPr>
            <w:tcW w:w="1662" w:type="pct"/>
            <w:shd w:val="clear" w:color="auto" w:fill="F2F2F2" w:themeFill="background1" w:themeFillShade="F2"/>
          </w:tcPr>
          <w:p w14:paraId="3031F42F" w14:textId="77777777" w:rsidR="0042274E" w:rsidRPr="00417716" w:rsidRDefault="0042274E" w:rsidP="00D96643">
            <w:pPr>
              <w:pStyle w:val="Heading1Text"/>
              <w:ind w:left="0"/>
              <w:jc w:val="left"/>
              <w:rPr>
                <w:rFonts w:asciiTheme="minorHAnsi" w:hAnsiTheme="minorHAnsi" w:cstheme="minorHAnsi"/>
                <w:lang w:val="en-GB"/>
              </w:rPr>
            </w:pPr>
            <w:r w:rsidRPr="00EB431D">
              <w:rPr>
                <w:rFonts w:asciiTheme="minorHAnsi" w:hAnsiTheme="minorHAnsi" w:cstheme="minorHAnsi"/>
                <w:lang w:val="en-GB"/>
              </w:rPr>
              <w:t>2</w:t>
            </w:r>
            <w:r>
              <w:rPr>
                <w:rFonts w:asciiTheme="minorHAnsi" w:hAnsiTheme="minorHAnsi" w:cstheme="minorHAnsi"/>
                <w:lang w:val="en-GB"/>
              </w:rPr>
              <w:t xml:space="preserve"> </w:t>
            </w:r>
            <w:r w:rsidRPr="00EB431D">
              <w:rPr>
                <w:rFonts w:asciiTheme="minorHAnsi" w:hAnsiTheme="minorHAnsi" w:cstheme="minorHAnsi"/>
                <w:lang w:val="en-GB"/>
              </w:rPr>
              <w:t>(Acknowledge each quote message)</w:t>
            </w:r>
          </w:p>
        </w:tc>
        <w:tc>
          <w:tcPr>
            <w:tcW w:w="3338" w:type="pct"/>
            <w:shd w:val="clear" w:color="auto" w:fill="F2F2F2" w:themeFill="background1" w:themeFillShade="F2"/>
          </w:tcPr>
          <w:p w14:paraId="48551B1C" w14:textId="020DDEE2" w:rsidR="0042274E" w:rsidRDefault="0042274E" w:rsidP="00D96643">
            <w:pPr>
              <w:pStyle w:val="Heading1Text"/>
              <w:ind w:left="0"/>
              <w:rPr>
                <w:rFonts w:asciiTheme="minorHAnsi" w:hAnsiTheme="minorHAnsi" w:cstheme="minorHAnsi"/>
                <w:lang w:val="en-GB"/>
              </w:rPr>
            </w:pPr>
            <w:r>
              <w:rPr>
                <w:rFonts w:asciiTheme="minorHAnsi" w:hAnsiTheme="minorHAnsi" w:cstheme="minorHAnsi"/>
                <w:lang w:val="en-GB"/>
              </w:rPr>
              <w:t>When all quote entries have been processed, a single a</w:t>
            </w:r>
            <w:r w:rsidRPr="00463C88">
              <w:rPr>
                <w:rFonts w:asciiTheme="minorHAnsi" w:hAnsiTheme="minorHAnsi" w:cstheme="minorHAnsi"/>
                <w:lang w:val="en-GB"/>
              </w:rPr>
              <w:t>cknowledge</w:t>
            </w:r>
            <w:r w:rsidR="00446B48">
              <w:rPr>
                <w:rFonts w:asciiTheme="minorHAnsi" w:hAnsiTheme="minorHAnsi" w:cstheme="minorHAnsi"/>
                <w:lang w:val="en-GB"/>
              </w:rPr>
              <w:t>ment</w:t>
            </w:r>
            <w:r w:rsidRPr="00463C88">
              <w:rPr>
                <w:rFonts w:asciiTheme="minorHAnsi" w:hAnsiTheme="minorHAnsi" w:cstheme="minorHAnsi"/>
                <w:lang w:val="en-GB"/>
              </w:rPr>
              <w:t xml:space="preserve"> </w:t>
            </w:r>
            <w:r>
              <w:rPr>
                <w:rFonts w:asciiTheme="minorHAnsi" w:hAnsiTheme="minorHAnsi" w:cstheme="minorHAnsi"/>
                <w:lang w:val="en-GB"/>
              </w:rPr>
              <w:t>will be returned to client.</w:t>
            </w:r>
          </w:p>
          <w:p w14:paraId="077186AB" w14:textId="2F49B9EF" w:rsidR="009A7B31" w:rsidRPr="00417716" w:rsidRDefault="009A7B31" w:rsidP="00D96643">
            <w:pPr>
              <w:pStyle w:val="Heading1Text"/>
              <w:ind w:left="0"/>
              <w:rPr>
                <w:rFonts w:asciiTheme="minorHAnsi" w:hAnsiTheme="minorHAnsi" w:cstheme="minorHAnsi"/>
                <w:lang w:val="en-GB"/>
              </w:rPr>
            </w:pPr>
            <w:r>
              <w:rPr>
                <w:rFonts w:asciiTheme="minorHAnsi" w:hAnsiTheme="minorHAnsi" w:cstheme="minorHAnsi"/>
                <w:lang w:val="en-GB"/>
              </w:rPr>
              <w:t xml:space="preserve">If </w:t>
            </w:r>
            <w:r w:rsidR="00DE5B28">
              <w:rPr>
                <w:rFonts w:asciiTheme="minorHAnsi" w:hAnsiTheme="minorHAnsi" w:cstheme="minorHAnsi"/>
                <w:lang w:val="en-GB"/>
              </w:rPr>
              <w:t xml:space="preserve">a </w:t>
            </w:r>
            <w:r>
              <w:rPr>
                <w:rFonts w:asciiTheme="minorHAnsi" w:hAnsiTheme="minorHAnsi" w:cstheme="minorHAnsi"/>
              </w:rPr>
              <w:t xml:space="preserve">Mass Quote </w:t>
            </w:r>
            <w:r w:rsidR="00DD7590">
              <w:rPr>
                <w:rFonts w:asciiTheme="minorHAnsi" w:hAnsiTheme="minorHAnsi" w:cstheme="minorHAnsi"/>
              </w:rPr>
              <w:t>routes</w:t>
            </w:r>
            <w:r>
              <w:rPr>
                <w:rFonts w:asciiTheme="minorHAnsi" w:hAnsiTheme="minorHAnsi" w:cstheme="minorHAnsi"/>
              </w:rPr>
              <w:t xml:space="preserve"> to </w:t>
            </w:r>
            <w:r w:rsidR="00374FEF">
              <w:rPr>
                <w:rFonts w:asciiTheme="minorHAnsi" w:hAnsiTheme="minorHAnsi" w:cstheme="minorHAnsi"/>
              </w:rPr>
              <w:t>multiple</w:t>
            </w:r>
            <w:r>
              <w:rPr>
                <w:rFonts w:asciiTheme="minorHAnsi" w:hAnsiTheme="minorHAnsi" w:cstheme="minorHAnsi"/>
              </w:rPr>
              <w:t xml:space="preserve"> ME partitions, there will be multiple </w:t>
            </w:r>
            <w:r>
              <w:rPr>
                <w:rFonts w:asciiTheme="minorHAnsi" w:hAnsiTheme="minorHAnsi" w:cstheme="minorHAnsi"/>
                <w:lang w:val="en-GB"/>
              </w:rPr>
              <w:t>a</w:t>
            </w:r>
            <w:r w:rsidRPr="00463C88">
              <w:rPr>
                <w:rFonts w:asciiTheme="minorHAnsi" w:hAnsiTheme="minorHAnsi" w:cstheme="minorHAnsi"/>
                <w:lang w:val="en-GB"/>
              </w:rPr>
              <w:t>cknowledge</w:t>
            </w:r>
            <w:r w:rsidR="00446B48">
              <w:rPr>
                <w:rFonts w:asciiTheme="minorHAnsi" w:hAnsiTheme="minorHAnsi" w:cstheme="minorHAnsi"/>
                <w:lang w:val="en-GB"/>
              </w:rPr>
              <w:t>ments</w:t>
            </w:r>
            <w:r>
              <w:rPr>
                <w:rFonts w:asciiTheme="minorHAnsi" w:hAnsiTheme="minorHAnsi" w:cstheme="minorHAnsi"/>
                <w:lang w:val="en-GB"/>
              </w:rPr>
              <w:t>.</w:t>
            </w:r>
          </w:p>
        </w:tc>
      </w:tr>
      <w:tr w:rsidR="0042274E" w:rsidRPr="00417716" w14:paraId="1D81FEAB" w14:textId="77777777" w:rsidTr="00FC0AAB">
        <w:tblPrEx>
          <w:tblBorders>
            <w:insideH w:val="single" w:sz="6" w:space="0" w:color="FFFFFF" w:themeColor="background1"/>
            <w:insideV w:val="single" w:sz="6" w:space="0" w:color="FFFFFF" w:themeColor="background1"/>
          </w:tblBorders>
        </w:tblPrEx>
        <w:trPr>
          <w:trHeight w:val="37"/>
        </w:trPr>
        <w:tc>
          <w:tcPr>
            <w:tcW w:w="1662" w:type="pct"/>
            <w:shd w:val="clear" w:color="auto" w:fill="F2F2F2" w:themeFill="background1" w:themeFillShade="F2"/>
          </w:tcPr>
          <w:p w14:paraId="4C6365E1" w14:textId="14A480BE" w:rsidR="0042274E" w:rsidRPr="00463C88" w:rsidRDefault="0042274E" w:rsidP="00D96643">
            <w:pPr>
              <w:pStyle w:val="Heading1Text"/>
              <w:ind w:left="0"/>
              <w:jc w:val="left"/>
              <w:rPr>
                <w:rFonts w:asciiTheme="minorHAnsi" w:hAnsiTheme="minorHAnsi" w:cstheme="minorHAnsi"/>
                <w:lang w:val="en-GB"/>
              </w:rPr>
            </w:pPr>
            <w:r>
              <w:rPr>
                <w:rFonts w:asciiTheme="minorHAnsi" w:hAnsiTheme="minorHAnsi" w:cstheme="minorHAnsi"/>
                <w:lang w:val="en-GB"/>
              </w:rPr>
              <w:t>101 (</w:t>
            </w:r>
            <w:r w:rsidR="000F1E19">
              <w:rPr>
                <w:rFonts w:asciiTheme="minorHAnsi" w:hAnsiTheme="minorHAnsi" w:cstheme="minorHAnsi"/>
                <w:lang w:val="en-GB"/>
              </w:rPr>
              <w:t>Acknowledge on order level</w:t>
            </w:r>
            <w:r>
              <w:rPr>
                <w:rFonts w:asciiTheme="minorHAnsi" w:hAnsiTheme="minorHAnsi" w:cstheme="minorHAnsi"/>
                <w:lang w:val="en-GB"/>
              </w:rPr>
              <w:t>)</w:t>
            </w:r>
          </w:p>
        </w:tc>
        <w:tc>
          <w:tcPr>
            <w:tcW w:w="3338" w:type="pct"/>
            <w:shd w:val="clear" w:color="auto" w:fill="F2F2F2" w:themeFill="background1" w:themeFillShade="F2"/>
          </w:tcPr>
          <w:p w14:paraId="1C485217" w14:textId="0AEAC2A6" w:rsidR="009A7B31" w:rsidRPr="00463C88" w:rsidRDefault="0042274E" w:rsidP="00D96643">
            <w:pPr>
              <w:pStyle w:val="Heading1Text"/>
              <w:ind w:left="0"/>
              <w:rPr>
                <w:rFonts w:asciiTheme="minorHAnsi" w:hAnsiTheme="minorHAnsi" w:cstheme="minorHAnsi"/>
                <w:lang w:val="en-GB"/>
              </w:rPr>
            </w:pPr>
            <w:r>
              <w:rPr>
                <w:rFonts w:asciiTheme="minorHAnsi" w:hAnsiTheme="minorHAnsi" w:cstheme="minorHAnsi"/>
                <w:lang w:val="en-GB"/>
              </w:rPr>
              <w:t>When a quote side has been processed, a response</w:t>
            </w:r>
            <w:r w:rsidR="006A3A67">
              <w:rPr>
                <w:rFonts w:asciiTheme="minorHAnsi" w:hAnsiTheme="minorHAnsi" w:cstheme="minorHAnsi"/>
                <w:lang w:val="en-GB"/>
              </w:rPr>
              <w:t>/acknowledgement</w:t>
            </w:r>
            <w:r>
              <w:rPr>
                <w:rFonts w:asciiTheme="minorHAnsi" w:hAnsiTheme="minorHAnsi" w:cstheme="minorHAnsi"/>
                <w:lang w:val="en-GB"/>
              </w:rPr>
              <w:t xml:space="preserve"> </w:t>
            </w:r>
            <w:r w:rsidR="00BB6EDF">
              <w:rPr>
                <w:rFonts w:asciiTheme="minorHAnsi" w:hAnsiTheme="minorHAnsi" w:cstheme="minorHAnsi"/>
                <w:lang w:val="en-GB"/>
              </w:rPr>
              <w:t xml:space="preserve">of this quote side </w:t>
            </w:r>
            <w:r>
              <w:rPr>
                <w:rFonts w:asciiTheme="minorHAnsi" w:hAnsiTheme="minorHAnsi" w:cstheme="minorHAnsi"/>
                <w:lang w:val="en-GB"/>
              </w:rPr>
              <w:t>will be returned to client immediately.</w:t>
            </w:r>
          </w:p>
        </w:tc>
      </w:tr>
    </w:tbl>
    <w:p w14:paraId="5279D1FD" w14:textId="075C03D4" w:rsidR="00650265" w:rsidRPr="009A7B31" w:rsidRDefault="00650265" w:rsidP="00650265">
      <w:pPr>
        <w:pStyle w:val="NormalNGMDS"/>
        <w:ind w:left="0"/>
        <w:rPr>
          <w:rFonts w:asciiTheme="minorHAnsi" w:hAnsiTheme="minorHAnsi" w:cstheme="minorHAnsi"/>
        </w:rPr>
      </w:pPr>
      <w:r>
        <w:rPr>
          <w:rFonts w:asciiTheme="minorHAnsi" w:hAnsiTheme="minorHAnsi" w:cstheme="minorHAnsi"/>
        </w:rPr>
        <w:t>The following depict</w:t>
      </w:r>
      <w:r w:rsidR="00A966E7">
        <w:rPr>
          <w:rFonts w:asciiTheme="minorHAnsi" w:hAnsiTheme="minorHAnsi" w:cstheme="minorHAnsi"/>
        </w:rPr>
        <w:t>s</w:t>
      </w:r>
      <w:r>
        <w:rPr>
          <w:rFonts w:asciiTheme="minorHAnsi" w:hAnsiTheme="minorHAnsi" w:cstheme="minorHAnsi"/>
        </w:rPr>
        <w:t xml:space="preserve"> the detai</w:t>
      </w:r>
      <w:r w:rsidR="000D2317">
        <w:rPr>
          <w:rFonts w:asciiTheme="minorHAnsi" w:hAnsiTheme="minorHAnsi" w:cstheme="minorHAnsi"/>
        </w:rPr>
        <w:t xml:space="preserve">ls of </w:t>
      </w:r>
      <w:r w:rsidR="004D23AE">
        <w:rPr>
          <w:rFonts w:asciiTheme="minorHAnsi" w:hAnsiTheme="minorHAnsi" w:cstheme="minorHAnsi"/>
        </w:rPr>
        <w:t xml:space="preserve">the </w:t>
      </w:r>
      <w:r w:rsidR="00B73FE0">
        <w:rPr>
          <w:rFonts w:asciiTheme="minorHAnsi" w:hAnsiTheme="minorHAnsi" w:cstheme="minorHAnsi"/>
        </w:rPr>
        <w:t>acknowledgements</w:t>
      </w:r>
      <w:r w:rsidR="000D2317" w:rsidRPr="00EB431D">
        <w:rPr>
          <w:rFonts w:asciiTheme="minorHAnsi" w:hAnsiTheme="minorHAnsi" w:cstheme="minorHAnsi"/>
        </w:rPr>
        <w:t xml:space="preserve"> </w:t>
      </w:r>
      <w:r>
        <w:rPr>
          <w:rFonts w:asciiTheme="minorHAnsi" w:hAnsiTheme="minorHAnsi" w:cstheme="minorHAnsi"/>
        </w:rPr>
        <w:t xml:space="preserve">for </w:t>
      </w:r>
      <w:r w:rsidR="000D2317">
        <w:rPr>
          <w:rFonts w:asciiTheme="minorHAnsi" w:hAnsiTheme="minorHAnsi" w:cstheme="minorHAnsi"/>
        </w:rPr>
        <w:t xml:space="preserve">a </w:t>
      </w:r>
      <w:r>
        <w:rPr>
          <w:rFonts w:asciiTheme="minorHAnsi" w:hAnsiTheme="minorHAnsi" w:cstheme="minorHAnsi"/>
        </w:rPr>
        <w:t>Mass Quote message</w:t>
      </w:r>
      <w:r w:rsidR="001045C5">
        <w:rPr>
          <w:rFonts w:asciiTheme="minorHAnsi" w:hAnsiTheme="minorHAnsi" w:cstheme="minorHAnsi"/>
        </w:rPr>
        <w:t xml:space="preserve"> and how to verify if all </w:t>
      </w:r>
      <w:r w:rsidR="006D306A">
        <w:rPr>
          <w:rFonts w:asciiTheme="minorHAnsi" w:hAnsiTheme="minorHAnsi" w:cstheme="minorHAnsi"/>
        </w:rPr>
        <w:t>acknowledgements</w:t>
      </w:r>
      <w:r w:rsidR="006D306A" w:rsidRPr="00EB431D">
        <w:rPr>
          <w:rFonts w:asciiTheme="minorHAnsi" w:hAnsiTheme="minorHAnsi" w:cstheme="minorHAnsi"/>
        </w:rPr>
        <w:t xml:space="preserve"> </w:t>
      </w:r>
      <w:r w:rsidR="001045C5">
        <w:rPr>
          <w:rFonts w:asciiTheme="minorHAnsi" w:hAnsiTheme="minorHAnsi" w:cstheme="minorHAnsi"/>
        </w:rPr>
        <w:t>have been received</w:t>
      </w:r>
      <w:r w:rsidR="00766950">
        <w:rPr>
          <w:rFonts w:asciiTheme="minorHAnsi" w:hAnsiTheme="minorHAnsi" w:cstheme="minorHAnsi"/>
        </w:rPr>
        <w:t xml:space="preserve"> in client side.</w:t>
      </w:r>
    </w:p>
    <w:p w14:paraId="3A7DB3D9" w14:textId="7C78F82C" w:rsidR="005D4F12" w:rsidRDefault="005D4F12" w:rsidP="005D4F12">
      <w:pPr>
        <w:pStyle w:val="NormalNGMDS"/>
        <w:numPr>
          <w:ilvl w:val="0"/>
          <w:numId w:val="121"/>
        </w:numPr>
        <w:rPr>
          <w:rFonts w:asciiTheme="minorHAnsi" w:hAnsiTheme="minorHAnsi" w:cstheme="minorHAnsi"/>
        </w:rPr>
      </w:pPr>
      <w:r>
        <w:rPr>
          <w:rFonts w:asciiTheme="minorHAnsi" w:hAnsiTheme="minorHAnsi" w:cstheme="minorHAnsi"/>
        </w:rPr>
        <w:t xml:space="preserve">Quote Response Level - </w:t>
      </w:r>
      <w:r w:rsidRPr="00EB431D">
        <w:rPr>
          <w:rFonts w:asciiTheme="minorHAnsi" w:hAnsiTheme="minorHAnsi" w:cstheme="minorHAnsi"/>
        </w:rPr>
        <w:t>Acknowledge each quote message</w:t>
      </w:r>
    </w:p>
    <w:p w14:paraId="6970AECE" w14:textId="77B4F90F" w:rsidR="001810E5" w:rsidRDefault="001810E5" w:rsidP="001810E5">
      <w:pPr>
        <w:pStyle w:val="NormalNGMDS"/>
        <w:ind w:left="360"/>
        <w:rPr>
          <w:rFonts w:asciiTheme="minorHAnsi" w:hAnsiTheme="minorHAnsi" w:cstheme="minorHAnsi"/>
        </w:rPr>
      </w:pPr>
      <w:r w:rsidRPr="001810E5">
        <w:rPr>
          <w:rFonts w:asciiTheme="minorHAnsi" w:hAnsiTheme="minorHAnsi" w:cstheme="minorHAnsi"/>
        </w:rPr>
        <w:t xml:space="preserve">The client </w:t>
      </w:r>
      <w:r>
        <w:rPr>
          <w:rFonts w:asciiTheme="minorHAnsi" w:hAnsiTheme="minorHAnsi" w:cstheme="minorHAnsi"/>
        </w:rPr>
        <w:t xml:space="preserve">will </w:t>
      </w:r>
      <w:r w:rsidRPr="001810E5">
        <w:rPr>
          <w:rFonts w:asciiTheme="minorHAnsi" w:hAnsiTheme="minorHAnsi" w:cstheme="minorHAnsi"/>
        </w:rPr>
        <w:t xml:space="preserve">receive </w:t>
      </w:r>
      <w:r>
        <w:rPr>
          <w:rFonts w:asciiTheme="minorHAnsi" w:hAnsiTheme="minorHAnsi" w:cstheme="minorHAnsi"/>
        </w:rPr>
        <w:t xml:space="preserve">the </w:t>
      </w:r>
      <w:r w:rsidRPr="001810E5">
        <w:rPr>
          <w:rFonts w:asciiTheme="minorHAnsi" w:hAnsiTheme="minorHAnsi" w:cstheme="minorHAnsi"/>
        </w:rPr>
        <w:t>Mass Quote Ack message</w:t>
      </w:r>
      <w:r w:rsidR="00A95A6F">
        <w:rPr>
          <w:rFonts w:asciiTheme="minorHAnsi" w:hAnsiTheme="minorHAnsi" w:cstheme="minorHAnsi"/>
        </w:rPr>
        <w:t xml:space="preserve"> </w:t>
      </w:r>
      <w:r w:rsidR="00CF72AF">
        <w:rPr>
          <w:rFonts w:asciiTheme="minorHAnsi" w:hAnsiTheme="minorHAnsi" w:cstheme="minorHAnsi"/>
        </w:rPr>
        <w:t xml:space="preserve">only, and </w:t>
      </w:r>
      <w:r w:rsidR="001E2CF8">
        <w:rPr>
          <w:rFonts w:asciiTheme="minorHAnsi" w:hAnsiTheme="minorHAnsi" w:cstheme="minorHAnsi"/>
        </w:rPr>
        <w:t>the client</w:t>
      </w:r>
      <w:r w:rsidR="00CF72AF">
        <w:rPr>
          <w:rFonts w:asciiTheme="minorHAnsi" w:hAnsiTheme="minorHAnsi" w:cstheme="minorHAnsi"/>
        </w:rPr>
        <w:t xml:space="preserve"> </w:t>
      </w:r>
      <w:r w:rsidR="00062A40">
        <w:rPr>
          <w:rFonts w:asciiTheme="minorHAnsi" w:hAnsiTheme="minorHAnsi" w:cstheme="minorHAnsi"/>
        </w:rPr>
        <w:t xml:space="preserve">should check the </w:t>
      </w:r>
      <w:r w:rsidR="00062A40" w:rsidRPr="00062A40">
        <w:rPr>
          <w:rFonts w:asciiTheme="minorHAnsi" w:hAnsiTheme="minorHAnsi" w:cstheme="minorHAnsi"/>
        </w:rPr>
        <w:t>Quote Status</w:t>
      </w:r>
      <w:r w:rsidR="00062A40">
        <w:rPr>
          <w:rFonts w:asciiTheme="minorHAnsi" w:hAnsiTheme="minorHAnsi" w:cstheme="minorHAnsi"/>
        </w:rPr>
        <w:t xml:space="preserve"> as below:</w:t>
      </w:r>
    </w:p>
    <w:p w14:paraId="7DACFE41" w14:textId="76FEAA33" w:rsidR="005D4F12" w:rsidRDefault="005D4F12" w:rsidP="005D4F12">
      <w:pPr>
        <w:pStyle w:val="NormalNGMDS"/>
        <w:numPr>
          <w:ilvl w:val="0"/>
          <w:numId w:val="123"/>
        </w:numPr>
        <w:rPr>
          <w:rFonts w:asciiTheme="minorHAnsi" w:hAnsiTheme="minorHAnsi" w:cstheme="minorHAnsi"/>
        </w:rPr>
      </w:pPr>
      <w:r>
        <w:rPr>
          <w:rFonts w:asciiTheme="minorHAnsi" w:hAnsiTheme="minorHAnsi" w:cstheme="minorHAnsi"/>
        </w:rPr>
        <w:t xml:space="preserve">Mass Quote destines single ME </w:t>
      </w:r>
      <w:r w:rsidR="00374FEF">
        <w:rPr>
          <w:rFonts w:asciiTheme="minorHAnsi" w:hAnsiTheme="minorHAnsi" w:cstheme="minorHAnsi"/>
        </w:rPr>
        <w:t>partition</w:t>
      </w:r>
      <w:r>
        <w:rPr>
          <w:rFonts w:asciiTheme="minorHAnsi" w:hAnsiTheme="minorHAnsi" w:cstheme="minorHAnsi"/>
        </w:rPr>
        <w:t>:</w:t>
      </w:r>
    </w:p>
    <w:tbl>
      <w:tblPr>
        <w:tblW w:w="4705" w:type="pct"/>
        <w:tblInd w:w="602"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907"/>
        <w:gridCol w:w="6570"/>
      </w:tblGrid>
      <w:tr w:rsidR="005D4F12" w:rsidRPr="00417716" w14:paraId="1CAAFA0F" w14:textId="77777777" w:rsidTr="00DD77AD">
        <w:trPr>
          <w:trHeight w:val="300"/>
          <w:tblHeader/>
        </w:trPr>
        <w:tc>
          <w:tcPr>
            <w:tcW w:w="1125" w:type="pct"/>
            <w:shd w:val="clear" w:color="auto" w:fill="C6D9F1" w:themeFill="text2" w:themeFillTint="33"/>
          </w:tcPr>
          <w:p w14:paraId="354703BF" w14:textId="77777777" w:rsidR="005D4F12" w:rsidRDefault="005D4F12" w:rsidP="00D96643">
            <w:pPr>
              <w:pStyle w:val="Tablehead"/>
              <w:spacing w:after="0"/>
              <w:jc w:val="left"/>
              <w:rPr>
                <w:rFonts w:cstheme="minorHAnsi"/>
              </w:rPr>
            </w:pPr>
            <w:r>
              <w:rPr>
                <w:rFonts w:cstheme="minorHAnsi"/>
              </w:rPr>
              <w:t>Quote Status</w:t>
            </w:r>
          </w:p>
        </w:tc>
        <w:tc>
          <w:tcPr>
            <w:tcW w:w="3875" w:type="pct"/>
            <w:shd w:val="clear" w:color="auto" w:fill="C6D9F1" w:themeFill="text2" w:themeFillTint="33"/>
          </w:tcPr>
          <w:p w14:paraId="00677974" w14:textId="77777777" w:rsidR="005D4F12" w:rsidRPr="00417716" w:rsidRDefault="005D4F12" w:rsidP="00D96643">
            <w:pPr>
              <w:pStyle w:val="Tablehead"/>
              <w:spacing w:after="0"/>
              <w:jc w:val="left"/>
              <w:rPr>
                <w:rFonts w:cstheme="minorHAnsi"/>
              </w:rPr>
            </w:pPr>
            <w:r>
              <w:rPr>
                <w:rFonts w:cstheme="minorHAnsi"/>
              </w:rPr>
              <w:t>Meaning</w:t>
            </w:r>
          </w:p>
        </w:tc>
      </w:tr>
      <w:tr w:rsidR="005D4F12" w:rsidRPr="00417716" w14:paraId="47F30A39" w14:textId="77777777" w:rsidTr="00DD77AD">
        <w:tc>
          <w:tcPr>
            <w:tcW w:w="1125" w:type="pct"/>
            <w:shd w:val="clear" w:color="auto" w:fill="F2F2F2" w:themeFill="background1" w:themeFillShade="F2"/>
          </w:tcPr>
          <w:p w14:paraId="6E0F2D7A" w14:textId="77777777" w:rsidR="005D4F12" w:rsidRDefault="005D4F12" w:rsidP="005D4F12">
            <w:pPr>
              <w:pStyle w:val="Heading1Text"/>
              <w:spacing w:before="60" w:after="60"/>
              <w:ind w:left="0"/>
              <w:jc w:val="left"/>
              <w:rPr>
                <w:rFonts w:asciiTheme="minorHAnsi" w:hAnsiTheme="minorHAnsi" w:cstheme="minorHAnsi"/>
              </w:rPr>
            </w:pPr>
            <w:r>
              <w:rPr>
                <w:rFonts w:asciiTheme="minorHAnsi" w:hAnsiTheme="minorHAnsi" w:cstheme="minorHAnsi"/>
                <w:lang w:val="en-GB"/>
              </w:rPr>
              <w:t>0 (Accepted)</w:t>
            </w:r>
          </w:p>
        </w:tc>
        <w:tc>
          <w:tcPr>
            <w:tcW w:w="3875" w:type="pct"/>
            <w:shd w:val="clear" w:color="auto" w:fill="F2F2F2" w:themeFill="background1" w:themeFillShade="F2"/>
          </w:tcPr>
          <w:p w14:paraId="18782272" w14:textId="77777777" w:rsidR="005D4F12" w:rsidRDefault="005D4F12" w:rsidP="00D96643">
            <w:pPr>
              <w:pStyle w:val="Heading1Text"/>
              <w:spacing w:before="60" w:after="60"/>
              <w:ind w:left="0"/>
              <w:rPr>
                <w:rFonts w:asciiTheme="minorHAnsi" w:hAnsiTheme="minorHAnsi" w:cstheme="minorHAnsi"/>
              </w:rPr>
            </w:pPr>
            <w:r>
              <w:rPr>
                <w:rFonts w:asciiTheme="minorHAnsi" w:hAnsiTheme="minorHAnsi" w:cstheme="minorHAnsi"/>
              </w:rPr>
              <w:t>The whole Mass Quote is accepted.</w:t>
            </w:r>
          </w:p>
          <w:p w14:paraId="57508B0B" w14:textId="08675B41" w:rsidR="005D4F12" w:rsidRPr="00417716" w:rsidRDefault="005D4F12" w:rsidP="00D96643">
            <w:pPr>
              <w:pStyle w:val="Heading1Text"/>
              <w:spacing w:before="60" w:after="60"/>
              <w:ind w:left="0"/>
              <w:rPr>
                <w:rFonts w:asciiTheme="minorHAnsi" w:hAnsiTheme="minorHAnsi" w:cstheme="minorHAnsi"/>
                <w:lang w:val="en-GB"/>
              </w:rPr>
            </w:pPr>
            <w:r>
              <w:rPr>
                <w:rFonts w:asciiTheme="minorHAnsi" w:hAnsiTheme="minorHAnsi" w:cstheme="minorHAnsi"/>
                <w:szCs w:val="20"/>
              </w:rPr>
              <w:t xml:space="preserve">The </w:t>
            </w:r>
            <w:r w:rsidRPr="002B4C86">
              <w:rPr>
                <w:rFonts w:asciiTheme="minorHAnsi" w:hAnsiTheme="minorHAnsi" w:cstheme="minorHAnsi"/>
                <w:szCs w:val="20"/>
              </w:rPr>
              <w:t>No Quote Entries</w:t>
            </w:r>
            <w:r>
              <w:rPr>
                <w:rFonts w:asciiTheme="minorHAnsi" w:hAnsiTheme="minorHAnsi" w:cstheme="minorHAnsi"/>
                <w:szCs w:val="20"/>
              </w:rPr>
              <w:t xml:space="preserve"> is 0.</w:t>
            </w:r>
          </w:p>
        </w:tc>
      </w:tr>
      <w:tr w:rsidR="005D4F12" w:rsidRPr="003F4837" w14:paraId="3E42C7B5" w14:textId="77777777" w:rsidTr="00DD77AD">
        <w:tc>
          <w:tcPr>
            <w:tcW w:w="1125" w:type="pct"/>
            <w:shd w:val="clear" w:color="auto" w:fill="F2F2F2" w:themeFill="background1" w:themeFillShade="F2"/>
          </w:tcPr>
          <w:p w14:paraId="033B8048" w14:textId="77777777" w:rsidR="005D4F12" w:rsidRDefault="005D4F12" w:rsidP="005D4F12">
            <w:pPr>
              <w:pStyle w:val="Heading1Text"/>
              <w:spacing w:before="60" w:after="60"/>
              <w:ind w:left="0"/>
              <w:jc w:val="left"/>
              <w:rPr>
                <w:rFonts w:asciiTheme="minorHAnsi" w:hAnsiTheme="minorHAnsi" w:cstheme="minorHAnsi"/>
              </w:rPr>
            </w:pPr>
            <w:r w:rsidRPr="003F4837">
              <w:rPr>
                <w:rFonts w:asciiTheme="minorHAnsi" w:hAnsiTheme="minorHAnsi" w:cstheme="minorHAnsi"/>
                <w:lang w:val="en-GB"/>
              </w:rPr>
              <w:t>5 (Rejected)</w:t>
            </w:r>
          </w:p>
        </w:tc>
        <w:tc>
          <w:tcPr>
            <w:tcW w:w="3875" w:type="pct"/>
            <w:shd w:val="clear" w:color="auto" w:fill="F2F2F2" w:themeFill="background1" w:themeFillShade="F2"/>
          </w:tcPr>
          <w:p w14:paraId="1448FB28" w14:textId="77777777" w:rsidR="005D4F12" w:rsidRDefault="005D4F12" w:rsidP="00D96643">
            <w:pPr>
              <w:pStyle w:val="Heading1Text"/>
              <w:spacing w:before="60" w:after="60"/>
              <w:ind w:left="0"/>
              <w:rPr>
                <w:rFonts w:asciiTheme="minorHAnsi" w:hAnsiTheme="minorHAnsi" w:cstheme="minorHAnsi"/>
              </w:rPr>
            </w:pPr>
            <w:r>
              <w:rPr>
                <w:rFonts w:asciiTheme="minorHAnsi" w:hAnsiTheme="minorHAnsi" w:cstheme="minorHAnsi"/>
              </w:rPr>
              <w:t>The whole Mass Quote is rejected.</w:t>
            </w:r>
          </w:p>
          <w:p w14:paraId="268E5AEC" w14:textId="4ED7F4CA" w:rsidR="005D4F12" w:rsidRPr="005D4F12" w:rsidRDefault="005D4F12" w:rsidP="00D96643">
            <w:pPr>
              <w:pStyle w:val="Heading1Text"/>
              <w:spacing w:before="60" w:after="60"/>
              <w:ind w:left="0"/>
              <w:rPr>
                <w:rFonts w:asciiTheme="minorHAnsi" w:hAnsiTheme="minorHAnsi" w:cstheme="minorHAnsi"/>
              </w:rPr>
            </w:pPr>
            <w:r>
              <w:rPr>
                <w:rFonts w:asciiTheme="minorHAnsi" w:hAnsiTheme="minorHAnsi" w:cstheme="minorHAnsi"/>
                <w:szCs w:val="20"/>
              </w:rPr>
              <w:t xml:space="preserve">The </w:t>
            </w:r>
            <w:r w:rsidRPr="002B4C86">
              <w:rPr>
                <w:rFonts w:asciiTheme="minorHAnsi" w:hAnsiTheme="minorHAnsi" w:cstheme="minorHAnsi"/>
                <w:szCs w:val="20"/>
              </w:rPr>
              <w:t>No Quote Entries</w:t>
            </w:r>
            <w:r>
              <w:rPr>
                <w:rFonts w:asciiTheme="minorHAnsi" w:hAnsiTheme="minorHAnsi" w:cstheme="minorHAnsi"/>
                <w:szCs w:val="20"/>
              </w:rPr>
              <w:t xml:space="preserve"> is 0.</w:t>
            </w:r>
          </w:p>
        </w:tc>
      </w:tr>
      <w:tr w:rsidR="005D4F12" w:rsidRPr="003F4837" w14:paraId="70D2E1EC" w14:textId="77777777" w:rsidTr="00DD77AD">
        <w:tc>
          <w:tcPr>
            <w:tcW w:w="1125" w:type="pct"/>
            <w:shd w:val="clear" w:color="auto" w:fill="F2F2F2" w:themeFill="background1" w:themeFillShade="F2"/>
          </w:tcPr>
          <w:p w14:paraId="0E2981B7" w14:textId="77777777" w:rsidR="005D4F12" w:rsidRPr="002B4C86" w:rsidRDefault="005D4F12" w:rsidP="005D4F12">
            <w:pPr>
              <w:pStyle w:val="Heading1Text"/>
              <w:spacing w:before="60" w:after="60"/>
              <w:ind w:left="0"/>
              <w:jc w:val="left"/>
              <w:rPr>
                <w:rFonts w:asciiTheme="minorHAnsi" w:hAnsiTheme="minorHAnsi" w:cstheme="minorHAnsi"/>
                <w:szCs w:val="20"/>
              </w:rPr>
            </w:pPr>
            <w:r w:rsidRPr="003F4837">
              <w:rPr>
                <w:rFonts w:asciiTheme="minorHAnsi" w:hAnsiTheme="minorHAnsi" w:cstheme="minorHAnsi"/>
                <w:lang w:val="en-GB"/>
              </w:rPr>
              <w:t>101</w:t>
            </w:r>
            <w:r>
              <w:rPr>
                <w:rFonts w:asciiTheme="minorHAnsi" w:hAnsiTheme="minorHAnsi" w:cstheme="minorHAnsi"/>
                <w:lang w:val="en-GB"/>
              </w:rPr>
              <w:t xml:space="preserve"> </w:t>
            </w:r>
            <w:r w:rsidRPr="003F4837">
              <w:rPr>
                <w:rFonts w:asciiTheme="minorHAnsi" w:hAnsiTheme="minorHAnsi" w:cstheme="minorHAnsi"/>
                <w:lang w:val="en-GB"/>
              </w:rPr>
              <w:t>(Partially Accepted)</w:t>
            </w:r>
          </w:p>
        </w:tc>
        <w:tc>
          <w:tcPr>
            <w:tcW w:w="3875" w:type="pct"/>
            <w:shd w:val="clear" w:color="auto" w:fill="F2F2F2" w:themeFill="background1" w:themeFillShade="F2"/>
          </w:tcPr>
          <w:p w14:paraId="696207D2" w14:textId="198C1507" w:rsidR="005D4F12" w:rsidRPr="003F4837" w:rsidRDefault="0068556D" w:rsidP="00D96643">
            <w:pPr>
              <w:pStyle w:val="Heading1Text"/>
              <w:spacing w:before="60" w:after="60"/>
              <w:ind w:left="0"/>
              <w:rPr>
                <w:rFonts w:asciiTheme="minorHAnsi" w:hAnsiTheme="minorHAnsi" w:cstheme="minorHAnsi"/>
                <w:lang w:val="en-GB"/>
              </w:rPr>
            </w:pPr>
            <w:r>
              <w:rPr>
                <w:rFonts w:asciiTheme="minorHAnsi" w:hAnsiTheme="minorHAnsi" w:cstheme="minorHAnsi"/>
                <w:szCs w:val="20"/>
              </w:rPr>
              <w:t xml:space="preserve">The </w:t>
            </w:r>
            <w:r w:rsidR="005D4F12" w:rsidRPr="002B4C86">
              <w:rPr>
                <w:rFonts w:asciiTheme="minorHAnsi" w:hAnsiTheme="minorHAnsi" w:cstheme="minorHAnsi"/>
                <w:szCs w:val="20"/>
              </w:rPr>
              <w:t xml:space="preserve">No Quote Entries </w:t>
            </w:r>
            <w:r w:rsidR="005D4F12">
              <w:rPr>
                <w:rFonts w:asciiTheme="minorHAnsi" w:hAnsiTheme="minorHAnsi" w:cstheme="minorHAnsi"/>
                <w:szCs w:val="20"/>
              </w:rPr>
              <w:t xml:space="preserve">field indicates the number of </w:t>
            </w:r>
            <w:r w:rsidR="005D4F12" w:rsidRPr="003F4837">
              <w:rPr>
                <w:rFonts w:asciiTheme="minorHAnsi" w:hAnsiTheme="minorHAnsi" w:cstheme="minorHAnsi"/>
                <w:szCs w:val="20"/>
              </w:rPr>
              <w:t>entr</w:t>
            </w:r>
            <w:r w:rsidR="005D4F12">
              <w:rPr>
                <w:rFonts w:asciiTheme="minorHAnsi" w:hAnsiTheme="minorHAnsi" w:cstheme="minorHAnsi"/>
                <w:szCs w:val="20"/>
              </w:rPr>
              <w:t>ies rejected</w:t>
            </w:r>
            <w:r w:rsidR="005D4F12" w:rsidRPr="003F4837">
              <w:rPr>
                <w:rFonts w:asciiTheme="minorHAnsi" w:hAnsiTheme="minorHAnsi" w:cstheme="minorHAnsi"/>
                <w:szCs w:val="20"/>
              </w:rPr>
              <w:t>. Exact results are presented in the Quote Entry Resultant Blocks.</w:t>
            </w:r>
          </w:p>
        </w:tc>
      </w:tr>
    </w:tbl>
    <w:p w14:paraId="7E039E11" w14:textId="466DC899" w:rsidR="005D4F12" w:rsidRDefault="005D4F12" w:rsidP="005D4F12">
      <w:pPr>
        <w:pStyle w:val="NormalNGMDS"/>
        <w:numPr>
          <w:ilvl w:val="0"/>
          <w:numId w:val="123"/>
        </w:numPr>
        <w:rPr>
          <w:rFonts w:asciiTheme="minorHAnsi" w:hAnsiTheme="minorHAnsi" w:cstheme="minorHAnsi"/>
        </w:rPr>
      </w:pPr>
      <w:r>
        <w:rPr>
          <w:rFonts w:asciiTheme="minorHAnsi" w:hAnsiTheme="minorHAnsi" w:cstheme="minorHAnsi"/>
        </w:rPr>
        <w:t xml:space="preserve">Mass Quote destines multiple ME </w:t>
      </w:r>
      <w:r w:rsidR="00374FEF">
        <w:rPr>
          <w:rFonts w:asciiTheme="minorHAnsi" w:hAnsiTheme="minorHAnsi" w:cstheme="minorHAnsi"/>
        </w:rPr>
        <w:t>partition</w:t>
      </w:r>
      <w:r>
        <w:rPr>
          <w:rFonts w:asciiTheme="minorHAnsi" w:hAnsiTheme="minorHAnsi" w:cstheme="minorHAnsi"/>
        </w:rPr>
        <w:t>s:</w:t>
      </w:r>
    </w:p>
    <w:tbl>
      <w:tblPr>
        <w:tblW w:w="4705" w:type="pct"/>
        <w:tblInd w:w="602"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907"/>
        <w:gridCol w:w="6570"/>
      </w:tblGrid>
      <w:tr w:rsidR="005D4F12" w:rsidRPr="00417716" w14:paraId="76013E70" w14:textId="77777777" w:rsidTr="00DD77AD">
        <w:trPr>
          <w:trHeight w:val="300"/>
          <w:tblHeader/>
        </w:trPr>
        <w:tc>
          <w:tcPr>
            <w:tcW w:w="1125" w:type="pct"/>
            <w:shd w:val="clear" w:color="auto" w:fill="C6D9F1" w:themeFill="text2" w:themeFillTint="33"/>
          </w:tcPr>
          <w:p w14:paraId="6BD3E03E" w14:textId="77777777" w:rsidR="005D4F12" w:rsidRDefault="005D4F12" w:rsidP="00D96643">
            <w:pPr>
              <w:pStyle w:val="Tablehead"/>
              <w:spacing w:after="0"/>
              <w:jc w:val="left"/>
              <w:rPr>
                <w:rFonts w:cstheme="minorHAnsi"/>
              </w:rPr>
            </w:pPr>
            <w:r>
              <w:rPr>
                <w:rFonts w:cstheme="minorHAnsi"/>
              </w:rPr>
              <w:lastRenderedPageBreak/>
              <w:t>Quote Status</w:t>
            </w:r>
          </w:p>
        </w:tc>
        <w:tc>
          <w:tcPr>
            <w:tcW w:w="3875" w:type="pct"/>
            <w:shd w:val="clear" w:color="auto" w:fill="C6D9F1" w:themeFill="text2" w:themeFillTint="33"/>
          </w:tcPr>
          <w:p w14:paraId="3A4EA448" w14:textId="77777777" w:rsidR="005D4F12" w:rsidRPr="00417716" w:rsidRDefault="005D4F12" w:rsidP="00D96643">
            <w:pPr>
              <w:pStyle w:val="Tablehead"/>
              <w:spacing w:after="0"/>
              <w:jc w:val="left"/>
              <w:rPr>
                <w:rFonts w:cstheme="minorHAnsi"/>
              </w:rPr>
            </w:pPr>
            <w:r>
              <w:rPr>
                <w:rFonts w:cstheme="minorHAnsi"/>
              </w:rPr>
              <w:t>Meaning</w:t>
            </w:r>
          </w:p>
        </w:tc>
      </w:tr>
      <w:tr w:rsidR="005D4F12" w:rsidRPr="003F4837" w14:paraId="76158DB5" w14:textId="77777777" w:rsidTr="00DD77AD">
        <w:tc>
          <w:tcPr>
            <w:tcW w:w="1125" w:type="pct"/>
            <w:shd w:val="clear" w:color="auto" w:fill="F2F2F2" w:themeFill="background1" w:themeFillShade="F2"/>
          </w:tcPr>
          <w:p w14:paraId="1642F89E" w14:textId="77777777" w:rsidR="005D4F12" w:rsidRDefault="005D4F12" w:rsidP="00D96643">
            <w:pPr>
              <w:pStyle w:val="Heading1Text"/>
              <w:spacing w:before="60" w:after="60"/>
              <w:ind w:left="0"/>
              <w:jc w:val="left"/>
              <w:rPr>
                <w:rFonts w:asciiTheme="minorHAnsi" w:hAnsiTheme="minorHAnsi" w:cstheme="minorHAnsi"/>
              </w:rPr>
            </w:pPr>
            <w:r w:rsidRPr="003F4837">
              <w:rPr>
                <w:rFonts w:asciiTheme="minorHAnsi" w:hAnsiTheme="minorHAnsi" w:cstheme="minorHAnsi"/>
                <w:lang w:val="en-GB"/>
              </w:rPr>
              <w:t>5 (Rejected)</w:t>
            </w:r>
          </w:p>
        </w:tc>
        <w:tc>
          <w:tcPr>
            <w:tcW w:w="3875" w:type="pct"/>
            <w:shd w:val="clear" w:color="auto" w:fill="F2F2F2" w:themeFill="background1" w:themeFillShade="F2"/>
          </w:tcPr>
          <w:p w14:paraId="418DE494" w14:textId="77777777" w:rsidR="005D4F12" w:rsidRDefault="005D4F12" w:rsidP="00D96643">
            <w:pPr>
              <w:pStyle w:val="Heading1Text"/>
              <w:spacing w:before="60" w:after="60"/>
              <w:ind w:left="0"/>
              <w:rPr>
                <w:rFonts w:asciiTheme="minorHAnsi" w:hAnsiTheme="minorHAnsi" w:cstheme="minorHAnsi"/>
              </w:rPr>
            </w:pPr>
            <w:r>
              <w:rPr>
                <w:rFonts w:asciiTheme="minorHAnsi" w:hAnsiTheme="minorHAnsi" w:cstheme="minorHAnsi"/>
              </w:rPr>
              <w:t>The whole Mass Quote is rejected, e.g. rejected by the gateway.</w:t>
            </w:r>
          </w:p>
          <w:p w14:paraId="53E43D6E" w14:textId="7B86E62B" w:rsidR="005D4F12" w:rsidRPr="005D4F12" w:rsidRDefault="005D4F12" w:rsidP="00D96643">
            <w:pPr>
              <w:pStyle w:val="Heading1Text"/>
              <w:spacing w:before="60" w:after="60"/>
              <w:ind w:left="0"/>
              <w:rPr>
                <w:rFonts w:asciiTheme="minorHAnsi" w:hAnsiTheme="minorHAnsi" w:cstheme="minorHAnsi"/>
              </w:rPr>
            </w:pPr>
            <w:r>
              <w:rPr>
                <w:rFonts w:asciiTheme="minorHAnsi" w:hAnsiTheme="minorHAnsi" w:cstheme="minorHAnsi"/>
                <w:szCs w:val="20"/>
              </w:rPr>
              <w:t xml:space="preserve">The </w:t>
            </w:r>
            <w:r w:rsidRPr="002B4C86">
              <w:rPr>
                <w:rFonts w:asciiTheme="minorHAnsi" w:hAnsiTheme="minorHAnsi" w:cstheme="minorHAnsi"/>
                <w:szCs w:val="20"/>
              </w:rPr>
              <w:t>No Quote Entries</w:t>
            </w:r>
            <w:r>
              <w:rPr>
                <w:rFonts w:asciiTheme="minorHAnsi" w:hAnsiTheme="minorHAnsi" w:cstheme="minorHAnsi"/>
                <w:szCs w:val="20"/>
              </w:rPr>
              <w:t xml:space="preserve"> is 0.</w:t>
            </w:r>
          </w:p>
        </w:tc>
      </w:tr>
      <w:tr w:rsidR="005D4F12" w:rsidRPr="003F4837" w14:paraId="1B363060" w14:textId="77777777" w:rsidTr="00404C33">
        <w:trPr>
          <w:trHeight w:val="3913"/>
        </w:trPr>
        <w:tc>
          <w:tcPr>
            <w:tcW w:w="1125" w:type="pct"/>
            <w:shd w:val="clear" w:color="auto" w:fill="F2F2F2" w:themeFill="background1" w:themeFillShade="F2"/>
          </w:tcPr>
          <w:p w14:paraId="3B532362" w14:textId="05509070" w:rsidR="005D4F12" w:rsidRPr="003D14E9" w:rsidRDefault="005D4F12" w:rsidP="00D96643">
            <w:pPr>
              <w:pStyle w:val="Heading1Text"/>
              <w:spacing w:before="60" w:after="60"/>
              <w:ind w:left="0"/>
              <w:jc w:val="left"/>
              <w:rPr>
                <w:rFonts w:asciiTheme="minorHAnsi" w:hAnsiTheme="minorHAnsi" w:cstheme="minorHAnsi"/>
              </w:rPr>
            </w:pPr>
            <w:r w:rsidRPr="003D14E9">
              <w:rPr>
                <w:rFonts w:asciiTheme="minorHAnsi" w:hAnsiTheme="minorHAnsi" w:cstheme="minorHAnsi"/>
                <w:lang w:val="en-GB"/>
              </w:rPr>
              <w:t>102</w:t>
            </w:r>
            <w:r w:rsidR="00DD77AD" w:rsidRPr="003D14E9">
              <w:rPr>
                <w:rFonts w:asciiTheme="minorHAnsi" w:hAnsiTheme="minorHAnsi" w:cstheme="minorHAnsi"/>
                <w:lang w:val="en-GB"/>
              </w:rPr>
              <w:t xml:space="preserve"> </w:t>
            </w:r>
            <w:r w:rsidRPr="003D14E9">
              <w:rPr>
                <w:rFonts w:asciiTheme="minorHAnsi" w:hAnsiTheme="minorHAnsi" w:cstheme="minorHAnsi"/>
                <w:lang w:val="en-GB"/>
              </w:rPr>
              <w:t>(Ack from ME)</w:t>
            </w:r>
          </w:p>
        </w:tc>
        <w:tc>
          <w:tcPr>
            <w:tcW w:w="3875" w:type="pct"/>
            <w:shd w:val="clear" w:color="auto" w:fill="F2F2F2" w:themeFill="background1" w:themeFillShade="F2"/>
          </w:tcPr>
          <w:p w14:paraId="66B5DC71" w14:textId="10538AA1" w:rsidR="00A042D7" w:rsidRDefault="00A042D7" w:rsidP="00D96643">
            <w:pPr>
              <w:pStyle w:val="Heading1Text"/>
              <w:spacing w:before="60" w:after="60"/>
              <w:ind w:left="0"/>
              <w:rPr>
                <w:rFonts w:asciiTheme="minorHAnsi" w:hAnsiTheme="minorHAnsi" w:cstheme="minorHAnsi"/>
              </w:rPr>
            </w:pPr>
            <w:r w:rsidRPr="003D14E9">
              <w:rPr>
                <w:rFonts w:asciiTheme="minorHAnsi" w:hAnsiTheme="minorHAnsi" w:cstheme="minorHAnsi"/>
              </w:rPr>
              <w:t xml:space="preserve">Indicates the Mass Quote message has been routed to </w:t>
            </w:r>
            <w:r w:rsidR="00374FEF">
              <w:rPr>
                <w:rFonts w:asciiTheme="minorHAnsi" w:hAnsiTheme="minorHAnsi" w:cstheme="minorHAnsi"/>
              </w:rPr>
              <w:t>multiple</w:t>
            </w:r>
            <w:r w:rsidRPr="003D14E9">
              <w:rPr>
                <w:rFonts w:asciiTheme="minorHAnsi" w:hAnsiTheme="minorHAnsi" w:cstheme="minorHAnsi"/>
              </w:rPr>
              <w:t xml:space="preserve"> ME and it will have multiple Mass Quote Ack message.</w:t>
            </w:r>
          </w:p>
          <w:p w14:paraId="624EF8B6" w14:textId="59562DFC" w:rsidR="005E09E7" w:rsidRPr="003D14E9" w:rsidRDefault="005E09E7" w:rsidP="00D96643">
            <w:pPr>
              <w:pStyle w:val="Heading1Text"/>
              <w:spacing w:before="60" w:after="60"/>
              <w:ind w:left="0"/>
              <w:rPr>
                <w:rFonts w:asciiTheme="minorHAnsi" w:hAnsiTheme="minorHAnsi" w:cstheme="minorHAnsi"/>
              </w:rPr>
            </w:pPr>
            <w:r>
              <w:rPr>
                <w:rFonts w:asciiTheme="minorHAnsi" w:hAnsiTheme="minorHAnsi" w:cstheme="minorHAnsi"/>
                <w:szCs w:val="20"/>
              </w:rPr>
              <w:t xml:space="preserve">The </w:t>
            </w:r>
            <w:r w:rsidRPr="002B4C86">
              <w:rPr>
                <w:rFonts w:asciiTheme="minorHAnsi" w:hAnsiTheme="minorHAnsi" w:cstheme="minorHAnsi"/>
                <w:szCs w:val="20"/>
              </w:rPr>
              <w:t>No Quote Entries</w:t>
            </w:r>
            <w:r>
              <w:rPr>
                <w:rFonts w:asciiTheme="minorHAnsi" w:hAnsiTheme="minorHAnsi" w:cstheme="minorHAnsi"/>
                <w:szCs w:val="20"/>
              </w:rPr>
              <w:t xml:space="preserve"> is greater than 0.</w:t>
            </w:r>
          </w:p>
          <w:p w14:paraId="52D85571" w14:textId="435E2C77" w:rsidR="005D4F12" w:rsidRPr="003D14E9" w:rsidRDefault="005D4F12" w:rsidP="00D96643">
            <w:pPr>
              <w:pStyle w:val="Heading1Text"/>
              <w:spacing w:before="60" w:after="60"/>
              <w:ind w:left="0"/>
              <w:rPr>
                <w:rFonts w:asciiTheme="minorHAnsi" w:hAnsiTheme="minorHAnsi" w:cstheme="minorHAnsi"/>
              </w:rPr>
            </w:pPr>
            <w:r w:rsidRPr="003D14E9">
              <w:rPr>
                <w:rFonts w:asciiTheme="minorHAnsi" w:hAnsiTheme="minorHAnsi" w:cstheme="minorHAnsi"/>
              </w:rPr>
              <w:t>The client should examine the Quote Entry Resultant Block</w:t>
            </w:r>
            <w:r w:rsidR="00A042D7" w:rsidRPr="003D14E9">
              <w:rPr>
                <w:rFonts w:asciiTheme="minorHAnsi" w:hAnsiTheme="minorHAnsi" w:cstheme="minorHAnsi"/>
              </w:rPr>
              <w:t xml:space="preserve"> in each Mass Quote Ack message</w:t>
            </w:r>
            <w:r w:rsidRPr="003D14E9">
              <w:rPr>
                <w:rFonts w:asciiTheme="minorHAnsi" w:hAnsiTheme="minorHAnsi" w:cstheme="minorHAnsi"/>
              </w:rPr>
              <w:t xml:space="preserve"> to count the quote entries. When the </w:t>
            </w:r>
            <w:r w:rsidR="00881281">
              <w:rPr>
                <w:rFonts w:asciiTheme="minorHAnsi" w:hAnsiTheme="minorHAnsi" w:cstheme="minorHAnsi"/>
              </w:rPr>
              <w:t>count</w:t>
            </w:r>
            <w:r w:rsidRPr="003D14E9">
              <w:rPr>
                <w:rFonts w:asciiTheme="minorHAnsi" w:hAnsiTheme="minorHAnsi" w:cstheme="minorHAnsi"/>
              </w:rPr>
              <w:t xml:space="preserve"> </w:t>
            </w:r>
            <w:r w:rsidR="00287171">
              <w:rPr>
                <w:rFonts w:asciiTheme="minorHAnsi" w:hAnsiTheme="minorHAnsi" w:cstheme="minorHAnsi"/>
              </w:rPr>
              <w:t xml:space="preserve">of </w:t>
            </w:r>
            <w:r w:rsidR="00287171" w:rsidRPr="003D14E9">
              <w:rPr>
                <w:rFonts w:asciiTheme="minorHAnsi" w:hAnsiTheme="minorHAnsi" w:cstheme="minorHAnsi"/>
              </w:rPr>
              <w:t xml:space="preserve">quote entries </w:t>
            </w:r>
            <w:r w:rsidR="00287171">
              <w:rPr>
                <w:rFonts w:asciiTheme="minorHAnsi" w:hAnsiTheme="minorHAnsi" w:cstheme="minorHAnsi"/>
              </w:rPr>
              <w:t>from all Mass Quote Ack message</w:t>
            </w:r>
            <w:r w:rsidR="00455D35">
              <w:rPr>
                <w:rFonts w:asciiTheme="minorHAnsi" w:hAnsiTheme="minorHAnsi" w:cstheme="minorHAnsi"/>
              </w:rPr>
              <w:t>s</w:t>
            </w:r>
            <w:r w:rsidR="00287171">
              <w:rPr>
                <w:rFonts w:asciiTheme="minorHAnsi" w:hAnsiTheme="minorHAnsi" w:cstheme="minorHAnsi"/>
              </w:rPr>
              <w:t xml:space="preserve"> </w:t>
            </w:r>
            <w:r w:rsidR="00730F60">
              <w:rPr>
                <w:rFonts w:asciiTheme="minorHAnsi" w:hAnsiTheme="minorHAnsi" w:cstheme="minorHAnsi"/>
              </w:rPr>
              <w:t xml:space="preserve">is </w:t>
            </w:r>
            <w:r w:rsidRPr="003D14E9">
              <w:rPr>
                <w:rFonts w:asciiTheme="minorHAnsi" w:hAnsiTheme="minorHAnsi" w:cstheme="minorHAnsi"/>
              </w:rPr>
              <w:t>equal</w:t>
            </w:r>
            <w:r w:rsidR="00730F60">
              <w:rPr>
                <w:rFonts w:asciiTheme="minorHAnsi" w:hAnsiTheme="minorHAnsi" w:cstheme="minorHAnsi"/>
              </w:rPr>
              <w:t xml:space="preserve"> to</w:t>
            </w:r>
            <w:r w:rsidRPr="003D14E9">
              <w:rPr>
                <w:rFonts w:asciiTheme="minorHAnsi" w:hAnsiTheme="minorHAnsi" w:cstheme="minorHAnsi"/>
              </w:rPr>
              <w:t xml:space="preserve"> the value from the input, it can conclude that all </w:t>
            </w:r>
            <w:r w:rsidR="00AC6864">
              <w:rPr>
                <w:rFonts w:asciiTheme="minorHAnsi" w:hAnsiTheme="minorHAnsi" w:cstheme="minorHAnsi"/>
              </w:rPr>
              <w:t>acknowledgements</w:t>
            </w:r>
            <w:r w:rsidR="001045C5">
              <w:rPr>
                <w:rFonts w:asciiTheme="minorHAnsi" w:hAnsiTheme="minorHAnsi" w:cstheme="minorHAnsi"/>
              </w:rPr>
              <w:t xml:space="preserve"> </w:t>
            </w:r>
            <w:r w:rsidRPr="003D14E9">
              <w:rPr>
                <w:rFonts w:asciiTheme="minorHAnsi" w:hAnsiTheme="minorHAnsi" w:cstheme="minorHAnsi"/>
              </w:rPr>
              <w:t>have been received.</w:t>
            </w:r>
          </w:p>
          <w:p w14:paraId="57C38BD9" w14:textId="77777777" w:rsidR="00A042D7" w:rsidRPr="003D14E9" w:rsidRDefault="00A042D7" w:rsidP="00D96643">
            <w:pPr>
              <w:pStyle w:val="Heading1Text"/>
              <w:spacing w:before="60" w:after="60"/>
              <w:ind w:left="0"/>
              <w:rPr>
                <w:rFonts w:asciiTheme="minorHAnsi" w:hAnsiTheme="minorHAnsi" w:cstheme="minorHAnsi"/>
              </w:rPr>
            </w:pPr>
            <w:r w:rsidRPr="003D14E9">
              <w:rPr>
                <w:rFonts w:asciiTheme="minorHAnsi" w:hAnsiTheme="minorHAnsi" w:cstheme="minorHAnsi"/>
              </w:rPr>
              <w:t>In each Quote Entry Resultant Block, the following are possible:</w:t>
            </w:r>
          </w:p>
          <w:tbl>
            <w:tblPr>
              <w:tblStyle w:val="TableGrid"/>
              <w:tblW w:w="0" w:type="auto"/>
              <w:tblLook w:val="04A0" w:firstRow="1" w:lastRow="0" w:firstColumn="1" w:lastColumn="0" w:noHBand="0" w:noVBand="1"/>
            </w:tblPr>
            <w:tblGrid>
              <w:gridCol w:w="1458"/>
              <w:gridCol w:w="1530"/>
              <w:gridCol w:w="3150"/>
            </w:tblGrid>
            <w:tr w:rsidR="003D14E9" w:rsidRPr="003D14E9" w14:paraId="04127AC7" w14:textId="77777777" w:rsidTr="00D96643">
              <w:tc>
                <w:tcPr>
                  <w:tcW w:w="1458" w:type="dxa"/>
                  <w:shd w:val="clear" w:color="auto" w:fill="DBE5F1" w:themeFill="accent1" w:themeFillTint="33"/>
                </w:tcPr>
                <w:p w14:paraId="6A0E57AB" w14:textId="77777777" w:rsidR="003D14E9" w:rsidRPr="003D14E9" w:rsidRDefault="003D14E9" w:rsidP="003D14E9">
                  <w:pPr>
                    <w:rPr>
                      <w:rFonts w:asciiTheme="minorHAnsi" w:hAnsiTheme="minorHAnsi" w:cstheme="minorHAnsi"/>
                      <w:b/>
                      <w:bCs/>
                      <w:color w:val="244061" w:themeColor="accent1" w:themeShade="80"/>
                    </w:rPr>
                  </w:pPr>
                  <w:r w:rsidRPr="003D14E9">
                    <w:rPr>
                      <w:rFonts w:asciiTheme="minorHAnsi" w:hAnsiTheme="minorHAnsi" w:cstheme="minorHAnsi"/>
                      <w:b/>
                      <w:bCs/>
                      <w:color w:val="244061" w:themeColor="accent1" w:themeShade="80"/>
                    </w:rPr>
                    <w:t>Bid Respond Code</w:t>
                  </w:r>
                </w:p>
              </w:tc>
              <w:tc>
                <w:tcPr>
                  <w:tcW w:w="1530" w:type="dxa"/>
                  <w:shd w:val="clear" w:color="auto" w:fill="DBE5F1" w:themeFill="accent1" w:themeFillTint="33"/>
                </w:tcPr>
                <w:p w14:paraId="4346188F" w14:textId="77777777" w:rsidR="003D14E9" w:rsidRPr="003D14E9" w:rsidRDefault="003D14E9" w:rsidP="003D14E9">
                  <w:pPr>
                    <w:rPr>
                      <w:rFonts w:asciiTheme="minorHAnsi" w:hAnsiTheme="minorHAnsi" w:cstheme="minorHAnsi"/>
                      <w:b/>
                      <w:bCs/>
                      <w:color w:val="244061" w:themeColor="accent1" w:themeShade="80"/>
                    </w:rPr>
                  </w:pPr>
                  <w:r w:rsidRPr="003D14E9">
                    <w:rPr>
                      <w:rFonts w:asciiTheme="minorHAnsi" w:hAnsiTheme="minorHAnsi" w:cstheme="minorHAnsi"/>
                      <w:b/>
                      <w:bCs/>
                      <w:color w:val="244061" w:themeColor="accent1" w:themeShade="80"/>
                    </w:rPr>
                    <w:t>Offer Respond Code</w:t>
                  </w:r>
                </w:p>
              </w:tc>
              <w:tc>
                <w:tcPr>
                  <w:tcW w:w="3150" w:type="dxa"/>
                  <w:shd w:val="clear" w:color="auto" w:fill="DBE5F1" w:themeFill="accent1" w:themeFillTint="33"/>
                </w:tcPr>
                <w:p w14:paraId="7328ECD4" w14:textId="77777777" w:rsidR="003D14E9" w:rsidRPr="003D14E9" w:rsidRDefault="003D14E9" w:rsidP="003D14E9">
                  <w:pPr>
                    <w:rPr>
                      <w:rFonts w:asciiTheme="minorHAnsi" w:hAnsiTheme="minorHAnsi" w:cstheme="minorHAnsi"/>
                      <w:b/>
                      <w:bCs/>
                      <w:color w:val="244061" w:themeColor="accent1" w:themeShade="80"/>
                    </w:rPr>
                  </w:pPr>
                  <w:r w:rsidRPr="003D14E9">
                    <w:rPr>
                      <w:rFonts w:asciiTheme="minorHAnsi" w:hAnsiTheme="minorHAnsi" w:cstheme="minorHAnsi"/>
                      <w:b/>
                      <w:bCs/>
                      <w:color w:val="244061" w:themeColor="accent1" w:themeShade="80"/>
                    </w:rPr>
                    <w:t>Meaning</w:t>
                  </w:r>
                </w:p>
              </w:tc>
            </w:tr>
            <w:tr w:rsidR="003D14E9" w:rsidRPr="003D14E9" w14:paraId="31B14BE3" w14:textId="77777777" w:rsidTr="00D96643">
              <w:tc>
                <w:tcPr>
                  <w:tcW w:w="1458" w:type="dxa"/>
                </w:tcPr>
                <w:p w14:paraId="53FCDE36" w14:textId="77777777" w:rsidR="003D14E9" w:rsidRPr="003D14E9" w:rsidRDefault="003D14E9" w:rsidP="003D14E9">
                  <w:pPr>
                    <w:rPr>
                      <w:rFonts w:asciiTheme="minorHAnsi" w:hAnsiTheme="minorHAnsi" w:cstheme="minorHAnsi"/>
                    </w:rPr>
                  </w:pPr>
                  <w:r w:rsidRPr="003D14E9">
                    <w:rPr>
                      <w:rFonts w:asciiTheme="minorHAnsi" w:hAnsiTheme="minorHAnsi" w:cstheme="minorHAnsi"/>
                    </w:rPr>
                    <w:t>0 (Accepted)</w:t>
                  </w:r>
                </w:p>
              </w:tc>
              <w:tc>
                <w:tcPr>
                  <w:tcW w:w="1530" w:type="dxa"/>
                </w:tcPr>
                <w:p w14:paraId="26E5A71E" w14:textId="77777777" w:rsidR="003D14E9" w:rsidRPr="003D14E9" w:rsidRDefault="003D14E9" w:rsidP="003D14E9">
                  <w:pPr>
                    <w:rPr>
                      <w:rFonts w:asciiTheme="minorHAnsi" w:hAnsiTheme="minorHAnsi" w:cstheme="minorHAnsi"/>
                    </w:rPr>
                  </w:pPr>
                  <w:r w:rsidRPr="003D14E9">
                    <w:rPr>
                      <w:rFonts w:asciiTheme="minorHAnsi" w:hAnsiTheme="minorHAnsi" w:cstheme="minorHAnsi"/>
                    </w:rPr>
                    <w:t>0 (Accepted)</w:t>
                  </w:r>
                </w:p>
              </w:tc>
              <w:tc>
                <w:tcPr>
                  <w:tcW w:w="3150" w:type="dxa"/>
                </w:tcPr>
                <w:p w14:paraId="5348FA25" w14:textId="77777777" w:rsidR="003D14E9" w:rsidRPr="003D14E9" w:rsidRDefault="003D14E9" w:rsidP="003D14E9">
                  <w:pPr>
                    <w:rPr>
                      <w:rFonts w:asciiTheme="minorHAnsi" w:hAnsiTheme="minorHAnsi" w:cstheme="minorHAnsi"/>
                    </w:rPr>
                  </w:pPr>
                  <w:r w:rsidRPr="003D14E9">
                    <w:rPr>
                      <w:rFonts w:asciiTheme="minorHAnsi" w:hAnsiTheme="minorHAnsi" w:cstheme="minorHAnsi"/>
                    </w:rPr>
                    <w:t>Both sides are accepted.</w:t>
                  </w:r>
                </w:p>
              </w:tc>
            </w:tr>
            <w:tr w:rsidR="003D14E9" w:rsidRPr="003D14E9" w14:paraId="6B07C2F3" w14:textId="77777777" w:rsidTr="00D96643">
              <w:tc>
                <w:tcPr>
                  <w:tcW w:w="1458" w:type="dxa"/>
                </w:tcPr>
                <w:p w14:paraId="79B91343" w14:textId="77777777" w:rsidR="003D14E9" w:rsidRPr="003D14E9" w:rsidRDefault="003D14E9" w:rsidP="003D14E9">
                  <w:pPr>
                    <w:rPr>
                      <w:rFonts w:asciiTheme="minorHAnsi" w:hAnsiTheme="minorHAnsi" w:cstheme="minorHAnsi"/>
                    </w:rPr>
                  </w:pPr>
                  <w:r w:rsidRPr="003D14E9">
                    <w:rPr>
                      <w:rFonts w:asciiTheme="minorHAnsi" w:hAnsiTheme="minorHAnsi" w:cstheme="minorHAnsi"/>
                    </w:rPr>
                    <w:t>&gt; 0 (Rejected)</w:t>
                  </w:r>
                </w:p>
              </w:tc>
              <w:tc>
                <w:tcPr>
                  <w:tcW w:w="1530" w:type="dxa"/>
                </w:tcPr>
                <w:p w14:paraId="4C24DC56" w14:textId="77777777" w:rsidR="003D14E9" w:rsidRPr="003D14E9" w:rsidRDefault="003D14E9" w:rsidP="003D14E9">
                  <w:pPr>
                    <w:rPr>
                      <w:rFonts w:asciiTheme="minorHAnsi" w:hAnsiTheme="minorHAnsi" w:cstheme="minorHAnsi"/>
                    </w:rPr>
                  </w:pPr>
                  <w:r w:rsidRPr="003D14E9">
                    <w:rPr>
                      <w:rFonts w:asciiTheme="minorHAnsi" w:hAnsiTheme="minorHAnsi" w:cstheme="minorHAnsi"/>
                    </w:rPr>
                    <w:t>&gt; 0 (Rejected)</w:t>
                  </w:r>
                </w:p>
              </w:tc>
              <w:tc>
                <w:tcPr>
                  <w:tcW w:w="3150" w:type="dxa"/>
                </w:tcPr>
                <w:p w14:paraId="3D25B7C5" w14:textId="77777777" w:rsidR="003D14E9" w:rsidRPr="003D14E9" w:rsidRDefault="003D14E9" w:rsidP="003D14E9">
                  <w:pPr>
                    <w:rPr>
                      <w:rFonts w:asciiTheme="minorHAnsi" w:hAnsiTheme="minorHAnsi" w:cstheme="minorHAnsi"/>
                    </w:rPr>
                  </w:pPr>
                  <w:r w:rsidRPr="003D14E9">
                    <w:rPr>
                      <w:rFonts w:asciiTheme="minorHAnsi" w:hAnsiTheme="minorHAnsi" w:cstheme="minorHAnsi"/>
                    </w:rPr>
                    <w:t>Both sides are rejected.</w:t>
                  </w:r>
                </w:p>
              </w:tc>
            </w:tr>
            <w:tr w:rsidR="003D14E9" w:rsidRPr="003D14E9" w14:paraId="6358A34B" w14:textId="77777777" w:rsidTr="00D96643">
              <w:trPr>
                <w:trHeight w:val="498"/>
              </w:trPr>
              <w:tc>
                <w:tcPr>
                  <w:tcW w:w="1458" w:type="dxa"/>
                </w:tcPr>
                <w:p w14:paraId="23CEE1EF" w14:textId="77777777" w:rsidR="003D14E9" w:rsidRPr="003D14E9" w:rsidRDefault="003D14E9" w:rsidP="003D14E9">
                  <w:pPr>
                    <w:rPr>
                      <w:rFonts w:asciiTheme="minorHAnsi" w:hAnsiTheme="minorHAnsi" w:cstheme="minorHAnsi"/>
                    </w:rPr>
                  </w:pPr>
                  <w:r w:rsidRPr="003D14E9">
                    <w:rPr>
                      <w:rFonts w:asciiTheme="minorHAnsi" w:hAnsiTheme="minorHAnsi" w:cstheme="minorHAnsi"/>
                    </w:rPr>
                    <w:t>&gt; 0 (Rejected)</w:t>
                  </w:r>
                </w:p>
                <w:p w14:paraId="52BE58D4" w14:textId="77777777" w:rsidR="003D14E9" w:rsidRPr="003D14E9" w:rsidRDefault="003D14E9" w:rsidP="003D14E9">
                  <w:pPr>
                    <w:rPr>
                      <w:rFonts w:asciiTheme="minorHAnsi" w:hAnsiTheme="minorHAnsi" w:cstheme="minorHAnsi"/>
                    </w:rPr>
                  </w:pPr>
                  <w:r w:rsidRPr="003D14E9">
                    <w:rPr>
                      <w:rFonts w:asciiTheme="minorHAnsi" w:hAnsiTheme="minorHAnsi" w:cstheme="minorHAnsi"/>
                    </w:rPr>
                    <w:t>0 (Accepted)</w:t>
                  </w:r>
                </w:p>
              </w:tc>
              <w:tc>
                <w:tcPr>
                  <w:tcW w:w="1530" w:type="dxa"/>
                </w:tcPr>
                <w:p w14:paraId="6B629009" w14:textId="77777777" w:rsidR="003D14E9" w:rsidRPr="003D14E9" w:rsidRDefault="003D14E9" w:rsidP="003D14E9">
                  <w:pPr>
                    <w:rPr>
                      <w:rFonts w:asciiTheme="minorHAnsi" w:hAnsiTheme="minorHAnsi" w:cstheme="minorHAnsi"/>
                    </w:rPr>
                  </w:pPr>
                  <w:r w:rsidRPr="003D14E9">
                    <w:rPr>
                      <w:rFonts w:asciiTheme="minorHAnsi" w:hAnsiTheme="minorHAnsi" w:cstheme="minorHAnsi"/>
                    </w:rPr>
                    <w:t>0 (Accepted)</w:t>
                  </w:r>
                </w:p>
                <w:p w14:paraId="3F3C8D00" w14:textId="77777777" w:rsidR="003D14E9" w:rsidRPr="003D14E9" w:rsidRDefault="003D14E9" w:rsidP="003D14E9">
                  <w:pPr>
                    <w:rPr>
                      <w:rFonts w:asciiTheme="minorHAnsi" w:hAnsiTheme="minorHAnsi" w:cstheme="minorHAnsi"/>
                    </w:rPr>
                  </w:pPr>
                  <w:r w:rsidRPr="003D14E9">
                    <w:rPr>
                      <w:rFonts w:asciiTheme="minorHAnsi" w:hAnsiTheme="minorHAnsi" w:cstheme="minorHAnsi"/>
                    </w:rPr>
                    <w:t>&gt; 0 (Rejected)</w:t>
                  </w:r>
                </w:p>
              </w:tc>
              <w:tc>
                <w:tcPr>
                  <w:tcW w:w="3150" w:type="dxa"/>
                </w:tcPr>
                <w:p w14:paraId="10FA09DA" w14:textId="36159B82" w:rsidR="003D14E9" w:rsidRPr="003D14E9" w:rsidRDefault="003D14E9" w:rsidP="003D14E9">
                  <w:pPr>
                    <w:rPr>
                      <w:rFonts w:asciiTheme="minorHAnsi" w:hAnsiTheme="minorHAnsi" w:cstheme="minorHAnsi"/>
                    </w:rPr>
                  </w:pPr>
                  <w:r w:rsidRPr="003D14E9">
                    <w:rPr>
                      <w:rFonts w:asciiTheme="minorHAnsi" w:hAnsiTheme="minorHAnsi" w:cstheme="minorHAnsi"/>
                    </w:rPr>
                    <w:t xml:space="preserve">One side is </w:t>
                  </w:r>
                  <w:r w:rsidR="00374FEF" w:rsidRPr="003D14E9">
                    <w:rPr>
                      <w:rFonts w:asciiTheme="minorHAnsi" w:hAnsiTheme="minorHAnsi" w:cstheme="minorHAnsi"/>
                    </w:rPr>
                    <w:t>accepted,</w:t>
                  </w:r>
                  <w:r w:rsidRPr="003D14E9">
                    <w:rPr>
                      <w:rFonts w:asciiTheme="minorHAnsi" w:hAnsiTheme="minorHAnsi" w:cstheme="minorHAnsi"/>
                    </w:rPr>
                    <w:t xml:space="preserve"> and one side is rejected</w:t>
                  </w:r>
                  <w:r>
                    <w:rPr>
                      <w:rFonts w:asciiTheme="minorHAnsi" w:hAnsiTheme="minorHAnsi" w:cstheme="minorHAnsi"/>
                    </w:rPr>
                    <w:t>.</w:t>
                  </w:r>
                </w:p>
              </w:tc>
            </w:tr>
          </w:tbl>
          <w:p w14:paraId="7F81375F" w14:textId="196A5254" w:rsidR="003D14E9" w:rsidRPr="003D14E9" w:rsidRDefault="003D14E9" w:rsidP="00D96643">
            <w:pPr>
              <w:pStyle w:val="Heading1Text"/>
              <w:spacing w:before="60" w:after="60"/>
              <w:ind w:left="0"/>
              <w:rPr>
                <w:rFonts w:asciiTheme="minorHAnsi" w:hAnsiTheme="minorHAnsi" w:cstheme="minorHAnsi"/>
              </w:rPr>
            </w:pPr>
          </w:p>
        </w:tc>
      </w:tr>
    </w:tbl>
    <w:p w14:paraId="39FE17D2" w14:textId="77777777" w:rsidR="00035AFC" w:rsidRDefault="00035AFC" w:rsidP="00035AFC">
      <w:pPr>
        <w:pStyle w:val="NormalNGMDS"/>
        <w:numPr>
          <w:ilvl w:val="0"/>
          <w:numId w:val="121"/>
        </w:numPr>
        <w:rPr>
          <w:rFonts w:asciiTheme="minorHAnsi" w:hAnsiTheme="minorHAnsi" w:cstheme="minorHAnsi"/>
        </w:rPr>
      </w:pPr>
      <w:r>
        <w:rPr>
          <w:rFonts w:asciiTheme="minorHAnsi" w:hAnsiTheme="minorHAnsi" w:cstheme="minorHAnsi"/>
        </w:rPr>
        <w:t>Quote Response Level - Acknowledge on order level</w:t>
      </w:r>
    </w:p>
    <w:p w14:paraId="7E1150B2" w14:textId="0B6EEE2E" w:rsidR="008F1E16" w:rsidRDefault="008F1E16" w:rsidP="008F1E16">
      <w:pPr>
        <w:pStyle w:val="NormalNGMDS"/>
        <w:ind w:left="360"/>
        <w:rPr>
          <w:rFonts w:asciiTheme="minorHAnsi" w:hAnsiTheme="minorHAnsi" w:cstheme="minorHAnsi"/>
        </w:rPr>
      </w:pPr>
      <w:r>
        <w:rPr>
          <w:rFonts w:asciiTheme="minorHAnsi" w:hAnsiTheme="minorHAnsi" w:cstheme="minorHAnsi"/>
        </w:rPr>
        <w:t xml:space="preserve">The client may receive </w:t>
      </w:r>
      <w:r w:rsidR="00761CD6">
        <w:rPr>
          <w:rFonts w:asciiTheme="minorHAnsi" w:hAnsiTheme="minorHAnsi" w:cstheme="minorHAnsi"/>
        </w:rPr>
        <w:t xml:space="preserve">the </w:t>
      </w:r>
      <w:r w:rsidRPr="00EB431D">
        <w:rPr>
          <w:rFonts w:asciiTheme="minorHAnsi" w:hAnsiTheme="minorHAnsi" w:cstheme="minorHAnsi" w:hint="eastAsia"/>
        </w:rPr>
        <w:t>Mass Quote Ack message</w:t>
      </w:r>
      <w:r>
        <w:rPr>
          <w:rFonts w:asciiTheme="minorHAnsi" w:hAnsiTheme="minorHAnsi" w:cstheme="minorHAnsi"/>
        </w:rPr>
        <w:t xml:space="preserve"> and/or Quote Order Ack (65)</w:t>
      </w:r>
      <w:r w:rsidRPr="00F7448D">
        <w:rPr>
          <w:rFonts w:asciiTheme="minorHAnsi" w:hAnsiTheme="minorHAnsi" w:cstheme="minorHAnsi"/>
        </w:rPr>
        <w:t xml:space="preserve"> message</w:t>
      </w:r>
      <w:r>
        <w:rPr>
          <w:rFonts w:asciiTheme="minorHAnsi" w:hAnsiTheme="minorHAnsi" w:cstheme="minorHAnsi"/>
        </w:rPr>
        <w:t>:</w:t>
      </w:r>
    </w:p>
    <w:tbl>
      <w:tblPr>
        <w:tblW w:w="4845" w:type="pct"/>
        <w:tblInd w:w="35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719"/>
        <w:gridCol w:w="6011"/>
      </w:tblGrid>
      <w:tr w:rsidR="008F1E16" w:rsidRPr="00417716" w14:paraId="671365DB" w14:textId="77777777" w:rsidTr="00FC0AAB">
        <w:trPr>
          <w:trHeight w:val="300"/>
          <w:tblHeader/>
        </w:trPr>
        <w:tc>
          <w:tcPr>
            <w:tcW w:w="1557" w:type="pct"/>
            <w:shd w:val="clear" w:color="auto" w:fill="C6D9F1" w:themeFill="text2" w:themeFillTint="33"/>
          </w:tcPr>
          <w:p w14:paraId="361B9A3A" w14:textId="23FE2AD4" w:rsidR="008F1E16" w:rsidRDefault="008F1E16" w:rsidP="008F1E16">
            <w:pPr>
              <w:pStyle w:val="Tablehead"/>
              <w:spacing w:after="0"/>
              <w:jc w:val="left"/>
              <w:rPr>
                <w:rFonts w:cstheme="minorHAnsi"/>
              </w:rPr>
            </w:pPr>
            <w:r>
              <w:rPr>
                <w:rFonts w:cstheme="minorHAnsi"/>
              </w:rPr>
              <w:t>Message Received in Client</w:t>
            </w:r>
          </w:p>
        </w:tc>
        <w:tc>
          <w:tcPr>
            <w:tcW w:w="3443" w:type="pct"/>
            <w:shd w:val="clear" w:color="auto" w:fill="C6D9F1" w:themeFill="text2" w:themeFillTint="33"/>
          </w:tcPr>
          <w:p w14:paraId="5BF87E55" w14:textId="4534B867" w:rsidR="008F1E16" w:rsidRPr="00417716" w:rsidRDefault="008F1E16" w:rsidP="00D96643">
            <w:pPr>
              <w:pStyle w:val="Tablehead"/>
              <w:spacing w:after="0"/>
              <w:jc w:val="left"/>
              <w:rPr>
                <w:rFonts w:cstheme="minorHAnsi"/>
              </w:rPr>
            </w:pPr>
            <w:r>
              <w:rPr>
                <w:rFonts w:cstheme="minorHAnsi"/>
              </w:rPr>
              <w:t>Meaning</w:t>
            </w:r>
          </w:p>
        </w:tc>
      </w:tr>
      <w:tr w:rsidR="008F1E16" w:rsidRPr="003F4837" w14:paraId="18040402" w14:textId="77777777" w:rsidTr="00FC0AAB">
        <w:tc>
          <w:tcPr>
            <w:tcW w:w="1557" w:type="pct"/>
            <w:shd w:val="clear" w:color="auto" w:fill="F2F2F2" w:themeFill="background1" w:themeFillShade="F2"/>
          </w:tcPr>
          <w:p w14:paraId="6E3780BC" w14:textId="1B7BE763" w:rsidR="008F1E16" w:rsidRDefault="008F1E16" w:rsidP="00D96643">
            <w:pPr>
              <w:pStyle w:val="Heading1Text"/>
              <w:spacing w:before="60" w:after="60"/>
              <w:ind w:left="0"/>
              <w:jc w:val="left"/>
              <w:rPr>
                <w:rFonts w:asciiTheme="minorHAnsi" w:hAnsiTheme="minorHAnsi" w:cstheme="minorHAnsi"/>
              </w:rPr>
            </w:pPr>
            <w:r w:rsidRPr="00EB431D">
              <w:rPr>
                <w:rFonts w:asciiTheme="minorHAnsi" w:hAnsiTheme="minorHAnsi" w:cstheme="minorHAnsi" w:hint="eastAsia"/>
              </w:rPr>
              <w:t>Mass Quote Ack</w:t>
            </w:r>
            <w:r>
              <w:rPr>
                <w:rFonts w:asciiTheme="minorHAnsi" w:hAnsiTheme="minorHAnsi" w:cstheme="minorHAnsi"/>
              </w:rPr>
              <w:t xml:space="preserve"> with </w:t>
            </w:r>
            <w:r>
              <w:rPr>
                <w:rFonts w:asciiTheme="minorHAnsi" w:hAnsiTheme="minorHAnsi" w:cstheme="minorHAnsi" w:hint="eastAsia"/>
              </w:rPr>
              <w:t>Quote Status</w:t>
            </w:r>
            <w:r w:rsidRPr="00EB431D">
              <w:rPr>
                <w:rFonts w:asciiTheme="minorHAnsi" w:hAnsiTheme="minorHAnsi" w:cstheme="minorHAnsi" w:hint="eastAsia"/>
              </w:rPr>
              <w:t xml:space="preserve"> = 5 (Rejected)</w:t>
            </w:r>
          </w:p>
        </w:tc>
        <w:tc>
          <w:tcPr>
            <w:tcW w:w="3443" w:type="pct"/>
            <w:shd w:val="clear" w:color="auto" w:fill="F2F2F2" w:themeFill="background1" w:themeFillShade="F2"/>
          </w:tcPr>
          <w:p w14:paraId="3DE29141" w14:textId="77777777" w:rsidR="008F1E16" w:rsidRDefault="008F1E16" w:rsidP="00D96643">
            <w:pPr>
              <w:pStyle w:val="Heading1Text"/>
              <w:spacing w:before="60" w:after="60"/>
              <w:ind w:left="0"/>
              <w:rPr>
                <w:rFonts w:asciiTheme="minorHAnsi" w:hAnsiTheme="minorHAnsi" w:cstheme="minorHAnsi"/>
              </w:rPr>
            </w:pPr>
            <w:r>
              <w:rPr>
                <w:rFonts w:asciiTheme="minorHAnsi" w:hAnsiTheme="minorHAnsi" w:cstheme="minorHAnsi"/>
              </w:rPr>
              <w:t>The whole Mass Quote is</w:t>
            </w:r>
            <w:r w:rsidRPr="00EB431D">
              <w:rPr>
                <w:rFonts w:asciiTheme="minorHAnsi" w:hAnsiTheme="minorHAnsi" w:cstheme="minorHAnsi" w:hint="eastAsia"/>
              </w:rPr>
              <w:t xml:space="preserve"> rejecte</w:t>
            </w:r>
            <w:r w:rsidR="004F7B50">
              <w:rPr>
                <w:rFonts w:asciiTheme="minorHAnsi" w:hAnsiTheme="minorHAnsi" w:cstheme="minorHAnsi"/>
              </w:rPr>
              <w:t>d.</w:t>
            </w:r>
          </w:p>
          <w:p w14:paraId="6252A800" w14:textId="15572391" w:rsidR="004F7B50" w:rsidRPr="005D4F12" w:rsidRDefault="00110097" w:rsidP="00D96643">
            <w:pPr>
              <w:pStyle w:val="Heading1Text"/>
              <w:spacing w:before="60" w:after="60"/>
              <w:ind w:left="0"/>
              <w:rPr>
                <w:rFonts w:asciiTheme="minorHAnsi" w:hAnsiTheme="minorHAnsi" w:cstheme="minorHAnsi"/>
              </w:rPr>
            </w:pPr>
            <w:r>
              <w:rPr>
                <w:rFonts w:asciiTheme="minorHAnsi" w:hAnsiTheme="minorHAnsi" w:cstheme="minorHAnsi"/>
                <w:szCs w:val="20"/>
              </w:rPr>
              <w:t xml:space="preserve">The </w:t>
            </w:r>
            <w:r w:rsidRPr="002B4C86">
              <w:rPr>
                <w:rFonts w:asciiTheme="minorHAnsi" w:hAnsiTheme="minorHAnsi" w:cstheme="minorHAnsi"/>
                <w:szCs w:val="20"/>
              </w:rPr>
              <w:t>No Quote Entries</w:t>
            </w:r>
            <w:r>
              <w:rPr>
                <w:rFonts w:asciiTheme="minorHAnsi" w:hAnsiTheme="minorHAnsi" w:cstheme="minorHAnsi"/>
                <w:szCs w:val="20"/>
              </w:rPr>
              <w:t xml:space="preserve"> is 0.</w:t>
            </w:r>
          </w:p>
        </w:tc>
      </w:tr>
      <w:tr w:rsidR="008F1E16" w:rsidRPr="003F4837" w14:paraId="6ED47955" w14:textId="77777777" w:rsidTr="00FC0AAB">
        <w:tc>
          <w:tcPr>
            <w:tcW w:w="1557"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6D1A8BCD" w14:textId="035DE2FE" w:rsidR="008F1E16" w:rsidRDefault="008F1E16" w:rsidP="00D96643">
            <w:pPr>
              <w:pStyle w:val="Heading1Text"/>
              <w:spacing w:before="60" w:after="60"/>
              <w:ind w:left="0"/>
              <w:jc w:val="left"/>
              <w:rPr>
                <w:rFonts w:asciiTheme="minorHAnsi" w:hAnsiTheme="minorHAnsi" w:cstheme="minorHAnsi"/>
              </w:rPr>
            </w:pPr>
            <w:r w:rsidRPr="00EB431D">
              <w:rPr>
                <w:rFonts w:asciiTheme="minorHAnsi" w:hAnsiTheme="minorHAnsi" w:cstheme="minorHAnsi" w:hint="eastAsia"/>
              </w:rPr>
              <w:t>Mass Quote Ack</w:t>
            </w:r>
            <w:r>
              <w:rPr>
                <w:rFonts w:asciiTheme="minorHAnsi" w:hAnsiTheme="minorHAnsi" w:cstheme="minorHAnsi"/>
              </w:rPr>
              <w:t xml:space="preserve"> with </w:t>
            </w:r>
            <w:r>
              <w:rPr>
                <w:rFonts w:asciiTheme="minorHAnsi" w:hAnsiTheme="minorHAnsi" w:cstheme="minorHAnsi" w:hint="eastAsia"/>
              </w:rPr>
              <w:t>Quote Status</w:t>
            </w:r>
            <w:r w:rsidRPr="00EB431D">
              <w:rPr>
                <w:rFonts w:asciiTheme="minorHAnsi" w:hAnsiTheme="minorHAnsi" w:cstheme="minorHAnsi" w:hint="eastAsia"/>
              </w:rPr>
              <w:t xml:space="preserve"> = </w:t>
            </w:r>
            <w:r>
              <w:rPr>
                <w:rFonts w:asciiTheme="minorHAnsi" w:hAnsiTheme="minorHAnsi" w:cstheme="minorHAnsi"/>
              </w:rPr>
              <w:t>102</w:t>
            </w:r>
            <w:r w:rsidRPr="00EB431D">
              <w:rPr>
                <w:rFonts w:asciiTheme="minorHAnsi" w:hAnsiTheme="minorHAnsi" w:cstheme="minorHAnsi" w:hint="eastAsia"/>
              </w:rPr>
              <w:t xml:space="preserve"> (</w:t>
            </w:r>
            <w:r>
              <w:rPr>
                <w:rFonts w:asciiTheme="minorHAnsi" w:hAnsiTheme="minorHAnsi" w:cstheme="minorHAnsi"/>
              </w:rPr>
              <w:t>Ack from ME</w:t>
            </w:r>
            <w:r w:rsidRPr="00EB431D">
              <w:rPr>
                <w:rFonts w:asciiTheme="minorHAnsi" w:hAnsiTheme="minorHAnsi" w:cstheme="minorHAnsi" w:hint="eastAsia"/>
              </w:rPr>
              <w:t>)</w:t>
            </w:r>
          </w:p>
        </w:tc>
        <w:tc>
          <w:tcPr>
            <w:tcW w:w="3443"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1F6EB1E8" w14:textId="6568FEDD" w:rsidR="008F1E16" w:rsidRDefault="007A0D57" w:rsidP="00D96643">
            <w:pPr>
              <w:pStyle w:val="Heading1Text"/>
              <w:spacing w:before="60" w:after="60"/>
              <w:ind w:left="0"/>
              <w:rPr>
                <w:rFonts w:asciiTheme="minorHAnsi" w:hAnsiTheme="minorHAnsi" w:cstheme="minorHAnsi"/>
              </w:rPr>
            </w:pPr>
            <w:r w:rsidRPr="003D14E9">
              <w:rPr>
                <w:rFonts w:asciiTheme="minorHAnsi" w:hAnsiTheme="minorHAnsi" w:cstheme="minorHAnsi"/>
              </w:rPr>
              <w:t xml:space="preserve">Indicates the Mass Quote message has been routed to </w:t>
            </w:r>
            <w:r w:rsidR="00374FEF">
              <w:rPr>
                <w:rFonts w:asciiTheme="minorHAnsi" w:hAnsiTheme="minorHAnsi" w:cstheme="minorHAnsi"/>
              </w:rPr>
              <w:t>multiple</w:t>
            </w:r>
            <w:r w:rsidRPr="003D14E9">
              <w:rPr>
                <w:rFonts w:asciiTheme="minorHAnsi" w:hAnsiTheme="minorHAnsi" w:cstheme="minorHAnsi"/>
              </w:rPr>
              <w:t xml:space="preserve"> ME</w:t>
            </w:r>
            <w:r>
              <w:rPr>
                <w:rFonts w:asciiTheme="minorHAnsi" w:hAnsiTheme="minorHAnsi" w:cstheme="minorHAnsi"/>
              </w:rPr>
              <w:t>.</w:t>
            </w:r>
          </w:p>
          <w:p w14:paraId="07DEB929" w14:textId="3343C8FB" w:rsidR="007A0D57" w:rsidRDefault="00324408" w:rsidP="00D96643">
            <w:pPr>
              <w:pStyle w:val="Heading1Text"/>
              <w:spacing w:before="60" w:after="60"/>
              <w:ind w:left="0"/>
              <w:rPr>
                <w:rFonts w:asciiTheme="minorHAnsi" w:hAnsiTheme="minorHAnsi" w:cstheme="minorHAnsi"/>
              </w:rPr>
            </w:pPr>
            <w:r>
              <w:rPr>
                <w:rFonts w:asciiTheme="minorHAnsi" w:hAnsiTheme="minorHAnsi" w:cstheme="minorHAnsi"/>
              </w:rPr>
              <w:t xml:space="preserve">In addition, </w:t>
            </w:r>
            <w:r w:rsidR="007A0D57">
              <w:rPr>
                <w:rFonts w:asciiTheme="minorHAnsi" w:hAnsiTheme="minorHAnsi" w:cstheme="minorHAnsi"/>
              </w:rPr>
              <w:t xml:space="preserve">all quote entries </w:t>
            </w:r>
            <w:r w:rsidR="00B32935">
              <w:rPr>
                <w:rFonts w:asciiTheme="minorHAnsi" w:hAnsiTheme="minorHAnsi" w:cstheme="minorHAnsi"/>
              </w:rPr>
              <w:t>to a</w:t>
            </w:r>
            <w:r w:rsidR="00110097">
              <w:rPr>
                <w:rFonts w:asciiTheme="minorHAnsi" w:hAnsiTheme="minorHAnsi" w:cstheme="minorHAnsi"/>
              </w:rPr>
              <w:t xml:space="preserve"> </w:t>
            </w:r>
            <w:r>
              <w:rPr>
                <w:rFonts w:asciiTheme="minorHAnsi" w:hAnsiTheme="minorHAnsi" w:cstheme="minorHAnsi"/>
              </w:rPr>
              <w:t xml:space="preserve">particular ME </w:t>
            </w:r>
            <w:r w:rsidR="00B32935">
              <w:rPr>
                <w:rFonts w:asciiTheme="minorHAnsi" w:hAnsiTheme="minorHAnsi" w:cstheme="minorHAnsi"/>
              </w:rPr>
              <w:t xml:space="preserve">are rejected </w:t>
            </w:r>
            <w:r>
              <w:rPr>
                <w:rFonts w:asciiTheme="minorHAnsi" w:hAnsiTheme="minorHAnsi" w:cstheme="minorHAnsi"/>
              </w:rPr>
              <w:t xml:space="preserve">and this </w:t>
            </w:r>
            <w:r w:rsidR="00110097">
              <w:rPr>
                <w:rFonts w:asciiTheme="minorHAnsi" w:hAnsiTheme="minorHAnsi" w:cstheme="minorHAnsi"/>
              </w:rPr>
              <w:t xml:space="preserve">message </w:t>
            </w:r>
            <w:r w:rsidR="009F7C67">
              <w:rPr>
                <w:rFonts w:asciiTheme="minorHAnsi" w:hAnsiTheme="minorHAnsi" w:cstheme="minorHAnsi"/>
              </w:rPr>
              <w:t>represents</w:t>
            </w:r>
            <w:r>
              <w:rPr>
                <w:rFonts w:asciiTheme="minorHAnsi" w:hAnsiTheme="minorHAnsi" w:cstheme="minorHAnsi"/>
              </w:rPr>
              <w:t xml:space="preserve"> the acknowledge</w:t>
            </w:r>
            <w:r w:rsidR="00AC6864">
              <w:rPr>
                <w:rFonts w:asciiTheme="minorHAnsi" w:hAnsiTheme="minorHAnsi" w:cstheme="minorHAnsi"/>
              </w:rPr>
              <w:t>ment</w:t>
            </w:r>
            <w:r>
              <w:rPr>
                <w:rFonts w:asciiTheme="minorHAnsi" w:hAnsiTheme="minorHAnsi" w:cstheme="minorHAnsi"/>
              </w:rPr>
              <w:t xml:space="preserve"> </w:t>
            </w:r>
            <w:r w:rsidR="00F13BB4">
              <w:rPr>
                <w:rFonts w:asciiTheme="minorHAnsi" w:hAnsiTheme="minorHAnsi" w:cstheme="minorHAnsi"/>
              </w:rPr>
              <w:t>from</w:t>
            </w:r>
            <w:r>
              <w:rPr>
                <w:rFonts w:asciiTheme="minorHAnsi" w:hAnsiTheme="minorHAnsi" w:cstheme="minorHAnsi"/>
              </w:rPr>
              <w:t xml:space="preserve"> </w:t>
            </w:r>
            <w:r w:rsidR="00845E0C">
              <w:rPr>
                <w:rFonts w:asciiTheme="minorHAnsi" w:hAnsiTheme="minorHAnsi" w:cstheme="minorHAnsi"/>
              </w:rPr>
              <w:t>that</w:t>
            </w:r>
            <w:r>
              <w:rPr>
                <w:rFonts w:asciiTheme="minorHAnsi" w:hAnsiTheme="minorHAnsi" w:cstheme="minorHAnsi"/>
              </w:rPr>
              <w:t xml:space="preserve"> ME.</w:t>
            </w:r>
          </w:p>
          <w:p w14:paraId="4A8915C0" w14:textId="77777777" w:rsidR="005E09E7" w:rsidRPr="003D14E9" w:rsidRDefault="005E09E7" w:rsidP="005E09E7">
            <w:pPr>
              <w:pStyle w:val="Heading1Text"/>
              <w:spacing w:before="60" w:after="60"/>
              <w:ind w:left="0"/>
              <w:rPr>
                <w:rFonts w:asciiTheme="minorHAnsi" w:hAnsiTheme="minorHAnsi" w:cstheme="minorHAnsi"/>
              </w:rPr>
            </w:pPr>
            <w:r>
              <w:rPr>
                <w:rFonts w:asciiTheme="minorHAnsi" w:hAnsiTheme="minorHAnsi" w:cstheme="minorHAnsi"/>
                <w:szCs w:val="20"/>
              </w:rPr>
              <w:t xml:space="preserve">The </w:t>
            </w:r>
            <w:r w:rsidRPr="002B4C86">
              <w:rPr>
                <w:rFonts w:asciiTheme="minorHAnsi" w:hAnsiTheme="minorHAnsi" w:cstheme="minorHAnsi"/>
                <w:szCs w:val="20"/>
              </w:rPr>
              <w:t>No Quote Entries</w:t>
            </w:r>
            <w:r>
              <w:rPr>
                <w:rFonts w:asciiTheme="minorHAnsi" w:hAnsiTheme="minorHAnsi" w:cstheme="minorHAnsi"/>
                <w:szCs w:val="20"/>
              </w:rPr>
              <w:t xml:space="preserve"> is greater than 0.</w:t>
            </w:r>
          </w:p>
          <w:p w14:paraId="70B1907A" w14:textId="4748E65A" w:rsidR="007A0D57" w:rsidRDefault="007A0D57" w:rsidP="00D96643">
            <w:pPr>
              <w:pStyle w:val="Heading1Text"/>
              <w:spacing w:before="60" w:after="60"/>
              <w:ind w:left="0"/>
              <w:rPr>
                <w:rFonts w:asciiTheme="minorHAnsi" w:hAnsiTheme="minorHAnsi" w:cstheme="minorHAnsi"/>
              </w:rPr>
            </w:pPr>
            <w:r w:rsidRPr="003D14E9">
              <w:rPr>
                <w:rFonts w:asciiTheme="minorHAnsi" w:hAnsiTheme="minorHAnsi" w:cstheme="minorHAnsi"/>
              </w:rPr>
              <w:t xml:space="preserve">The client should examine the Quote Entry Resultant Block in each Mass Quote Ack message to count the quote entries. </w:t>
            </w:r>
            <w:r w:rsidR="00706520" w:rsidRPr="003D14E9">
              <w:rPr>
                <w:rFonts w:asciiTheme="minorHAnsi" w:hAnsiTheme="minorHAnsi" w:cstheme="minorHAnsi"/>
              </w:rPr>
              <w:t xml:space="preserve">When the </w:t>
            </w:r>
            <w:r w:rsidR="00706520">
              <w:rPr>
                <w:rFonts w:asciiTheme="minorHAnsi" w:hAnsiTheme="minorHAnsi" w:cstheme="minorHAnsi"/>
              </w:rPr>
              <w:t>count</w:t>
            </w:r>
            <w:r w:rsidR="00706520" w:rsidRPr="003D14E9">
              <w:rPr>
                <w:rFonts w:asciiTheme="minorHAnsi" w:hAnsiTheme="minorHAnsi" w:cstheme="minorHAnsi"/>
              </w:rPr>
              <w:t xml:space="preserve"> </w:t>
            </w:r>
            <w:r w:rsidR="00706520">
              <w:rPr>
                <w:rFonts w:asciiTheme="minorHAnsi" w:hAnsiTheme="minorHAnsi" w:cstheme="minorHAnsi"/>
              </w:rPr>
              <w:t xml:space="preserve">of </w:t>
            </w:r>
            <w:r w:rsidR="00706520" w:rsidRPr="003D14E9">
              <w:rPr>
                <w:rFonts w:asciiTheme="minorHAnsi" w:hAnsiTheme="minorHAnsi" w:cstheme="minorHAnsi"/>
              </w:rPr>
              <w:t xml:space="preserve">quote entries </w:t>
            </w:r>
            <w:r w:rsidR="00706520">
              <w:rPr>
                <w:rFonts w:asciiTheme="minorHAnsi" w:hAnsiTheme="minorHAnsi" w:cstheme="minorHAnsi"/>
              </w:rPr>
              <w:t xml:space="preserve">from all Mass Quote Ack messages (if any) </w:t>
            </w:r>
            <w:r>
              <w:rPr>
                <w:rFonts w:asciiTheme="minorHAnsi" w:hAnsiTheme="minorHAnsi" w:cstheme="minorHAnsi"/>
              </w:rPr>
              <w:t xml:space="preserve">plus </w:t>
            </w:r>
            <w:r w:rsidR="005E09E7">
              <w:rPr>
                <w:rFonts w:asciiTheme="minorHAnsi" w:hAnsiTheme="minorHAnsi" w:cstheme="minorHAnsi"/>
              </w:rPr>
              <w:t>the count of</w:t>
            </w:r>
            <w:r>
              <w:rPr>
                <w:rFonts w:asciiTheme="minorHAnsi" w:hAnsiTheme="minorHAnsi" w:cstheme="minorHAnsi"/>
              </w:rPr>
              <w:t xml:space="preserve"> Quote Order Ack </w:t>
            </w:r>
            <w:r w:rsidRPr="00F7448D">
              <w:rPr>
                <w:rFonts w:asciiTheme="minorHAnsi" w:hAnsiTheme="minorHAnsi" w:cstheme="minorHAnsi"/>
              </w:rPr>
              <w:t>message</w:t>
            </w:r>
            <w:r>
              <w:rPr>
                <w:rFonts w:asciiTheme="minorHAnsi" w:hAnsiTheme="minorHAnsi" w:cstheme="minorHAnsi"/>
              </w:rPr>
              <w:t xml:space="preserve">s is </w:t>
            </w:r>
            <w:r w:rsidRPr="003D14E9">
              <w:rPr>
                <w:rFonts w:asciiTheme="minorHAnsi" w:hAnsiTheme="minorHAnsi" w:cstheme="minorHAnsi"/>
              </w:rPr>
              <w:t>equal</w:t>
            </w:r>
            <w:r>
              <w:rPr>
                <w:rFonts w:asciiTheme="minorHAnsi" w:hAnsiTheme="minorHAnsi" w:cstheme="minorHAnsi"/>
              </w:rPr>
              <w:t xml:space="preserve"> to</w:t>
            </w:r>
            <w:r w:rsidRPr="003D14E9">
              <w:rPr>
                <w:rFonts w:asciiTheme="minorHAnsi" w:hAnsiTheme="minorHAnsi" w:cstheme="minorHAnsi"/>
              </w:rPr>
              <w:t xml:space="preserve"> the value from the input, it can conclude that all </w:t>
            </w:r>
            <w:r w:rsidR="00AC6864">
              <w:rPr>
                <w:rFonts w:asciiTheme="minorHAnsi" w:hAnsiTheme="minorHAnsi" w:cstheme="minorHAnsi"/>
              </w:rPr>
              <w:t>acknowledgements</w:t>
            </w:r>
            <w:r>
              <w:rPr>
                <w:rFonts w:asciiTheme="minorHAnsi" w:hAnsiTheme="minorHAnsi" w:cstheme="minorHAnsi"/>
              </w:rPr>
              <w:t xml:space="preserve"> </w:t>
            </w:r>
            <w:r w:rsidRPr="003D14E9">
              <w:rPr>
                <w:rFonts w:asciiTheme="minorHAnsi" w:hAnsiTheme="minorHAnsi" w:cstheme="minorHAnsi"/>
              </w:rPr>
              <w:t>have been received.</w:t>
            </w:r>
          </w:p>
          <w:p w14:paraId="2E7237D4" w14:textId="3632103B" w:rsidR="00FB1C15" w:rsidRPr="005D4F12" w:rsidRDefault="00FB1C15" w:rsidP="00D96643">
            <w:pPr>
              <w:pStyle w:val="Heading1Text"/>
              <w:spacing w:before="60" w:after="60"/>
              <w:ind w:left="0"/>
              <w:rPr>
                <w:rFonts w:asciiTheme="minorHAnsi" w:hAnsiTheme="minorHAnsi" w:cstheme="minorHAnsi"/>
              </w:rPr>
            </w:pPr>
            <w:r>
              <w:rPr>
                <w:rFonts w:asciiTheme="minorHAnsi" w:hAnsiTheme="minorHAnsi" w:cstheme="minorHAnsi"/>
              </w:rPr>
              <w:t xml:space="preserve">It is noted that a quote entry will have two Quote Order Ack </w:t>
            </w:r>
            <w:r w:rsidRPr="00F7448D">
              <w:rPr>
                <w:rFonts w:asciiTheme="minorHAnsi" w:hAnsiTheme="minorHAnsi" w:cstheme="minorHAnsi"/>
              </w:rPr>
              <w:t>message</w:t>
            </w:r>
            <w:r>
              <w:rPr>
                <w:rFonts w:asciiTheme="minorHAnsi" w:hAnsiTheme="minorHAnsi" w:cstheme="minorHAnsi"/>
              </w:rPr>
              <w:t>s generated.</w:t>
            </w:r>
          </w:p>
        </w:tc>
      </w:tr>
      <w:tr w:rsidR="007A0D57" w:rsidRPr="003F4837" w14:paraId="7E2284A6" w14:textId="77777777" w:rsidTr="00FC0AAB">
        <w:tc>
          <w:tcPr>
            <w:tcW w:w="1557"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6486675F" w14:textId="385CA30E" w:rsidR="007A0D57" w:rsidRPr="00EB431D" w:rsidRDefault="007A0D57" w:rsidP="00D96643">
            <w:pPr>
              <w:pStyle w:val="Heading1Text"/>
              <w:spacing w:before="60" w:after="60"/>
              <w:ind w:left="0"/>
              <w:jc w:val="left"/>
              <w:rPr>
                <w:rFonts w:asciiTheme="minorHAnsi" w:hAnsiTheme="minorHAnsi" w:cstheme="minorHAnsi"/>
              </w:rPr>
            </w:pPr>
            <w:r>
              <w:rPr>
                <w:rFonts w:asciiTheme="minorHAnsi" w:hAnsiTheme="minorHAnsi" w:cstheme="minorHAnsi"/>
              </w:rPr>
              <w:t>Quote Order Ack</w:t>
            </w:r>
          </w:p>
        </w:tc>
        <w:tc>
          <w:tcPr>
            <w:tcW w:w="3443"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13389E6D" w14:textId="68F55CD3" w:rsidR="007A0D57" w:rsidRPr="003D14E9" w:rsidRDefault="00853147" w:rsidP="00D96643">
            <w:pPr>
              <w:pStyle w:val="Heading1Text"/>
              <w:spacing w:before="60" w:after="60"/>
              <w:ind w:left="0"/>
              <w:rPr>
                <w:rFonts w:asciiTheme="minorHAnsi" w:hAnsiTheme="minorHAnsi" w:cstheme="minorHAnsi"/>
              </w:rPr>
            </w:pPr>
            <w:r w:rsidRPr="003D14E9">
              <w:rPr>
                <w:rFonts w:asciiTheme="minorHAnsi" w:hAnsiTheme="minorHAnsi" w:cstheme="minorHAnsi"/>
              </w:rPr>
              <w:t xml:space="preserve">Indicates </w:t>
            </w:r>
            <w:r>
              <w:rPr>
                <w:rFonts w:asciiTheme="minorHAnsi" w:hAnsiTheme="minorHAnsi" w:cstheme="minorHAnsi"/>
              </w:rPr>
              <w:t xml:space="preserve">a quote </w:t>
            </w:r>
            <w:r w:rsidR="00CE1828">
              <w:rPr>
                <w:rFonts w:asciiTheme="minorHAnsi" w:hAnsiTheme="minorHAnsi" w:cstheme="minorHAnsi"/>
              </w:rPr>
              <w:t>side</w:t>
            </w:r>
            <w:r>
              <w:rPr>
                <w:rFonts w:asciiTheme="minorHAnsi" w:hAnsiTheme="minorHAnsi" w:cstheme="minorHAnsi"/>
              </w:rPr>
              <w:t xml:space="preserve"> is processed and this message carries the process</w:t>
            </w:r>
            <w:r w:rsidR="000027C9">
              <w:rPr>
                <w:rFonts w:asciiTheme="minorHAnsi" w:hAnsiTheme="minorHAnsi" w:cstheme="minorHAnsi"/>
              </w:rPr>
              <w:t>ing</w:t>
            </w:r>
            <w:r>
              <w:rPr>
                <w:rFonts w:asciiTheme="minorHAnsi" w:hAnsiTheme="minorHAnsi" w:cstheme="minorHAnsi"/>
              </w:rPr>
              <w:t xml:space="preserve"> result</w:t>
            </w:r>
            <w:r w:rsidR="000639E9">
              <w:rPr>
                <w:rFonts w:asciiTheme="minorHAnsi" w:hAnsiTheme="minorHAnsi" w:cstheme="minorHAnsi"/>
              </w:rPr>
              <w:t>.</w:t>
            </w:r>
          </w:p>
        </w:tc>
      </w:tr>
    </w:tbl>
    <w:p w14:paraId="43AA773B" w14:textId="4C79A334" w:rsidR="005D4F12" w:rsidRDefault="00404C33" w:rsidP="0042274E">
      <w:pPr>
        <w:pStyle w:val="NormalNGMDS"/>
        <w:ind w:left="0"/>
        <w:rPr>
          <w:rFonts w:asciiTheme="minorHAnsi" w:hAnsiTheme="minorHAnsi" w:cstheme="minorHAnsi"/>
        </w:rPr>
      </w:pPr>
      <w:r>
        <w:rPr>
          <w:rFonts w:asciiTheme="minorHAnsi" w:hAnsiTheme="minorHAnsi" w:cstheme="minorHAnsi"/>
        </w:rPr>
        <w:t xml:space="preserve">In summary, if a </w:t>
      </w:r>
      <w:r w:rsidRPr="00EB431D">
        <w:rPr>
          <w:rFonts w:asciiTheme="minorHAnsi" w:hAnsiTheme="minorHAnsi" w:cstheme="minorHAnsi" w:hint="eastAsia"/>
        </w:rPr>
        <w:t>Mass Quote Ack</w:t>
      </w:r>
      <w:r>
        <w:rPr>
          <w:rFonts w:asciiTheme="minorHAnsi" w:hAnsiTheme="minorHAnsi" w:cstheme="minorHAnsi"/>
        </w:rPr>
        <w:t xml:space="preserve"> with </w:t>
      </w:r>
      <w:r>
        <w:rPr>
          <w:rFonts w:asciiTheme="minorHAnsi" w:hAnsiTheme="minorHAnsi" w:cstheme="minorHAnsi" w:hint="eastAsia"/>
        </w:rPr>
        <w:t>Quote Status</w:t>
      </w:r>
      <w:r w:rsidRPr="00EB431D">
        <w:rPr>
          <w:rFonts w:asciiTheme="minorHAnsi" w:hAnsiTheme="minorHAnsi" w:cstheme="minorHAnsi" w:hint="eastAsia"/>
        </w:rPr>
        <w:t xml:space="preserve"> = </w:t>
      </w:r>
      <w:r>
        <w:rPr>
          <w:rFonts w:asciiTheme="minorHAnsi" w:hAnsiTheme="minorHAnsi" w:cstheme="minorHAnsi"/>
        </w:rPr>
        <w:t>102</w:t>
      </w:r>
      <w:r w:rsidRPr="00EB431D">
        <w:rPr>
          <w:rFonts w:asciiTheme="minorHAnsi" w:hAnsiTheme="minorHAnsi" w:cstheme="minorHAnsi" w:hint="eastAsia"/>
        </w:rPr>
        <w:t xml:space="preserve"> (</w:t>
      </w:r>
      <w:r>
        <w:rPr>
          <w:rFonts w:asciiTheme="minorHAnsi" w:hAnsiTheme="minorHAnsi" w:cstheme="minorHAnsi"/>
        </w:rPr>
        <w:t>Ack from ME</w:t>
      </w:r>
      <w:r w:rsidRPr="00EB431D">
        <w:rPr>
          <w:rFonts w:asciiTheme="minorHAnsi" w:hAnsiTheme="minorHAnsi" w:cstheme="minorHAnsi" w:hint="eastAsia"/>
        </w:rPr>
        <w:t>)</w:t>
      </w:r>
      <w:r>
        <w:rPr>
          <w:rFonts w:asciiTheme="minorHAnsi" w:hAnsiTheme="minorHAnsi" w:cstheme="minorHAnsi"/>
        </w:rPr>
        <w:t xml:space="preserve"> is received, the </w:t>
      </w:r>
      <w:r w:rsidRPr="003D14E9">
        <w:rPr>
          <w:rFonts w:asciiTheme="minorHAnsi" w:hAnsiTheme="minorHAnsi" w:cstheme="minorHAnsi"/>
        </w:rPr>
        <w:t>client should examine the Quote Entry Resultant Block</w:t>
      </w:r>
      <w:r>
        <w:rPr>
          <w:rFonts w:asciiTheme="minorHAnsi" w:hAnsiTheme="minorHAnsi" w:cstheme="minorHAnsi"/>
        </w:rPr>
        <w:t>.</w:t>
      </w:r>
    </w:p>
    <w:p w14:paraId="520401F8" w14:textId="77777777" w:rsidR="00404C33" w:rsidRPr="00035AFC" w:rsidRDefault="00404C33" w:rsidP="0042274E">
      <w:pPr>
        <w:pStyle w:val="NormalNGMDS"/>
        <w:ind w:left="0"/>
        <w:rPr>
          <w:rFonts w:asciiTheme="minorHAnsi" w:hAnsiTheme="minorHAnsi" w:cstheme="minorHAnsi"/>
        </w:rPr>
      </w:pPr>
    </w:p>
    <w:p w14:paraId="71274DF1" w14:textId="77777777" w:rsidR="0042274E" w:rsidRPr="008F15BF" w:rsidRDefault="0042274E" w:rsidP="0042274E">
      <w:pPr>
        <w:pStyle w:val="Heading4"/>
        <w:rPr>
          <w:rFonts w:asciiTheme="minorHAnsi" w:hAnsiTheme="minorHAnsi" w:cstheme="minorHAnsi"/>
        </w:rPr>
      </w:pPr>
      <w:bookmarkStart w:id="615" w:name="_Toc170416466"/>
      <w:bookmarkStart w:id="616" w:name="_Toc170416482"/>
      <w:bookmarkStart w:id="617" w:name="_Toc170578824"/>
      <w:bookmarkEnd w:id="615"/>
      <w:bookmarkEnd w:id="616"/>
      <w:r w:rsidRPr="008F15BF">
        <w:rPr>
          <w:rFonts w:asciiTheme="minorHAnsi" w:hAnsiTheme="minorHAnsi" w:cstheme="minorHAnsi"/>
        </w:rPr>
        <w:t>Execution</w:t>
      </w:r>
      <w:bookmarkEnd w:id="617"/>
    </w:p>
    <w:p w14:paraId="0BE5FF27" w14:textId="77777777" w:rsidR="0042274E" w:rsidRPr="008F15BF" w:rsidRDefault="0042274E" w:rsidP="0042274E">
      <w:pPr>
        <w:pStyle w:val="NormalNGMDS"/>
        <w:ind w:left="0"/>
        <w:rPr>
          <w:rFonts w:asciiTheme="minorHAnsi" w:hAnsiTheme="minorHAnsi" w:cstheme="minorHAnsi"/>
        </w:rPr>
      </w:pPr>
      <w:r w:rsidRPr="008F15BF">
        <w:rPr>
          <w:rFonts w:asciiTheme="minorHAnsi" w:hAnsiTheme="minorHAnsi" w:cstheme="minorHAnsi"/>
        </w:rPr>
        <w:t xml:space="preserve">When a quote entry side </w:t>
      </w:r>
      <w:r>
        <w:rPr>
          <w:rFonts w:asciiTheme="minorHAnsi" w:hAnsiTheme="minorHAnsi" w:cstheme="minorHAnsi"/>
        </w:rPr>
        <w:t xml:space="preserve">in a Mass Quote </w:t>
      </w:r>
      <w:r w:rsidRPr="008F15BF">
        <w:rPr>
          <w:rFonts w:asciiTheme="minorHAnsi" w:hAnsiTheme="minorHAnsi" w:cstheme="minorHAnsi"/>
        </w:rPr>
        <w:t>is accepted, it will convert to Limit order and the consequence processing are the same as order submission.</w:t>
      </w:r>
    </w:p>
    <w:p w14:paraId="117A4487" w14:textId="77777777" w:rsidR="0042274E" w:rsidRPr="008F15BF" w:rsidRDefault="0042274E" w:rsidP="0042274E">
      <w:pPr>
        <w:pStyle w:val="NormalNGMDS"/>
        <w:ind w:left="0"/>
        <w:rPr>
          <w:rFonts w:asciiTheme="minorHAnsi" w:hAnsiTheme="minorHAnsi" w:cstheme="minorHAnsi"/>
        </w:rPr>
      </w:pPr>
      <w:r w:rsidRPr="008F15BF">
        <w:rPr>
          <w:rFonts w:asciiTheme="minorHAnsi" w:hAnsiTheme="minorHAnsi" w:cstheme="minorHAnsi"/>
        </w:rPr>
        <w:t xml:space="preserve">When a quote is executed, </w:t>
      </w:r>
      <w:r>
        <w:rPr>
          <w:rFonts w:asciiTheme="minorHAnsi" w:hAnsiTheme="minorHAnsi" w:cstheme="minorHAnsi"/>
        </w:rPr>
        <w:t>Quote Executed (68)</w:t>
      </w:r>
      <w:r w:rsidRPr="008F15BF">
        <w:rPr>
          <w:rFonts w:asciiTheme="minorHAnsi" w:hAnsiTheme="minorHAnsi" w:cstheme="minorHAnsi"/>
        </w:rPr>
        <w:t xml:space="preserve"> message will be generated.</w:t>
      </w:r>
    </w:p>
    <w:p w14:paraId="1AA39BDA" w14:textId="658DBE1C" w:rsidR="0042274E" w:rsidRDefault="0042274E" w:rsidP="0042274E">
      <w:pPr>
        <w:pStyle w:val="NormalNGMDS"/>
        <w:ind w:left="0"/>
        <w:rPr>
          <w:rFonts w:asciiTheme="minorHAnsi" w:hAnsiTheme="minorHAnsi" w:cstheme="minorHAnsi"/>
          <w:highlight w:val="yellow"/>
        </w:rPr>
      </w:pPr>
      <w:r w:rsidRPr="008F15BF">
        <w:rPr>
          <w:rFonts w:asciiTheme="minorHAnsi" w:hAnsiTheme="minorHAnsi" w:cstheme="minorHAnsi"/>
        </w:rPr>
        <w:t>If the client set</w:t>
      </w:r>
      <w:r>
        <w:rPr>
          <w:rFonts w:asciiTheme="minorHAnsi" w:hAnsiTheme="minorHAnsi" w:cstheme="minorHAnsi"/>
        </w:rPr>
        <w:t>s</w:t>
      </w:r>
      <w:r w:rsidRPr="008F15BF">
        <w:rPr>
          <w:rFonts w:asciiTheme="minorHAnsi" w:hAnsiTheme="minorHAnsi" w:cstheme="minorHAnsi"/>
        </w:rPr>
        <w:t xml:space="preserve"> the Quote Response Level to 2 (Acknowledge each quote message) in the Mass Quote message, the Quote Executed message</w:t>
      </w:r>
      <w:r w:rsidR="001D0CDC">
        <w:rPr>
          <w:rFonts w:asciiTheme="minorHAnsi" w:hAnsiTheme="minorHAnsi" w:cstheme="minorHAnsi"/>
        </w:rPr>
        <w:t xml:space="preserve"> (if any)</w:t>
      </w:r>
      <w:r w:rsidRPr="008F15BF">
        <w:rPr>
          <w:rFonts w:asciiTheme="minorHAnsi" w:hAnsiTheme="minorHAnsi" w:cstheme="minorHAnsi"/>
        </w:rPr>
        <w:t xml:space="preserve"> will be received before the Mass Quote Ack</w:t>
      </w:r>
      <w:r>
        <w:rPr>
          <w:rFonts w:asciiTheme="minorHAnsi" w:hAnsiTheme="minorHAnsi" w:cstheme="minorHAnsi"/>
        </w:rPr>
        <w:t xml:space="preserve"> message</w:t>
      </w:r>
      <w:r w:rsidRPr="008F15BF">
        <w:rPr>
          <w:rFonts w:asciiTheme="minorHAnsi" w:hAnsiTheme="minorHAnsi" w:cstheme="minorHAnsi"/>
        </w:rPr>
        <w:t xml:space="preserve">. </w:t>
      </w:r>
      <w:r w:rsidRPr="008F15BF">
        <w:rPr>
          <w:rFonts w:asciiTheme="minorHAnsi" w:hAnsiTheme="minorHAnsi" w:cstheme="minorHAnsi"/>
        </w:rPr>
        <w:lastRenderedPageBreak/>
        <w:t xml:space="preserve">To identify the Quote Executed message is related to which Mass Quote input, client may check the </w:t>
      </w:r>
      <w:r w:rsidRPr="008F15BF">
        <w:rPr>
          <w:rFonts w:cstheme="minorHAnsi"/>
          <w:szCs w:val="20"/>
        </w:rPr>
        <w:t>Quote ID &amp; Quote</w:t>
      </w:r>
      <w:r w:rsidRPr="007452A6">
        <w:rPr>
          <w:rFonts w:cstheme="minorHAnsi"/>
          <w:szCs w:val="20"/>
        </w:rPr>
        <w:t xml:space="preserve"> Entry ID</w:t>
      </w:r>
      <w:r>
        <w:rPr>
          <w:rFonts w:cstheme="minorHAnsi"/>
          <w:szCs w:val="20"/>
        </w:rPr>
        <w:t xml:space="preserve"> fields in the </w:t>
      </w:r>
      <w:r w:rsidR="00D349A9" w:rsidRPr="008F15BF">
        <w:rPr>
          <w:rFonts w:asciiTheme="minorHAnsi" w:hAnsiTheme="minorHAnsi" w:cstheme="minorHAnsi"/>
        </w:rPr>
        <w:t xml:space="preserve">Quote Executed </w:t>
      </w:r>
      <w:r>
        <w:rPr>
          <w:rFonts w:cstheme="minorHAnsi"/>
          <w:szCs w:val="20"/>
        </w:rPr>
        <w:t>to corelate to the corresponding Mass Quote.</w:t>
      </w:r>
    </w:p>
    <w:p w14:paraId="119EC580" w14:textId="77777777" w:rsidR="0042274E" w:rsidRDefault="0042274E" w:rsidP="0042274E">
      <w:pPr>
        <w:spacing w:after="200" w:line="276" w:lineRule="auto"/>
        <w:rPr>
          <w:rFonts w:cstheme="minorHAnsi"/>
        </w:rPr>
      </w:pPr>
    </w:p>
    <w:p w14:paraId="130B8809" w14:textId="77777777" w:rsidR="0042274E" w:rsidRDefault="0042274E" w:rsidP="0042274E">
      <w:pPr>
        <w:pStyle w:val="Heading3"/>
      </w:pPr>
      <w:bookmarkStart w:id="618" w:name="_Toc170578825"/>
      <w:r>
        <w:t>Single Quote</w:t>
      </w:r>
      <w:bookmarkEnd w:id="618"/>
    </w:p>
    <w:p w14:paraId="3C6E6E27" w14:textId="6B1C89D0" w:rsidR="0042274E" w:rsidRDefault="0042274E" w:rsidP="0042274E">
      <w:pPr>
        <w:rPr>
          <w:rFonts w:cstheme="minorHAnsi"/>
          <w:sz w:val="22"/>
          <w:szCs w:val="26"/>
        </w:rPr>
      </w:pPr>
      <w:r w:rsidRPr="00351667">
        <w:rPr>
          <w:rFonts w:cstheme="minorHAnsi"/>
          <w:sz w:val="22"/>
          <w:szCs w:val="26"/>
        </w:rPr>
        <w:t xml:space="preserve">A </w:t>
      </w:r>
      <w:r>
        <w:rPr>
          <w:rFonts w:cstheme="minorHAnsi"/>
          <w:sz w:val="22"/>
          <w:szCs w:val="26"/>
        </w:rPr>
        <w:t xml:space="preserve">Single </w:t>
      </w:r>
      <w:r w:rsidRPr="00351667">
        <w:rPr>
          <w:rFonts w:cstheme="minorHAnsi"/>
          <w:sz w:val="22"/>
          <w:szCs w:val="26"/>
        </w:rPr>
        <w:t xml:space="preserve">Quote message contains </w:t>
      </w:r>
      <w:r>
        <w:rPr>
          <w:rFonts w:cstheme="minorHAnsi"/>
          <w:sz w:val="22"/>
          <w:szCs w:val="26"/>
        </w:rPr>
        <w:t xml:space="preserve">one </w:t>
      </w:r>
      <w:r w:rsidRPr="00351667">
        <w:rPr>
          <w:rFonts w:cstheme="minorHAnsi"/>
          <w:sz w:val="22"/>
          <w:szCs w:val="26"/>
        </w:rPr>
        <w:t>quote</w:t>
      </w:r>
      <w:r>
        <w:rPr>
          <w:rFonts w:cstheme="minorHAnsi"/>
          <w:sz w:val="22"/>
          <w:szCs w:val="26"/>
        </w:rPr>
        <w:t xml:space="preserve"> entry</w:t>
      </w:r>
      <w:r w:rsidR="00517442">
        <w:rPr>
          <w:rFonts w:cstheme="minorHAnsi"/>
          <w:sz w:val="22"/>
          <w:szCs w:val="26"/>
        </w:rPr>
        <w:t xml:space="preserve"> only</w:t>
      </w:r>
      <w:r>
        <w:rPr>
          <w:rFonts w:cstheme="minorHAnsi"/>
          <w:sz w:val="22"/>
          <w:szCs w:val="26"/>
        </w:rPr>
        <w:t xml:space="preserve">. </w:t>
      </w:r>
      <w:r w:rsidR="008144BB">
        <w:rPr>
          <w:rFonts w:cstheme="minorHAnsi"/>
          <w:sz w:val="22"/>
          <w:szCs w:val="26"/>
        </w:rPr>
        <w:t>The c</w:t>
      </w:r>
      <w:r>
        <w:rPr>
          <w:rFonts w:cstheme="minorHAnsi"/>
          <w:sz w:val="22"/>
          <w:szCs w:val="26"/>
        </w:rPr>
        <w:t xml:space="preserve">lient </w:t>
      </w:r>
      <w:r w:rsidR="008144BB">
        <w:rPr>
          <w:rFonts w:cstheme="minorHAnsi"/>
          <w:sz w:val="22"/>
          <w:szCs w:val="26"/>
        </w:rPr>
        <w:t xml:space="preserve">can </w:t>
      </w:r>
      <w:r>
        <w:rPr>
          <w:rFonts w:cstheme="minorHAnsi"/>
          <w:sz w:val="22"/>
          <w:szCs w:val="26"/>
        </w:rPr>
        <w:t>submit multiple Single Quote messages with different quote entries for the same security.</w:t>
      </w:r>
    </w:p>
    <w:p w14:paraId="7384A070" w14:textId="77777777" w:rsidR="0042274E" w:rsidRDefault="0042274E" w:rsidP="0042274E">
      <w:pPr>
        <w:rPr>
          <w:rFonts w:cstheme="minorHAnsi"/>
          <w:sz w:val="22"/>
          <w:szCs w:val="26"/>
        </w:rPr>
      </w:pPr>
    </w:p>
    <w:p w14:paraId="420BD376" w14:textId="77777777" w:rsidR="0042274E" w:rsidRPr="00C24CD4" w:rsidRDefault="0042274E" w:rsidP="0042274E">
      <w:pPr>
        <w:pStyle w:val="Heading4"/>
        <w:rPr>
          <w:rFonts w:asciiTheme="minorHAnsi" w:hAnsiTheme="minorHAnsi" w:cstheme="minorHAnsi"/>
        </w:rPr>
      </w:pPr>
      <w:bookmarkStart w:id="619" w:name="_Toc170578826"/>
      <w:r>
        <w:rPr>
          <w:rFonts w:asciiTheme="minorHAnsi" w:hAnsiTheme="minorHAnsi" w:cstheme="minorHAnsi"/>
        </w:rPr>
        <w:t>Single</w:t>
      </w:r>
      <w:r w:rsidRPr="00C24CD4">
        <w:rPr>
          <w:rFonts w:asciiTheme="minorHAnsi" w:hAnsiTheme="minorHAnsi" w:cstheme="minorHAnsi"/>
        </w:rPr>
        <w:t xml:space="preserve"> Quote </w:t>
      </w:r>
      <w:r>
        <w:rPr>
          <w:rFonts w:asciiTheme="minorHAnsi" w:hAnsiTheme="minorHAnsi" w:cstheme="minorHAnsi"/>
        </w:rPr>
        <w:t>Submission</w:t>
      </w:r>
      <w:bookmarkEnd w:id="619"/>
    </w:p>
    <w:p w14:paraId="5ABC2990" w14:textId="691BF38B" w:rsidR="0042274E" w:rsidRDefault="0042274E" w:rsidP="0042274E">
      <w:pPr>
        <w:pStyle w:val="NormalNGMDS"/>
        <w:ind w:left="0"/>
        <w:rPr>
          <w:szCs w:val="26"/>
        </w:rPr>
      </w:pPr>
      <w:r>
        <w:rPr>
          <w:szCs w:val="26"/>
        </w:rPr>
        <w:t xml:space="preserve">The client may use Single Quote (17) message to submit a single quote to the system. The client should specify </w:t>
      </w:r>
      <w:r w:rsidR="00745CC5">
        <w:rPr>
          <w:szCs w:val="26"/>
        </w:rPr>
        <w:t xml:space="preserve">the </w:t>
      </w:r>
      <w:r>
        <w:rPr>
          <w:szCs w:val="26"/>
        </w:rPr>
        <w:t>Quote ID and Quote Entry Submission</w:t>
      </w:r>
      <w:r w:rsidRPr="00696F42">
        <w:rPr>
          <w:szCs w:val="26"/>
        </w:rPr>
        <w:t xml:space="preserve"> Block </w:t>
      </w:r>
      <w:r>
        <w:rPr>
          <w:szCs w:val="26"/>
        </w:rPr>
        <w:t>during the submission.</w:t>
      </w:r>
    </w:p>
    <w:p w14:paraId="7F934F07" w14:textId="77777777" w:rsidR="0042274E" w:rsidRDefault="0042274E" w:rsidP="0042274E">
      <w:pPr>
        <w:rPr>
          <w:sz w:val="22"/>
          <w:szCs w:val="26"/>
        </w:rPr>
      </w:pPr>
    </w:p>
    <w:p w14:paraId="514BB7F4" w14:textId="0BE00C48" w:rsidR="0042274E" w:rsidRPr="00C24CD4" w:rsidRDefault="000B4F42" w:rsidP="0042274E">
      <w:pPr>
        <w:pStyle w:val="Heading4"/>
        <w:rPr>
          <w:rFonts w:asciiTheme="minorHAnsi" w:hAnsiTheme="minorHAnsi" w:cstheme="minorHAnsi"/>
        </w:rPr>
      </w:pPr>
      <w:bookmarkStart w:id="620" w:name="_Toc170578827"/>
      <w:r>
        <w:rPr>
          <w:rFonts w:asciiTheme="minorHAnsi" w:hAnsiTheme="minorHAnsi" w:cstheme="minorHAnsi"/>
        </w:rPr>
        <w:t xml:space="preserve">Single Quote </w:t>
      </w:r>
      <w:bookmarkEnd w:id="620"/>
      <w:r w:rsidR="00256F45">
        <w:rPr>
          <w:rFonts w:asciiTheme="minorHAnsi" w:hAnsiTheme="minorHAnsi" w:cstheme="minorHAnsi"/>
        </w:rPr>
        <w:t>Acknowledgement</w:t>
      </w:r>
    </w:p>
    <w:p w14:paraId="60DCE195" w14:textId="7BF9646B" w:rsidR="0042274E" w:rsidRDefault="00CD412D" w:rsidP="0042274E">
      <w:pPr>
        <w:pStyle w:val="NormalNGMDS"/>
        <w:ind w:left="0"/>
        <w:rPr>
          <w:rFonts w:asciiTheme="minorHAnsi" w:hAnsiTheme="minorHAnsi" w:cstheme="minorHAnsi"/>
        </w:rPr>
      </w:pPr>
      <w:r>
        <w:rPr>
          <w:rFonts w:asciiTheme="minorHAnsi" w:hAnsiTheme="minorHAnsi" w:cstheme="minorHAnsi"/>
        </w:rPr>
        <w:t xml:space="preserve">The </w:t>
      </w:r>
      <w:r w:rsidR="0042274E">
        <w:rPr>
          <w:rFonts w:asciiTheme="minorHAnsi" w:hAnsiTheme="minorHAnsi" w:cstheme="minorHAnsi"/>
        </w:rPr>
        <w:t xml:space="preserve">table </w:t>
      </w:r>
      <w:r>
        <w:rPr>
          <w:rFonts w:asciiTheme="minorHAnsi" w:hAnsiTheme="minorHAnsi" w:cstheme="minorHAnsi"/>
        </w:rPr>
        <w:t xml:space="preserve">below </w:t>
      </w:r>
      <w:r w:rsidR="0042274E">
        <w:rPr>
          <w:rFonts w:asciiTheme="minorHAnsi" w:hAnsiTheme="minorHAnsi" w:cstheme="minorHAnsi"/>
        </w:rPr>
        <w:t>lists the message to be returned to client for different scenarios:</w:t>
      </w:r>
    </w:p>
    <w:tbl>
      <w:tblPr>
        <w:tblW w:w="5105" w:type="pct"/>
        <w:tblInd w:w="-118"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3438"/>
        <w:gridCol w:w="5760"/>
      </w:tblGrid>
      <w:tr w:rsidR="0042274E" w:rsidRPr="00417716" w14:paraId="0AA68476" w14:textId="77777777" w:rsidTr="00FC0AAB">
        <w:trPr>
          <w:trHeight w:val="300"/>
          <w:tblHeader/>
        </w:trPr>
        <w:tc>
          <w:tcPr>
            <w:tcW w:w="1869" w:type="pct"/>
            <w:shd w:val="clear" w:color="auto" w:fill="C6D9F1" w:themeFill="text2" w:themeFillTint="33"/>
          </w:tcPr>
          <w:p w14:paraId="14C6F815" w14:textId="77777777" w:rsidR="0042274E" w:rsidRPr="00417716" w:rsidRDefault="0042274E" w:rsidP="00D96643">
            <w:pPr>
              <w:pStyle w:val="Tablehead"/>
              <w:spacing w:after="0"/>
              <w:jc w:val="left"/>
              <w:rPr>
                <w:rFonts w:cstheme="minorHAnsi"/>
              </w:rPr>
            </w:pPr>
            <w:r>
              <w:rPr>
                <w:rFonts w:cstheme="minorHAnsi"/>
              </w:rPr>
              <w:t>Scenario</w:t>
            </w:r>
          </w:p>
        </w:tc>
        <w:tc>
          <w:tcPr>
            <w:tcW w:w="3131" w:type="pct"/>
            <w:shd w:val="clear" w:color="auto" w:fill="C6D9F1" w:themeFill="text2" w:themeFillTint="33"/>
            <w:noWrap/>
          </w:tcPr>
          <w:p w14:paraId="30280723" w14:textId="77777777" w:rsidR="0042274E" w:rsidRPr="00417716" w:rsidRDefault="0042274E" w:rsidP="00D96643">
            <w:pPr>
              <w:pStyle w:val="Tablehead"/>
              <w:spacing w:after="0"/>
              <w:jc w:val="left"/>
              <w:rPr>
                <w:rFonts w:cstheme="minorHAnsi"/>
              </w:rPr>
            </w:pPr>
            <w:r>
              <w:rPr>
                <w:rFonts w:cstheme="minorHAnsi"/>
              </w:rPr>
              <w:t>Message</w:t>
            </w:r>
          </w:p>
        </w:tc>
      </w:tr>
      <w:tr w:rsidR="0042274E" w:rsidRPr="00417716" w14:paraId="2830D57F" w14:textId="77777777" w:rsidTr="00FC0AAB">
        <w:tblPrEx>
          <w:tblBorders>
            <w:insideH w:val="single" w:sz="6" w:space="0" w:color="FFFFFF" w:themeColor="background1"/>
            <w:insideV w:val="single" w:sz="6" w:space="0" w:color="FFFFFF" w:themeColor="background1"/>
          </w:tblBorders>
        </w:tblPrEx>
        <w:trPr>
          <w:trHeight w:val="37"/>
        </w:trPr>
        <w:tc>
          <w:tcPr>
            <w:tcW w:w="1869" w:type="pct"/>
            <w:shd w:val="clear" w:color="auto" w:fill="F2F2F2" w:themeFill="background1" w:themeFillShade="F2"/>
          </w:tcPr>
          <w:p w14:paraId="313465EE" w14:textId="77777777" w:rsidR="0042274E" w:rsidRPr="00251385" w:rsidRDefault="0042274E" w:rsidP="00D96643">
            <w:pPr>
              <w:pStyle w:val="Heading1Text"/>
              <w:numPr>
                <w:ilvl w:val="0"/>
                <w:numId w:val="126"/>
              </w:numPr>
              <w:jc w:val="left"/>
              <w:rPr>
                <w:rFonts w:asciiTheme="minorHAnsi" w:hAnsiTheme="minorHAnsi" w:cstheme="minorHAnsi"/>
                <w:lang w:val="en-GB"/>
              </w:rPr>
            </w:pPr>
            <w:r>
              <w:rPr>
                <w:rFonts w:asciiTheme="minorHAnsi" w:hAnsiTheme="minorHAnsi" w:cstheme="minorHAnsi"/>
                <w:lang w:val="en-GB"/>
              </w:rPr>
              <w:t>Both sides are rejected</w:t>
            </w:r>
          </w:p>
        </w:tc>
        <w:tc>
          <w:tcPr>
            <w:tcW w:w="3131" w:type="pct"/>
            <w:shd w:val="clear" w:color="auto" w:fill="F2F2F2" w:themeFill="background1" w:themeFillShade="F2"/>
          </w:tcPr>
          <w:p w14:paraId="423724BE" w14:textId="2DD25C40" w:rsidR="0042274E" w:rsidRDefault="000B4F42" w:rsidP="00D96643">
            <w:pPr>
              <w:pStyle w:val="Heading1Text"/>
              <w:ind w:left="0"/>
              <w:rPr>
                <w:rFonts w:asciiTheme="minorHAnsi" w:hAnsiTheme="minorHAnsi" w:cstheme="minorHAnsi"/>
                <w:lang w:val="en-GB"/>
              </w:rPr>
            </w:pPr>
            <w:r>
              <w:rPr>
                <w:rFonts w:asciiTheme="minorHAnsi" w:hAnsiTheme="minorHAnsi" w:cstheme="minorHAnsi"/>
                <w:lang w:val="en-GB"/>
              </w:rPr>
              <w:t>Single Quote Rejected</w:t>
            </w:r>
            <w:r w:rsidR="0042274E">
              <w:rPr>
                <w:rFonts w:asciiTheme="minorHAnsi" w:hAnsiTheme="minorHAnsi" w:cstheme="minorHAnsi"/>
                <w:lang w:val="en-GB"/>
              </w:rPr>
              <w:t xml:space="preserve"> (64)</w:t>
            </w:r>
            <w:r w:rsidR="00420BB5">
              <w:rPr>
                <w:rFonts w:asciiTheme="minorHAnsi" w:hAnsiTheme="minorHAnsi" w:cstheme="minorHAnsi"/>
                <w:lang w:val="en-GB"/>
              </w:rPr>
              <w:t xml:space="preserve"> </w:t>
            </w:r>
            <w:r w:rsidR="00420BB5">
              <w:rPr>
                <w:rFonts w:asciiTheme="minorHAnsi" w:hAnsiTheme="minorHAnsi" w:cstheme="minorHAnsi"/>
              </w:rPr>
              <w:t>message.</w:t>
            </w:r>
          </w:p>
          <w:p w14:paraId="58895939" w14:textId="77777777" w:rsidR="0042274E" w:rsidRPr="00417716" w:rsidRDefault="0042274E" w:rsidP="00D96643">
            <w:pPr>
              <w:pStyle w:val="Heading1Text"/>
              <w:ind w:left="0"/>
              <w:rPr>
                <w:rFonts w:asciiTheme="minorHAnsi" w:hAnsiTheme="minorHAnsi" w:cstheme="minorHAnsi"/>
                <w:lang w:val="en-GB"/>
              </w:rPr>
            </w:pPr>
            <w:r>
              <w:rPr>
                <w:rFonts w:asciiTheme="minorHAnsi" w:hAnsiTheme="minorHAnsi" w:cstheme="minorHAnsi"/>
                <w:lang w:val="en-GB"/>
              </w:rPr>
              <w:t>The BidReasonCode/OfferReasonCode carries detailed reason of the rejection.</w:t>
            </w:r>
          </w:p>
        </w:tc>
      </w:tr>
      <w:tr w:rsidR="0042274E" w:rsidRPr="00417716" w14:paraId="28D710BB" w14:textId="77777777" w:rsidTr="00FC0AAB">
        <w:tblPrEx>
          <w:tblBorders>
            <w:insideH w:val="single" w:sz="6" w:space="0" w:color="FFFFFF" w:themeColor="background1"/>
            <w:insideV w:val="single" w:sz="6" w:space="0" w:color="FFFFFF" w:themeColor="background1"/>
          </w:tblBorders>
        </w:tblPrEx>
        <w:trPr>
          <w:trHeight w:val="37"/>
        </w:trPr>
        <w:tc>
          <w:tcPr>
            <w:tcW w:w="1869" w:type="pct"/>
            <w:shd w:val="clear" w:color="auto" w:fill="F2F2F2" w:themeFill="background1" w:themeFillShade="F2"/>
          </w:tcPr>
          <w:p w14:paraId="351EE104" w14:textId="71C886F6" w:rsidR="0042274E" w:rsidRDefault="009665FF" w:rsidP="00D96643">
            <w:pPr>
              <w:pStyle w:val="Heading1Text"/>
              <w:numPr>
                <w:ilvl w:val="0"/>
                <w:numId w:val="126"/>
              </w:numPr>
              <w:jc w:val="left"/>
              <w:rPr>
                <w:rFonts w:asciiTheme="minorHAnsi" w:hAnsiTheme="minorHAnsi" w:cstheme="minorHAnsi"/>
                <w:lang w:val="en-GB"/>
              </w:rPr>
            </w:pPr>
            <w:r>
              <w:rPr>
                <w:rFonts w:asciiTheme="minorHAnsi" w:hAnsiTheme="minorHAnsi" w:cstheme="minorHAnsi"/>
                <w:lang w:val="en-GB"/>
              </w:rPr>
              <w:t>Q</w:t>
            </w:r>
            <w:r w:rsidR="0042274E" w:rsidRPr="00251385">
              <w:rPr>
                <w:rFonts w:asciiTheme="minorHAnsi" w:hAnsiTheme="minorHAnsi" w:cstheme="minorHAnsi"/>
                <w:lang w:val="en-GB"/>
              </w:rPr>
              <w:t xml:space="preserve">uote </w:t>
            </w:r>
            <w:r>
              <w:rPr>
                <w:rFonts w:asciiTheme="minorHAnsi" w:hAnsiTheme="minorHAnsi" w:cstheme="minorHAnsi"/>
                <w:lang w:val="en-GB"/>
              </w:rPr>
              <w:t xml:space="preserve">new </w:t>
            </w:r>
            <w:r w:rsidR="00462ECC">
              <w:rPr>
                <w:rFonts w:asciiTheme="minorHAnsi" w:hAnsiTheme="minorHAnsi" w:cstheme="minorHAnsi"/>
                <w:lang w:val="en-GB"/>
              </w:rPr>
              <w:t>rejected/</w:t>
            </w:r>
            <w:r w:rsidR="0042274E" w:rsidRPr="00251385">
              <w:rPr>
                <w:rFonts w:asciiTheme="minorHAnsi" w:hAnsiTheme="minorHAnsi" w:cstheme="minorHAnsi"/>
                <w:lang w:val="en-GB"/>
              </w:rPr>
              <w:t>accepted</w:t>
            </w:r>
          </w:p>
          <w:p w14:paraId="7CAB171D" w14:textId="49FFC0DE" w:rsidR="0042274E" w:rsidRDefault="0042274E" w:rsidP="00D96643">
            <w:pPr>
              <w:pStyle w:val="Heading1Text"/>
              <w:numPr>
                <w:ilvl w:val="0"/>
                <w:numId w:val="126"/>
              </w:numPr>
              <w:jc w:val="left"/>
              <w:rPr>
                <w:rFonts w:asciiTheme="minorHAnsi" w:hAnsiTheme="minorHAnsi" w:cstheme="minorHAnsi"/>
                <w:lang w:val="en-GB"/>
              </w:rPr>
            </w:pPr>
            <w:r>
              <w:rPr>
                <w:rFonts w:asciiTheme="minorHAnsi" w:hAnsiTheme="minorHAnsi" w:cstheme="minorHAnsi"/>
                <w:lang w:val="en-GB"/>
              </w:rPr>
              <w:t xml:space="preserve">Quote replace </w:t>
            </w:r>
            <w:r w:rsidR="00462ECC">
              <w:rPr>
                <w:rFonts w:asciiTheme="minorHAnsi" w:hAnsiTheme="minorHAnsi" w:cstheme="minorHAnsi"/>
                <w:lang w:val="en-GB"/>
              </w:rPr>
              <w:t>rejected/</w:t>
            </w:r>
            <w:r>
              <w:rPr>
                <w:rFonts w:asciiTheme="minorHAnsi" w:hAnsiTheme="minorHAnsi" w:cstheme="minorHAnsi"/>
                <w:lang w:val="en-GB"/>
              </w:rPr>
              <w:t>accepted</w:t>
            </w:r>
          </w:p>
          <w:p w14:paraId="4AA2AA5F" w14:textId="7396E095" w:rsidR="0042274E" w:rsidRPr="00251385" w:rsidRDefault="0042274E" w:rsidP="00D96643">
            <w:pPr>
              <w:pStyle w:val="Heading1Text"/>
              <w:numPr>
                <w:ilvl w:val="0"/>
                <w:numId w:val="126"/>
              </w:numPr>
              <w:jc w:val="left"/>
              <w:rPr>
                <w:rFonts w:asciiTheme="minorHAnsi" w:hAnsiTheme="minorHAnsi" w:cstheme="minorHAnsi"/>
                <w:lang w:val="en-GB"/>
              </w:rPr>
            </w:pPr>
            <w:r>
              <w:rPr>
                <w:rFonts w:asciiTheme="minorHAnsi" w:hAnsiTheme="minorHAnsi" w:cstheme="minorHAnsi"/>
                <w:lang w:val="en-GB"/>
              </w:rPr>
              <w:t xml:space="preserve">Quote cancel </w:t>
            </w:r>
            <w:r w:rsidR="00462ECC">
              <w:rPr>
                <w:rFonts w:asciiTheme="minorHAnsi" w:hAnsiTheme="minorHAnsi" w:cstheme="minorHAnsi"/>
                <w:lang w:val="en-GB"/>
              </w:rPr>
              <w:t>rejected/</w:t>
            </w:r>
            <w:r>
              <w:rPr>
                <w:rFonts w:asciiTheme="minorHAnsi" w:hAnsiTheme="minorHAnsi" w:cstheme="minorHAnsi"/>
                <w:lang w:val="en-GB"/>
              </w:rPr>
              <w:t>accepted</w:t>
            </w:r>
          </w:p>
        </w:tc>
        <w:tc>
          <w:tcPr>
            <w:tcW w:w="3131" w:type="pct"/>
            <w:shd w:val="clear" w:color="auto" w:fill="F2F2F2" w:themeFill="background1" w:themeFillShade="F2"/>
          </w:tcPr>
          <w:p w14:paraId="5D6EDBA5" w14:textId="49FC5D6E" w:rsidR="0042274E" w:rsidRDefault="009B16D8" w:rsidP="00D96643">
            <w:pPr>
              <w:pStyle w:val="Heading1Text"/>
              <w:ind w:left="0"/>
              <w:rPr>
                <w:rFonts w:asciiTheme="minorHAnsi" w:hAnsiTheme="minorHAnsi" w:cstheme="minorHAnsi"/>
                <w:lang w:val="en-GB"/>
              </w:rPr>
            </w:pPr>
            <w:r>
              <w:rPr>
                <w:rFonts w:asciiTheme="minorHAnsi" w:hAnsiTheme="minorHAnsi" w:cstheme="minorHAnsi"/>
                <w:lang w:val="en-GB"/>
              </w:rPr>
              <w:t xml:space="preserve">Two </w:t>
            </w:r>
            <w:r w:rsidR="00B14581">
              <w:rPr>
                <w:rFonts w:asciiTheme="minorHAnsi" w:hAnsiTheme="minorHAnsi" w:cstheme="minorHAnsi"/>
                <w:lang w:val="en-GB"/>
              </w:rPr>
              <w:t>Quote Order Ack</w:t>
            </w:r>
            <w:r w:rsidR="0042274E">
              <w:rPr>
                <w:rFonts w:asciiTheme="minorHAnsi" w:hAnsiTheme="minorHAnsi" w:cstheme="minorHAnsi"/>
                <w:lang w:val="en-GB"/>
              </w:rPr>
              <w:t xml:space="preserve"> (65)</w:t>
            </w:r>
            <w:r w:rsidR="0042274E">
              <w:rPr>
                <w:rFonts w:asciiTheme="minorHAnsi" w:hAnsiTheme="minorHAnsi" w:cstheme="minorHAnsi"/>
              </w:rPr>
              <w:t xml:space="preserve"> message</w:t>
            </w:r>
            <w:r w:rsidR="000416EA">
              <w:rPr>
                <w:rFonts w:asciiTheme="minorHAnsi" w:hAnsiTheme="minorHAnsi" w:cstheme="minorHAnsi"/>
              </w:rPr>
              <w:t>s</w:t>
            </w:r>
            <w:r w:rsidR="00420BB5">
              <w:rPr>
                <w:rFonts w:asciiTheme="minorHAnsi" w:hAnsiTheme="minorHAnsi" w:cstheme="minorHAnsi"/>
              </w:rPr>
              <w:t>.</w:t>
            </w:r>
          </w:p>
          <w:p w14:paraId="00ED40AE" w14:textId="42DE6014" w:rsidR="0042274E" w:rsidRPr="00417716" w:rsidRDefault="00615E3F" w:rsidP="00D96643">
            <w:pPr>
              <w:pStyle w:val="Heading1Text"/>
              <w:ind w:left="0"/>
              <w:rPr>
                <w:rFonts w:asciiTheme="minorHAnsi" w:hAnsiTheme="minorHAnsi" w:cstheme="minorHAnsi"/>
                <w:lang w:val="en-GB"/>
              </w:rPr>
            </w:pPr>
            <w:r>
              <w:rPr>
                <w:rFonts w:asciiTheme="minorHAnsi" w:hAnsiTheme="minorHAnsi" w:cstheme="minorHAnsi"/>
                <w:lang w:val="en-GB"/>
              </w:rPr>
              <w:t>Exec Type</w:t>
            </w:r>
            <w:r w:rsidR="0042274E">
              <w:rPr>
                <w:rFonts w:asciiTheme="minorHAnsi" w:hAnsiTheme="minorHAnsi" w:cstheme="minorHAnsi"/>
                <w:lang w:val="en-GB"/>
              </w:rPr>
              <w:t xml:space="preserve"> field carries the status of the quote order.</w:t>
            </w:r>
          </w:p>
        </w:tc>
      </w:tr>
    </w:tbl>
    <w:p w14:paraId="5DA98E48" w14:textId="77777777" w:rsidR="0042274E" w:rsidRDefault="0042274E" w:rsidP="0042274E"/>
    <w:p w14:paraId="4CC435E9" w14:textId="77777777" w:rsidR="0042274E" w:rsidRPr="00C24CD4" w:rsidRDefault="0042274E" w:rsidP="0042274E">
      <w:pPr>
        <w:pStyle w:val="Heading4"/>
        <w:rPr>
          <w:rFonts w:asciiTheme="minorHAnsi" w:hAnsiTheme="minorHAnsi" w:cstheme="minorHAnsi"/>
        </w:rPr>
      </w:pPr>
      <w:bookmarkStart w:id="621" w:name="_Toc170578828"/>
      <w:r w:rsidRPr="00C24CD4">
        <w:rPr>
          <w:rFonts w:asciiTheme="minorHAnsi" w:hAnsiTheme="minorHAnsi" w:cstheme="minorHAnsi"/>
        </w:rPr>
        <w:t>Execution</w:t>
      </w:r>
      <w:bookmarkEnd w:id="621"/>
    </w:p>
    <w:p w14:paraId="1E551466" w14:textId="0A77FD18" w:rsidR="0042274E" w:rsidRPr="008F15BF" w:rsidRDefault="0042274E" w:rsidP="0042274E">
      <w:pPr>
        <w:pStyle w:val="NormalNGMDS"/>
        <w:ind w:left="0"/>
        <w:rPr>
          <w:rFonts w:asciiTheme="minorHAnsi" w:hAnsiTheme="minorHAnsi" w:cstheme="minorHAnsi"/>
        </w:rPr>
      </w:pPr>
      <w:r w:rsidRPr="008F15BF">
        <w:rPr>
          <w:rFonts w:asciiTheme="minorHAnsi" w:hAnsiTheme="minorHAnsi" w:cstheme="minorHAnsi"/>
        </w:rPr>
        <w:t xml:space="preserve">When a quote entry side </w:t>
      </w:r>
      <w:r>
        <w:rPr>
          <w:rFonts w:asciiTheme="minorHAnsi" w:hAnsiTheme="minorHAnsi" w:cstheme="minorHAnsi"/>
        </w:rPr>
        <w:t xml:space="preserve">in the Single Quote </w:t>
      </w:r>
      <w:r w:rsidRPr="008F15BF">
        <w:rPr>
          <w:rFonts w:asciiTheme="minorHAnsi" w:hAnsiTheme="minorHAnsi" w:cstheme="minorHAnsi"/>
        </w:rPr>
        <w:t>is accepted, it will convert to Limit order and the consequen</w:t>
      </w:r>
      <w:r w:rsidR="00C57352">
        <w:rPr>
          <w:rFonts w:asciiTheme="minorHAnsi" w:hAnsiTheme="minorHAnsi" w:cstheme="minorHAnsi"/>
        </w:rPr>
        <w:t>t</w:t>
      </w:r>
      <w:r w:rsidRPr="008F15BF">
        <w:rPr>
          <w:rFonts w:asciiTheme="minorHAnsi" w:hAnsiTheme="minorHAnsi" w:cstheme="minorHAnsi"/>
        </w:rPr>
        <w:t xml:space="preserve"> processing </w:t>
      </w:r>
      <w:r w:rsidR="00C57352">
        <w:rPr>
          <w:rFonts w:asciiTheme="minorHAnsi" w:hAnsiTheme="minorHAnsi" w:cstheme="minorHAnsi"/>
        </w:rPr>
        <w:t xml:space="preserve">is </w:t>
      </w:r>
      <w:r w:rsidRPr="008F15BF">
        <w:rPr>
          <w:rFonts w:asciiTheme="minorHAnsi" w:hAnsiTheme="minorHAnsi" w:cstheme="minorHAnsi"/>
        </w:rPr>
        <w:t>the same as order submission.</w:t>
      </w:r>
    </w:p>
    <w:p w14:paraId="40FC3DFC" w14:textId="77777777" w:rsidR="0042274E" w:rsidRDefault="0042274E" w:rsidP="0042274E">
      <w:pPr>
        <w:pStyle w:val="NormalNGMDS"/>
        <w:ind w:left="0"/>
        <w:rPr>
          <w:rFonts w:asciiTheme="minorHAnsi" w:hAnsiTheme="minorHAnsi" w:cstheme="minorHAnsi"/>
        </w:rPr>
      </w:pPr>
      <w:r w:rsidRPr="008F15BF">
        <w:rPr>
          <w:rFonts w:asciiTheme="minorHAnsi" w:hAnsiTheme="minorHAnsi" w:cstheme="minorHAnsi"/>
        </w:rPr>
        <w:t xml:space="preserve">When a quote is executed, </w:t>
      </w:r>
      <w:r>
        <w:rPr>
          <w:rFonts w:asciiTheme="minorHAnsi" w:hAnsiTheme="minorHAnsi" w:cstheme="minorHAnsi"/>
        </w:rPr>
        <w:t>Quote Executed (68)</w:t>
      </w:r>
      <w:r w:rsidRPr="008F15BF">
        <w:rPr>
          <w:rFonts w:asciiTheme="minorHAnsi" w:hAnsiTheme="minorHAnsi" w:cstheme="minorHAnsi"/>
        </w:rPr>
        <w:t xml:space="preserve"> message will be generated.</w:t>
      </w:r>
    </w:p>
    <w:p w14:paraId="03394616" w14:textId="77777777" w:rsidR="00DD530E" w:rsidRDefault="00DD530E" w:rsidP="0042274E">
      <w:pPr>
        <w:pStyle w:val="NormalNGMDS"/>
        <w:ind w:left="0"/>
        <w:rPr>
          <w:rFonts w:asciiTheme="minorHAnsi" w:hAnsiTheme="minorHAnsi" w:cstheme="minorHAnsi"/>
        </w:rPr>
      </w:pPr>
    </w:p>
    <w:p w14:paraId="2AB31BA9" w14:textId="095A2DF7" w:rsidR="00BC0F19" w:rsidRDefault="00BC0F19" w:rsidP="00BC0F19">
      <w:pPr>
        <w:pStyle w:val="Heading3"/>
        <w:rPr>
          <w:rFonts w:asciiTheme="minorHAnsi" w:hAnsiTheme="minorHAnsi" w:cstheme="minorHAnsi"/>
        </w:rPr>
      </w:pPr>
      <w:bookmarkStart w:id="622" w:name="_Toc170578829"/>
      <w:r w:rsidRPr="00B10951">
        <w:rPr>
          <w:rFonts w:asciiTheme="minorHAnsi" w:hAnsiTheme="minorHAnsi" w:cstheme="minorHAnsi"/>
        </w:rPr>
        <w:t>Quote Cancellation</w:t>
      </w:r>
      <w:bookmarkEnd w:id="622"/>
    </w:p>
    <w:p w14:paraId="74438F34" w14:textId="483D55F6" w:rsidR="00BC0F19" w:rsidRDefault="00287B2F" w:rsidP="00BC0F19">
      <w:pPr>
        <w:pStyle w:val="NormalNGMDS"/>
        <w:ind w:left="0"/>
      </w:pPr>
      <w:r>
        <w:t xml:space="preserve">The client </w:t>
      </w:r>
      <w:r w:rsidR="00F86844">
        <w:t>may</w:t>
      </w:r>
      <w:r>
        <w:t xml:space="preserve"> use the following</w:t>
      </w:r>
      <w:r w:rsidR="00BC0F19">
        <w:t xml:space="preserve"> ways to cancel the quotes</w:t>
      </w:r>
      <w:r>
        <w:t xml:space="preserve"> directly</w:t>
      </w:r>
      <w:r w:rsidR="00BC0F19">
        <w:t>:</w:t>
      </w:r>
    </w:p>
    <w:p w14:paraId="08D83F7B" w14:textId="3FC49A0D" w:rsidR="00BC0F19" w:rsidRDefault="00BC0F19" w:rsidP="00BC0F19">
      <w:pPr>
        <w:pStyle w:val="NormalNGMDS"/>
        <w:numPr>
          <w:ilvl w:val="0"/>
          <w:numId w:val="174"/>
        </w:numPr>
      </w:pPr>
      <w:r>
        <w:t>Mass Quote message with qty setting to 0 to cancel a security on a particular quote entry</w:t>
      </w:r>
      <w:r w:rsidR="008676EF">
        <w:t xml:space="preserve">. Also refer to </w:t>
      </w:r>
      <w:r w:rsidR="008676EF">
        <w:rPr>
          <w:rFonts w:asciiTheme="minorHAnsi" w:hAnsiTheme="minorHAnsi" w:cstheme="minorHAnsi"/>
        </w:rPr>
        <w:t xml:space="preserve">Section </w:t>
      </w:r>
      <w:r w:rsidR="008676EF" w:rsidRPr="00C07ED2">
        <w:rPr>
          <w:rFonts w:asciiTheme="minorHAnsi" w:hAnsiTheme="minorHAnsi" w:cstheme="minorHAnsi"/>
        </w:rPr>
        <w:t>6.16.3</w:t>
      </w:r>
      <w:r w:rsidR="008676EF">
        <w:rPr>
          <w:rFonts w:asciiTheme="minorHAnsi" w:hAnsiTheme="minorHAnsi" w:cstheme="minorHAnsi"/>
        </w:rPr>
        <w:t>.</w:t>
      </w:r>
    </w:p>
    <w:p w14:paraId="6B08115F" w14:textId="061A6289" w:rsidR="00BC0F19" w:rsidRDefault="00BC0F19" w:rsidP="00BC0F19">
      <w:pPr>
        <w:pStyle w:val="NormalNGMDS"/>
        <w:numPr>
          <w:ilvl w:val="0"/>
          <w:numId w:val="174"/>
        </w:numPr>
      </w:pPr>
      <w:r>
        <w:t>Single Quote message with qty setting to 0 to cancel a security on a particular quote entry.</w:t>
      </w:r>
      <w:r w:rsidR="008676EF">
        <w:t xml:space="preserve"> Also refer to </w:t>
      </w:r>
      <w:r w:rsidR="008676EF">
        <w:rPr>
          <w:rFonts w:asciiTheme="minorHAnsi" w:hAnsiTheme="minorHAnsi" w:cstheme="minorHAnsi"/>
        </w:rPr>
        <w:t xml:space="preserve">Section </w:t>
      </w:r>
      <w:r w:rsidR="008676EF" w:rsidRPr="00C07ED2">
        <w:rPr>
          <w:rFonts w:asciiTheme="minorHAnsi" w:hAnsiTheme="minorHAnsi" w:cstheme="minorHAnsi"/>
        </w:rPr>
        <w:t>6.16.3</w:t>
      </w:r>
      <w:r w:rsidR="008676EF">
        <w:rPr>
          <w:rFonts w:asciiTheme="minorHAnsi" w:hAnsiTheme="minorHAnsi" w:cstheme="minorHAnsi"/>
        </w:rPr>
        <w:t>.</w:t>
      </w:r>
    </w:p>
    <w:p w14:paraId="065092A4" w14:textId="5715299A" w:rsidR="00F86844" w:rsidRPr="00F86844" w:rsidRDefault="00BC0F19" w:rsidP="00BC0F19">
      <w:pPr>
        <w:pStyle w:val="NormalNGMDS"/>
        <w:numPr>
          <w:ilvl w:val="0"/>
          <w:numId w:val="174"/>
        </w:numPr>
        <w:rPr>
          <w:rFonts w:asciiTheme="minorHAnsi" w:hAnsiTheme="minorHAnsi" w:cstheme="minorHAnsi"/>
        </w:rPr>
      </w:pPr>
      <w:r>
        <w:t xml:space="preserve">Mass Cancel </w:t>
      </w:r>
      <w:r w:rsidR="00F86844">
        <w:t xml:space="preserve">Request message. Refer to </w:t>
      </w:r>
      <w:r w:rsidR="00F86844" w:rsidRPr="0076010A">
        <w:t>Section 6.15</w:t>
      </w:r>
      <w:r w:rsidR="00C649F1">
        <w:t xml:space="preserve"> and Section 6.16.8.</w:t>
      </w:r>
    </w:p>
    <w:p w14:paraId="2F8F527D" w14:textId="54C061B1" w:rsidR="00BC0F19" w:rsidRPr="00900547" w:rsidRDefault="00BC0F19" w:rsidP="00BC0F19">
      <w:pPr>
        <w:pStyle w:val="NormalNGMDS"/>
        <w:numPr>
          <w:ilvl w:val="0"/>
          <w:numId w:val="174"/>
        </w:numPr>
        <w:rPr>
          <w:rFonts w:asciiTheme="minorHAnsi" w:hAnsiTheme="minorHAnsi" w:cstheme="minorHAnsi"/>
        </w:rPr>
      </w:pPr>
      <w:r>
        <w:t xml:space="preserve">OBO Mass Cancel </w:t>
      </w:r>
      <w:r w:rsidR="00F86844">
        <w:t xml:space="preserve">Request </w:t>
      </w:r>
      <w:r>
        <w:t>message</w:t>
      </w:r>
      <w:r w:rsidR="00287B2F">
        <w:t xml:space="preserve"> with Target Session ID including this client</w:t>
      </w:r>
      <w:r>
        <w:t xml:space="preserve">. Refer to </w:t>
      </w:r>
      <w:r w:rsidRPr="0076010A">
        <w:t>Section 6.15</w:t>
      </w:r>
      <w:r w:rsidR="00C649F1">
        <w:t xml:space="preserve"> and Section 6.16.8.</w:t>
      </w:r>
    </w:p>
    <w:p w14:paraId="285C4B52" w14:textId="77777777" w:rsidR="00BC0F19" w:rsidRDefault="00BC0F19" w:rsidP="00BC0F19"/>
    <w:p w14:paraId="0E444AAC" w14:textId="70D5674B" w:rsidR="004B76F3" w:rsidRDefault="004B76F3" w:rsidP="004B76F3">
      <w:pPr>
        <w:pStyle w:val="Heading3"/>
        <w:rPr>
          <w:rFonts w:asciiTheme="minorHAnsi" w:hAnsiTheme="minorHAnsi" w:cstheme="minorHAnsi"/>
        </w:rPr>
      </w:pPr>
      <w:r w:rsidRPr="00B10951">
        <w:rPr>
          <w:rFonts w:asciiTheme="minorHAnsi" w:hAnsiTheme="minorHAnsi" w:cstheme="minorHAnsi"/>
        </w:rPr>
        <w:t xml:space="preserve">Quote </w:t>
      </w:r>
      <w:r>
        <w:rPr>
          <w:rFonts w:asciiTheme="minorHAnsi" w:hAnsiTheme="minorHAnsi" w:cstheme="minorHAnsi"/>
        </w:rPr>
        <w:t xml:space="preserve">Unsolicited </w:t>
      </w:r>
      <w:r w:rsidRPr="00B10951">
        <w:rPr>
          <w:rFonts w:asciiTheme="minorHAnsi" w:hAnsiTheme="minorHAnsi" w:cstheme="minorHAnsi"/>
        </w:rPr>
        <w:t>Cancellation</w:t>
      </w:r>
    </w:p>
    <w:p w14:paraId="433328AA" w14:textId="5546944A" w:rsidR="00287B2F" w:rsidRDefault="004B76F3" w:rsidP="00BC0F19">
      <w:pPr>
        <w:rPr>
          <w:sz w:val="22"/>
          <w:szCs w:val="26"/>
        </w:rPr>
      </w:pPr>
      <w:r w:rsidRPr="004B76F3">
        <w:rPr>
          <w:sz w:val="22"/>
          <w:szCs w:val="26"/>
        </w:rPr>
        <w:t>Quote m</w:t>
      </w:r>
      <w:r>
        <w:rPr>
          <w:sz w:val="22"/>
          <w:szCs w:val="26"/>
        </w:rPr>
        <w:t xml:space="preserve">ay be cancelled unsolicitedly. See </w:t>
      </w:r>
      <w:r w:rsidR="0052177E">
        <w:rPr>
          <w:sz w:val="22"/>
          <w:szCs w:val="26"/>
        </w:rPr>
        <w:t xml:space="preserve">the </w:t>
      </w:r>
      <w:r>
        <w:rPr>
          <w:sz w:val="22"/>
          <w:szCs w:val="26"/>
        </w:rPr>
        <w:t>session</w:t>
      </w:r>
      <w:r w:rsidR="003647D1">
        <w:rPr>
          <w:sz w:val="22"/>
          <w:szCs w:val="26"/>
        </w:rPr>
        <w:t>s</w:t>
      </w:r>
      <w:r>
        <w:rPr>
          <w:sz w:val="22"/>
          <w:szCs w:val="26"/>
        </w:rPr>
        <w:t xml:space="preserve"> </w:t>
      </w:r>
      <w:r w:rsidR="0052177E">
        <w:rPr>
          <w:sz w:val="22"/>
          <w:szCs w:val="26"/>
        </w:rPr>
        <w:t xml:space="preserve">below </w:t>
      </w:r>
      <w:r>
        <w:rPr>
          <w:sz w:val="22"/>
          <w:szCs w:val="26"/>
        </w:rPr>
        <w:t>for details.</w:t>
      </w:r>
    </w:p>
    <w:p w14:paraId="4A0BBBB7" w14:textId="77777777" w:rsidR="004B76F3" w:rsidRPr="004B76F3" w:rsidRDefault="004B76F3" w:rsidP="00BC0F19">
      <w:pPr>
        <w:rPr>
          <w:sz w:val="22"/>
          <w:szCs w:val="26"/>
        </w:rPr>
      </w:pPr>
    </w:p>
    <w:p w14:paraId="6CD1349E" w14:textId="77777777" w:rsidR="00BC0F19" w:rsidRDefault="00BC0F19" w:rsidP="00BC0F19">
      <w:pPr>
        <w:pStyle w:val="Heading3"/>
      </w:pPr>
      <w:r>
        <w:lastRenderedPageBreak/>
        <w:t>Quote Cancellation Notification</w:t>
      </w:r>
    </w:p>
    <w:p w14:paraId="60E783FB" w14:textId="103EC607" w:rsidR="00BC0F19" w:rsidRDefault="00BC0F19" w:rsidP="00BC0F19">
      <w:pPr>
        <w:rPr>
          <w:rFonts w:cstheme="minorHAnsi"/>
          <w:sz w:val="22"/>
          <w:szCs w:val="26"/>
        </w:rPr>
      </w:pPr>
      <w:r w:rsidRPr="00BC0F19">
        <w:rPr>
          <w:rFonts w:cstheme="minorHAnsi"/>
          <w:sz w:val="22"/>
          <w:szCs w:val="26"/>
        </w:rPr>
        <w:t xml:space="preserve">Quote Cancel on Security Level (66) </w:t>
      </w:r>
      <w:r>
        <w:rPr>
          <w:rFonts w:cstheme="minorHAnsi"/>
          <w:sz w:val="22"/>
          <w:szCs w:val="26"/>
        </w:rPr>
        <w:t xml:space="preserve">and </w:t>
      </w:r>
      <w:r w:rsidRPr="00BC0F19">
        <w:rPr>
          <w:rFonts w:cstheme="minorHAnsi"/>
          <w:sz w:val="22"/>
          <w:szCs w:val="26"/>
        </w:rPr>
        <w:t>Quote Cancel on Order Level (67)</w:t>
      </w:r>
      <w:r>
        <w:rPr>
          <w:rFonts w:cstheme="minorHAnsi"/>
          <w:sz w:val="22"/>
          <w:szCs w:val="26"/>
        </w:rPr>
        <w:t xml:space="preserve"> are used to convey the quote(s) are cancelled.</w:t>
      </w:r>
    </w:p>
    <w:p w14:paraId="1FC09F18" w14:textId="77777777" w:rsidR="004B76F3" w:rsidRPr="00BC0F19" w:rsidRDefault="004B76F3" w:rsidP="00BC0F19">
      <w:pPr>
        <w:rPr>
          <w:sz w:val="22"/>
          <w:szCs w:val="26"/>
        </w:rPr>
      </w:pPr>
    </w:p>
    <w:p w14:paraId="7947E21E" w14:textId="77777777" w:rsidR="00BC0F19" w:rsidRPr="00C24CD4" w:rsidRDefault="00BC0F19" w:rsidP="00BC0F19">
      <w:pPr>
        <w:pStyle w:val="Heading4"/>
        <w:rPr>
          <w:rFonts w:asciiTheme="minorHAnsi" w:hAnsiTheme="minorHAnsi" w:cstheme="minorHAnsi"/>
        </w:rPr>
      </w:pPr>
      <w:r w:rsidRPr="004F429E">
        <w:rPr>
          <w:rFonts w:asciiTheme="minorHAnsi" w:hAnsiTheme="minorHAnsi" w:cstheme="minorHAnsi"/>
        </w:rPr>
        <w:t xml:space="preserve">Quote </w:t>
      </w:r>
      <w:r>
        <w:rPr>
          <w:rFonts w:asciiTheme="minorHAnsi" w:hAnsiTheme="minorHAnsi" w:cstheme="minorHAnsi"/>
        </w:rPr>
        <w:t>Cancellation on Security</w:t>
      </w:r>
      <w:r w:rsidRPr="004F429E">
        <w:rPr>
          <w:rFonts w:asciiTheme="minorHAnsi" w:hAnsiTheme="minorHAnsi" w:cstheme="minorHAnsi"/>
        </w:rPr>
        <w:t xml:space="preserve"> Level</w:t>
      </w:r>
    </w:p>
    <w:p w14:paraId="55BA9C8C" w14:textId="77777777" w:rsidR="00BC0F19" w:rsidRDefault="00BC0F19" w:rsidP="00BC0F19">
      <w:pPr>
        <w:pStyle w:val="NormalNGMDS"/>
        <w:ind w:left="0"/>
        <w:rPr>
          <w:rFonts w:asciiTheme="minorHAnsi" w:hAnsiTheme="minorHAnsi" w:cstheme="minorHAnsi"/>
        </w:rPr>
      </w:pPr>
      <w:r>
        <w:rPr>
          <w:rFonts w:asciiTheme="minorHAnsi" w:hAnsiTheme="minorHAnsi" w:cstheme="minorHAnsi"/>
        </w:rPr>
        <w:t>A Quote Cancel on Security Level (66) message indicates all quotes for a particular security have been cancelled. U</w:t>
      </w:r>
      <w:r w:rsidRPr="008756B1">
        <w:rPr>
          <w:rFonts w:asciiTheme="minorHAnsi" w:hAnsiTheme="minorHAnsi" w:cstheme="minorHAnsi"/>
        </w:rPr>
        <w:t xml:space="preserve">pon received </w:t>
      </w:r>
      <w:r>
        <w:rPr>
          <w:rFonts w:asciiTheme="minorHAnsi" w:hAnsiTheme="minorHAnsi" w:cstheme="minorHAnsi"/>
        </w:rPr>
        <w:t>this message</w:t>
      </w:r>
      <w:r w:rsidRPr="008756B1">
        <w:rPr>
          <w:rFonts w:asciiTheme="minorHAnsi" w:hAnsiTheme="minorHAnsi" w:cstheme="minorHAnsi"/>
        </w:rPr>
        <w:t>, the client can assume all quote</w:t>
      </w:r>
      <w:r>
        <w:rPr>
          <w:rFonts w:asciiTheme="minorHAnsi" w:hAnsiTheme="minorHAnsi" w:cstheme="minorHAnsi"/>
        </w:rPr>
        <w:t>s</w:t>
      </w:r>
      <w:r w:rsidRPr="008756B1">
        <w:rPr>
          <w:rFonts w:asciiTheme="minorHAnsi" w:hAnsiTheme="minorHAnsi" w:cstheme="minorHAnsi"/>
        </w:rPr>
        <w:t xml:space="preserve"> for </w:t>
      </w:r>
      <w:r>
        <w:rPr>
          <w:rFonts w:asciiTheme="minorHAnsi" w:hAnsiTheme="minorHAnsi" w:cstheme="minorHAnsi"/>
        </w:rPr>
        <w:t>a</w:t>
      </w:r>
      <w:r w:rsidRPr="008756B1">
        <w:rPr>
          <w:rFonts w:asciiTheme="minorHAnsi" w:hAnsiTheme="minorHAnsi" w:cstheme="minorHAnsi"/>
        </w:rPr>
        <w:t xml:space="preserve"> particular security have been removed from the order book</w:t>
      </w:r>
      <w:r>
        <w:rPr>
          <w:rFonts w:asciiTheme="minorHAnsi" w:hAnsiTheme="minorHAnsi" w:cstheme="minorHAnsi"/>
        </w:rPr>
        <w:t xml:space="preserve"> already</w:t>
      </w:r>
      <w:r w:rsidRPr="008756B1">
        <w:rPr>
          <w:rFonts w:asciiTheme="minorHAnsi" w:hAnsiTheme="minorHAnsi" w:cstheme="minorHAnsi"/>
        </w:rPr>
        <w:t>.</w:t>
      </w:r>
    </w:p>
    <w:p w14:paraId="7314863E" w14:textId="3BE5E864" w:rsidR="00BC0F19" w:rsidRDefault="00BC0F19" w:rsidP="00BC0F19">
      <w:pPr>
        <w:pStyle w:val="NormalNGMDS"/>
        <w:ind w:left="0"/>
        <w:rPr>
          <w:rFonts w:asciiTheme="minorHAnsi" w:hAnsiTheme="minorHAnsi" w:cstheme="minorHAnsi"/>
        </w:rPr>
      </w:pPr>
      <w:r>
        <w:rPr>
          <w:rFonts w:asciiTheme="minorHAnsi" w:hAnsiTheme="minorHAnsi" w:cstheme="minorHAnsi"/>
        </w:rPr>
        <w:t xml:space="preserve">The Quote Cancel on Security Level message (66) is used to convey the following </w:t>
      </w:r>
      <w:r w:rsidR="002578DA">
        <w:rPr>
          <w:rFonts w:asciiTheme="minorHAnsi" w:hAnsiTheme="minorHAnsi" w:cstheme="minorHAnsi"/>
        </w:rPr>
        <w:t>situations.</w:t>
      </w:r>
    </w:p>
    <w:p w14:paraId="756EDB20" w14:textId="36D24301" w:rsidR="00BC0F19" w:rsidRDefault="00BC0F19" w:rsidP="002578DA">
      <w:pPr>
        <w:pStyle w:val="NormalNGMDS"/>
        <w:numPr>
          <w:ilvl w:val="0"/>
          <w:numId w:val="175"/>
        </w:numPr>
        <w:rPr>
          <w:rFonts w:asciiTheme="minorHAnsi" w:hAnsiTheme="minorHAnsi" w:cstheme="minorHAnsi"/>
        </w:rPr>
      </w:pPr>
      <w:r>
        <w:rPr>
          <w:rFonts w:asciiTheme="minorHAnsi" w:hAnsiTheme="minorHAnsi" w:cstheme="minorHAnsi"/>
        </w:rPr>
        <w:t xml:space="preserve">All outstanding quotes of </w:t>
      </w:r>
      <w:r w:rsidR="002578DA">
        <w:rPr>
          <w:rFonts w:asciiTheme="minorHAnsi" w:hAnsiTheme="minorHAnsi" w:cstheme="minorHAnsi"/>
        </w:rPr>
        <w:t xml:space="preserve">the </w:t>
      </w:r>
      <w:r>
        <w:rPr>
          <w:rFonts w:asciiTheme="minorHAnsi" w:hAnsiTheme="minorHAnsi" w:cstheme="minorHAnsi"/>
        </w:rPr>
        <w:t>same security may be cancelled by the client:</w:t>
      </w:r>
    </w:p>
    <w:p w14:paraId="38D95C54" w14:textId="718633A5" w:rsidR="00BC0F19" w:rsidRDefault="002578DA" w:rsidP="00BC0F19">
      <w:pPr>
        <w:pStyle w:val="NormalNGMDS"/>
        <w:numPr>
          <w:ilvl w:val="0"/>
          <w:numId w:val="89"/>
        </w:numPr>
        <w:rPr>
          <w:rFonts w:asciiTheme="minorHAnsi" w:hAnsiTheme="minorHAnsi" w:cstheme="minorHAnsi"/>
        </w:rPr>
      </w:pPr>
      <w:r>
        <w:rPr>
          <w:rFonts w:asciiTheme="minorHAnsi" w:hAnsiTheme="minorHAnsi" w:cstheme="minorHAnsi"/>
        </w:rPr>
        <w:t xml:space="preserve">Using </w:t>
      </w:r>
      <w:r w:rsidR="00D749DE">
        <w:rPr>
          <w:rFonts w:asciiTheme="minorHAnsi" w:hAnsiTheme="minorHAnsi" w:cstheme="minorHAnsi"/>
        </w:rPr>
        <w:t xml:space="preserve">a </w:t>
      </w:r>
      <w:r w:rsidR="00BC0F19">
        <w:rPr>
          <w:rFonts w:asciiTheme="minorHAnsi" w:hAnsiTheme="minorHAnsi" w:cstheme="minorHAnsi"/>
        </w:rPr>
        <w:t>Mass Cancel Request messages.</w:t>
      </w:r>
    </w:p>
    <w:p w14:paraId="7CA8E23F" w14:textId="731EAEFF" w:rsidR="002578DA" w:rsidRDefault="002578DA" w:rsidP="002578DA">
      <w:pPr>
        <w:pStyle w:val="NormalNGMDS"/>
        <w:numPr>
          <w:ilvl w:val="0"/>
          <w:numId w:val="89"/>
        </w:numPr>
        <w:rPr>
          <w:rFonts w:asciiTheme="minorHAnsi" w:hAnsiTheme="minorHAnsi" w:cstheme="minorHAnsi"/>
        </w:rPr>
      </w:pPr>
      <w:r>
        <w:rPr>
          <w:rFonts w:asciiTheme="minorHAnsi" w:hAnsiTheme="minorHAnsi" w:cstheme="minorHAnsi"/>
        </w:rPr>
        <w:t xml:space="preserve">Using </w:t>
      </w:r>
      <w:r w:rsidR="00D749DE">
        <w:rPr>
          <w:rFonts w:asciiTheme="minorHAnsi" w:hAnsiTheme="minorHAnsi" w:cstheme="minorHAnsi"/>
        </w:rPr>
        <w:t xml:space="preserve">an </w:t>
      </w:r>
      <w:r>
        <w:rPr>
          <w:rFonts w:asciiTheme="minorHAnsi" w:hAnsiTheme="minorHAnsi" w:cstheme="minorHAnsi"/>
        </w:rPr>
        <w:t xml:space="preserve">OBO Mass Cancel Request messages with Owning Session ID including </w:t>
      </w:r>
      <w:r>
        <w:t>this client.</w:t>
      </w:r>
    </w:p>
    <w:p w14:paraId="05B7C62E" w14:textId="61E44E8A" w:rsidR="00BC0F19" w:rsidRDefault="00BC0F19" w:rsidP="002578DA">
      <w:pPr>
        <w:pStyle w:val="NormalNGMDS"/>
        <w:numPr>
          <w:ilvl w:val="0"/>
          <w:numId w:val="175"/>
        </w:numPr>
        <w:rPr>
          <w:rFonts w:asciiTheme="minorHAnsi" w:hAnsiTheme="minorHAnsi" w:cstheme="minorHAnsi"/>
        </w:rPr>
      </w:pPr>
      <w:r>
        <w:rPr>
          <w:rFonts w:asciiTheme="minorHAnsi" w:hAnsiTheme="minorHAnsi" w:cstheme="minorHAnsi"/>
        </w:rPr>
        <w:t xml:space="preserve">All </w:t>
      </w:r>
      <w:r w:rsidR="002578DA">
        <w:rPr>
          <w:rFonts w:asciiTheme="minorHAnsi" w:hAnsiTheme="minorHAnsi" w:cstheme="minorHAnsi"/>
        </w:rPr>
        <w:t>o</w:t>
      </w:r>
      <w:r>
        <w:rPr>
          <w:rFonts w:asciiTheme="minorHAnsi" w:hAnsiTheme="minorHAnsi" w:cstheme="minorHAnsi"/>
        </w:rPr>
        <w:t xml:space="preserve">utstanding quotes of </w:t>
      </w:r>
      <w:r w:rsidR="002578DA">
        <w:rPr>
          <w:rFonts w:asciiTheme="minorHAnsi" w:hAnsiTheme="minorHAnsi" w:cstheme="minorHAnsi"/>
        </w:rPr>
        <w:t xml:space="preserve">the </w:t>
      </w:r>
      <w:r>
        <w:rPr>
          <w:rFonts w:asciiTheme="minorHAnsi" w:hAnsiTheme="minorHAnsi" w:cstheme="minorHAnsi"/>
        </w:rPr>
        <w:t>same security may be cancelled u</w:t>
      </w:r>
      <w:r>
        <w:t>nsolicitedly due to the following scenarios</w:t>
      </w:r>
      <w:r>
        <w:rPr>
          <w:rFonts w:asciiTheme="minorHAnsi" w:hAnsiTheme="minorHAnsi" w:cstheme="minorHAnsi"/>
        </w:rPr>
        <w:t>:</w:t>
      </w:r>
    </w:p>
    <w:p w14:paraId="763A8702" w14:textId="47D2C8A9" w:rsidR="00BC0F19" w:rsidRDefault="002578DA" w:rsidP="00BC0F19">
      <w:pPr>
        <w:pStyle w:val="NormalNGMDS"/>
        <w:numPr>
          <w:ilvl w:val="0"/>
          <w:numId w:val="89"/>
        </w:numPr>
        <w:rPr>
          <w:rFonts w:asciiTheme="minorHAnsi" w:hAnsiTheme="minorHAnsi" w:cstheme="minorHAnsi"/>
        </w:rPr>
      </w:pPr>
      <w:r>
        <w:rPr>
          <w:rFonts w:asciiTheme="minorHAnsi" w:hAnsiTheme="minorHAnsi" w:cstheme="minorHAnsi"/>
        </w:rPr>
        <w:t>C</w:t>
      </w:r>
      <w:r w:rsidR="00BC0F19">
        <w:rPr>
          <w:rFonts w:asciiTheme="minorHAnsi" w:hAnsiTheme="minorHAnsi" w:cstheme="minorHAnsi"/>
        </w:rPr>
        <w:t>ancelled due to OBO Mass Cancel</w:t>
      </w:r>
      <w:r w:rsidR="00BC0F19" w:rsidRPr="00F97544">
        <w:rPr>
          <w:rFonts w:asciiTheme="minorHAnsi" w:hAnsiTheme="minorHAnsi" w:cstheme="minorHAnsi"/>
        </w:rPr>
        <w:t xml:space="preserve"> </w:t>
      </w:r>
      <w:r w:rsidR="00BC0F19">
        <w:rPr>
          <w:rFonts w:asciiTheme="minorHAnsi" w:hAnsiTheme="minorHAnsi" w:cstheme="minorHAnsi"/>
        </w:rPr>
        <w:t>Request</w:t>
      </w:r>
      <w:r w:rsidR="008C4585">
        <w:rPr>
          <w:rFonts w:asciiTheme="minorHAnsi" w:hAnsiTheme="minorHAnsi" w:cstheme="minorHAnsi"/>
        </w:rPr>
        <w:t xml:space="preserve"> from another client.</w:t>
      </w:r>
    </w:p>
    <w:p w14:paraId="3E5A4FB0" w14:textId="2AB24AC6" w:rsidR="00BC0F19" w:rsidRDefault="002578DA" w:rsidP="00BC0F19">
      <w:pPr>
        <w:pStyle w:val="NormalNGMDS"/>
        <w:numPr>
          <w:ilvl w:val="0"/>
          <w:numId w:val="89"/>
        </w:numPr>
        <w:rPr>
          <w:rFonts w:asciiTheme="minorHAnsi" w:hAnsiTheme="minorHAnsi" w:cstheme="minorHAnsi"/>
        </w:rPr>
      </w:pPr>
      <w:r>
        <w:rPr>
          <w:rFonts w:asciiTheme="minorHAnsi" w:hAnsiTheme="minorHAnsi" w:cstheme="minorHAnsi"/>
        </w:rPr>
        <w:t xml:space="preserve">Cancelled </w:t>
      </w:r>
      <w:r w:rsidR="00BC0F19">
        <w:rPr>
          <w:rFonts w:asciiTheme="minorHAnsi" w:hAnsiTheme="minorHAnsi" w:cstheme="minorHAnsi"/>
        </w:rPr>
        <w:t>ancelled due to COD triggered.</w:t>
      </w:r>
    </w:p>
    <w:p w14:paraId="29AFE56F" w14:textId="2577680F" w:rsidR="00BC0F19" w:rsidRDefault="002578DA" w:rsidP="00BC0F19">
      <w:pPr>
        <w:pStyle w:val="NormalNGMDS"/>
        <w:numPr>
          <w:ilvl w:val="0"/>
          <w:numId w:val="89"/>
        </w:numPr>
        <w:rPr>
          <w:rFonts w:asciiTheme="minorHAnsi" w:hAnsiTheme="minorHAnsi" w:cstheme="minorHAnsi"/>
        </w:rPr>
      </w:pPr>
      <w:r>
        <w:rPr>
          <w:rFonts w:asciiTheme="minorHAnsi" w:hAnsiTheme="minorHAnsi" w:cstheme="minorHAnsi"/>
        </w:rPr>
        <w:t xml:space="preserve">Cancelled </w:t>
      </w:r>
      <w:r w:rsidR="00BC0F19">
        <w:rPr>
          <w:rFonts w:asciiTheme="minorHAnsi" w:hAnsiTheme="minorHAnsi" w:cstheme="minorHAnsi"/>
        </w:rPr>
        <w:t>due to market maker protection (MMP) triggered.</w:t>
      </w:r>
    </w:p>
    <w:p w14:paraId="5C01ACA3" w14:textId="56CD1152" w:rsidR="00BC0F19" w:rsidRDefault="002578DA" w:rsidP="00BC0F19">
      <w:pPr>
        <w:pStyle w:val="NormalNGMDS"/>
        <w:numPr>
          <w:ilvl w:val="0"/>
          <w:numId w:val="89"/>
        </w:numPr>
        <w:rPr>
          <w:rFonts w:asciiTheme="minorHAnsi" w:hAnsiTheme="minorHAnsi" w:cstheme="minorHAnsi"/>
        </w:rPr>
      </w:pPr>
      <w:r>
        <w:rPr>
          <w:rFonts w:asciiTheme="minorHAnsi" w:hAnsiTheme="minorHAnsi" w:cstheme="minorHAnsi"/>
        </w:rPr>
        <w:t>Cancelled</w:t>
      </w:r>
      <w:r w:rsidR="00BC0F19">
        <w:rPr>
          <w:rFonts w:asciiTheme="minorHAnsi" w:hAnsiTheme="minorHAnsi" w:cstheme="minorHAnsi"/>
        </w:rPr>
        <w:t xml:space="preserve"> due to k</w:t>
      </w:r>
      <w:r w:rsidR="00BC0F19">
        <w:t xml:space="preserve">ill switch, e.g. by </w:t>
      </w:r>
      <w:r w:rsidR="00BC0F19" w:rsidRPr="00B83B82">
        <w:t>PTRM</w:t>
      </w:r>
      <w:r w:rsidR="00BC0F19">
        <w:t>.</w:t>
      </w:r>
    </w:p>
    <w:p w14:paraId="4748D6D6" w14:textId="6E6ECF76" w:rsidR="00BC0F19" w:rsidRDefault="002578DA" w:rsidP="00BC0F19">
      <w:pPr>
        <w:pStyle w:val="NormalNGMDS"/>
        <w:numPr>
          <w:ilvl w:val="0"/>
          <w:numId w:val="89"/>
        </w:numPr>
        <w:rPr>
          <w:rFonts w:asciiTheme="minorHAnsi" w:hAnsiTheme="minorHAnsi" w:cstheme="minorHAnsi"/>
        </w:rPr>
      </w:pPr>
      <w:r>
        <w:rPr>
          <w:rFonts w:asciiTheme="minorHAnsi" w:hAnsiTheme="minorHAnsi" w:cstheme="minorHAnsi"/>
        </w:rPr>
        <w:t>Cancelled</w:t>
      </w:r>
      <w:r w:rsidR="00BC0F19">
        <w:rPr>
          <w:rFonts w:asciiTheme="minorHAnsi" w:hAnsiTheme="minorHAnsi" w:cstheme="minorHAnsi"/>
        </w:rPr>
        <w:t xml:space="preserve"> due to HKEX trading and market operations.</w:t>
      </w:r>
    </w:p>
    <w:p w14:paraId="0C063C01" w14:textId="77777777" w:rsidR="00BC0F19" w:rsidRDefault="00BC0F19" w:rsidP="00BC0F19">
      <w:pPr>
        <w:pStyle w:val="NormalNGMDS"/>
        <w:ind w:left="0"/>
        <w:rPr>
          <w:rFonts w:asciiTheme="minorHAnsi" w:hAnsiTheme="minorHAnsi" w:cstheme="minorHAnsi"/>
        </w:rPr>
      </w:pPr>
    </w:p>
    <w:p w14:paraId="6638B067" w14:textId="77777777" w:rsidR="00BC0F19" w:rsidRPr="00C24CD4" w:rsidRDefault="00BC0F19" w:rsidP="00BC0F19">
      <w:pPr>
        <w:pStyle w:val="Heading4"/>
        <w:rPr>
          <w:rFonts w:asciiTheme="minorHAnsi" w:hAnsiTheme="minorHAnsi" w:cstheme="minorHAnsi"/>
        </w:rPr>
      </w:pPr>
      <w:r w:rsidRPr="004F429E">
        <w:rPr>
          <w:rFonts w:asciiTheme="minorHAnsi" w:hAnsiTheme="minorHAnsi" w:cstheme="minorHAnsi"/>
        </w:rPr>
        <w:t xml:space="preserve">Quote </w:t>
      </w:r>
      <w:r>
        <w:rPr>
          <w:rFonts w:asciiTheme="minorHAnsi" w:hAnsiTheme="minorHAnsi" w:cstheme="minorHAnsi"/>
        </w:rPr>
        <w:t>Cancellation on Order</w:t>
      </w:r>
      <w:r w:rsidRPr="004F429E">
        <w:rPr>
          <w:rFonts w:asciiTheme="minorHAnsi" w:hAnsiTheme="minorHAnsi" w:cstheme="minorHAnsi"/>
        </w:rPr>
        <w:t xml:space="preserve"> Level</w:t>
      </w:r>
    </w:p>
    <w:p w14:paraId="27D4488B" w14:textId="77777777" w:rsidR="00BC0F19" w:rsidRDefault="00BC0F19" w:rsidP="00BC0F19">
      <w:pPr>
        <w:pStyle w:val="NormalNGMDS"/>
        <w:ind w:left="0"/>
        <w:rPr>
          <w:rFonts w:asciiTheme="minorHAnsi" w:hAnsiTheme="minorHAnsi" w:cstheme="minorHAnsi"/>
        </w:rPr>
      </w:pPr>
      <w:r>
        <w:rPr>
          <w:rFonts w:asciiTheme="minorHAnsi" w:hAnsiTheme="minorHAnsi" w:cstheme="minorHAnsi"/>
        </w:rPr>
        <w:t>An accepted bid/offer quote is a Limit order in the order book. The Quote Cancel on Order Level (67)</w:t>
      </w:r>
      <w:r w:rsidRPr="00FE4686">
        <w:rPr>
          <w:rFonts w:asciiTheme="minorHAnsi" w:hAnsiTheme="minorHAnsi" w:cstheme="minorHAnsi"/>
        </w:rPr>
        <w:t xml:space="preserve"> is </w:t>
      </w:r>
      <w:r>
        <w:rPr>
          <w:rFonts w:asciiTheme="minorHAnsi" w:hAnsiTheme="minorHAnsi" w:cstheme="minorHAnsi"/>
        </w:rPr>
        <w:t>used to indicate a quote order is cancelled.</w:t>
      </w:r>
    </w:p>
    <w:p w14:paraId="15EFD045" w14:textId="744277E9" w:rsidR="00BC0F19" w:rsidRDefault="00BC0F19" w:rsidP="00BC0F19">
      <w:pPr>
        <w:pStyle w:val="NormalNGMDS"/>
        <w:ind w:left="0"/>
        <w:rPr>
          <w:rFonts w:asciiTheme="minorHAnsi" w:hAnsiTheme="minorHAnsi" w:cstheme="minorHAnsi"/>
        </w:rPr>
      </w:pPr>
      <w:r>
        <w:rPr>
          <w:rFonts w:asciiTheme="minorHAnsi" w:hAnsiTheme="minorHAnsi" w:cstheme="minorHAnsi"/>
        </w:rPr>
        <w:t>The Quote Cancel on Order Level (67)</w:t>
      </w:r>
      <w:r w:rsidRPr="00FE4686">
        <w:rPr>
          <w:rFonts w:asciiTheme="minorHAnsi" w:hAnsiTheme="minorHAnsi" w:cstheme="minorHAnsi"/>
        </w:rPr>
        <w:t xml:space="preserve"> </w:t>
      </w:r>
      <w:r>
        <w:rPr>
          <w:rFonts w:asciiTheme="minorHAnsi" w:hAnsiTheme="minorHAnsi" w:cstheme="minorHAnsi"/>
        </w:rPr>
        <w:t xml:space="preserve">is </w:t>
      </w:r>
      <w:r w:rsidR="00D458DB">
        <w:rPr>
          <w:rFonts w:asciiTheme="minorHAnsi" w:hAnsiTheme="minorHAnsi" w:cstheme="minorHAnsi"/>
        </w:rPr>
        <w:t>used to convey the following situations</w:t>
      </w:r>
      <w:r>
        <w:rPr>
          <w:rFonts w:asciiTheme="minorHAnsi" w:hAnsiTheme="minorHAnsi" w:cstheme="minorHAnsi"/>
        </w:rPr>
        <w:t>.</w:t>
      </w:r>
    </w:p>
    <w:p w14:paraId="2C159D64" w14:textId="77777777" w:rsidR="00BC0F19" w:rsidRDefault="00BC0F19" w:rsidP="00D749DE">
      <w:pPr>
        <w:pStyle w:val="NormalNGMDS"/>
        <w:numPr>
          <w:ilvl w:val="0"/>
          <w:numId w:val="175"/>
        </w:numPr>
        <w:rPr>
          <w:rFonts w:asciiTheme="minorHAnsi" w:hAnsiTheme="minorHAnsi" w:cstheme="minorHAnsi"/>
        </w:rPr>
      </w:pPr>
      <w:r>
        <w:rPr>
          <w:rFonts w:asciiTheme="minorHAnsi" w:hAnsiTheme="minorHAnsi" w:cstheme="minorHAnsi"/>
        </w:rPr>
        <w:t>The quote order may be cancelled by the client:</w:t>
      </w:r>
    </w:p>
    <w:p w14:paraId="5443D341" w14:textId="71B18D5A" w:rsidR="00BC0F19" w:rsidRDefault="00D749DE" w:rsidP="00BC0F19">
      <w:pPr>
        <w:pStyle w:val="NormalNGMDS"/>
        <w:numPr>
          <w:ilvl w:val="0"/>
          <w:numId w:val="89"/>
        </w:numPr>
        <w:rPr>
          <w:rFonts w:asciiTheme="minorHAnsi" w:hAnsiTheme="minorHAnsi" w:cstheme="minorHAnsi"/>
        </w:rPr>
      </w:pPr>
      <w:r>
        <w:rPr>
          <w:rFonts w:asciiTheme="minorHAnsi" w:hAnsiTheme="minorHAnsi" w:cstheme="minorHAnsi"/>
        </w:rPr>
        <w:t xml:space="preserve">Using a </w:t>
      </w:r>
      <w:r w:rsidR="00BC0F19">
        <w:rPr>
          <w:rFonts w:asciiTheme="minorHAnsi" w:hAnsiTheme="minorHAnsi" w:cstheme="minorHAnsi"/>
        </w:rPr>
        <w:t>Mass Cancel Request message</w:t>
      </w:r>
    </w:p>
    <w:p w14:paraId="73503C4F" w14:textId="037A38DD" w:rsidR="00D749DE" w:rsidRDefault="00D749DE" w:rsidP="00BC0F19">
      <w:pPr>
        <w:pStyle w:val="NormalNGMDS"/>
        <w:numPr>
          <w:ilvl w:val="0"/>
          <w:numId w:val="89"/>
        </w:numPr>
        <w:rPr>
          <w:rFonts w:asciiTheme="minorHAnsi" w:hAnsiTheme="minorHAnsi" w:cstheme="minorHAnsi"/>
        </w:rPr>
      </w:pPr>
      <w:r>
        <w:rPr>
          <w:rFonts w:asciiTheme="minorHAnsi" w:hAnsiTheme="minorHAnsi" w:cstheme="minorHAnsi"/>
        </w:rPr>
        <w:t xml:space="preserve">Using an OBO Mass Cancel Request messages with Owning Session ID including </w:t>
      </w:r>
      <w:r>
        <w:t>this client.</w:t>
      </w:r>
    </w:p>
    <w:p w14:paraId="490C3ADB" w14:textId="77777777" w:rsidR="00BC0F19" w:rsidRDefault="00BC0F19" w:rsidP="00D749DE">
      <w:pPr>
        <w:pStyle w:val="NormalNGMDS"/>
        <w:numPr>
          <w:ilvl w:val="0"/>
          <w:numId w:val="176"/>
        </w:numPr>
        <w:rPr>
          <w:rFonts w:asciiTheme="minorHAnsi" w:hAnsiTheme="minorHAnsi" w:cstheme="minorHAnsi"/>
        </w:rPr>
      </w:pPr>
      <w:r>
        <w:rPr>
          <w:rFonts w:asciiTheme="minorHAnsi" w:hAnsiTheme="minorHAnsi" w:cstheme="minorHAnsi"/>
        </w:rPr>
        <w:t>The quote order may be cancelled u</w:t>
      </w:r>
      <w:r>
        <w:t>nsolicitedly</w:t>
      </w:r>
      <w:r w:rsidRPr="00123B8C">
        <w:t xml:space="preserve"> </w:t>
      </w:r>
      <w:r>
        <w:t>due to the following scenarios:</w:t>
      </w:r>
    </w:p>
    <w:p w14:paraId="753AC004" w14:textId="2CF73285" w:rsidR="00BC0F19" w:rsidRDefault="00D749DE" w:rsidP="00BC0F19">
      <w:pPr>
        <w:pStyle w:val="NormalNGMDS"/>
        <w:numPr>
          <w:ilvl w:val="0"/>
          <w:numId w:val="89"/>
        </w:numPr>
        <w:rPr>
          <w:rFonts w:asciiTheme="minorHAnsi" w:hAnsiTheme="minorHAnsi" w:cstheme="minorHAnsi"/>
        </w:rPr>
      </w:pPr>
      <w:r>
        <w:rPr>
          <w:rFonts w:asciiTheme="minorHAnsi" w:hAnsiTheme="minorHAnsi" w:cstheme="minorHAnsi"/>
        </w:rPr>
        <w:t xml:space="preserve">Cancelled </w:t>
      </w:r>
      <w:r w:rsidR="00BC0F19">
        <w:rPr>
          <w:rFonts w:asciiTheme="minorHAnsi" w:hAnsiTheme="minorHAnsi" w:cstheme="minorHAnsi"/>
        </w:rPr>
        <w:t>due to OBO Mass Cancel</w:t>
      </w:r>
      <w:r w:rsidR="00BC0F19" w:rsidRPr="00F97544">
        <w:rPr>
          <w:rFonts w:asciiTheme="minorHAnsi" w:hAnsiTheme="minorHAnsi" w:cstheme="minorHAnsi"/>
        </w:rPr>
        <w:t xml:space="preserve"> </w:t>
      </w:r>
      <w:r w:rsidR="00BC0F19">
        <w:rPr>
          <w:rFonts w:asciiTheme="minorHAnsi" w:hAnsiTheme="minorHAnsi" w:cstheme="minorHAnsi"/>
        </w:rPr>
        <w:t>Request with cancel request on order level.</w:t>
      </w:r>
    </w:p>
    <w:p w14:paraId="69E55F33" w14:textId="6CFE290B" w:rsidR="00BC0F19" w:rsidRDefault="00D749DE" w:rsidP="00BC0F19">
      <w:pPr>
        <w:pStyle w:val="NormalNGMDS"/>
        <w:numPr>
          <w:ilvl w:val="0"/>
          <w:numId w:val="89"/>
        </w:numPr>
        <w:rPr>
          <w:rFonts w:asciiTheme="minorHAnsi" w:hAnsiTheme="minorHAnsi" w:cstheme="minorHAnsi"/>
        </w:rPr>
      </w:pPr>
      <w:r>
        <w:rPr>
          <w:rFonts w:asciiTheme="minorHAnsi" w:hAnsiTheme="minorHAnsi" w:cstheme="minorHAnsi"/>
        </w:rPr>
        <w:t xml:space="preserve">Cancelled </w:t>
      </w:r>
      <w:r w:rsidR="00BC0F19">
        <w:rPr>
          <w:rFonts w:asciiTheme="minorHAnsi" w:hAnsiTheme="minorHAnsi" w:cstheme="minorHAnsi"/>
        </w:rPr>
        <w:t>due to SMP.</w:t>
      </w:r>
    </w:p>
    <w:p w14:paraId="1F820A36" w14:textId="6B7D7E22" w:rsidR="00BC0F19" w:rsidRDefault="00D749DE" w:rsidP="00BC0F19">
      <w:pPr>
        <w:pStyle w:val="NormalNGMDS"/>
        <w:numPr>
          <w:ilvl w:val="0"/>
          <w:numId w:val="89"/>
        </w:numPr>
        <w:rPr>
          <w:rFonts w:asciiTheme="minorHAnsi" w:hAnsiTheme="minorHAnsi" w:cstheme="minorHAnsi"/>
        </w:rPr>
      </w:pPr>
      <w:r>
        <w:rPr>
          <w:rFonts w:asciiTheme="minorHAnsi" w:hAnsiTheme="minorHAnsi" w:cstheme="minorHAnsi"/>
        </w:rPr>
        <w:t xml:space="preserve">Cancelled </w:t>
      </w:r>
      <w:r w:rsidR="00BC0F19">
        <w:rPr>
          <w:rFonts w:asciiTheme="minorHAnsi" w:hAnsiTheme="minorHAnsi" w:cstheme="minorHAnsi"/>
        </w:rPr>
        <w:t>due to VCM.</w:t>
      </w:r>
    </w:p>
    <w:p w14:paraId="5ACE758F" w14:textId="29CDADA2" w:rsidR="00BC0F19" w:rsidRDefault="00D749DE" w:rsidP="00BC0F19">
      <w:pPr>
        <w:pStyle w:val="NormalNGMDS"/>
        <w:numPr>
          <w:ilvl w:val="0"/>
          <w:numId w:val="89"/>
        </w:numPr>
        <w:rPr>
          <w:rFonts w:asciiTheme="minorHAnsi" w:hAnsiTheme="minorHAnsi" w:cstheme="minorHAnsi"/>
        </w:rPr>
      </w:pPr>
      <w:r>
        <w:rPr>
          <w:rFonts w:asciiTheme="minorHAnsi" w:hAnsiTheme="minorHAnsi" w:cstheme="minorHAnsi"/>
        </w:rPr>
        <w:t>Cancelled</w:t>
      </w:r>
      <w:r w:rsidR="00BC0F19">
        <w:rPr>
          <w:rFonts w:asciiTheme="minorHAnsi" w:hAnsiTheme="minorHAnsi" w:cstheme="minorHAnsi"/>
        </w:rPr>
        <w:t xml:space="preserve"> due to HKEX trading and market operations.</w:t>
      </w:r>
    </w:p>
    <w:p w14:paraId="3D80D4C7" w14:textId="3736D300" w:rsidR="00BC0F19" w:rsidRDefault="00BC0F19" w:rsidP="00BC0F19">
      <w:pPr>
        <w:pStyle w:val="NormalNGMDS"/>
        <w:ind w:left="0"/>
        <w:rPr>
          <w:rFonts w:asciiTheme="minorHAnsi" w:hAnsiTheme="minorHAnsi" w:cstheme="minorHAnsi"/>
        </w:rPr>
      </w:pPr>
    </w:p>
    <w:p w14:paraId="4FD4C360" w14:textId="6779E45E" w:rsidR="00C07ED2" w:rsidRPr="0010523D" w:rsidRDefault="00C07ED2" w:rsidP="00C07ED2">
      <w:pPr>
        <w:pStyle w:val="Heading3"/>
      </w:pPr>
      <w:r>
        <w:t>Quote Amendment</w:t>
      </w:r>
    </w:p>
    <w:p w14:paraId="7FE03EB6" w14:textId="7B497997" w:rsidR="00C07ED2" w:rsidRDefault="00C07ED2" w:rsidP="00C07ED2">
      <w:pPr>
        <w:pStyle w:val="NormalNGMDS"/>
        <w:ind w:left="0"/>
        <w:rPr>
          <w:rFonts w:asciiTheme="minorHAnsi" w:hAnsiTheme="minorHAnsi" w:cstheme="minorHAnsi"/>
        </w:rPr>
      </w:pPr>
      <w:r>
        <w:rPr>
          <w:rFonts w:asciiTheme="minorHAnsi" w:hAnsiTheme="minorHAnsi" w:cstheme="minorHAnsi"/>
        </w:rPr>
        <w:t xml:space="preserve">Refer to Section </w:t>
      </w:r>
      <w:r w:rsidRPr="00C07ED2">
        <w:rPr>
          <w:rFonts w:asciiTheme="minorHAnsi" w:hAnsiTheme="minorHAnsi" w:cstheme="minorHAnsi"/>
        </w:rPr>
        <w:t>6.16.3</w:t>
      </w:r>
      <w:r>
        <w:rPr>
          <w:rFonts w:asciiTheme="minorHAnsi" w:hAnsiTheme="minorHAnsi" w:cstheme="minorHAnsi"/>
        </w:rPr>
        <w:t>.</w:t>
      </w:r>
    </w:p>
    <w:p w14:paraId="14851073" w14:textId="77777777" w:rsidR="00C07ED2" w:rsidRDefault="00C07ED2" w:rsidP="00BC0F19">
      <w:pPr>
        <w:pStyle w:val="NormalNGMDS"/>
        <w:ind w:left="0"/>
        <w:rPr>
          <w:rFonts w:asciiTheme="minorHAnsi" w:hAnsiTheme="minorHAnsi" w:cstheme="minorHAnsi"/>
        </w:rPr>
      </w:pPr>
    </w:p>
    <w:p w14:paraId="516A197E" w14:textId="3F4B978C" w:rsidR="00FC0AAB" w:rsidRPr="0010523D" w:rsidRDefault="00FC0AAB" w:rsidP="00FC0AAB">
      <w:pPr>
        <w:pStyle w:val="Heading3"/>
      </w:pPr>
      <w:r>
        <w:lastRenderedPageBreak/>
        <w:t>Quote Processing</w:t>
      </w:r>
      <w:r w:rsidR="00FA6835">
        <w:t xml:space="preserve"> and Different Scenarios</w:t>
      </w:r>
    </w:p>
    <w:p w14:paraId="402F27C5" w14:textId="33718B6D" w:rsidR="00FC0AAB" w:rsidRDefault="00FC0AAB" w:rsidP="000B4003">
      <w:pPr>
        <w:pStyle w:val="NormalNGMDS"/>
        <w:ind w:left="0"/>
        <w:rPr>
          <w:szCs w:val="26"/>
        </w:rPr>
      </w:pPr>
      <w:r>
        <w:rPr>
          <w:szCs w:val="26"/>
        </w:rPr>
        <w:t>The system will process the quote bid side first and then the offer side. In Mass Quote, the system will process first Quote Entry Block and then the second one and so on.</w:t>
      </w:r>
    </w:p>
    <w:p w14:paraId="53267E6B" w14:textId="77777777" w:rsidR="003C30F5" w:rsidRDefault="000B4003" w:rsidP="000B4003">
      <w:pPr>
        <w:pStyle w:val="NormalNGMDS"/>
        <w:ind w:left="0"/>
        <w:rPr>
          <w:szCs w:val="26"/>
        </w:rPr>
      </w:pPr>
      <w:r>
        <w:rPr>
          <w:szCs w:val="26"/>
        </w:rPr>
        <w:t>The following lists the message to be returned to client for different scenarios</w:t>
      </w:r>
      <w:r w:rsidR="003C30F5">
        <w:rPr>
          <w:szCs w:val="26"/>
        </w:rPr>
        <w:t>. To illustrate them, the following notation is used:</w:t>
      </w:r>
    </w:p>
    <w:p w14:paraId="5CDCA8E7" w14:textId="0AD10199" w:rsidR="000B4003" w:rsidRDefault="00A8425D" w:rsidP="000B4003">
      <w:pPr>
        <w:pStyle w:val="NormalNGMDS"/>
        <w:ind w:left="0"/>
        <w:rPr>
          <w:szCs w:val="26"/>
        </w:rPr>
      </w:pPr>
      <w:r>
        <w:rPr>
          <w:szCs w:val="26"/>
        </w:rPr>
        <w:t xml:space="preserve">Mass Quote </w:t>
      </w:r>
      <w:r w:rsidR="003C30F5">
        <w:rPr>
          <w:szCs w:val="26"/>
        </w:rPr>
        <w:t xml:space="preserve">with </w:t>
      </w:r>
      <w:r>
        <w:rPr>
          <w:szCs w:val="26"/>
        </w:rPr>
        <w:t>Quote ID = X, Security ID = A</w:t>
      </w:r>
      <w:r w:rsidR="00354525">
        <w:rPr>
          <w:szCs w:val="26"/>
        </w:rPr>
        <w:t xml:space="preserve">, </w:t>
      </w:r>
      <w:r w:rsidR="003C30F5">
        <w:rPr>
          <w:szCs w:val="26"/>
        </w:rPr>
        <w:t>Quote Entry ID = N --&gt; {X, [A, N]}</w:t>
      </w:r>
    </w:p>
    <w:p w14:paraId="371648BC" w14:textId="70A492B0" w:rsidR="003C30F5" w:rsidRPr="00FC0AAB" w:rsidRDefault="003C30F5" w:rsidP="003C30F5">
      <w:pPr>
        <w:pStyle w:val="NormalNGMDS"/>
        <w:numPr>
          <w:ilvl w:val="0"/>
          <w:numId w:val="180"/>
        </w:numPr>
        <w:rPr>
          <w:rFonts w:asciiTheme="minorHAnsi" w:hAnsiTheme="minorHAnsi" w:cstheme="minorHAnsi"/>
          <w:szCs w:val="26"/>
        </w:rPr>
      </w:pPr>
      <w:r>
        <w:rPr>
          <w:rFonts w:asciiTheme="minorHAnsi" w:hAnsiTheme="minorHAnsi" w:cstheme="minorHAnsi"/>
        </w:rPr>
        <w:t>Q</w:t>
      </w:r>
      <w:r w:rsidRPr="00FC0AAB">
        <w:rPr>
          <w:rFonts w:asciiTheme="minorHAnsi" w:hAnsiTheme="minorHAnsi" w:cstheme="minorHAnsi"/>
        </w:rPr>
        <w:t>uote is accepted</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520"/>
        <w:gridCol w:w="3512"/>
        <w:gridCol w:w="2977"/>
      </w:tblGrid>
      <w:tr w:rsidR="003C30F5" w:rsidRPr="00FC0AAB" w14:paraId="1C8F9C51" w14:textId="77777777" w:rsidTr="003C30F5">
        <w:trPr>
          <w:trHeight w:val="300"/>
          <w:tblHeader/>
        </w:trPr>
        <w:tc>
          <w:tcPr>
            <w:tcW w:w="1399" w:type="pct"/>
            <w:shd w:val="clear" w:color="auto" w:fill="C6D9F1" w:themeFill="text2" w:themeFillTint="33"/>
          </w:tcPr>
          <w:p w14:paraId="6CF11735" w14:textId="6B3C91AC" w:rsidR="003C30F5" w:rsidRPr="00FC0AAB" w:rsidRDefault="003C30F5" w:rsidP="00D96643">
            <w:pPr>
              <w:pStyle w:val="Tablehead"/>
              <w:spacing w:after="0"/>
              <w:jc w:val="left"/>
              <w:rPr>
                <w:rFonts w:cstheme="minorHAnsi"/>
                <w:lang w:val="en-GB"/>
              </w:rPr>
            </w:pPr>
            <w:r w:rsidRPr="00FC0AAB">
              <w:rPr>
                <w:rFonts w:cstheme="minorHAnsi"/>
                <w:lang w:val="en-GB"/>
              </w:rPr>
              <w:t>Processing Step</w:t>
            </w:r>
          </w:p>
        </w:tc>
        <w:tc>
          <w:tcPr>
            <w:tcW w:w="1949" w:type="pct"/>
            <w:shd w:val="clear" w:color="auto" w:fill="C6D9F1" w:themeFill="text2" w:themeFillTint="33"/>
          </w:tcPr>
          <w:p w14:paraId="78142DF5" w14:textId="77777777" w:rsidR="003C30F5" w:rsidRPr="00FC0AAB" w:rsidRDefault="003C30F5" w:rsidP="00D96643">
            <w:pPr>
              <w:pStyle w:val="Tablehead"/>
              <w:spacing w:after="0"/>
              <w:jc w:val="left"/>
              <w:rPr>
                <w:rFonts w:cstheme="minorHAnsi"/>
              </w:rPr>
            </w:pPr>
            <w:r w:rsidRPr="00FC0AAB">
              <w:rPr>
                <w:rFonts w:cstheme="minorHAnsi"/>
                <w:lang w:val="en-GB"/>
              </w:rPr>
              <w:t>Acknowledge each quote message</w:t>
            </w:r>
          </w:p>
        </w:tc>
        <w:tc>
          <w:tcPr>
            <w:tcW w:w="1652" w:type="pct"/>
            <w:shd w:val="clear" w:color="auto" w:fill="C6D9F1" w:themeFill="text2" w:themeFillTint="33"/>
            <w:noWrap/>
          </w:tcPr>
          <w:p w14:paraId="39340AD0" w14:textId="77777777" w:rsidR="003C30F5" w:rsidRPr="00FC0AAB" w:rsidRDefault="003C30F5" w:rsidP="00D96643">
            <w:pPr>
              <w:pStyle w:val="Tablehead"/>
              <w:spacing w:after="0"/>
              <w:jc w:val="left"/>
              <w:rPr>
                <w:rFonts w:cstheme="minorHAnsi"/>
              </w:rPr>
            </w:pPr>
            <w:r w:rsidRPr="00FC0AAB">
              <w:rPr>
                <w:rFonts w:cstheme="minorHAnsi"/>
                <w:lang w:val="en-GB"/>
              </w:rPr>
              <w:t>Acknowledge on order level</w:t>
            </w:r>
          </w:p>
        </w:tc>
      </w:tr>
      <w:tr w:rsidR="003C30F5" w:rsidRPr="00FC0AAB" w14:paraId="2FBC1A20" w14:textId="77777777" w:rsidTr="003C30F5">
        <w:tblPrEx>
          <w:tblBorders>
            <w:insideH w:val="single" w:sz="6" w:space="0" w:color="FFFFFF" w:themeColor="background1"/>
            <w:insideV w:val="single" w:sz="6" w:space="0" w:color="FFFFFF" w:themeColor="background1"/>
          </w:tblBorders>
        </w:tblPrEx>
        <w:trPr>
          <w:trHeight w:val="37"/>
        </w:trPr>
        <w:tc>
          <w:tcPr>
            <w:tcW w:w="1399" w:type="pct"/>
            <w:shd w:val="clear" w:color="auto" w:fill="F2F2F2" w:themeFill="background1" w:themeFillShade="F2"/>
          </w:tcPr>
          <w:p w14:paraId="612CE535" w14:textId="3A8C3B30" w:rsidR="003C30F5" w:rsidRPr="003C30F5" w:rsidRDefault="003C30F5" w:rsidP="00D96643">
            <w:pPr>
              <w:pStyle w:val="Heading1Text"/>
              <w:ind w:left="0"/>
              <w:jc w:val="left"/>
              <w:rPr>
                <w:rFonts w:asciiTheme="minorHAnsi" w:hAnsiTheme="minorHAnsi" w:cstheme="minorHAnsi"/>
                <w:lang w:val="en-GB"/>
              </w:rPr>
            </w:pPr>
            <w:r>
              <w:rPr>
                <w:rFonts w:asciiTheme="minorHAnsi" w:hAnsiTheme="minorHAnsi" w:cstheme="minorHAnsi"/>
                <w:szCs w:val="26"/>
              </w:rPr>
              <w:t xml:space="preserve">Quote </w:t>
            </w:r>
            <w:r w:rsidRPr="003C30F5">
              <w:rPr>
                <w:rFonts w:asciiTheme="minorHAnsi" w:hAnsiTheme="minorHAnsi" w:cstheme="minorHAnsi"/>
                <w:szCs w:val="26"/>
              </w:rPr>
              <w:t>{X, [A, N]}</w:t>
            </w:r>
            <w:r>
              <w:rPr>
                <w:rFonts w:asciiTheme="minorHAnsi" w:hAnsiTheme="minorHAnsi" w:cstheme="minorHAnsi"/>
                <w:szCs w:val="26"/>
              </w:rPr>
              <w:t xml:space="preserve"> is accepted</w:t>
            </w:r>
          </w:p>
        </w:tc>
        <w:tc>
          <w:tcPr>
            <w:tcW w:w="1949" w:type="pct"/>
            <w:shd w:val="clear" w:color="auto" w:fill="F2F2F2" w:themeFill="background1" w:themeFillShade="F2"/>
          </w:tcPr>
          <w:p w14:paraId="1261FA73" w14:textId="77777777" w:rsidR="003C30F5" w:rsidRPr="00FC0AAB" w:rsidRDefault="003C30F5" w:rsidP="00D96643">
            <w:pPr>
              <w:pStyle w:val="Heading1Text"/>
              <w:ind w:left="0"/>
              <w:jc w:val="left"/>
              <w:rPr>
                <w:rFonts w:asciiTheme="minorHAnsi" w:hAnsiTheme="minorHAnsi" w:cstheme="minorHAnsi"/>
                <w:lang w:val="en-GB"/>
              </w:rPr>
            </w:pPr>
            <w:r>
              <w:rPr>
                <w:rFonts w:asciiTheme="minorHAnsi" w:hAnsiTheme="minorHAnsi" w:cstheme="minorHAnsi"/>
                <w:lang w:val="en-GB"/>
              </w:rPr>
              <w:t>N/A</w:t>
            </w:r>
          </w:p>
        </w:tc>
        <w:tc>
          <w:tcPr>
            <w:tcW w:w="1652" w:type="pct"/>
            <w:shd w:val="clear" w:color="auto" w:fill="F2F2F2" w:themeFill="background1" w:themeFillShade="F2"/>
          </w:tcPr>
          <w:p w14:paraId="53D1B93C" w14:textId="77777777" w:rsidR="003C30F5" w:rsidRPr="00FC0AAB" w:rsidRDefault="003C30F5" w:rsidP="00D96643">
            <w:pPr>
              <w:pStyle w:val="Heading1Text"/>
              <w:ind w:left="0"/>
              <w:rPr>
                <w:rFonts w:asciiTheme="minorHAnsi" w:hAnsiTheme="minorHAnsi" w:cstheme="minorHAnsi"/>
                <w:lang w:val="en-GB"/>
              </w:rPr>
            </w:pPr>
            <w:r w:rsidRPr="00FC0AAB">
              <w:rPr>
                <w:rFonts w:asciiTheme="minorHAnsi" w:hAnsiTheme="minorHAnsi" w:cstheme="minorHAnsi"/>
                <w:lang w:val="en-GB"/>
              </w:rPr>
              <w:t>Quote</w:t>
            </w:r>
            <w:r>
              <w:rPr>
                <w:rFonts w:asciiTheme="minorHAnsi" w:hAnsiTheme="minorHAnsi" w:cstheme="minorHAnsi"/>
                <w:lang w:val="en-GB"/>
              </w:rPr>
              <w:t xml:space="preserve"> Order Ack (65)</w:t>
            </w:r>
          </w:p>
        </w:tc>
      </w:tr>
      <w:tr w:rsidR="003C30F5" w:rsidRPr="00FC0AAB" w14:paraId="2B3E0DEB" w14:textId="77777777" w:rsidTr="003C30F5">
        <w:tblPrEx>
          <w:tblBorders>
            <w:insideH w:val="single" w:sz="6" w:space="0" w:color="FFFFFF" w:themeColor="background1"/>
            <w:insideV w:val="single" w:sz="6" w:space="0" w:color="FFFFFF" w:themeColor="background1"/>
          </w:tblBorders>
        </w:tblPrEx>
        <w:trPr>
          <w:trHeight w:val="37"/>
        </w:trPr>
        <w:tc>
          <w:tcPr>
            <w:tcW w:w="1399" w:type="pct"/>
            <w:shd w:val="clear" w:color="auto" w:fill="F2F2F2" w:themeFill="background1" w:themeFillShade="F2"/>
          </w:tcPr>
          <w:p w14:paraId="096C6712" w14:textId="3E661025" w:rsidR="003C30F5" w:rsidRDefault="003C30F5" w:rsidP="00D96643">
            <w:pPr>
              <w:pStyle w:val="Heading1Text"/>
              <w:ind w:left="0"/>
              <w:jc w:val="left"/>
              <w:rPr>
                <w:rFonts w:asciiTheme="minorHAnsi" w:hAnsiTheme="minorHAnsi" w:cstheme="minorHAnsi"/>
                <w:lang w:val="en-GB"/>
              </w:rPr>
            </w:pPr>
            <w:r>
              <w:rPr>
                <w:rFonts w:asciiTheme="minorHAnsi" w:hAnsiTheme="minorHAnsi" w:cstheme="minorHAnsi"/>
                <w:lang w:val="en-GB"/>
              </w:rPr>
              <w:t>Final a</w:t>
            </w:r>
            <w:r w:rsidRPr="003C30F5">
              <w:rPr>
                <w:rFonts w:asciiTheme="minorHAnsi" w:hAnsiTheme="minorHAnsi" w:cstheme="minorHAnsi"/>
                <w:lang w:val="en-GB"/>
              </w:rPr>
              <w:t>cknowledge</w:t>
            </w:r>
            <w:r>
              <w:rPr>
                <w:rFonts w:asciiTheme="minorHAnsi" w:hAnsiTheme="minorHAnsi" w:cstheme="minorHAnsi"/>
                <w:lang w:val="en-GB"/>
              </w:rPr>
              <w:t>ment</w:t>
            </w:r>
          </w:p>
        </w:tc>
        <w:tc>
          <w:tcPr>
            <w:tcW w:w="1949" w:type="pct"/>
            <w:shd w:val="clear" w:color="auto" w:fill="F2F2F2" w:themeFill="background1" w:themeFillShade="F2"/>
          </w:tcPr>
          <w:p w14:paraId="1EBACFF8" w14:textId="77777777" w:rsidR="003C30F5" w:rsidRDefault="003C30F5" w:rsidP="00D96643">
            <w:pPr>
              <w:pStyle w:val="Heading1Text"/>
              <w:ind w:left="0"/>
              <w:jc w:val="left"/>
              <w:rPr>
                <w:rFonts w:asciiTheme="minorHAnsi" w:hAnsiTheme="minorHAnsi" w:cstheme="minorHAnsi"/>
                <w:lang w:val="en-GB"/>
              </w:rPr>
            </w:pPr>
            <w:r>
              <w:rPr>
                <w:rFonts w:asciiTheme="minorHAnsi" w:hAnsiTheme="minorHAnsi" w:cstheme="minorHAnsi"/>
                <w:lang w:val="en-GB"/>
              </w:rPr>
              <w:t>Mass Quote Ack (63)</w:t>
            </w:r>
          </w:p>
          <w:p w14:paraId="7FC919EF" w14:textId="77777777" w:rsidR="003C30F5" w:rsidRDefault="003C30F5" w:rsidP="00D96643">
            <w:pPr>
              <w:pStyle w:val="Heading1Text"/>
              <w:numPr>
                <w:ilvl w:val="0"/>
                <w:numId w:val="180"/>
              </w:numPr>
              <w:jc w:val="left"/>
              <w:rPr>
                <w:rFonts w:asciiTheme="minorHAnsi" w:hAnsiTheme="minorHAnsi" w:cstheme="minorHAnsi"/>
                <w:lang w:val="en-GB"/>
              </w:rPr>
            </w:pPr>
            <w:r w:rsidRPr="00354525">
              <w:rPr>
                <w:rFonts w:asciiTheme="minorHAnsi" w:hAnsiTheme="minorHAnsi" w:cstheme="minorHAnsi"/>
                <w:szCs w:val="26"/>
              </w:rPr>
              <w:t>(X, Y, A)</w:t>
            </w:r>
            <w:r>
              <w:rPr>
                <w:rFonts w:asciiTheme="minorHAnsi" w:hAnsiTheme="minorHAnsi" w:cstheme="minorHAnsi"/>
                <w:szCs w:val="26"/>
              </w:rPr>
              <w:t xml:space="preserve"> is accepted.</w:t>
            </w:r>
          </w:p>
        </w:tc>
        <w:tc>
          <w:tcPr>
            <w:tcW w:w="1652" w:type="pct"/>
            <w:shd w:val="clear" w:color="auto" w:fill="F2F2F2" w:themeFill="background1" w:themeFillShade="F2"/>
          </w:tcPr>
          <w:p w14:paraId="60F4D28B" w14:textId="77777777" w:rsidR="003C30F5" w:rsidRDefault="003C30F5" w:rsidP="00D96643">
            <w:pPr>
              <w:pStyle w:val="Heading1Text"/>
              <w:ind w:left="0"/>
              <w:rPr>
                <w:rFonts w:asciiTheme="minorHAnsi" w:hAnsiTheme="minorHAnsi" w:cstheme="minorHAnsi"/>
                <w:lang w:val="en-GB"/>
              </w:rPr>
            </w:pPr>
            <w:r>
              <w:rPr>
                <w:rFonts w:asciiTheme="minorHAnsi" w:hAnsiTheme="minorHAnsi" w:cstheme="minorHAnsi"/>
                <w:lang w:val="en-GB"/>
              </w:rPr>
              <w:t>N/A</w:t>
            </w:r>
          </w:p>
        </w:tc>
      </w:tr>
      <w:tr w:rsidR="003C30F5" w:rsidRPr="00FC0AAB" w14:paraId="5F84279A" w14:textId="77777777" w:rsidTr="003C30F5">
        <w:tblPrEx>
          <w:tblBorders>
            <w:insideH w:val="single" w:sz="6" w:space="0" w:color="FFFFFF" w:themeColor="background1"/>
            <w:insideV w:val="single" w:sz="6" w:space="0" w:color="FFFFFF" w:themeColor="background1"/>
          </w:tblBorders>
        </w:tblPrEx>
        <w:trPr>
          <w:trHeight w:val="37"/>
        </w:trPr>
        <w:tc>
          <w:tcPr>
            <w:tcW w:w="1399" w:type="pct"/>
            <w:shd w:val="clear" w:color="auto" w:fill="F2F2F2" w:themeFill="background1" w:themeFillShade="F2"/>
          </w:tcPr>
          <w:p w14:paraId="27E52870" w14:textId="0DC94020" w:rsidR="003C30F5" w:rsidRDefault="003C30F5" w:rsidP="00D96643">
            <w:pPr>
              <w:pStyle w:val="Heading1Text"/>
              <w:ind w:left="0"/>
              <w:jc w:val="left"/>
              <w:rPr>
                <w:rFonts w:asciiTheme="minorHAnsi" w:hAnsiTheme="minorHAnsi" w:cstheme="minorHAnsi"/>
                <w:lang w:val="en-GB"/>
              </w:rPr>
            </w:pPr>
            <w:r>
              <w:rPr>
                <w:rFonts w:asciiTheme="minorHAnsi" w:hAnsiTheme="minorHAnsi" w:cstheme="minorHAnsi"/>
                <w:lang w:val="en-GB"/>
              </w:rPr>
              <w:t>Final order book</w:t>
            </w:r>
          </w:p>
        </w:tc>
        <w:tc>
          <w:tcPr>
            <w:tcW w:w="3601" w:type="pct"/>
            <w:gridSpan w:val="2"/>
            <w:shd w:val="clear" w:color="auto" w:fill="F2F2F2" w:themeFill="background1" w:themeFillShade="F2"/>
          </w:tcPr>
          <w:p w14:paraId="2FE78272" w14:textId="246E54B0" w:rsidR="003C30F5" w:rsidRDefault="005F35CC" w:rsidP="005F35CC">
            <w:pPr>
              <w:pStyle w:val="Heading1Text"/>
              <w:ind w:left="0"/>
              <w:jc w:val="left"/>
              <w:rPr>
                <w:rFonts w:asciiTheme="minorHAnsi" w:hAnsiTheme="minorHAnsi" w:cstheme="minorHAnsi"/>
                <w:lang w:val="en-GB"/>
              </w:rPr>
            </w:pPr>
            <w:r>
              <w:rPr>
                <w:rFonts w:asciiTheme="minorHAnsi" w:hAnsiTheme="minorHAnsi" w:cstheme="minorHAnsi"/>
                <w:szCs w:val="26"/>
              </w:rPr>
              <w:t xml:space="preserve">Based on the </w:t>
            </w:r>
            <w:r>
              <w:rPr>
                <w:rFonts w:asciiTheme="minorHAnsi" w:hAnsiTheme="minorHAnsi" w:cstheme="minorHAnsi"/>
                <w:lang w:val="en-GB"/>
              </w:rPr>
              <w:t xml:space="preserve">Mass Quote Ack (63) or </w:t>
            </w:r>
            <w:r w:rsidRPr="005F35CC">
              <w:rPr>
                <w:rFonts w:asciiTheme="minorHAnsi" w:hAnsiTheme="minorHAnsi" w:cstheme="minorHAnsi"/>
                <w:lang w:val="en-GB"/>
              </w:rPr>
              <w:t>Quote Order Ack (65)</w:t>
            </w:r>
            <w:r>
              <w:rPr>
                <w:rFonts w:asciiTheme="minorHAnsi" w:hAnsiTheme="minorHAnsi" w:cstheme="minorHAnsi"/>
                <w:lang w:val="en-GB"/>
              </w:rPr>
              <w:t xml:space="preserve">, the client can interpret that </w:t>
            </w:r>
            <w:r>
              <w:rPr>
                <w:rFonts w:asciiTheme="minorHAnsi" w:hAnsiTheme="minorHAnsi" w:cstheme="minorHAnsi"/>
                <w:szCs w:val="26"/>
              </w:rPr>
              <w:t>the quote order</w:t>
            </w:r>
            <w:r w:rsidRPr="003C30F5">
              <w:rPr>
                <w:rFonts w:asciiTheme="minorHAnsi" w:hAnsiTheme="minorHAnsi" w:cstheme="minorHAnsi"/>
                <w:szCs w:val="26"/>
              </w:rPr>
              <w:t xml:space="preserve"> </w:t>
            </w:r>
            <w:r w:rsidR="003C30F5" w:rsidRPr="003C30F5">
              <w:rPr>
                <w:rFonts w:asciiTheme="minorHAnsi" w:hAnsiTheme="minorHAnsi" w:cstheme="minorHAnsi"/>
                <w:szCs w:val="26"/>
              </w:rPr>
              <w:t>{X, [A, N]}</w:t>
            </w:r>
            <w:r w:rsidR="003C30F5">
              <w:rPr>
                <w:rFonts w:asciiTheme="minorHAnsi" w:hAnsiTheme="minorHAnsi" w:cstheme="minorHAnsi"/>
                <w:szCs w:val="26"/>
              </w:rPr>
              <w:t xml:space="preserve"> is placed in the order book</w:t>
            </w:r>
            <w:r>
              <w:rPr>
                <w:rFonts w:asciiTheme="minorHAnsi" w:hAnsiTheme="minorHAnsi" w:cstheme="minorHAnsi"/>
                <w:szCs w:val="26"/>
              </w:rPr>
              <w:t>.</w:t>
            </w:r>
          </w:p>
        </w:tc>
      </w:tr>
    </w:tbl>
    <w:p w14:paraId="26C1C49E" w14:textId="5BF7B352" w:rsidR="00FC0AAB" w:rsidRPr="003C30F5" w:rsidRDefault="000B4003" w:rsidP="00FC0AAB">
      <w:pPr>
        <w:pStyle w:val="NormalNGMDS"/>
        <w:numPr>
          <w:ilvl w:val="0"/>
          <w:numId w:val="180"/>
        </w:numPr>
        <w:rPr>
          <w:rFonts w:asciiTheme="minorHAnsi" w:hAnsiTheme="minorHAnsi" w:cstheme="minorHAnsi"/>
          <w:szCs w:val="26"/>
        </w:rPr>
      </w:pPr>
      <w:r>
        <w:rPr>
          <w:rFonts w:asciiTheme="minorHAnsi" w:hAnsiTheme="minorHAnsi" w:cstheme="minorHAnsi"/>
        </w:rPr>
        <w:t>Q</w:t>
      </w:r>
      <w:r w:rsidR="00FC0AAB" w:rsidRPr="00FC0AAB">
        <w:rPr>
          <w:rFonts w:asciiTheme="minorHAnsi" w:hAnsiTheme="minorHAnsi" w:cstheme="minorHAnsi"/>
        </w:rPr>
        <w:t>uote is accepted</w:t>
      </w:r>
      <w:r>
        <w:rPr>
          <w:rFonts w:asciiTheme="minorHAnsi" w:hAnsiTheme="minorHAnsi" w:cstheme="minorHAnsi"/>
        </w:rPr>
        <w:t xml:space="preserve"> and executed</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520"/>
        <w:gridCol w:w="3512"/>
        <w:gridCol w:w="2977"/>
      </w:tblGrid>
      <w:tr w:rsidR="003C30F5" w:rsidRPr="00FC0AAB" w14:paraId="6A04B045" w14:textId="77777777" w:rsidTr="00D96643">
        <w:trPr>
          <w:trHeight w:val="300"/>
          <w:tblHeader/>
        </w:trPr>
        <w:tc>
          <w:tcPr>
            <w:tcW w:w="1399" w:type="pct"/>
            <w:shd w:val="clear" w:color="auto" w:fill="C6D9F1" w:themeFill="text2" w:themeFillTint="33"/>
          </w:tcPr>
          <w:p w14:paraId="1A56DEDB" w14:textId="77777777" w:rsidR="003C30F5" w:rsidRPr="00FC0AAB" w:rsidRDefault="003C30F5" w:rsidP="00D96643">
            <w:pPr>
              <w:pStyle w:val="Tablehead"/>
              <w:spacing w:after="0"/>
              <w:jc w:val="left"/>
              <w:rPr>
                <w:rFonts w:cstheme="minorHAnsi"/>
                <w:lang w:val="en-GB"/>
              </w:rPr>
            </w:pPr>
            <w:r w:rsidRPr="00FC0AAB">
              <w:rPr>
                <w:rFonts w:cstheme="minorHAnsi"/>
                <w:lang w:val="en-GB"/>
              </w:rPr>
              <w:t>Processing Step</w:t>
            </w:r>
          </w:p>
        </w:tc>
        <w:tc>
          <w:tcPr>
            <w:tcW w:w="1949" w:type="pct"/>
            <w:shd w:val="clear" w:color="auto" w:fill="C6D9F1" w:themeFill="text2" w:themeFillTint="33"/>
          </w:tcPr>
          <w:p w14:paraId="11B03467" w14:textId="77777777" w:rsidR="003C30F5" w:rsidRPr="00FC0AAB" w:rsidRDefault="003C30F5" w:rsidP="00D96643">
            <w:pPr>
              <w:pStyle w:val="Tablehead"/>
              <w:spacing w:after="0"/>
              <w:jc w:val="left"/>
              <w:rPr>
                <w:rFonts w:cstheme="minorHAnsi"/>
              </w:rPr>
            </w:pPr>
            <w:r w:rsidRPr="00FC0AAB">
              <w:rPr>
                <w:rFonts w:cstheme="minorHAnsi"/>
                <w:lang w:val="en-GB"/>
              </w:rPr>
              <w:t>Acknowledge each quote message</w:t>
            </w:r>
          </w:p>
        </w:tc>
        <w:tc>
          <w:tcPr>
            <w:tcW w:w="1652" w:type="pct"/>
            <w:shd w:val="clear" w:color="auto" w:fill="C6D9F1" w:themeFill="text2" w:themeFillTint="33"/>
            <w:noWrap/>
          </w:tcPr>
          <w:p w14:paraId="2FD719C7" w14:textId="77777777" w:rsidR="003C30F5" w:rsidRPr="00FC0AAB" w:rsidRDefault="003C30F5" w:rsidP="00D96643">
            <w:pPr>
              <w:pStyle w:val="Tablehead"/>
              <w:spacing w:after="0"/>
              <w:jc w:val="left"/>
              <w:rPr>
                <w:rFonts w:cstheme="minorHAnsi"/>
              </w:rPr>
            </w:pPr>
            <w:r w:rsidRPr="00FC0AAB">
              <w:rPr>
                <w:rFonts w:cstheme="minorHAnsi"/>
                <w:lang w:val="en-GB"/>
              </w:rPr>
              <w:t>Acknowledge on order level</w:t>
            </w:r>
          </w:p>
        </w:tc>
      </w:tr>
      <w:tr w:rsidR="003C30F5" w:rsidRPr="00FC0AAB" w14:paraId="29CD5F82" w14:textId="77777777" w:rsidTr="00D96643">
        <w:tblPrEx>
          <w:tblBorders>
            <w:insideH w:val="single" w:sz="6" w:space="0" w:color="FFFFFF" w:themeColor="background1"/>
            <w:insideV w:val="single" w:sz="6" w:space="0" w:color="FFFFFF" w:themeColor="background1"/>
          </w:tblBorders>
        </w:tblPrEx>
        <w:trPr>
          <w:trHeight w:val="37"/>
        </w:trPr>
        <w:tc>
          <w:tcPr>
            <w:tcW w:w="1399" w:type="pct"/>
            <w:shd w:val="clear" w:color="auto" w:fill="F2F2F2" w:themeFill="background1" w:themeFillShade="F2"/>
          </w:tcPr>
          <w:p w14:paraId="50EB441F" w14:textId="77777777" w:rsidR="003C30F5" w:rsidRPr="003C30F5" w:rsidRDefault="003C30F5" w:rsidP="00D96643">
            <w:pPr>
              <w:pStyle w:val="Heading1Text"/>
              <w:ind w:left="0"/>
              <w:jc w:val="left"/>
              <w:rPr>
                <w:rFonts w:asciiTheme="minorHAnsi" w:hAnsiTheme="minorHAnsi" w:cstheme="minorHAnsi"/>
                <w:lang w:val="en-GB"/>
              </w:rPr>
            </w:pPr>
            <w:r>
              <w:rPr>
                <w:rFonts w:asciiTheme="minorHAnsi" w:hAnsiTheme="minorHAnsi" w:cstheme="minorHAnsi"/>
                <w:szCs w:val="26"/>
              </w:rPr>
              <w:t xml:space="preserve">Quote </w:t>
            </w:r>
            <w:r w:rsidRPr="003C30F5">
              <w:rPr>
                <w:rFonts w:asciiTheme="minorHAnsi" w:hAnsiTheme="minorHAnsi" w:cstheme="minorHAnsi"/>
                <w:szCs w:val="26"/>
              </w:rPr>
              <w:t>{X, [A, N]}</w:t>
            </w:r>
            <w:r>
              <w:rPr>
                <w:rFonts w:asciiTheme="minorHAnsi" w:hAnsiTheme="minorHAnsi" w:cstheme="minorHAnsi"/>
                <w:szCs w:val="26"/>
              </w:rPr>
              <w:t xml:space="preserve"> is accepted</w:t>
            </w:r>
          </w:p>
        </w:tc>
        <w:tc>
          <w:tcPr>
            <w:tcW w:w="1949" w:type="pct"/>
            <w:shd w:val="clear" w:color="auto" w:fill="F2F2F2" w:themeFill="background1" w:themeFillShade="F2"/>
          </w:tcPr>
          <w:p w14:paraId="6CA1392B" w14:textId="77777777" w:rsidR="003C30F5" w:rsidRPr="00FC0AAB" w:rsidRDefault="003C30F5" w:rsidP="00D96643">
            <w:pPr>
              <w:pStyle w:val="Heading1Text"/>
              <w:ind w:left="0"/>
              <w:jc w:val="left"/>
              <w:rPr>
                <w:rFonts w:asciiTheme="minorHAnsi" w:hAnsiTheme="minorHAnsi" w:cstheme="minorHAnsi"/>
                <w:lang w:val="en-GB"/>
              </w:rPr>
            </w:pPr>
            <w:r>
              <w:rPr>
                <w:rFonts w:asciiTheme="minorHAnsi" w:hAnsiTheme="minorHAnsi" w:cstheme="minorHAnsi"/>
                <w:lang w:val="en-GB"/>
              </w:rPr>
              <w:t>N/A</w:t>
            </w:r>
          </w:p>
        </w:tc>
        <w:tc>
          <w:tcPr>
            <w:tcW w:w="1652" w:type="pct"/>
            <w:shd w:val="clear" w:color="auto" w:fill="F2F2F2" w:themeFill="background1" w:themeFillShade="F2"/>
          </w:tcPr>
          <w:p w14:paraId="001B13A5" w14:textId="77777777" w:rsidR="003C30F5" w:rsidRPr="00FC0AAB" w:rsidRDefault="003C30F5" w:rsidP="00D96643">
            <w:pPr>
              <w:pStyle w:val="Heading1Text"/>
              <w:ind w:left="0"/>
              <w:rPr>
                <w:rFonts w:asciiTheme="minorHAnsi" w:hAnsiTheme="minorHAnsi" w:cstheme="minorHAnsi"/>
                <w:lang w:val="en-GB"/>
              </w:rPr>
            </w:pPr>
            <w:r w:rsidRPr="00FC0AAB">
              <w:rPr>
                <w:rFonts w:asciiTheme="minorHAnsi" w:hAnsiTheme="minorHAnsi" w:cstheme="minorHAnsi"/>
                <w:lang w:val="en-GB"/>
              </w:rPr>
              <w:t>Quote</w:t>
            </w:r>
            <w:r>
              <w:rPr>
                <w:rFonts w:asciiTheme="minorHAnsi" w:hAnsiTheme="minorHAnsi" w:cstheme="minorHAnsi"/>
                <w:lang w:val="en-GB"/>
              </w:rPr>
              <w:t xml:space="preserve"> Order Ack (65)</w:t>
            </w:r>
          </w:p>
        </w:tc>
      </w:tr>
      <w:tr w:rsidR="003C30F5" w:rsidRPr="00FC0AAB" w14:paraId="19B42AD7" w14:textId="77777777" w:rsidTr="003C30F5">
        <w:tblPrEx>
          <w:tblBorders>
            <w:insideH w:val="single" w:sz="6" w:space="0" w:color="FFFFFF" w:themeColor="background1"/>
            <w:insideV w:val="single" w:sz="6" w:space="0" w:color="FFFFFF" w:themeColor="background1"/>
          </w:tblBorders>
        </w:tblPrEx>
        <w:trPr>
          <w:trHeight w:val="37"/>
        </w:trPr>
        <w:tc>
          <w:tcPr>
            <w:tcW w:w="1399" w:type="pct"/>
            <w:shd w:val="clear" w:color="auto" w:fill="F2F2F2" w:themeFill="background1" w:themeFillShade="F2"/>
          </w:tcPr>
          <w:p w14:paraId="5622E466" w14:textId="0FBA196A" w:rsidR="003C30F5" w:rsidRPr="00FC0AAB" w:rsidRDefault="003C30F5" w:rsidP="00D96643">
            <w:pPr>
              <w:pStyle w:val="Heading1Text"/>
              <w:ind w:left="0"/>
              <w:jc w:val="left"/>
              <w:rPr>
                <w:rFonts w:asciiTheme="minorHAnsi" w:hAnsiTheme="minorHAnsi" w:cstheme="minorHAnsi"/>
                <w:lang w:val="en-GB"/>
              </w:rPr>
            </w:pPr>
            <w:r>
              <w:rPr>
                <w:rFonts w:asciiTheme="minorHAnsi" w:hAnsiTheme="minorHAnsi" w:cstheme="minorHAnsi"/>
                <w:lang w:val="en-GB"/>
              </w:rPr>
              <w:t xml:space="preserve">Quote </w:t>
            </w:r>
            <w:r w:rsidRPr="003C30F5">
              <w:rPr>
                <w:rFonts w:asciiTheme="minorHAnsi" w:hAnsiTheme="minorHAnsi" w:cstheme="minorHAnsi"/>
                <w:szCs w:val="26"/>
              </w:rPr>
              <w:t>{X, [A, N]}</w:t>
            </w:r>
            <w:r>
              <w:rPr>
                <w:rFonts w:asciiTheme="minorHAnsi" w:hAnsiTheme="minorHAnsi" w:cstheme="minorHAnsi"/>
                <w:szCs w:val="26"/>
              </w:rPr>
              <w:t xml:space="preserve"> </w:t>
            </w:r>
            <w:r>
              <w:rPr>
                <w:rFonts w:asciiTheme="minorHAnsi" w:hAnsiTheme="minorHAnsi" w:cstheme="minorHAnsi"/>
                <w:lang w:val="en-GB"/>
              </w:rPr>
              <w:t>executed</w:t>
            </w:r>
          </w:p>
        </w:tc>
        <w:tc>
          <w:tcPr>
            <w:tcW w:w="1949" w:type="pct"/>
            <w:shd w:val="clear" w:color="auto" w:fill="F2F2F2" w:themeFill="background1" w:themeFillShade="F2"/>
          </w:tcPr>
          <w:p w14:paraId="13A10270" w14:textId="5FF293F0" w:rsidR="003C30F5" w:rsidRPr="00354525" w:rsidRDefault="003C30F5" w:rsidP="00D96643">
            <w:pPr>
              <w:pStyle w:val="Heading1Text"/>
              <w:ind w:left="0"/>
              <w:jc w:val="left"/>
              <w:rPr>
                <w:rFonts w:asciiTheme="minorHAnsi" w:hAnsiTheme="minorHAnsi" w:cstheme="minorHAnsi"/>
                <w:lang w:val="en-GB"/>
              </w:rPr>
            </w:pPr>
            <w:r>
              <w:rPr>
                <w:rFonts w:asciiTheme="minorHAnsi" w:hAnsiTheme="minorHAnsi" w:cstheme="minorHAnsi"/>
                <w:lang w:val="en-GB"/>
              </w:rPr>
              <w:t>Quote Executed (68) - partial filled</w:t>
            </w:r>
          </w:p>
        </w:tc>
        <w:tc>
          <w:tcPr>
            <w:tcW w:w="1652" w:type="pct"/>
            <w:shd w:val="clear" w:color="auto" w:fill="F2F2F2" w:themeFill="background1" w:themeFillShade="F2"/>
          </w:tcPr>
          <w:p w14:paraId="22E72CF3" w14:textId="2CF3270E" w:rsidR="003C30F5" w:rsidRPr="00FC0AAB" w:rsidRDefault="003C30F5" w:rsidP="00D96643">
            <w:pPr>
              <w:pStyle w:val="Heading1Text"/>
              <w:ind w:left="0"/>
              <w:rPr>
                <w:rFonts w:asciiTheme="minorHAnsi" w:hAnsiTheme="minorHAnsi" w:cstheme="minorHAnsi"/>
                <w:lang w:val="en-GB"/>
              </w:rPr>
            </w:pPr>
            <w:r>
              <w:rPr>
                <w:rFonts w:asciiTheme="minorHAnsi" w:hAnsiTheme="minorHAnsi" w:cstheme="minorHAnsi"/>
                <w:lang w:val="en-GB"/>
              </w:rPr>
              <w:t>Quote Executed (68) - partial filled</w:t>
            </w:r>
          </w:p>
        </w:tc>
      </w:tr>
      <w:tr w:rsidR="003C30F5" w:rsidRPr="00FC0AAB" w14:paraId="3A868526" w14:textId="77777777" w:rsidTr="00D96643">
        <w:tblPrEx>
          <w:tblBorders>
            <w:insideH w:val="single" w:sz="6" w:space="0" w:color="FFFFFF" w:themeColor="background1"/>
            <w:insideV w:val="single" w:sz="6" w:space="0" w:color="FFFFFF" w:themeColor="background1"/>
          </w:tblBorders>
        </w:tblPrEx>
        <w:trPr>
          <w:trHeight w:val="37"/>
        </w:trPr>
        <w:tc>
          <w:tcPr>
            <w:tcW w:w="1399" w:type="pct"/>
            <w:shd w:val="clear" w:color="auto" w:fill="F2F2F2" w:themeFill="background1" w:themeFillShade="F2"/>
          </w:tcPr>
          <w:p w14:paraId="46D5CB67" w14:textId="044BE704" w:rsidR="003C30F5" w:rsidRDefault="003C30F5" w:rsidP="00D96643">
            <w:pPr>
              <w:pStyle w:val="Heading1Text"/>
              <w:ind w:left="0"/>
              <w:jc w:val="left"/>
              <w:rPr>
                <w:rFonts w:asciiTheme="minorHAnsi" w:hAnsiTheme="minorHAnsi" w:cstheme="minorHAnsi"/>
                <w:lang w:val="en-GB"/>
              </w:rPr>
            </w:pPr>
            <w:r>
              <w:rPr>
                <w:rFonts w:asciiTheme="minorHAnsi" w:hAnsiTheme="minorHAnsi" w:cstheme="minorHAnsi"/>
                <w:lang w:val="en-GB"/>
              </w:rPr>
              <w:t>Final a</w:t>
            </w:r>
            <w:r w:rsidRPr="003C30F5">
              <w:rPr>
                <w:rFonts w:asciiTheme="minorHAnsi" w:hAnsiTheme="minorHAnsi" w:cstheme="minorHAnsi"/>
                <w:lang w:val="en-GB"/>
              </w:rPr>
              <w:t>cknowledge</w:t>
            </w:r>
            <w:r>
              <w:rPr>
                <w:rFonts w:asciiTheme="minorHAnsi" w:hAnsiTheme="minorHAnsi" w:cstheme="minorHAnsi"/>
                <w:lang w:val="en-GB"/>
              </w:rPr>
              <w:t>ment</w:t>
            </w:r>
          </w:p>
        </w:tc>
        <w:tc>
          <w:tcPr>
            <w:tcW w:w="1949" w:type="pct"/>
            <w:shd w:val="clear" w:color="auto" w:fill="F2F2F2" w:themeFill="background1" w:themeFillShade="F2"/>
          </w:tcPr>
          <w:p w14:paraId="12E91A18" w14:textId="77777777" w:rsidR="003C30F5" w:rsidRDefault="003C30F5" w:rsidP="00D96643">
            <w:pPr>
              <w:pStyle w:val="Heading1Text"/>
              <w:ind w:left="0"/>
              <w:jc w:val="left"/>
              <w:rPr>
                <w:rFonts w:asciiTheme="minorHAnsi" w:hAnsiTheme="minorHAnsi" w:cstheme="minorHAnsi"/>
                <w:lang w:val="en-GB"/>
              </w:rPr>
            </w:pPr>
            <w:r>
              <w:rPr>
                <w:rFonts w:asciiTheme="minorHAnsi" w:hAnsiTheme="minorHAnsi" w:cstheme="minorHAnsi"/>
                <w:lang w:val="en-GB"/>
              </w:rPr>
              <w:t>Mass Quote Ack (63)</w:t>
            </w:r>
          </w:p>
          <w:p w14:paraId="139ABEDF" w14:textId="77777777" w:rsidR="003C30F5" w:rsidRDefault="003C30F5" w:rsidP="00D96643">
            <w:pPr>
              <w:pStyle w:val="Heading1Text"/>
              <w:numPr>
                <w:ilvl w:val="0"/>
                <w:numId w:val="180"/>
              </w:numPr>
              <w:jc w:val="left"/>
              <w:rPr>
                <w:rFonts w:asciiTheme="minorHAnsi" w:hAnsiTheme="minorHAnsi" w:cstheme="minorHAnsi"/>
                <w:lang w:val="en-GB"/>
              </w:rPr>
            </w:pPr>
            <w:r w:rsidRPr="00354525">
              <w:rPr>
                <w:rFonts w:asciiTheme="minorHAnsi" w:hAnsiTheme="minorHAnsi" w:cstheme="minorHAnsi"/>
                <w:szCs w:val="26"/>
              </w:rPr>
              <w:t>(X, Y, A)</w:t>
            </w:r>
            <w:r>
              <w:rPr>
                <w:rFonts w:asciiTheme="minorHAnsi" w:hAnsiTheme="minorHAnsi" w:cstheme="minorHAnsi"/>
                <w:szCs w:val="26"/>
              </w:rPr>
              <w:t xml:space="preserve"> is accepted.</w:t>
            </w:r>
          </w:p>
        </w:tc>
        <w:tc>
          <w:tcPr>
            <w:tcW w:w="1652" w:type="pct"/>
            <w:shd w:val="clear" w:color="auto" w:fill="F2F2F2" w:themeFill="background1" w:themeFillShade="F2"/>
          </w:tcPr>
          <w:p w14:paraId="329934AC" w14:textId="77777777" w:rsidR="003C30F5" w:rsidRDefault="003C30F5" w:rsidP="00D96643">
            <w:pPr>
              <w:pStyle w:val="Heading1Text"/>
              <w:ind w:left="0"/>
              <w:rPr>
                <w:rFonts w:asciiTheme="minorHAnsi" w:hAnsiTheme="minorHAnsi" w:cstheme="minorHAnsi"/>
                <w:lang w:val="en-GB"/>
              </w:rPr>
            </w:pPr>
            <w:r>
              <w:rPr>
                <w:rFonts w:asciiTheme="minorHAnsi" w:hAnsiTheme="minorHAnsi" w:cstheme="minorHAnsi"/>
                <w:lang w:val="en-GB"/>
              </w:rPr>
              <w:t>N/A</w:t>
            </w:r>
          </w:p>
        </w:tc>
      </w:tr>
      <w:tr w:rsidR="003C30F5" w:rsidRPr="00FC0AAB" w14:paraId="2ADF1B74" w14:textId="77777777" w:rsidTr="00D96643">
        <w:tblPrEx>
          <w:tblBorders>
            <w:insideH w:val="single" w:sz="6" w:space="0" w:color="FFFFFF" w:themeColor="background1"/>
            <w:insideV w:val="single" w:sz="6" w:space="0" w:color="FFFFFF" w:themeColor="background1"/>
          </w:tblBorders>
        </w:tblPrEx>
        <w:trPr>
          <w:trHeight w:val="37"/>
        </w:trPr>
        <w:tc>
          <w:tcPr>
            <w:tcW w:w="1399" w:type="pct"/>
            <w:shd w:val="clear" w:color="auto" w:fill="F2F2F2" w:themeFill="background1" w:themeFillShade="F2"/>
          </w:tcPr>
          <w:p w14:paraId="55AED467" w14:textId="466CA6C1" w:rsidR="003C30F5" w:rsidRDefault="003C30F5" w:rsidP="00D96643">
            <w:pPr>
              <w:pStyle w:val="Heading1Text"/>
              <w:ind w:left="0"/>
              <w:jc w:val="left"/>
              <w:rPr>
                <w:rFonts w:asciiTheme="minorHAnsi" w:hAnsiTheme="minorHAnsi" w:cstheme="minorHAnsi"/>
                <w:lang w:val="en-GB"/>
              </w:rPr>
            </w:pPr>
            <w:r>
              <w:rPr>
                <w:rFonts w:asciiTheme="minorHAnsi" w:hAnsiTheme="minorHAnsi" w:cstheme="minorHAnsi"/>
                <w:lang w:val="en-GB"/>
              </w:rPr>
              <w:t>Final order book</w:t>
            </w:r>
          </w:p>
        </w:tc>
        <w:tc>
          <w:tcPr>
            <w:tcW w:w="3601" w:type="pct"/>
            <w:gridSpan w:val="2"/>
            <w:shd w:val="clear" w:color="auto" w:fill="F2F2F2" w:themeFill="background1" w:themeFillShade="F2"/>
          </w:tcPr>
          <w:p w14:paraId="2F1745D7" w14:textId="75C2AD58" w:rsidR="003C30F5" w:rsidRDefault="003C30F5" w:rsidP="00D96643">
            <w:pPr>
              <w:pStyle w:val="Heading1Text"/>
              <w:ind w:left="0"/>
              <w:rPr>
                <w:rFonts w:asciiTheme="minorHAnsi" w:hAnsiTheme="minorHAnsi" w:cstheme="minorHAnsi"/>
                <w:lang w:val="en-GB"/>
              </w:rPr>
            </w:pPr>
            <w:r>
              <w:rPr>
                <w:rFonts w:asciiTheme="minorHAnsi" w:hAnsiTheme="minorHAnsi" w:cstheme="minorHAnsi"/>
                <w:szCs w:val="26"/>
              </w:rPr>
              <w:t>Based on the “</w:t>
            </w:r>
            <w:r>
              <w:rPr>
                <w:rFonts w:asciiTheme="minorHAnsi" w:hAnsiTheme="minorHAnsi" w:cstheme="minorHAnsi"/>
                <w:lang w:val="en-GB"/>
              </w:rPr>
              <w:t xml:space="preserve">Quote Executed (68) - partial filled”, the client can interpret that </w:t>
            </w:r>
            <w:r>
              <w:rPr>
                <w:rFonts w:asciiTheme="minorHAnsi" w:hAnsiTheme="minorHAnsi" w:cstheme="minorHAnsi"/>
                <w:szCs w:val="26"/>
              </w:rPr>
              <w:t xml:space="preserve">the quote order </w:t>
            </w:r>
            <w:r w:rsidRPr="003C30F5">
              <w:rPr>
                <w:rFonts w:asciiTheme="minorHAnsi" w:hAnsiTheme="minorHAnsi" w:cstheme="minorHAnsi"/>
                <w:szCs w:val="26"/>
              </w:rPr>
              <w:t>{X, [A, N]}</w:t>
            </w:r>
            <w:r w:rsidR="00383D28">
              <w:rPr>
                <w:rFonts w:asciiTheme="minorHAnsi" w:hAnsiTheme="minorHAnsi" w:cstheme="minorHAnsi"/>
                <w:szCs w:val="26"/>
              </w:rPr>
              <w:t xml:space="preserve"> is accepted and the</w:t>
            </w:r>
            <w:r>
              <w:rPr>
                <w:rFonts w:asciiTheme="minorHAnsi" w:hAnsiTheme="minorHAnsi" w:cstheme="minorHAnsi"/>
                <w:szCs w:val="26"/>
              </w:rPr>
              <w:t xml:space="preserve"> leave quantity </w:t>
            </w:r>
            <w:r w:rsidR="00383D28">
              <w:rPr>
                <w:rFonts w:asciiTheme="minorHAnsi" w:hAnsiTheme="minorHAnsi" w:cstheme="minorHAnsi"/>
                <w:szCs w:val="26"/>
              </w:rPr>
              <w:t>rests</w:t>
            </w:r>
            <w:r>
              <w:rPr>
                <w:rFonts w:asciiTheme="minorHAnsi" w:hAnsiTheme="minorHAnsi" w:cstheme="minorHAnsi"/>
                <w:szCs w:val="26"/>
              </w:rPr>
              <w:t xml:space="preserve"> in the order book</w:t>
            </w:r>
            <w:r w:rsidR="005F35CC">
              <w:rPr>
                <w:rFonts w:asciiTheme="minorHAnsi" w:hAnsiTheme="minorHAnsi" w:cstheme="minorHAnsi"/>
                <w:szCs w:val="26"/>
              </w:rPr>
              <w:t>.</w:t>
            </w:r>
          </w:p>
        </w:tc>
      </w:tr>
    </w:tbl>
    <w:p w14:paraId="0DD294D0" w14:textId="74824A43" w:rsidR="008255C5" w:rsidRPr="003C30F5" w:rsidRDefault="008255C5" w:rsidP="008255C5">
      <w:pPr>
        <w:pStyle w:val="NormalNGMDS"/>
        <w:numPr>
          <w:ilvl w:val="0"/>
          <w:numId w:val="180"/>
        </w:numPr>
        <w:rPr>
          <w:rFonts w:asciiTheme="minorHAnsi" w:hAnsiTheme="minorHAnsi" w:cstheme="minorHAnsi"/>
          <w:szCs w:val="26"/>
        </w:rPr>
      </w:pPr>
      <w:r>
        <w:rPr>
          <w:rFonts w:asciiTheme="minorHAnsi" w:hAnsiTheme="minorHAnsi" w:cstheme="minorHAnsi"/>
        </w:rPr>
        <w:t>More case about quote execution</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520"/>
        <w:gridCol w:w="3512"/>
        <w:gridCol w:w="2977"/>
      </w:tblGrid>
      <w:tr w:rsidR="008255C5" w:rsidRPr="00FC0AAB" w14:paraId="08928C96" w14:textId="77777777" w:rsidTr="00D96643">
        <w:trPr>
          <w:trHeight w:val="300"/>
          <w:tblHeader/>
        </w:trPr>
        <w:tc>
          <w:tcPr>
            <w:tcW w:w="1399" w:type="pct"/>
            <w:shd w:val="clear" w:color="auto" w:fill="C6D9F1" w:themeFill="text2" w:themeFillTint="33"/>
          </w:tcPr>
          <w:p w14:paraId="62A397DF" w14:textId="77777777" w:rsidR="008255C5" w:rsidRPr="00FC0AAB" w:rsidRDefault="008255C5" w:rsidP="00D96643">
            <w:pPr>
              <w:pStyle w:val="Tablehead"/>
              <w:spacing w:after="0"/>
              <w:jc w:val="left"/>
              <w:rPr>
                <w:rFonts w:cstheme="minorHAnsi"/>
                <w:lang w:val="en-GB"/>
              </w:rPr>
            </w:pPr>
            <w:r w:rsidRPr="00FC0AAB">
              <w:rPr>
                <w:rFonts w:cstheme="minorHAnsi"/>
                <w:lang w:val="en-GB"/>
              </w:rPr>
              <w:t>Processing Step</w:t>
            </w:r>
          </w:p>
        </w:tc>
        <w:tc>
          <w:tcPr>
            <w:tcW w:w="1949" w:type="pct"/>
            <w:shd w:val="clear" w:color="auto" w:fill="C6D9F1" w:themeFill="text2" w:themeFillTint="33"/>
          </w:tcPr>
          <w:p w14:paraId="39063B93" w14:textId="77777777" w:rsidR="008255C5" w:rsidRPr="00FC0AAB" w:rsidRDefault="008255C5" w:rsidP="00D96643">
            <w:pPr>
              <w:pStyle w:val="Tablehead"/>
              <w:spacing w:after="0"/>
              <w:jc w:val="left"/>
              <w:rPr>
                <w:rFonts w:cstheme="minorHAnsi"/>
              </w:rPr>
            </w:pPr>
            <w:r w:rsidRPr="00FC0AAB">
              <w:rPr>
                <w:rFonts w:cstheme="minorHAnsi"/>
                <w:lang w:val="en-GB"/>
              </w:rPr>
              <w:t>Acknowledge each quote message</w:t>
            </w:r>
          </w:p>
        </w:tc>
        <w:tc>
          <w:tcPr>
            <w:tcW w:w="1652" w:type="pct"/>
            <w:shd w:val="clear" w:color="auto" w:fill="C6D9F1" w:themeFill="text2" w:themeFillTint="33"/>
            <w:noWrap/>
          </w:tcPr>
          <w:p w14:paraId="3F285004" w14:textId="77777777" w:rsidR="008255C5" w:rsidRPr="00FC0AAB" w:rsidRDefault="008255C5" w:rsidP="00D96643">
            <w:pPr>
              <w:pStyle w:val="Tablehead"/>
              <w:spacing w:after="0"/>
              <w:jc w:val="left"/>
              <w:rPr>
                <w:rFonts w:cstheme="minorHAnsi"/>
              </w:rPr>
            </w:pPr>
            <w:r w:rsidRPr="00FC0AAB">
              <w:rPr>
                <w:rFonts w:cstheme="minorHAnsi"/>
                <w:lang w:val="en-GB"/>
              </w:rPr>
              <w:t>Acknowledge on order level</w:t>
            </w:r>
          </w:p>
        </w:tc>
      </w:tr>
      <w:tr w:rsidR="008255C5" w:rsidRPr="00FC0AAB" w14:paraId="298CB495" w14:textId="77777777" w:rsidTr="00D96643">
        <w:tblPrEx>
          <w:tblBorders>
            <w:insideH w:val="single" w:sz="6" w:space="0" w:color="FFFFFF" w:themeColor="background1"/>
            <w:insideV w:val="single" w:sz="6" w:space="0" w:color="FFFFFF" w:themeColor="background1"/>
          </w:tblBorders>
        </w:tblPrEx>
        <w:trPr>
          <w:trHeight w:val="37"/>
        </w:trPr>
        <w:tc>
          <w:tcPr>
            <w:tcW w:w="1399" w:type="pct"/>
            <w:shd w:val="clear" w:color="auto" w:fill="F2F2F2" w:themeFill="background1" w:themeFillShade="F2"/>
          </w:tcPr>
          <w:p w14:paraId="2E36DD2B" w14:textId="77777777" w:rsidR="008255C5" w:rsidRPr="003C30F5" w:rsidRDefault="008255C5" w:rsidP="00D96643">
            <w:pPr>
              <w:pStyle w:val="Heading1Text"/>
              <w:ind w:left="0"/>
              <w:jc w:val="left"/>
              <w:rPr>
                <w:rFonts w:asciiTheme="minorHAnsi" w:hAnsiTheme="minorHAnsi" w:cstheme="minorHAnsi"/>
                <w:lang w:val="en-GB"/>
              </w:rPr>
            </w:pPr>
            <w:r w:rsidRPr="003C30F5">
              <w:rPr>
                <w:rFonts w:asciiTheme="minorHAnsi" w:hAnsiTheme="minorHAnsi" w:cstheme="minorHAnsi"/>
                <w:szCs w:val="26"/>
              </w:rPr>
              <w:t>{</w:t>
            </w:r>
            <w:r>
              <w:rPr>
                <w:rFonts w:asciiTheme="minorHAnsi" w:hAnsiTheme="minorHAnsi" w:cstheme="minorHAnsi"/>
                <w:szCs w:val="26"/>
              </w:rPr>
              <w:t>3</w:t>
            </w:r>
            <w:r w:rsidRPr="003C30F5">
              <w:rPr>
                <w:rFonts w:asciiTheme="minorHAnsi" w:hAnsiTheme="minorHAnsi" w:cstheme="minorHAnsi"/>
                <w:szCs w:val="26"/>
              </w:rPr>
              <w:t xml:space="preserve">, [A, </w:t>
            </w:r>
            <w:r>
              <w:rPr>
                <w:rFonts w:asciiTheme="minorHAnsi" w:hAnsiTheme="minorHAnsi" w:cstheme="minorHAnsi"/>
                <w:szCs w:val="26"/>
              </w:rPr>
              <w:t>2</w:t>
            </w:r>
            <w:r w:rsidRPr="003C30F5">
              <w:rPr>
                <w:rFonts w:asciiTheme="minorHAnsi" w:hAnsiTheme="minorHAnsi" w:cstheme="minorHAnsi"/>
                <w:szCs w:val="26"/>
              </w:rPr>
              <w:t>]}</w:t>
            </w:r>
            <w:r>
              <w:rPr>
                <w:rFonts w:asciiTheme="minorHAnsi" w:hAnsiTheme="minorHAnsi" w:cstheme="minorHAnsi"/>
                <w:szCs w:val="26"/>
              </w:rPr>
              <w:t xml:space="preserve"> and </w:t>
            </w:r>
            <w:r w:rsidRPr="003C30F5">
              <w:rPr>
                <w:rFonts w:asciiTheme="minorHAnsi" w:hAnsiTheme="minorHAnsi" w:cstheme="minorHAnsi"/>
                <w:szCs w:val="26"/>
              </w:rPr>
              <w:t>{</w:t>
            </w:r>
            <w:r>
              <w:rPr>
                <w:rFonts w:asciiTheme="minorHAnsi" w:hAnsiTheme="minorHAnsi" w:cstheme="minorHAnsi"/>
                <w:szCs w:val="26"/>
              </w:rPr>
              <w:t>7</w:t>
            </w:r>
            <w:r w:rsidRPr="003C30F5">
              <w:rPr>
                <w:rFonts w:asciiTheme="minorHAnsi" w:hAnsiTheme="minorHAnsi" w:cstheme="minorHAnsi"/>
                <w:szCs w:val="26"/>
              </w:rPr>
              <w:t xml:space="preserve">, [A, </w:t>
            </w:r>
            <w:r>
              <w:rPr>
                <w:rFonts w:asciiTheme="minorHAnsi" w:hAnsiTheme="minorHAnsi" w:cstheme="minorHAnsi"/>
                <w:szCs w:val="26"/>
              </w:rPr>
              <w:t>3</w:t>
            </w:r>
            <w:r w:rsidRPr="003C30F5">
              <w:rPr>
                <w:rFonts w:asciiTheme="minorHAnsi" w:hAnsiTheme="minorHAnsi" w:cstheme="minorHAnsi"/>
                <w:szCs w:val="26"/>
              </w:rPr>
              <w:t>]}</w:t>
            </w:r>
            <w:r>
              <w:rPr>
                <w:rFonts w:asciiTheme="minorHAnsi" w:hAnsiTheme="minorHAnsi" w:cstheme="minorHAnsi"/>
                <w:szCs w:val="26"/>
              </w:rPr>
              <w:t xml:space="preserve"> are existing in the order book</w:t>
            </w:r>
          </w:p>
        </w:tc>
        <w:tc>
          <w:tcPr>
            <w:tcW w:w="1949" w:type="pct"/>
            <w:shd w:val="clear" w:color="auto" w:fill="F2F2F2" w:themeFill="background1" w:themeFillShade="F2"/>
          </w:tcPr>
          <w:p w14:paraId="09CF88C6" w14:textId="77777777" w:rsidR="008255C5" w:rsidRPr="00FC0AAB" w:rsidRDefault="008255C5" w:rsidP="00D96643">
            <w:pPr>
              <w:pStyle w:val="Heading1Text"/>
              <w:ind w:left="0"/>
              <w:jc w:val="left"/>
              <w:rPr>
                <w:rFonts w:asciiTheme="minorHAnsi" w:hAnsiTheme="minorHAnsi" w:cstheme="minorHAnsi"/>
                <w:lang w:val="en-GB"/>
              </w:rPr>
            </w:pPr>
            <w:r>
              <w:rPr>
                <w:rFonts w:asciiTheme="minorHAnsi" w:hAnsiTheme="minorHAnsi" w:cstheme="minorHAnsi"/>
                <w:lang w:val="en-GB"/>
              </w:rPr>
              <w:t>N/A</w:t>
            </w:r>
          </w:p>
        </w:tc>
        <w:tc>
          <w:tcPr>
            <w:tcW w:w="1652" w:type="pct"/>
            <w:shd w:val="clear" w:color="auto" w:fill="F2F2F2" w:themeFill="background1" w:themeFillShade="F2"/>
          </w:tcPr>
          <w:p w14:paraId="79BED8B6" w14:textId="77777777" w:rsidR="008255C5" w:rsidRPr="00FC0AAB" w:rsidRDefault="008255C5" w:rsidP="00D96643">
            <w:pPr>
              <w:pStyle w:val="Heading1Text"/>
              <w:ind w:left="0"/>
              <w:rPr>
                <w:rFonts w:asciiTheme="minorHAnsi" w:hAnsiTheme="minorHAnsi" w:cstheme="minorHAnsi"/>
                <w:lang w:val="en-GB"/>
              </w:rPr>
            </w:pPr>
            <w:r>
              <w:rPr>
                <w:rFonts w:asciiTheme="minorHAnsi" w:hAnsiTheme="minorHAnsi" w:cstheme="minorHAnsi"/>
                <w:lang w:val="en-GB"/>
              </w:rPr>
              <w:t>N/A</w:t>
            </w:r>
          </w:p>
        </w:tc>
      </w:tr>
      <w:tr w:rsidR="008255C5" w:rsidRPr="00FC0AAB" w14:paraId="36408B77" w14:textId="77777777" w:rsidTr="00D96643">
        <w:tblPrEx>
          <w:tblBorders>
            <w:insideH w:val="single" w:sz="6" w:space="0" w:color="FFFFFF" w:themeColor="background1"/>
            <w:insideV w:val="single" w:sz="6" w:space="0" w:color="FFFFFF" w:themeColor="background1"/>
          </w:tblBorders>
        </w:tblPrEx>
        <w:trPr>
          <w:trHeight w:val="37"/>
        </w:trPr>
        <w:tc>
          <w:tcPr>
            <w:tcW w:w="1399" w:type="pct"/>
            <w:shd w:val="clear" w:color="auto" w:fill="F2F2F2" w:themeFill="background1" w:themeFillShade="F2"/>
          </w:tcPr>
          <w:p w14:paraId="37B64C5A" w14:textId="77777777" w:rsidR="008255C5" w:rsidRDefault="008255C5" w:rsidP="00D96643">
            <w:pPr>
              <w:pStyle w:val="Heading1Text"/>
              <w:ind w:left="0"/>
              <w:jc w:val="left"/>
              <w:rPr>
                <w:rFonts w:asciiTheme="minorHAnsi" w:hAnsiTheme="minorHAnsi" w:cstheme="minorHAnsi"/>
                <w:szCs w:val="26"/>
              </w:rPr>
            </w:pPr>
            <w:r>
              <w:rPr>
                <w:rFonts w:asciiTheme="minorHAnsi" w:hAnsiTheme="minorHAnsi" w:cstheme="minorHAnsi"/>
                <w:szCs w:val="26"/>
              </w:rPr>
              <w:t>Incoming quote entry:</w:t>
            </w:r>
          </w:p>
          <w:p w14:paraId="679BE605" w14:textId="764A87EB" w:rsidR="008255C5" w:rsidRPr="00383D28" w:rsidRDefault="008255C5" w:rsidP="00D96643">
            <w:pPr>
              <w:pStyle w:val="Heading1Text"/>
              <w:numPr>
                <w:ilvl w:val="0"/>
                <w:numId w:val="176"/>
              </w:numPr>
              <w:jc w:val="left"/>
              <w:rPr>
                <w:rFonts w:asciiTheme="minorHAnsi" w:hAnsiTheme="minorHAnsi" w:cstheme="minorHAnsi"/>
                <w:lang w:val="en-GB"/>
              </w:rPr>
            </w:pPr>
            <w:r w:rsidRPr="003C30F5">
              <w:rPr>
                <w:rFonts w:asciiTheme="minorHAnsi" w:hAnsiTheme="minorHAnsi" w:cstheme="minorHAnsi"/>
                <w:szCs w:val="26"/>
              </w:rPr>
              <w:t>{</w:t>
            </w:r>
            <w:r>
              <w:rPr>
                <w:rFonts w:asciiTheme="minorHAnsi" w:hAnsiTheme="minorHAnsi" w:cstheme="minorHAnsi"/>
                <w:szCs w:val="26"/>
              </w:rPr>
              <w:t>8</w:t>
            </w:r>
            <w:r w:rsidRPr="003C30F5">
              <w:rPr>
                <w:rFonts w:asciiTheme="minorHAnsi" w:hAnsiTheme="minorHAnsi" w:cstheme="minorHAnsi"/>
                <w:szCs w:val="26"/>
              </w:rPr>
              <w:t xml:space="preserve">, [A, </w:t>
            </w:r>
            <w:r>
              <w:rPr>
                <w:rFonts w:asciiTheme="minorHAnsi" w:hAnsiTheme="minorHAnsi" w:cstheme="minorHAnsi"/>
                <w:szCs w:val="26"/>
              </w:rPr>
              <w:t>6</w:t>
            </w:r>
            <w:r w:rsidRPr="003C30F5">
              <w:rPr>
                <w:rFonts w:asciiTheme="minorHAnsi" w:hAnsiTheme="minorHAnsi" w:cstheme="minorHAnsi"/>
                <w:szCs w:val="26"/>
              </w:rPr>
              <w:t>]}</w:t>
            </w:r>
          </w:p>
          <w:p w14:paraId="029D0BB4" w14:textId="65C3F5DB" w:rsidR="008255C5" w:rsidRPr="008255C5" w:rsidRDefault="008255C5" w:rsidP="008255C5">
            <w:pPr>
              <w:pStyle w:val="Heading1Text"/>
              <w:numPr>
                <w:ilvl w:val="0"/>
                <w:numId w:val="176"/>
              </w:numPr>
              <w:jc w:val="left"/>
              <w:rPr>
                <w:rFonts w:asciiTheme="minorHAnsi" w:hAnsiTheme="minorHAnsi" w:cstheme="minorHAnsi"/>
                <w:lang w:val="en-GB"/>
              </w:rPr>
            </w:pPr>
            <w:r w:rsidRPr="003C30F5">
              <w:rPr>
                <w:rFonts w:asciiTheme="minorHAnsi" w:hAnsiTheme="minorHAnsi" w:cstheme="minorHAnsi"/>
                <w:szCs w:val="26"/>
              </w:rPr>
              <w:t>{</w:t>
            </w:r>
            <w:r>
              <w:rPr>
                <w:rFonts w:asciiTheme="minorHAnsi" w:hAnsiTheme="minorHAnsi" w:cstheme="minorHAnsi"/>
                <w:szCs w:val="26"/>
              </w:rPr>
              <w:t>8</w:t>
            </w:r>
            <w:r w:rsidRPr="003C30F5">
              <w:rPr>
                <w:rFonts w:asciiTheme="minorHAnsi" w:hAnsiTheme="minorHAnsi" w:cstheme="minorHAnsi"/>
                <w:szCs w:val="26"/>
              </w:rPr>
              <w:t xml:space="preserve">, [A, </w:t>
            </w:r>
            <w:r>
              <w:rPr>
                <w:rFonts w:asciiTheme="minorHAnsi" w:hAnsiTheme="minorHAnsi" w:cstheme="minorHAnsi"/>
                <w:szCs w:val="26"/>
              </w:rPr>
              <w:t>2</w:t>
            </w:r>
            <w:r w:rsidRPr="003C30F5">
              <w:rPr>
                <w:rFonts w:asciiTheme="minorHAnsi" w:hAnsiTheme="minorHAnsi" w:cstheme="minorHAnsi"/>
                <w:szCs w:val="26"/>
              </w:rPr>
              <w:t>]}</w:t>
            </w:r>
          </w:p>
        </w:tc>
        <w:tc>
          <w:tcPr>
            <w:tcW w:w="1949" w:type="pct"/>
            <w:shd w:val="clear" w:color="auto" w:fill="F2F2F2" w:themeFill="background1" w:themeFillShade="F2"/>
          </w:tcPr>
          <w:p w14:paraId="5DD6AE6A" w14:textId="77777777" w:rsidR="008255C5" w:rsidRPr="00FC0AAB" w:rsidRDefault="008255C5" w:rsidP="00D96643">
            <w:pPr>
              <w:pStyle w:val="Heading1Text"/>
              <w:ind w:left="0"/>
              <w:jc w:val="left"/>
              <w:rPr>
                <w:rFonts w:asciiTheme="minorHAnsi" w:hAnsiTheme="minorHAnsi" w:cstheme="minorHAnsi"/>
                <w:lang w:val="en-GB"/>
              </w:rPr>
            </w:pPr>
            <w:r>
              <w:rPr>
                <w:rFonts w:asciiTheme="minorHAnsi" w:hAnsiTheme="minorHAnsi" w:cstheme="minorHAnsi"/>
                <w:lang w:val="en-GB"/>
              </w:rPr>
              <w:t>N/A</w:t>
            </w:r>
          </w:p>
        </w:tc>
        <w:tc>
          <w:tcPr>
            <w:tcW w:w="1652" w:type="pct"/>
            <w:shd w:val="clear" w:color="auto" w:fill="F2F2F2" w:themeFill="background1" w:themeFillShade="F2"/>
          </w:tcPr>
          <w:p w14:paraId="0FEDF0EE" w14:textId="77777777" w:rsidR="008255C5" w:rsidRPr="00FC0AAB" w:rsidRDefault="008255C5" w:rsidP="00D96643">
            <w:pPr>
              <w:pStyle w:val="Heading1Text"/>
              <w:ind w:left="0"/>
              <w:rPr>
                <w:rFonts w:asciiTheme="minorHAnsi" w:hAnsiTheme="minorHAnsi" w:cstheme="minorHAnsi"/>
                <w:lang w:val="en-GB"/>
              </w:rPr>
            </w:pPr>
            <w:r>
              <w:rPr>
                <w:rFonts w:asciiTheme="minorHAnsi" w:hAnsiTheme="minorHAnsi" w:cstheme="minorHAnsi"/>
                <w:lang w:val="en-GB"/>
              </w:rPr>
              <w:t>N/A</w:t>
            </w:r>
          </w:p>
        </w:tc>
      </w:tr>
      <w:tr w:rsidR="008255C5" w:rsidRPr="00FC0AAB" w14:paraId="2A6FBB8C" w14:textId="77777777" w:rsidTr="00D96643">
        <w:tblPrEx>
          <w:tblBorders>
            <w:insideH w:val="single" w:sz="6" w:space="0" w:color="FFFFFF" w:themeColor="background1"/>
            <w:insideV w:val="single" w:sz="6" w:space="0" w:color="FFFFFF" w:themeColor="background1"/>
          </w:tblBorders>
        </w:tblPrEx>
        <w:trPr>
          <w:trHeight w:val="37"/>
        </w:trPr>
        <w:tc>
          <w:tcPr>
            <w:tcW w:w="1399" w:type="pct"/>
            <w:shd w:val="clear" w:color="auto" w:fill="F2F2F2" w:themeFill="background1" w:themeFillShade="F2"/>
          </w:tcPr>
          <w:p w14:paraId="78A2E457" w14:textId="77777777" w:rsidR="008255C5" w:rsidRPr="003C30F5" w:rsidRDefault="008255C5" w:rsidP="00D96643">
            <w:pPr>
              <w:pStyle w:val="Heading1Text"/>
              <w:ind w:left="0"/>
              <w:jc w:val="left"/>
              <w:rPr>
                <w:rFonts w:asciiTheme="minorHAnsi" w:hAnsiTheme="minorHAnsi" w:cstheme="minorHAnsi"/>
                <w:lang w:val="en-GB"/>
              </w:rPr>
            </w:pPr>
            <w:r>
              <w:rPr>
                <w:rFonts w:asciiTheme="minorHAnsi" w:hAnsiTheme="minorHAnsi" w:cstheme="minorHAnsi"/>
                <w:szCs w:val="26"/>
              </w:rPr>
              <w:t xml:space="preserve">Before quote entering the order book, </w:t>
            </w:r>
            <w:r w:rsidRPr="008255C5">
              <w:rPr>
                <w:rFonts w:asciiTheme="minorHAnsi" w:hAnsiTheme="minorHAnsi" w:cstheme="minorHAnsi" w:hint="eastAsia"/>
                <w:szCs w:val="26"/>
              </w:rPr>
              <w:t>{</w:t>
            </w:r>
            <w:r>
              <w:rPr>
                <w:rFonts w:asciiTheme="minorHAnsi" w:hAnsiTheme="minorHAnsi" w:cstheme="minorHAnsi"/>
                <w:szCs w:val="26"/>
              </w:rPr>
              <w:t>3</w:t>
            </w:r>
            <w:r w:rsidRPr="008255C5">
              <w:rPr>
                <w:rFonts w:asciiTheme="minorHAnsi" w:hAnsiTheme="minorHAnsi" w:cstheme="minorHAnsi" w:hint="eastAsia"/>
                <w:szCs w:val="26"/>
              </w:rPr>
              <w:t>, [A, 2]}</w:t>
            </w:r>
            <w:r>
              <w:rPr>
                <w:rFonts w:asciiTheme="minorHAnsi" w:hAnsiTheme="minorHAnsi" w:cstheme="minorHAnsi"/>
                <w:szCs w:val="26"/>
              </w:rPr>
              <w:t xml:space="preserve"> is fully matched.</w:t>
            </w:r>
          </w:p>
        </w:tc>
        <w:tc>
          <w:tcPr>
            <w:tcW w:w="1949" w:type="pct"/>
            <w:shd w:val="clear" w:color="auto" w:fill="F2F2F2" w:themeFill="background1" w:themeFillShade="F2"/>
          </w:tcPr>
          <w:p w14:paraId="1C1ECEC1" w14:textId="77777777" w:rsidR="008255C5" w:rsidRPr="00FC0AAB" w:rsidRDefault="008255C5" w:rsidP="00D96643">
            <w:pPr>
              <w:pStyle w:val="Heading1Text"/>
              <w:ind w:left="0"/>
              <w:jc w:val="left"/>
              <w:rPr>
                <w:rFonts w:asciiTheme="minorHAnsi" w:hAnsiTheme="minorHAnsi" w:cstheme="minorHAnsi"/>
                <w:lang w:val="en-GB"/>
              </w:rPr>
            </w:pPr>
            <w:r>
              <w:rPr>
                <w:rFonts w:asciiTheme="minorHAnsi" w:hAnsiTheme="minorHAnsi" w:cstheme="minorHAnsi"/>
                <w:lang w:val="en-GB"/>
              </w:rPr>
              <w:t xml:space="preserve">Quote Executed (68) - </w:t>
            </w:r>
            <w:r w:rsidRPr="008255C5">
              <w:rPr>
                <w:rFonts w:asciiTheme="minorHAnsi" w:hAnsiTheme="minorHAnsi" w:cstheme="minorHAnsi" w:hint="eastAsia"/>
                <w:szCs w:val="26"/>
              </w:rPr>
              <w:t>{</w:t>
            </w:r>
            <w:r>
              <w:rPr>
                <w:rFonts w:asciiTheme="minorHAnsi" w:hAnsiTheme="minorHAnsi" w:cstheme="minorHAnsi"/>
                <w:szCs w:val="26"/>
              </w:rPr>
              <w:t>3</w:t>
            </w:r>
            <w:r w:rsidRPr="008255C5">
              <w:rPr>
                <w:rFonts w:asciiTheme="minorHAnsi" w:hAnsiTheme="minorHAnsi" w:cstheme="minorHAnsi" w:hint="eastAsia"/>
                <w:szCs w:val="26"/>
              </w:rPr>
              <w:t>, [A, 2]}</w:t>
            </w:r>
            <w:r>
              <w:rPr>
                <w:rFonts w:asciiTheme="minorHAnsi" w:hAnsiTheme="minorHAnsi" w:cstheme="minorHAnsi"/>
                <w:szCs w:val="26"/>
              </w:rPr>
              <w:t xml:space="preserve"> </w:t>
            </w:r>
            <w:r>
              <w:rPr>
                <w:rFonts w:asciiTheme="minorHAnsi" w:hAnsiTheme="minorHAnsi" w:cstheme="minorHAnsi"/>
                <w:lang w:val="en-GB"/>
              </w:rPr>
              <w:t>fully filled.</w:t>
            </w:r>
          </w:p>
        </w:tc>
        <w:tc>
          <w:tcPr>
            <w:tcW w:w="1652" w:type="pct"/>
            <w:shd w:val="clear" w:color="auto" w:fill="F2F2F2" w:themeFill="background1" w:themeFillShade="F2"/>
          </w:tcPr>
          <w:p w14:paraId="64EE70F1" w14:textId="77777777" w:rsidR="008255C5" w:rsidRPr="00FC0AAB" w:rsidRDefault="008255C5" w:rsidP="00D96643">
            <w:pPr>
              <w:pStyle w:val="Heading1Text"/>
              <w:ind w:left="0"/>
              <w:rPr>
                <w:rFonts w:asciiTheme="minorHAnsi" w:hAnsiTheme="minorHAnsi" w:cstheme="minorHAnsi"/>
                <w:lang w:val="en-GB"/>
              </w:rPr>
            </w:pPr>
            <w:r>
              <w:rPr>
                <w:rFonts w:asciiTheme="minorHAnsi" w:hAnsiTheme="minorHAnsi" w:cstheme="minorHAnsi"/>
                <w:lang w:val="en-GB"/>
              </w:rPr>
              <w:t xml:space="preserve">Quote Executed (68) - </w:t>
            </w:r>
            <w:r w:rsidRPr="008255C5">
              <w:rPr>
                <w:rFonts w:asciiTheme="minorHAnsi" w:hAnsiTheme="minorHAnsi" w:cstheme="minorHAnsi" w:hint="eastAsia"/>
                <w:szCs w:val="26"/>
              </w:rPr>
              <w:t>{</w:t>
            </w:r>
            <w:r>
              <w:rPr>
                <w:rFonts w:asciiTheme="minorHAnsi" w:hAnsiTheme="minorHAnsi" w:cstheme="minorHAnsi"/>
                <w:szCs w:val="26"/>
              </w:rPr>
              <w:t>3</w:t>
            </w:r>
            <w:r w:rsidRPr="008255C5">
              <w:rPr>
                <w:rFonts w:asciiTheme="minorHAnsi" w:hAnsiTheme="minorHAnsi" w:cstheme="minorHAnsi" w:hint="eastAsia"/>
                <w:szCs w:val="26"/>
              </w:rPr>
              <w:t>, [A, 2]}</w:t>
            </w:r>
            <w:r>
              <w:rPr>
                <w:rFonts w:asciiTheme="minorHAnsi" w:hAnsiTheme="minorHAnsi" w:cstheme="minorHAnsi"/>
                <w:szCs w:val="26"/>
              </w:rPr>
              <w:t xml:space="preserve"> </w:t>
            </w:r>
            <w:r>
              <w:rPr>
                <w:rFonts w:asciiTheme="minorHAnsi" w:hAnsiTheme="minorHAnsi" w:cstheme="minorHAnsi"/>
                <w:lang w:val="en-GB"/>
              </w:rPr>
              <w:t>fully filled</w:t>
            </w:r>
          </w:p>
        </w:tc>
      </w:tr>
      <w:tr w:rsidR="008255C5" w:rsidRPr="008255C5" w14:paraId="5F8FDD8E" w14:textId="77777777" w:rsidTr="008255C5">
        <w:tblPrEx>
          <w:tblBorders>
            <w:insideH w:val="single" w:sz="6" w:space="0" w:color="FFFFFF" w:themeColor="background1"/>
            <w:insideV w:val="single" w:sz="6" w:space="0" w:color="FFFFFF" w:themeColor="background1"/>
          </w:tblBorders>
        </w:tblPrEx>
        <w:trPr>
          <w:trHeight w:val="37"/>
        </w:trPr>
        <w:tc>
          <w:tcPr>
            <w:tcW w:w="1399" w:type="pct"/>
            <w:shd w:val="clear" w:color="auto" w:fill="F2F2F2" w:themeFill="background1" w:themeFillShade="F2"/>
          </w:tcPr>
          <w:p w14:paraId="792815E1" w14:textId="2E916777" w:rsidR="008255C5" w:rsidRPr="008255C5" w:rsidRDefault="008255C5" w:rsidP="00D96643">
            <w:pPr>
              <w:pStyle w:val="Heading1Text"/>
              <w:ind w:left="0"/>
              <w:jc w:val="left"/>
              <w:rPr>
                <w:rFonts w:asciiTheme="minorHAnsi" w:hAnsiTheme="minorHAnsi" w:cstheme="minorHAnsi"/>
                <w:i/>
                <w:iCs/>
                <w:lang w:val="en-GB"/>
              </w:rPr>
            </w:pPr>
            <w:r w:rsidRPr="008255C5">
              <w:rPr>
                <w:rFonts w:asciiTheme="minorHAnsi" w:hAnsiTheme="minorHAnsi" w:cstheme="minorHAnsi"/>
                <w:i/>
                <w:iCs/>
                <w:szCs w:val="26"/>
              </w:rPr>
              <w:t>Client’s interpretation for the above message:</w:t>
            </w:r>
          </w:p>
        </w:tc>
        <w:tc>
          <w:tcPr>
            <w:tcW w:w="3601" w:type="pct"/>
            <w:gridSpan w:val="2"/>
            <w:shd w:val="clear" w:color="auto" w:fill="F2F2F2" w:themeFill="background1" w:themeFillShade="F2"/>
          </w:tcPr>
          <w:p w14:paraId="4B643D48" w14:textId="0DFF6A78" w:rsidR="008255C5" w:rsidRPr="008255C5" w:rsidRDefault="008255C5" w:rsidP="00D96643">
            <w:pPr>
              <w:pStyle w:val="Heading1Text"/>
              <w:ind w:left="0"/>
              <w:rPr>
                <w:rFonts w:asciiTheme="minorHAnsi" w:hAnsiTheme="minorHAnsi" w:cstheme="minorHAnsi"/>
                <w:i/>
                <w:iCs/>
                <w:lang w:val="en-GB"/>
              </w:rPr>
            </w:pPr>
            <w:r>
              <w:rPr>
                <w:rFonts w:asciiTheme="minorHAnsi" w:hAnsiTheme="minorHAnsi" w:cstheme="minorHAnsi"/>
                <w:i/>
                <w:iCs/>
                <w:lang w:val="en-GB"/>
              </w:rPr>
              <w:t xml:space="preserve">From </w:t>
            </w:r>
            <w:r w:rsidRPr="008255C5">
              <w:rPr>
                <w:rFonts w:asciiTheme="minorHAnsi" w:hAnsiTheme="minorHAnsi" w:cstheme="minorHAnsi" w:hint="eastAsia"/>
                <w:szCs w:val="26"/>
              </w:rPr>
              <w:t>{</w:t>
            </w:r>
            <w:r>
              <w:rPr>
                <w:rFonts w:asciiTheme="minorHAnsi" w:hAnsiTheme="minorHAnsi" w:cstheme="minorHAnsi"/>
                <w:szCs w:val="26"/>
              </w:rPr>
              <w:t>3</w:t>
            </w:r>
            <w:r w:rsidRPr="008255C5">
              <w:rPr>
                <w:rFonts w:asciiTheme="minorHAnsi" w:hAnsiTheme="minorHAnsi" w:cstheme="minorHAnsi" w:hint="eastAsia"/>
                <w:szCs w:val="26"/>
              </w:rPr>
              <w:t>, [A, 2]}</w:t>
            </w:r>
            <w:r>
              <w:rPr>
                <w:rFonts w:asciiTheme="minorHAnsi" w:hAnsiTheme="minorHAnsi" w:cstheme="minorHAnsi"/>
                <w:szCs w:val="26"/>
              </w:rPr>
              <w:t xml:space="preserve"> – wher the Quote ID is 3, the client will know that this quote executed message is from the previous Mass Quote with Quote ID = 3 rather than the current inputing quote with Quote ID = 8.</w:t>
            </w:r>
          </w:p>
        </w:tc>
      </w:tr>
      <w:tr w:rsidR="008255C5" w:rsidRPr="00FC0AAB" w14:paraId="7AF5B17E" w14:textId="77777777" w:rsidTr="00D96643">
        <w:tblPrEx>
          <w:tblBorders>
            <w:insideH w:val="single" w:sz="6" w:space="0" w:color="FFFFFF" w:themeColor="background1"/>
            <w:insideV w:val="single" w:sz="6" w:space="0" w:color="FFFFFF" w:themeColor="background1"/>
          </w:tblBorders>
        </w:tblPrEx>
        <w:trPr>
          <w:trHeight w:val="37"/>
        </w:trPr>
        <w:tc>
          <w:tcPr>
            <w:tcW w:w="1399" w:type="pct"/>
            <w:shd w:val="clear" w:color="auto" w:fill="F2F2F2" w:themeFill="background1" w:themeFillShade="F2"/>
          </w:tcPr>
          <w:p w14:paraId="1EED4E77" w14:textId="77777777" w:rsidR="008255C5" w:rsidRPr="003C30F5" w:rsidRDefault="008255C5" w:rsidP="00D96643">
            <w:pPr>
              <w:pStyle w:val="Heading1Text"/>
              <w:ind w:left="0"/>
              <w:jc w:val="left"/>
              <w:rPr>
                <w:rFonts w:asciiTheme="minorHAnsi" w:hAnsiTheme="minorHAnsi" w:cstheme="minorHAnsi"/>
                <w:lang w:val="en-GB"/>
              </w:rPr>
            </w:pPr>
            <w:r>
              <w:rPr>
                <w:rFonts w:asciiTheme="minorHAnsi" w:hAnsiTheme="minorHAnsi" w:cstheme="minorHAnsi"/>
                <w:szCs w:val="26"/>
              </w:rPr>
              <w:t xml:space="preserve">Quote </w:t>
            </w:r>
            <w:r w:rsidRPr="003C30F5">
              <w:rPr>
                <w:rFonts w:asciiTheme="minorHAnsi" w:hAnsiTheme="minorHAnsi" w:cstheme="minorHAnsi"/>
                <w:szCs w:val="26"/>
              </w:rPr>
              <w:t>{</w:t>
            </w:r>
            <w:r>
              <w:rPr>
                <w:rFonts w:asciiTheme="minorHAnsi" w:hAnsiTheme="minorHAnsi" w:cstheme="minorHAnsi"/>
                <w:szCs w:val="26"/>
              </w:rPr>
              <w:t>8</w:t>
            </w:r>
            <w:r w:rsidRPr="003C30F5">
              <w:rPr>
                <w:rFonts w:asciiTheme="minorHAnsi" w:hAnsiTheme="minorHAnsi" w:cstheme="minorHAnsi"/>
                <w:szCs w:val="26"/>
              </w:rPr>
              <w:t xml:space="preserve">, [A, </w:t>
            </w:r>
            <w:r>
              <w:rPr>
                <w:rFonts w:asciiTheme="minorHAnsi" w:hAnsiTheme="minorHAnsi" w:cstheme="minorHAnsi"/>
                <w:szCs w:val="26"/>
              </w:rPr>
              <w:t>6</w:t>
            </w:r>
            <w:r w:rsidRPr="003C30F5">
              <w:rPr>
                <w:rFonts w:asciiTheme="minorHAnsi" w:hAnsiTheme="minorHAnsi" w:cstheme="minorHAnsi"/>
                <w:szCs w:val="26"/>
              </w:rPr>
              <w:t>]}</w:t>
            </w:r>
            <w:r>
              <w:rPr>
                <w:rFonts w:asciiTheme="minorHAnsi" w:hAnsiTheme="minorHAnsi" w:cstheme="minorHAnsi"/>
                <w:szCs w:val="26"/>
              </w:rPr>
              <w:t xml:space="preserve"> is accepted</w:t>
            </w:r>
          </w:p>
        </w:tc>
        <w:tc>
          <w:tcPr>
            <w:tcW w:w="1949" w:type="pct"/>
            <w:shd w:val="clear" w:color="auto" w:fill="F2F2F2" w:themeFill="background1" w:themeFillShade="F2"/>
          </w:tcPr>
          <w:p w14:paraId="10E7EF7E" w14:textId="77777777" w:rsidR="008255C5" w:rsidRPr="00FC0AAB" w:rsidRDefault="008255C5" w:rsidP="00D96643">
            <w:pPr>
              <w:pStyle w:val="Heading1Text"/>
              <w:ind w:left="0"/>
              <w:jc w:val="left"/>
              <w:rPr>
                <w:rFonts w:asciiTheme="minorHAnsi" w:hAnsiTheme="minorHAnsi" w:cstheme="minorHAnsi"/>
                <w:lang w:val="en-GB"/>
              </w:rPr>
            </w:pPr>
            <w:r>
              <w:rPr>
                <w:rFonts w:asciiTheme="minorHAnsi" w:hAnsiTheme="minorHAnsi" w:cstheme="minorHAnsi"/>
                <w:lang w:val="en-GB"/>
              </w:rPr>
              <w:t>N/A</w:t>
            </w:r>
          </w:p>
        </w:tc>
        <w:tc>
          <w:tcPr>
            <w:tcW w:w="1652" w:type="pct"/>
            <w:shd w:val="clear" w:color="auto" w:fill="F2F2F2" w:themeFill="background1" w:themeFillShade="F2"/>
          </w:tcPr>
          <w:p w14:paraId="2CDB7A75" w14:textId="77777777" w:rsidR="008255C5" w:rsidRPr="00FC0AAB" w:rsidRDefault="008255C5" w:rsidP="00D96643">
            <w:pPr>
              <w:pStyle w:val="Heading1Text"/>
              <w:ind w:left="0"/>
              <w:rPr>
                <w:rFonts w:asciiTheme="minorHAnsi" w:hAnsiTheme="minorHAnsi" w:cstheme="minorHAnsi"/>
                <w:lang w:val="en-GB"/>
              </w:rPr>
            </w:pPr>
            <w:r w:rsidRPr="00FC0AAB">
              <w:rPr>
                <w:rFonts w:asciiTheme="minorHAnsi" w:hAnsiTheme="minorHAnsi" w:cstheme="minorHAnsi"/>
                <w:lang w:val="en-GB"/>
              </w:rPr>
              <w:t>Quote</w:t>
            </w:r>
            <w:r>
              <w:rPr>
                <w:rFonts w:asciiTheme="minorHAnsi" w:hAnsiTheme="minorHAnsi" w:cstheme="minorHAnsi"/>
                <w:lang w:val="en-GB"/>
              </w:rPr>
              <w:t xml:space="preserve"> Order Ack (65) - </w:t>
            </w:r>
            <w:r w:rsidRPr="003C30F5">
              <w:rPr>
                <w:rFonts w:asciiTheme="minorHAnsi" w:hAnsiTheme="minorHAnsi" w:cstheme="minorHAnsi"/>
                <w:szCs w:val="26"/>
              </w:rPr>
              <w:t>{</w:t>
            </w:r>
            <w:r>
              <w:rPr>
                <w:rFonts w:asciiTheme="minorHAnsi" w:hAnsiTheme="minorHAnsi" w:cstheme="minorHAnsi"/>
                <w:szCs w:val="26"/>
              </w:rPr>
              <w:t>8</w:t>
            </w:r>
            <w:r w:rsidRPr="003C30F5">
              <w:rPr>
                <w:rFonts w:asciiTheme="minorHAnsi" w:hAnsiTheme="minorHAnsi" w:cstheme="minorHAnsi"/>
                <w:szCs w:val="26"/>
              </w:rPr>
              <w:t xml:space="preserve">, [A, </w:t>
            </w:r>
            <w:r>
              <w:rPr>
                <w:rFonts w:asciiTheme="minorHAnsi" w:hAnsiTheme="minorHAnsi" w:cstheme="minorHAnsi"/>
                <w:szCs w:val="26"/>
              </w:rPr>
              <w:t>6</w:t>
            </w:r>
            <w:r w:rsidRPr="003C30F5">
              <w:rPr>
                <w:rFonts w:asciiTheme="minorHAnsi" w:hAnsiTheme="minorHAnsi" w:cstheme="minorHAnsi"/>
                <w:szCs w:val="26"/>
              </w:rPr>
              <w:t>]}</w:t>
            </w:r>
          </w:p>
        </w:tc>
      </w:tr>
      <w:tr w:rsidR="008255C5" w:rsidRPr="00FC0AAB" w14:paraId="793FEBEE" w14:textId="77777777" w:rsidTr="00D96643">
        <w:tblPrEx>
          <w:tblBorders>
            <w:insideH w:val="single" w:sz="6" w:space="0" w:color="FFFFFF" w:themeColor="background1"/>
            <w:insideV w:val="single" w:sz="6" w:space="0" w:color="FFFFFF" w:themeColor="background1"/>
          </w:tblBorders>
        </w:tblPrEx>
        <w:trPr>
          <w:trHeight w:val="37"/>
        </w:trPr>
        <w:tc>
          <w:tcPr>
            <w:tcW w:w="1399" w:type="pct"/>
            <w:shd w:val="clear" w:color="auto" w:fill="F2F2F2" w:themeFill="background1" w:themeFillShade="F2"/>
          </w:tcPr>
          <w:p w14:paraId="5C770A7C" w14:textId="7912999C" w:rsidR="008255C5" w:rsidRPr="003C30F5" w:rsidRDefault="008255C5" w:rsidP="00D96643">
            <w:pPr>
              <w:pStyle w:val="Heading1Text"/>
              <w:ind w:left="0"/>
              <w:jc w:val="left"/>
              <w:rPr>
                <w:rFonts w:asciiTheme="minorHAnsi" w:hAnsiTheme="minorHAnsi" w:cstheme="minorHAnsi"/>
                <w:lang w:val="en-GB"/>
              </w:rPr>
            </w:pPr>
            <w:r>
              <w:rPr>
                <w:rFonts w:asciiTheme="minorHAnsi" w:hAnsiTheme="minorHAnsi" w:cstheme="minorHAnsi"/>
                <w:szCs w:val="26"/>
              </w:rPr>
              <w:t xml:space="preserve">Quote </w:t>
            </w:r>
            <w:r w:rsidRPr="003C30F5">
              <w:rPr>
                <w:rFonts w:asciiTheme="minorHAnsi" w:hAnsiTheme="minorHAnsi" w:cstheme="minorHAnsi"/>
                <w:szCs w:val="26"/>
              </w:rPr>
              <w:t>{</w:t>
            </w:r>
            <w:r>
              <w:rPr>
                <w:rFonts w:asciiTheme="minorHAnsi" w:hAnsiTheme="minorHAnsi" w:cstheme="minorHAnsi"/>
                <w:szCs w:val="26"/>
              </w:rPr>
              <w:t>8</w:t>
            </w:r>
            <w:r w:rsidRPr="003C30F5">
              <w:rPr>
                <w:rFonts w:asciiTheme="minorHAnsi" w:hAnsiTheme="minorHAnsi" w:cstheme="minorHAnsi"/>
                <w:szCs w:val="26"/>
              </w:rPr>
              <w:t xml:space="preserve">, [A, </w:t>
            </w:r>
            <w:r>
              <w:rPr>
                <w:rFonts w:asciiTheme="minorHAnsi" w:hAnsiTheme="minorHAnsi" w:cstheme="minorHAnsi"/>
                <w:szCs w:val="26"/>
              </w:rPr>
              <w:t>2</w:t>
            </w:r>
            <w:r w:rsidRPr="003C30F5">
              <w:rPr>
                <w:rFonts w:asciiTheme="minorHAnsi" w:hAnsiTheme="minorHAnsi" w:cstheme="minorHAnsi"/>
                <w:szCs w:val="26"/>
              </w:rPr>
              <w:t>]}</w:t>
            </w:r>
            <w:r>
              <w:rPr>
                <w:rFonts w:asciiTheme="minorHAnsi" w:hAnsiTheme="minorHAnsi" w:cstheme="minorHAnsi"/>
                <w:szCs w:val="26"/>
              </w:rPr>
              <w:t xml:space="preserve"> is accepted</w:t>
            </w:r>
          </w:p>
        </w:tc>
        <w:tc>
          <w:tcPr>
            <w:tcW w:w="1949" w:type="pct"/>
            <w:shd w:val="clear" w:color="auto" w:fill="F2F2F2" w:themeFill="background1" w:themeFillShade="F2"/>
          </w:tcPr>
          <w:p w14:paraId="5DDA0E43" w14:textId="77777777" w:rsidR="008255C5" w:rsidRPr="00FC0AAB" w:rsidRDefault="008255C5" w:rsidP="00D96643">
            <w:pPr>
              <w:pStyle w:val="Heading1Text"/>
              <w:ind w:left="0"/>
              <w:jc w:val="left"/>
              <w:rPr>
                <w:rFonts w:asciiTheme="minorHAnsi" w:hAnsiTheme="minorHAnsi" w:cstheme="minorHAnsi"/>
                <w:lang w:val="en-GB"/>
              </w:rPr>
            </w:pPr>
            <w:r>
              <w:rPr>
                <w:rFonts w:asciiTheme="minorHAnsi" w:hAnsiTheme="minorHAnsi" w:cstheme="minorHAnsi"/>
                <w:lang w:val="en-GB"/>
              </w:rPr>
              <w:t>N/A</w:t>
            </w:r>
          </w:p>
        </w:tc>
        <w:tc>
          <w:tcPr>
            <w:tcW w:w="1652" w:type="pct"/>
            <w:shd w:val="clear" w:color="auto" w:fill="F2F2F2" w:themeFill="background1" w:themeFillShade="F2"/>
          </w:tcPr>
          <w:p w14:paraId="11620AAB" w14:textId="4FE69C1A" w:rsidR="008255C5" w:rsidRPr="00FC0AAB" w:rsidRDefault="008255C5" w:rsidP="00D96643">
            <w:pPr>
              <w:pStyle w:val="Heading1Text"/>
              <w:ind w:left="0"/>
              <w:rPr>
                <w:rFonts w:asciiTheme="minorHAnsi" w:hAnsiTheme="minorHAnsi" w:cstheme="minorHAnsi"/>
                <w:lang w:val="en-GB"/>
              </w:rPr>
            </w:pPr>
            <w:r w:rsidRPr="00FC0AAB">
              <w:rPr>
                <w:rFonts w:asciiTheme="minorHAnsi" w:hAnsiTheme="minorHAnsi" w:cstheme="minorHAnsi"/>
                <w:lang w:val="en-GB"/>
              </w:rPr>
              <w:t>Quote</w:t>
            </w:r>
            <w:r>
              <w:rPr>
                <w:rFonts w:asciiTheme="minorHAnsi" w:hAnsiTheme="minorHAnsi" w:cstheme="minorHAnsi"/>
                <w:lang w:val="en-GB"/>
              </w:rPr>
              <w:t xml:space="preserve"> Order Ack (65) - </w:t>
            </w:r>
            <w:r w:rsidRPr="003C30F5">
              <w:rPr>
                <w:rFonts w:asciiTheme="minorHAnsi" w:hAnsiTheme="minorHAnsi" w:cstheme="minorHAnsi"/>
                <w:szCs w:val="26"/>
              </w:rPr>
              <w:t>{</w:t>
            </w:r>
            <w:r>
              <w:rPr>
                <w:rFonts w:asciiTheme="minorHAnsi" w:hAnsiTheme="minorHAnsi" w:cstheme="minorHAnsi"/>
                <w:szCs w:val="26"/>
              </w:rPr>
              <w:t>8</w:t>
            </w:r>
            <w:r w:rsidRPr="003C30F5">
              <w:rPr>
                <w:rFonts w:asciiTheme="minorHAnsi" w:hAnsiTheme="minorHAnsi" w:cstheme="minorHAnsi"/>
                <w:szCs w:val="26"/>
              </w:rPr>
              <w:t xml:space="preserve">, [A, </w:t>
            </w:r>
            <w:r>
              <w:rPr>
                <w:rFonts w:asciiTheme="minorHAnsi" w:hAnsiTheme="minorHAnsi" w:cstheme="minorHAnsi"/>
                <w:szCs w:val="26"/>
              </w:rPr>
              <w:t>2</w:t>
            </w:r>
            <w:r w:rsidRPr="003C30F5">
              <w:rPr>
                <w:rFonts w:asciiTheme="minorHAnsi" w:hAnsiTheme="minorHAnsi" w:cstheme="minorHAnsi"/>
                <w:szCs w:val="26"/>
              </w:rPr>
              <w:t>]}</w:t>
            </w:r>
          </w:p>
        </w:tc>
      </w:tr>
      <w:tr w:rsidR="008255C5" w:rsidRPr="00FC0AAB" w14:paraId="1371CC4E" w14:textId="77777777" w:rsidTr="00D96643">
        <w:tblPrEx>
          <w:tblBorders>
            <w:insideH w:val="single" w:sz="6" w:space="0" w:color="FFFFFF" w:themeColor="background1"/>
            <w:insideV w:val="single" w:sz="6" w:space="0" w:color="FFFFFF" w:themeColor="background1"/>
          </w:tblBorders>
        </w:tblPrEx>
        <w:trPr>
          <w:trHeight w:val="37"/>
        </w:trPr>
        <w:tc>
          <w:tcPr>
            <w:tcW w:w="1399" w:type="pct"/>
            <w:shd w:val="clear" w:color="auto" w:fill="F2F2F2" w:themeFill="background1" w:themeFillShade="F2"/>
          </w:tcPr>
          <w:p w14:paraId="3BCDFA49" w14:textId="50B1DF70" w:rsidR="008255C5" w:rsidRPr="00FC0AAB" w:rsidRDefault="008255C5" w:rsidP="00D96643">
            <w:pPr>
              <w:pStyle w:val="Heading1Text"/>
              <w:ind w:left="0"/>
              <w:jc w:val="left"/>
              <w:rPr>
                <w:rFonts w:asciiTheme="minorHAnsi" w:hAnsiTheme="minorHAnsi" w:cstheme="minorHAnsi"/>
                <w:lang w:val="en-GB"/>
              </w:rPr>
            </w:pPr>
            <w:r>
              <w:rPr>
                <w:rFonts w:asciiTheme="minorHAnsi" w:hAnsiTheme="minorHAnsi" w:cstheme="minorHAnsi"/>
                <w:lang w:val="en-GB"/>
              </w:rPr>
              <w:t xml:space="preserve">Quote </w:t>
            </w:r>
            <w:r w:rsidRPr="003C30F5">
              <w:rPr>
                <w:rFonts w:asciiTheme="minorHAnsi" w:hAnsiTheme="minorHAnsi" w:cstheme="minorHAnsi"/>
                <w:szCs w:val="26"/>
              </w:rPr>
              <w:t>{</w:t>
            </w:r>
            <w:r>
              <w:rPr>
                <w:rFonts w:asciiTheme="minorHAnsi" w:hAnsiTheme="minorHAnsi" w:cstheme="minorHAnsi"/>
                <w:szCs w:val="26"/>
              </w:rPr>
              <w:t>8</w:t>
            </w:r>
            <w:r w:rsidRPr="003C30F5">
              <w:rPr>
                <w:rFonts w:asciiTheme="minorHAnsi" w:hAnsiTheme="minorHAnsi" w:cstheme="minorHAnsi"/>
                <w:szCs w:val="26"/>
              </w:rPr>
              <w:t xml:space="preserve">, [A, </w:t>
            </w:r>
            <w:r>
              <w:rPr>
                <w:rFonts w:asciiTheme="minorHAnsi" w:hAnsiTheme="minorHAnsi" w:cstheme="minorHAnsi"/>
                <w:szCs w:val="26"/>
              </w:rPr>
              <w:t>2</w:t>
            </w:r>
            <w:r w:rsidRPr="003C30F5">
              <w:rPr>
                <w:rFonts w:asciiTheme="minorHAnsi" w:hAnsiTheme="minorHAnsi" w:cstheme="minorHAnsi"/>
                <w:szCs w:val="26"/>
              </w:rPr>
              <w:t>]}</w:t>
            </w:r>
            <w:r>
              <w:rPr>
                <w:rFonts w:asciiTheme="minorHAnsi" w:hAnsiTheme="minorHAnsi" w:cstheme="minorHAnsi"/>
                <w:szCs w:val="26"/>
              </w:rPr>
              <w:t xml:space="preserve"> </w:t>
            </w:r>
            <w:r>
              <w:rPr>
                <w:rFonts w:asciiTheme="minorHAnsi" w:hAnsiTheme="minorHAnsi" w:cstheme="minorHAnsi"/>
                <w:lang w:val="en-GB"/>
              </w:rPr>
              <w:t>executed</w:t>
            </w:r>
          </w:p>
        </w:tc>
        <w:tc>
          <w:tcPr>
            <w:tcW w:w="1949" w:type="pct"/>
            <w:shd w:val="clear" w:color="auto" w:fill="F2F2F2" w:themeFill="background1" w:themeFillShade="F2"/>
          </w:tcPr>
          <w:p w14:paraId="6807885A" w14:textId="678AE3EF" w:rsidR="008255C5" w:rsidRPr="00354525" w:rsidRDefault="008255C5" w:rsidP="00D96643">
            <w:pPr>
              <w:pStyle w:val="Heading1Text"/>
              <w:ind w:left="0"/>
              <w:jc w:val="left"/>
              <w:rPr>
                <w:rFonts w:asciiTheme="minorHAnsi" w:hAnsiTheme="minorHAnsi" w:cstheme="minorHAnsi"/>
                <w:lang w:val="en-GB"/>
              </w:rPr>
            </w:pPr>
            <w:r>
              <w:rPr>
                <w:rFonts w:asciiTheme="minorHAnsi" w:hAnsiTheme="minorHAnsi" w:cstheme="minorHAnsi"/>
                <w:lang w:val="en-GB"/>
              </w:rPr>
              <w:t xml:space="preserve">Quote Executed (68) - </w:t>
            </w:r>
            <w:r w:rsidRPr="008255C5">
              <w:rPr>
                <w:rFonts w:asciiTheme="minorHAnsi" w:hAnsiTheme="minorHAnsi" w:cstheme="minorHAnsi" w:hint="eastAsia"/>
                <w:szCs w:val="26"/>
              </w:rPr>
              <w:t>{</w:t>
            </w:r>
            <w:r>
              <w:rPr>
                <w:rFonts w:asciiTheme="minorHAnsi" w:hAnsiTheme="minorHAnsi" w:cstheme="minorHAnsi"/>
                <w:szCs w:val="26"/>
              </w:rPr>
              <w:t>8</w:t>
            </w:r>
            <w:r w:rsidRPr="008255C5">
              <w:rPr>
                <w:rFonts w:asciiTheme="minorHAnsi" w:hAnsiTheme="minorHAnsi" w:cstheme="minorHAnsi" w:hint="eastAsia"/>
                <w:szCs w:val="26"/>
              </w:rPr>
              <w:t>, [A, 2]}</w:t>
            </w:r>
            <w:r>
              <w:rPr>
                <w:rFonts w:asciiTheme="minorHAnsi" w:hAnsiTheme="minorHAnsi" w:cstheme="minorHAnsi"/>
                <w:szCs w:val="26"/>
              </w:rPr>
              <w:t xml:space="preserve"> </w:t>
            </w:r>
            <w:r>
              <w:rPr>
                <w:rFonts w:asciiTheme="minorHAnsi" w:hAnsiTheme="minorHAnsi" w:cstheme="minorHAnsi"/>
                <w:lang w:val="en-GB"/>
              </w:rPr>
              <w:t>fully filled.</w:t>
            </w:r>
          </w:p>
        </w:tc>
        <w:tc>
          <w:tcPr>
            <w:tcW w:w="1652" w:type="pct"/>
            <w:shd w:val="clear" w:color="auto" w:fill="F2F2F2" w:themeFill="background1" w:themeFillShade="F2"/>
          </w:tcPr>
          <w:p w14:paraId="0406C9A1" w14:textId="17DA9862" w:rsidR="008255C5" w:rsidRPr="00FC0AAB" w:rsidRDefault="008255C5" w:rsidP="00D96643">
            <w:pPr>
              <w:pStyle w:val="Heading1Text"/>
              <w:ind w:left="0"/>
              <w:rPr>
                <w:rFonts w:asciiTheme="minorHAnsi" w:hAnsiTheme="minorHAnsi" w:cstheme="minorHAnsi"/>
                <w:lang w:val="en-GB"/>
              </w:rPr>
            </w:pPr>
            <w:r>
              <w:rPr>
                <w:rFonts w:asciiTheme="minorHAnsi" w:hAnsiTheme="minorHAnsi" w:cstheme="minorHAnsi"/>
                <w:lang w:val="en-GB"/>
              </w:rPr>
              <w:t xml:space="preserve">Quote Executed (68) - </w:t>
            </w:r>
            <w:r w:rsidRPr="008255C5">
              <w:rPr>
                <w:rFonts w:asciiTheme="minorHAnsi" w:hAnsiTheme="minorHAnsi" w:cstheme="minorHAnsi" w:hint="eastAsia"/>
                <w:szCs w:val="26"/>
              </w:rPr>
              <w:t>{</w:t>
            </w:r>
            <w:r>
              <w:rPr>
                <w:rFonts w:asciiTheme="minorHAnsi" w:hAnsiTheme="minorHAnsi" w:cstheme="minorHAnsi"/>
                <w:szCs w:val="26"/>
              </w:rPr>
              <w:t>8</w:t>
            </w:r>
            <w:r w:rsidRPr="008255C5">
              <w:rPr>
                <w:rFonts w:asciiTheme="minorHAnsi" w:hAnsiTheme="minorHAnsi" w:cstheme="minorHAnsi" w:hint="eastAsia"/>
                <w:szCs w:val="26"/>
              </w:rPr>
              <w:t>, [A, 2]}</w:t>
            </w:r>
            <w:r>
              <w:rPr>
                <w:rFonts w:asciiTheme="minorHAnsi" w:hAnsiTheme="minorHAnsi" w:cstheme="minorHAnsi"/>
                <w:szCs w:val="26"/>
              </w:rPr>
              <w:t xml:space="preserve"> </w:t>
            </w:r>
            <w:r>
              <w:rPr>
                <w:rFonts w:asciiTheme="minorHAnsi" w:hAnsiTheme="minorHAnsi" w:cstheme="minorHAnsi"/>
                <w:lang w:val="en-GB"/>
              </w:rPr>
              <w:t>fully filled.</w:t>
            </w:r>
          </w:p>
        </w:tc>
      </w:tr>
      <w:tr w:rsidR="008255C5" w:rsidRPr="008255C5" w14:paraId="393AF17B" w14:textId="77777777" w:rsidTr="00D96643">
        <w:tblPrEx>
          <w:tblBorders>
            <w:insideH w:val="single" w:sz="6" w:space="0" w:color="FFFFFF" w:themeColor="background1"/>
            <w:insideV w:val="single" w:sz="6" w:space="0" w:color="FFFFFF" w:themeColor="background1"/>
          </w:tblBorders>
        </w:tblPrEx>
        <w:trPr>
          <w:trHeight w:val="37"/>
        </w:trPr>
        <w:tc>
          <w:tcPr>
            <w:tcW w:w="1399" w:type="pct"/>
            <w:shd w:val="clear" w:color="auto" w:fill="F2F2F2" w:themeFill="background1" w:themeFillShade="F2"/>
          </w:tcPr>
          <w:p w14:paraId="2154200B" w14:textId="77777777" w:rsidR="008255C5" w:rsidRPr="008255C5" w:rsidRDefault="008255C5" w:rsidP="00D96643">
            <w:pPr>
              <w:pStyle w:val="Heading1Text"/>
              <w:ind w:left="0"/>
              <w:jc w:val="left"/>
              <w:rPr>
                <w:rFonts w:asciiTheme="minorHAnsi" w:hAnsiTheme="minorHAnsi" w:cstheme="minorHAnsi"/>
                <w:i/>
                <w:iCs/>
                <w:lang w:val="en-GB"/>
              </w:rPr>
            </w:pPr>
            <w:r w:rsidRPr="008255C5">
              <w:rPr>
                <w:rFonts w:asciiTheme="minorHAnsi" w:hAnsiTheme="minorHAnsi" w:cstheme="minorHAnsi"/>
                <w:i/>
                <w:iCs/>
                <w:szCs w:val="26"/>
              </w:rPr>
              <w:lastRenderedPageBreak/>
              <w:t>Client’s interpretation for the above message:</w:t>
            </w:r>
          </w:p>
        </w:tc>
        <w:tc>
          <w:tcPr>
            <w:tcW w:w="3601" w:type="pct"/>
            <w:gridSpan w:val="2"/>
            <w:shd w:val="clear" w:color="auto" w:fill="F2F2F2" w:themeFill="background1" w:themeFillShade="F2"/>
          </w:tcPr>
          <w:p w14:paraId="335E06E3" w14:textId="21991D8F" w:rsidR="008255C5" w:rsidRPr="008255C5" w:rsidRDefault="008255C5" w:rsidP="00D96643">
            <w:pPr>
              <w:pStyle w:val="Heading1Text"/>
              <w:ind w:left="0"/>
              <w:rPr>
                <w:rFonts w:asciiTheme="minorHAnsi" w:hAnsiTheme="minorHAnsi" w:cstheme="minorHAnsi"/>
                <w:i/>
                <w:iCs/>
                <w:lang w:val="en-GB"/>
              </w:rPr>
            </w:pPr>
            <w:r>
              <w:rPr>
                <w:rFonts w:asciiTheme="minorHAnsi" w:hAnsiTheme="minorHAnsi" w:cstheme="minorHAnsi"/>
                <w:i/>
                <w:iCs/>
                <w:lang w:val="en-GB"/>
              </w:rPr>
              <w:t xml:space="preserve">From </w:t>
            </w:r>
            <w:r w:rsidRPr="008255C5">
              <w:rPr>
                <w:rFonts w:asciiTheme="minorHAnsi" w:hAnsiTheme="minorHAnsi" w:cstheme="minorHAnsi" w:hint="eastAsia"/>
                <w:szCs w:val="26"/>
              </w:rPr>
              <w:t>{</w:t>
            </w:r>
            <w:r>
              <w:rPr>
                <w:rFonts w:asciiTheme="minorHAnsi" w:hAnsiTheme="minorHAnsi" w:cstheme="minorHAnsi"/>
                <w:szCs w:val="26"/>
              </w:rPr>
              <w:t>8</w:t>
            </w:r>
            <w:r w:rsidRPr="008255C5">
              <w:rPr>
                <w:rFonts w:asciiTheme="minorHAnsi" w:hAnsiTheme="minorHAnsi" w:cstheme="minorHAnsi" w:hint="eastAsia"/>
                <w:szCs w:val="26"/>
              </w:rPr>
              <w:t>, [A, 2]}</w:t>
            </w:r>
            <w:r>
              <w:rPr>
                <w:rFonts w:asciiTheme="minorHAnsi" w:hAnsiTheme="minorHAnsi" w:cstheme="minorHAnsi"/>
                <w:szCs w:val="26"/>
              </w:rPr>
              <w:t xml:space="preserve"> – wher the Quote ID is 8, the client will know that this quote executed message is from the current inputing Mass Quote message with Quote ID = 8.</w:t>
            </w:r>
          </w:p>
        </w:tc>
      </w:tr>
      <w:tr w:rsidR="008255C5" w:rsidRPr="00FC0AAB" w14:paraId="03015A42" w14:textId="77777777" w:rsidTr="00D96643">
        <w:tblPrEx>
          <w:tblBorders>
            <w:insideH w:val="single" w:sz="6" w:space="0" w:color="FFFFFF" w:themeColor="background1"/>
            <w:insideV w:val="single" w:sz="6" w:space="0" w:color="FFFFFF" w:themeColor="background1"/>
          </w:tblBorders>
        </w:tblPrEx>
        <w:trPr>
          <w:trHeight w:val="37"/>
        </w:trPr>
        <w:tc>
          <w:tcPr>
            <w:tcW w:w="1399" w:type="pct"/>
            <w:shd w:val="clear" w:color="auto" w:fill="F2F2F2" w:themeFill="background1" w:themeFillShade="F2"/>
          </w:tcPr>
          <w:p w14:paraId="04A1C368" w14:textId="77777777" w:rsidR="008255C5" w:rsidRDefault="008255C5" w:rsidP="00D96643">
            <w:pPr>
              <w:pStyle w:val="Heading1Text"/>
              <w:ind w:left="0"/>
              <w:jc w:val="left"/>
              <w:rPr>
                <w:rFonts w:asciiTheme="minorHAnsi" w:hAnsiTheme="minorHAnsi" w:cstheme="minorHAnsi"/>
                <w:lang w:val="en-GB"/>
              </w:rPr>
            </w:pPr>
            <w:r>
              <w:rPr>
                <w:rFonts w:asciiTheme="minorHAnsi" w:hAnsiTheme="minorHAnsi" w:cstheme="minorHAnsi"/>
                <w:lang w:val="en-GB"/>
              </w:rPr>
              <w:t>Final a</w:t>
            </w:r>
            <w:r w:rsidRPr="003C30F5">
              <w:rPr>
                <w:rFonts w:asciiTheme="minorHAnsi" w:hAnsiTheme="minorHAnsi" w:cstheme="minorHAnsi"/>
                <w:lang w:val="en-GB"/>
              </w:rPr>
              <w:t>cknowledge</w:t>
            </w:r>
            <w:r>
              <w:rPr>
                <w:rFonts w:asciiTheme="minorHAnsi" w:hAnsiTheme="minorHAnsi" w:cstheme="minorHAnsi"/>
                <w:lang w:val="en-GB"/>
              </w:rPr>
              <w:t>ment</w:t>
            </w:r>
          </w:p>
        </w:tc>
        <w:tc>
          <w:tcPr>
            <w:tcW w:w="1949" w:type="pct"/>
            <w:shd w:val="clear" w:color="auto" w:fill="F2F2F2" w:themeFill="background1" w:themeFillShade="F2"/>
          </w:tcPr>
          <w:p w14:paraId="4CD21F48" w14:textId="77777777" w:rsidR="008255C5" w:rsidRDefault="008255C5" w:rsidP="00D96643">
            <w:pPr>
              <w:pStyle w:val="Heading1Text"/>
              <w:ind w:left="0"/>
              <w:jc w:val="left"/>
              <w:rPr>
                <w:rFonts w:asciiTheme="minorHAnsi" w:hAnsiTheme="minorHAnsi" w:cstheme="minorHAnsi"/>
                <w:lang w:val="en-GB"/>
              </w:rPr>
            </w:pPr>
            <w:r>
              <w:rPr>
                <w:rFonts w:asciiTheme="minorHAnsi" w:hAnsiTheme="minorHAnsi" w:cstheme="minorHAnsi"/>
                <w:lang w:val="en-GB"/>
              </w:rPr>
              <w:t>Mass Quote Ack (63)</w:t>
            </w:r>
          </w:p>
          <w:p w14:paraId="3406F755" w14:textId="77777777" w:rsidR="008255C5" w:rsidRDefault="008255C5" w:rsidP="00D96643">
            <w:pPr>
              <w:pStyle w:val="Heading1Text"/>
              <w:numPr>
                <w:ilvl w:val="0"/>
                <w:numId w:val="180"/>
              </w:numPr>
              <w:jc w:val="left"/>
              <w:rPr>
                <w:rFonts w:asciiTheme="minorHAnsi" w:hAnsiTheme="minorHAnsi" w:cstheme="minorHAnsi"/>
                <w:lang w:val="en-GB"/>
              </w:rPr>
            </w:pPr>
            <w:r w:rsidRPr="00354525">
              <w:rPr>
                <w:rFonts w:asciiTheme="minorHAnsi" w:hAnsiTheme="minorHAnsi" w:cstheme="minorHAnsi"/>
                <w:szCs w:val="26"/>
              </w:rPr>
              <w:t>(X, Y, A)</w:t>
            </w:r>
            <w:r>
              <w:rPr>
                <w:rFonts w:asciiTheme="minorHAnsi" w:hAnsiTheme="minorHAnsi" w:cstheme="minorHAnsi"/>
                <w:szCs w:val="26"/>
              </w:rPr>
              <w:t xml:space="preserve"> is accepted.</w:t>
            </w:r>
          </w:p>
        </w:tc>
        <w:tc>
          <w:tcPr>
            <w:tcW w:w="1652" w:type="pct"/>
            <w:shd w:val="clear" w:color="auto" w:fill="F2F2F2" w:themeFill="background1" w:themeFillShade="F2"/>
          </w:tcPr>
          <w:p w14:paraId="0A4B3A1E" w14:textId="77777777" w:rsidR="008255C5" w:rsidRDefault="008255C5" w:rsidP="00D96643">
            <w:pPr>
              <w:pStyle w:val="Heading1Text"/>
              <w:ind w:left="0"/>
              <w:rPr>
                <w:rFonts w:asciiTheme="minorHAnsi" w:hAnsiTheme="minorHAnsi" w:cstheme="minorHAnsi"/>
                <w:lang w:val="en-GB"/>
              </w:rPr>
            </w:pPr>
            <w:r>
              <w:rPr>
                <w:rFonts w:asciiTheme="minorHAnsi" w:hAnsiTheme="minorHAnsi" w:cstheme="minorHAnsi"/>
                <w:lang w:val="en-GB"/>
              </w:rPr>
              <w:t>N/A</w:t>
            </w:r>
          </w:p>
        </w:tc>
      </w:tr>
      <w:tr w:rsidR="008255C5" w:rsidRPr="00FC0AAB" w14:paraId="00CA23B1" w14:textId="77777777" w:rsidTr="00D96643">
        <w:tblPrEx>
          <w:tblBorders>
            <w:insideH w:val="single" w:sz="6" w:space="0" w:color="FFFFFF" w:themeColor="background1"/>
            <w:insideV w:val="single" w:sz="6" w:space="0" w:color="FFFFFF" w:themeColor="background1"/>
          </w:tblBorders>
        </w:tblPrEx>
        <w:trPr>
          <w:trHeight w:val="37"/>
        </w:trPr>
        <w:tc>
          <w:tcPr>
            <w:tcW w:w="1399" w:type="pct"/>
            <w:shd w:val="clear" w:color="auto" w:fill="F2F2F2" w:themeFill="background1" w:themeFillShade="F2"/>
          </w:tcPr>
          <w:p w14:paraId="65F042C8" w14:textId="77777777" w:rsidR="008255C5" w:rsidRDefault="008255C5" w:rsidP="00D96643">
            <w:pPr>
              <w:pStyle w:val="Heading1Text"/>
              <w:ind w:left="0"/>
              <w:jc w:val="left"/>
              <w:rPr>
                <w:rFonts w:asciiTheme="minorHAnsi" w:hAnsiTheme="minorHAnsi" w:cstheme="minorHAnsi"/>
                <w:lang w:val="en-GB"/>
              </w:rPr>
            </w:pPr>
            <w:r>
              <w:rPr>
                <w:rFonts w:asciiTheme="minorHAnsi" w:hAnsiTheme="minorHAnsi" w:cstheme="minorHAnsi"/>
                <w:lang w:val="en-GB"/>
              </w:rPr>
              <w:t>Final order book</w:t>
            </w:r>
          </w:p>
        </w:tc>
        <w:tc>
          <w:tcPr>
            <w:tcW w:w="3601" w:type="pct"/>
            <w:gridSpan w:val="2"/>
            <w:shd w:val="clear" w:color="auto" w:fill="F2F2F2" w:themeFill="background1" w:themeFillShade="F2"/>
          </w:tcPr>
          <w:p w14:paraId="19EC39F0" w14:textId="2DF49BA3" w:rsidR="008255C5" w:rsidRDefault="008255C5" w:rsidP="00D96643">
            <w:pPr>
              <w:pStyle w:val="Heading1Text"/>
              <w:ind w:left="0"/>
              <w:rPr>
                <w:rFonts w:asciiTheme="minorHAnsi" w:hAnsiTheme="minorHAnsi" w:cstheme="minorHAnsi"/>
                <w:lang w:val="en-GB"/>
              </w:rPr>
            </w:pPr>
            <w:r>
              <w:rPr>
                <w:rFonts w:asciiTheme="minorHAnsi" w:hAnsiTheme="minorHAnsi" w:cstheme="minorHAnsi"/>
                <w:szCs w:val="26"/>
              </w:rPr>
              <w:t>Based on the</w:t>
            </w:r>
            <w:r w:rsidR="00D9408C">
              <w:rPr>
                <w:rFonts w:asciiTheme="minorHAnsi" w:hAnsiTheme="minorHAnsi" w:cstheme="minorHAnsi"/>
                <w:szCs w:val="26"/>
              </w:rPr>
              <w:t xml:space="preserve"> above messages</w:t>
            </w:r>
            <w:r>
              <w:rPr>
                <w:rFonts w:asciiTheme="minorHAnsi" w:hAnsiTheme="minorHAnsi" w:cstheme="minorHAnsi"/>
                <w:lang w:val="en-GB"/>
              </w:rPr>
              <w:t xml:space="preserve">, the client can interpret </w:t>
            </w:r>
            <w:r w:rsidR="0045561B">
              <w:rPr>
                <w:rFonts w:asciiTheme="minorHAnsi" w:hAnsiTheme="minorHAnsi" w:cstheme="minorHAnsi"/>
                <w:lang w:val="en-GB"/>
              </w:rPr>
              <w:t xml:space="preserve">the order book updates </w:t>
            </w:r>
            <w:r w:rsidR="00A153DA">
              <w:rPr>
                <w:rFonts w:asciiTheme="minorHAnsi" w:hAnsiTheme="minorHAnsi" w:cstheme="minorHAnsi"/>
                <w:lang w:val="en-GB"/>
              </w:rPr>
              <w:t>as</w:t>
            </w:r>
            <w:r w:rsidR="0045561B">
              <w:rPr>
                <w:rFonts w:asciiTheme="minorHAnsi" w:hAnsiTheme="minorHAnsi" w:cstheme="minorHAnsi"/>
                <w:lang w:val="en-GB"/>
              </w:rPr>
              <w:t xml:space="preserve"> below:</w:t>
            </w:r>
          </w:p>
          <w:p w14:paraId="70FCF1C0" w14:textId="77777777" w:rsidR="0045561B" w:rsidRDefault="0045561B" w:rsidP="0045561B">
            <w:pPr>
              <w:pStyle w:val="Heading1Text"/>
              <w:numPr>
                <w:ilvl w:val="0"/>
                <w:numId w:val="185"/>
              </w:numPr>
              <w:rPr>
                <w:rFonts w:asciiTheme="minorHAnsi" w:hAnsiTheme="minorHAnsi" w:cstheme="minorHAnsi"/>
                <w:lang w:val="en-GB"/>
              </w:rPr>
            </w:pPr>
            <w:r w:rsidRPr="0045561B">
              <w:rPr>
                <w:rFonts w:asciiTheme="minorHAnsi" w:hAnsiTheme="minorHAnsi" w:cstheme="minorHAnsi"/>
                <w:lang w:val="en-GB"/>
              </w:rPr>
              <w:t>{3, [A, 2]} fully filled</w:t>
            </w:r>
            <w:r>
              <w:rPr>
                <w:rFonts w:asciiTheme="minorHAnsi" w:hAnsiTheme="minorHAnsi" w:cstheme="minorHAnsi"/>
                <w:lang w:val="en-GB"/>
              </w:rPr>
              <w:t xml:space="preserve"> – This is from the previous Mass Quote</w:t>
            </w:r>
          </w:p>
          <w:p w14:paraId="19DA6BAD" w14:textId="77777777" w:rsidR="0045561B" w:rsidRPr="0045561B" w:rsidRDefault="0045561B" w:rsidP="0045561B">
            <w:pPr>
              <w:pStyle w:val="Heading1Text"/>
              <w:numPr>
                <w:ilvl w:val="0"/>
                <w:numId w:val="185"/>
              </w:numPr>
              <w:rPr>
                <w:rFonts w:asciiTheme="minorHAnsi" w:hAnsiTheme="minorHAnsi" w:cstheme="minorHAnsi"/>
                <w:lang w:val="en-GB"/>
              </w:rPr>
            </w:pPr>
            <w:r w:rsidRPr="003C30F5">
              <w:rPr>
                <w:rFonts w:asciiTheme="minorHAnsi" w:hAnsiTheme="minorHAnsi" w:cstheme="minorHAnsi"/>
                <w:szCs w:val="26"/>
              </w:rPr>
              <w:t>{</w:t>
            </w:r>
            <w:r>
              <w:rPr>
                <w:rFonts w:asciiTheme="minorHAnsi" w:hAnsiTheme="minorHAnsi" w:cstheme="minorHAnsi"/>
                <w:szCs w:val="26"/>
              </w:rPr>
              <w:t>8</w:t>
            </w:r>
            <w:r w:rsidRPr="003C30F5">
              <w:rPr>
                <w:rFonts w:asciiTheme="minorHAnsi" w:hAnsiTheme="minorHAnsi" w:cstheme="minorHAnsi"/>
                <w:szCs w:val="26"/>
              </w:rPr>
              <w:t xml:space="preserve">, [A, </w:t>
            </w:r>
            <w:r>
              <w:rPr>
                <w:rFonts w:asciiTheme="minorHAnsi" w:hAnsiTheme="minorHAnsi" w:cstheme="minorHAnsi"/>
                <w:szCs w:val="26"/>
              </w:rPr>
              <w:t>6</w:t>
            </w:r>
            <w:r w:rsidRPr="003C30F5">
              <w:rPr>
                <w:rFonts w:asciiTheme="minorHAnsi" w:hAnsiTheme="minorHAnsi" w:cstheme="minorHAnsi"/>
                <w:szCs w:val="26"/>
              </w:rPr>
              <w:t>]}</w:t>
            </w:r>
            <w:r>
              <w:rPr>
                <w:rFonts w:asciiTheme="minorHAnsi" w:hAnsiTheme="minorHAnsi" w:cstheme="minorHAnsi"/>
                <w:szCs w:val="26"/>
              </w:rPr>
              <w:t xml:space="preserve"> is accepted and left in the order book</w:t>
            </w:r>
          </w:p>
          <w:p w14:paraId="4D3EE453" w14:textId="723C867B" w:rsidR="0045561B" w:rsidRPr="0045561B" w:rsidRDefault="0045561B" w:rsidP="0045561B">
            <w:pPr>
              <w:pStyle w:val="Heading1Text"/>
              <w:numPr>
                <w:ilvl w:val="0"/>
                <w:numId w:val="185"/>
              </w:numPr>
              <w:rPr>
                <w:rFonts w:asciiTheme="minorHAnsi" w:hAnsiTheme="minorHAnsi" w:cstheme="minorHAnsi"/>
                <w:lang w:val="en-GB"/>
              </w:rPr>
            </w:pPr>
            <w:r w:rsidRPr="003C30F5">
              <w:rPr>
                <w:rFonts w:asciiTheme="minorHAnsi" w:hAnsiTheme="minorHAnsi" w:cstheme="minorHAnsi"/>
                <w:szCs w:val="26"/>
              </w:rPr>
              <w:t>{</w:t>
            </w:r>
            <w:r>
              <w:rPr>
                <w:rFonts w:asciiTheme="minorHAnsi" w:hAnsiTheme="minorHAnsi" w:cstheme="minorHAnsi"/>
                <w:szCs w:val="26"/>
              </w:rPr>
              <w:t>8</w:t>
            </w:r>
            <w:r w:rsidRPr="003C30F5">
              <w:rPr>
                <w:rFonts w:asciiTheme="minorHAnsi" w:hAnsiTheme="minorHAnsi" w:cstheme="minorHAnsi"/>
                <w:szCs w:val="26"/>
              </w:rPr>
              <w:t xml:space="preserve">, [A, </w:t>
            </w:r>
            <w:r w:rsidR="002508EE">
              <w:rPr>
                <w:rFonts w:asciiTheme="minorHAnsi" w:hAnsiTheme="minorHAnsi" w:cstheme="minorHAnsi"/>
                <w:szCs w:val="26"/>
              </w:rPr>
              <w:t>2</w:t>
            </w:r>
            <w:r w:rsidRPr="003C30F5">
              <w:rPr>
                <w:rFonts w:asciiTheme="minorHAnsi" w:hAnsiTheme="minorHAnsi" w:cstheme="minorHAnsi"/>
                <w:szCs w:val="26"/>
              </w:rPr>
              <w:t>]}</w:t>
            </w:r>
            <w:r>
              <w:rPr>
                <w:rFonts w:asciiTheme="minorHAnsi" w:hAnsiTheme="minorHAnsi" w:cstheme="minorHAnsi"/>
                <w:szCs w:val="26"/>
              </w:rPr>
              <w:t xml:space="preserve"> is accepted and </w:t>
            </w:r>
            <w:r w:rsidRPr="0045561B">
              <w:rPr>
                <w:rFonts w:asciiTheme="minorHAnsi" w:hAnsiTheme="minorHAnsi" w:cstheme="minorHAnsi"/>
                <w:lang w:val="en-GB"/>
              </w:rPr>
              <w:t>fully filled</w:t>
            </w:r>
            <w:r>
              <w:rPr>
                <w:rFonts w:asciiTheme="minorHAnsi" w:hAnsiTheme="minorHAnsi" w:cstheme="minorHAnsi"/>
                <w:lang w:val="en-GB"/>
              </w:rPr>
              <w:t xml:space="preserve"> – This is from the current Mass Quote</w:t>
            </w:r>
          </w:p>
        </w:tc>
      </w:tr>
    </w:tbl>
    <w:p w14:paraId="56E70BF0" w14:textId="7F654E59" w:rsidR="00FC0AAB" w:rsidRPr="003C30F5" w:rsidRDefault="000B4003" w:rsidP="00FC0AAB">
      <w:pPr>
        <w:pStyle w:val="NormalNGMDS"/>
        <w:numPr>
          <w:ilvl w:val="0"/>
          <w:numId w:val="180"/>
        </w:numPr>
        <w:rPr>
          <w:rFonts w:asciiTheme="minorHAnsi" w:hAnsiTheme="minorHAnsi" w:cstheme="minorHAnsi"/>
          <w:szCs w:val="26"/>
        </w:rPr>
      </w:pPr>
      <w:r>
        <w:rPr>
          <w:rFonts w:asciiTheme="minorHAnsi" w:hAnsiTheme="minorHAnsi" w:cstheme="minorHAnsi"/>
          <w:szCs w:val="26"/>
        </w:rPr>
        <w:t xml:space="preserve">Aggressive </w:t>
      </w:r>
      <w:r w:rsidR="00FC0AAB" w:rsidRPr="00FC0AAB">
        <w:rPr>
          <w:rFonts w:asciiTheme="minorHAnsi" w:hAnsiTheme="minorHAnsi" w:cstheme="minorHAnsi"/>
        </w:rPr>
        <w:t>SMP ID is specifed</w:t>
      </w:r>
      <w:r>
        <w:rPr>
          <w:rFonts w:asciiTheme="minorHAnsi" w:hAnsiTheme="minorHAnsi" w:cstheme="minorHAnsi"/>
        </w:rPr>
        <w:t xml:space="preserve"> and hit a tradable resting order.</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520"/>
        <w:gridCol w:w="3512"/>
        <w:gridCol w:w="2977"/>
      </w:tblGrid>
      <w:tr w:rsidR="003C30F5" w:rsidRPr="00FC0AAB" w14:paraId="50F1382E" w14:textId="77777777" w:rsidTr="00D96643">
        <w:trPr>
          <w:trHeight w:val="300"/>
          <w:tblHeader/>
        </w:trPr>
        <w:tc>
          <w:tcPr>
            <w:tcW w:w="1399" w:type="pct"/>
            <w:shd w:val="clear" w:color="auto" w:fill="C6D9F1" w:themeFill="text2" w:themeFillTint="33"/>
          </w:tcPr>
          <w:p w14:paraId="260CC754" w14:textId="77777777" w:rsidR="003C30F5" w:rsidRPr="00FC0AAB" w:rsidRDefault="003C30F5" w:rsidP="00D96643">
            <w:pPr>
              <w:pStyle w:val="Tablehead"/>
              <w:spacing w:after="0"/>
              <w:jc w:val="left"/>
              <w:rPr>
                <w:rFonts w:cstheme="minorHAnsi"/>
                <w:lang w:val="en-GB"/>
              </w:rPr>
            </w:pPr>
            <w:r w:rsidRPr="00FC0AAB">
              <w:rPr>
                <w:rFonts w:cstheme="minorHAnsi"/>
                <w:lang w:val="en-GB"/>
              </w:rPr>
              <w:t>Processing Step</w:t>
            </w:r>
          </w:p>
        </w:tc>
        <w:tc>
          <w:tcPr>
            <w:tcW w:w="1949" w:type="pct"/>
            <w:shd w:val="clear" w:color="auto" w:fill="C6D9F1" w:themeFill="text2" w:themeFillTint="33"/>
          </w:tcPr>
          <w:p w14:paraId="53479930" w14:textId="77777777" w:rsidR="003C30F5" w:rsidRPr="00FC0AAB" w:rsidRDefault="003C30F5" w:rsidP="00D96643">
            <w:pPr>
              <w:pStyle w:val="Tablehead"/>
              <w:spacing w:after="0"/>
              <w:jc w:val="left"/>
              <w:rPr>
                <w:rFonts w:cstheme="minorHAnsi"/>
              </w:rPr>
            </w:pPr>
            <w:r w:rsidRPr="00FC0AAB">
              <w:rPr>
                <w:rFonts w:cstheme="minorHAnsi"/>
                <w:lang w:val="en-GB"/>
              </w:rPr>
              <w:t>Acknowledge each quote message</w:t>
            </w:r>
          </w:p>
        </w:tc>
        <w:tc>
          <w:tcPr>
            <w:tcW w:w="1652" w:type="pct"/>
            <w:shd w:val="clear" w:color="auto" w:fill="C6D9F1" w:themeFill="text2" w:themeFillTint="33"/>
            <w:noWrap/>
          </w:tcPr>
          <w:p w14:paraId="7CCC9EB3" w14:textId="77777777" w:rsidR="003C30F5" w:rsidRPr="00FC0AAB" w:rsidRDefault="003C30F5" w:rsidP="00D96643">
            <w:pPr>
              <w:pStyle w:val="Tablehead"/>
              <w:spacing w:after="0"/>
              <w:jc w:val="left"/>
              <w:rPr>
                <w:rFonts w:cstheme="minorHAnsi"/>
              </w:rPr>
            </w:pPr>
            <w:r w:rsidRPr="00FC0AAB">
              <w:rPr>
                <w:rFonts w:cstheme="minorHAnsi"/>
                <w:lang w:val="en-GB"/>
              </w:rPr>
              <w:t>Acknowledge on order level</w:t>
            </w:r>
          </w:p>
        </w:tc>
      </w:tr>
      <w:tr w:rsidR="003C30F5" w:rsidRPr="00FC0AAB" w14:paraId="36AB4DE7" w14:textId="77777777" w:rsidTr="00D96643">
        <w:tblPrEx>
          <w:tblBorders>
            <w:insideH w:val="single" w:sz="6" w:space="0" w:color="FFFFFF" w:themeColor="background1"/>
            <w:insideV w:val="single" w:sz="6" w:space="0" w:color="FFFFFF" w:themeColor="background1"/>
          </w:tblBorders>
        </w:tblPrEx>
        <w:trPr>
          <w:trHeight w:val="37"/>
        </w:trPr>
        <w:tc>
          <w:tcPr>
            <w:tcW w:w="1399" w:type="pct"/>
            <w:shd w:val="clear" w:color="auto" w:fill="F2F2F2" w:themeFill="background1" w:themeFillShade="F2"/>
          </w:tcPr>
          <w:p w14:paraId="51051FFD" w14:textId="77777777" w:rsidR="003C30F5" w:rsidRPr="003C30F5" w:rsidRDefault="003C30F5" w:rsidP="00D96643">
            <w:pPr>
              <w:pStyle w:val="Heading1Text"/>
              <w:ind w:left="0"/>
              <w:jc w:val="left"/>
              <w:rPr>
                <w:rFonts w:asciiTheme="minorHAnsi" w:hAnsiTheme="minorHAnsi" w:cstheme="minorHAnsi"/>
                <w:lang w:val="en-GB"/>
              </w:rPr>
            </w:pPr>
            <w:r>
              <w:rPr>
                <w:rFonts w:asciiTheme="minorHAnsi" w:hAnsiTheme="minorHAnsi" w:cstheme="minorHAnsi"/>
                <w:szCs w:val="26"/>
              </w:rPr>
              <w:t xml:space="preserve">Quote </w:t>
            </w:r>
            <w:r w:rsidRPr="003C30F5">
              <w:rPr>
                <w:rFonts w:asciiTheme="minorHAnsi" w:hAnsiTheme="minorHAnsi" w:cstheme="minorHAnsi"/>
                <w:szCs w:val="26"/>
              </w:rPr>
              <w:t>{X, [A, N]}</w:t>
            </w:r>
            <w:r>
              <w:rPr>
                <w:rFonts w:asciiTheme="minorHAnsi" w:hAnsiTheme="minorHAnsi" w:cstheme="minorHAnsi"/>
                <w:szCs w:val="26"/>
              </w:rPr>
              <w:t xml:space="preserve"> is accepted</w:t>
            </w:r>
          </w:p>
        </w:tc>
        <w:tc>
          <w:tcPr>
            <w:tcW w:w="1949" w:type="pct"/>
            <w:shd w:val="clear" w:color="auto" w:fill="F2F2F2" w:themeFill="background1" w:themeFillShade="F2"/>
          </w:tcPr>
          <w:p w14:paraId="4CA92099" w14:textId="77777777" w:rsidR="003C30F5" w:rsidRPr="00FC0AAB" w:rsidRDefault="003C30F5" w:rsidP="00D96643">
            <w:pPr>
              <w:pStyle w:val="Heading1Text"/>
              <w:ind w:left="0"/>
              <w:jc w:val="left"/>
              <w:rPr>
                <w:rFonts w:asciiTheme="minorHAnsi" w:hAnsiTheme="minorHAnsi" w:cstheme="minorHAnsi"/>
                <w:lang w:val="en-GB"/>
              </w:rPr>
            </w:pPr>
            <w:r>
              <w:rPr>
                <w:rFonts w:asciiTheme="minorHAnsi" w:hAnsiTheme="minorHAnsi" w:cstheme="minorHAnsi"/>
                <w:lang w:val="en-GB"/>
              </w:rPr>
              <w:t>N/A</w:t>
            </w:r>
          </w:p>
        </w:tc>
        <w:tc>
          <w:tcPr>
            <w:tcW w:w="1652" w:type="pct"/>
            <w:shd w:val="clear" w:color="auto" w:fill="F2F2F2" w:themeFill="background1" w:themeFillShade="F2"/>
          </w:tcPr>
          <w:p w14:paraId="0F5478CF" w14:textId="3231FE1A" w:rsidR="003C30F5" w:rsidRPr="00FC0AAB" w:rsidRDefault="003C30F5" w:rsidP="00D96643">
            <w:pPr>
              <w:pStyle w:val="Heading1Text"/>
              <w:ind w:left="0"/>
              <w:rPr>
                <w:rFonts w:asciiTheme="minorHAnsi" w:hAnsiTheme="minorHAnsi" w:cstheme="minorHAnsi"/>
                <w:lang w:val="en-GB"/>
              </w:rPr>
            </w:pPr>
            <w:r w:rsidRPr="00FC0AAB">
              <w:rPr>
                <w:rFonts w:asciiTheme="minorHAnsi" w:hAnsiTheme="minorHAnsi" w:cstheme="minorHAnsi"/>
                <w:lang w:val="en-GB"/>
              </w:rPr>
              <w:t>Quote</w:t>
            </w:r>
            <w:r>
              <w:rPr>
                <w:rFonts w:asciiTheme="minorHAnsi" w:hAnsiTheme="minorHAnsi" w:cstheme="minorHAnsi"/>
                <w:lang w:val="en-GB"/>
              </w:rPr>
              <w:t xml:space="preserve"> Order Ack (65).</w:t>
            </w:r>
          </w:p>
        </w:tc>
      </w:tr>
      <w:tr w:rsidR="003C30F5" w:rsidRPr="00FC0AAB" w14:paraId="3E41248F" w14:textId="77777777" w:rsidTr="003C30F5">
        <w:tblPrEx>
          <w:tblBorders>
            <w:insideH w:val="single" w:sz="6" w:space="0" w:color="FFFFFF" w:themeColor="background1"/>
            <w:insideV w:val="single" w:sz="6" w:space="0" w:color="FFFFFF" w:themeColor="background1"/>
          </w:tblBorders>
        </w:tblPrEx>
        <w:trPr>
          <w:trHeight w:val="37"/>
        </w:trPr>
        <w:tc>
          <w:tcPr>
            <w:tcW w:w="1399" w:type="pct"/>
            <w:shd w:val="clear" w:color="auto" w:fill="F2F2F2" w:themeFill="background1" w:themeFillShade="F2"/>
          </w:tcPr>
          <w:p w14:paraId="0FDFA5B7" w14:textId="77777777" w:rsidR="003C30F5" w:rsidRPr="00FC0AAB" w:rsidRDefault="003C30F5" w:rsidP="00D96643">
            <w:pPr>
              <w:pStyle w:val="Heading1Text"/>
              <w:ind w:left="0"/>
              <w:jc w:val="left"/>
              <w:rPr>
                <w:rFonts w:asciiTheme="minorHAnsi" w:hAnsiTheme="minorHAnsi" w:cstheme="minorHAnsi"/>
                <w:lang w:val="en-GB"/>
              </w:rPr>
            </w:pPr>
            <w:r>
              <w:rPr>
                <w:rFonts w:asciiTheme="minorHAnsi" w:hAnsiTheme="minorHAnsi" w:cstheme="minorHAnsi"/>
              </w:rPr>
              <w:t>SMP hits, incoming a</w:t>
            </w:r>
            <w:r w:rsidRPr="000B4003">
              <w:rPr>
                <w:rFonts w:asciiTheme="minorHAnsi" w:hAnsiTheme="minorHAnsi" w:cstheme="minorHAnsi"/>
              </w:rPr>
              <w:t>ggressive</w:t>
            </w:r>
            <w:r>
              <w:rPr>
                <w:rFonts w:asciiTheme="minorHAnsi" w:hAnsiTheme="minorHAnsi" w:cstheme="minorHAnsi"/>
              </w:rPr>
              <w:t xml:space="preserve"> quote is unsolicited cancel</w:t>
            </w:r>
          </w:p>
        </w:tc>
        <w:tc>
          <w:tcPr>
            <w:tcW w:w="1949" w:type="pct"/>
            <w:shd w:val="clear" w:color="auto" w:fill="F2F2F2" w:themeFill="background1" w:themeFillShade="F2"/>
          </w:tcPr>
          <w:p w14:paraId="15518F23" w14:textId="10C7D1FC" w:rsidR="003C30F5" w:rsidRPr="003C30F5" w:rsidRDefault="003C30F5" w:rsidP="003C30F5">
            <w:pPr>
              <w:pStyle w:val="Heading1Text"/>
              <w:ind w:left="0"/>
              <w:jc w:val="left"/>
              <w:rPr>
                <w:rFonts w:asciiTheme="minorHAnsi" w:hAnsiTheme="minorHAnsi" w:cstheme="minorHAnsi"/>
                <w:szCs w:val="26"/>
              </w:rPr>
            </w:pPr>
            <w:r w:rsidRPr="00A8425D">
              <w:rPr>
                <w:rFonts w:asciiTheme="minorHAnsi" w:hAnsiTheme="minorHAnsi" w:cstheme="minorHAnsi"/>
                <w:lang w:val="en-GB"/>
              </w:rPr>
              <w:t>Quote Cancel on Order Level (67)</w:t>
            </w:r>
          </w:p>
        </w:tc>
        <w:tc>
          <w:tcPr>
            <w:tcW w:w="1652" w:type="pct"/>
            <w:shd w:val="clear" w:color="auto" w:fill="F2F2F2" w:themeFill="background1" w:themeFillShade="F2"/>
          </w:tcPr>
          <w:p w14:paraId="74ECDF58" w14:textId="77777777" w:rsidR="003C30F5" w:rsidRPr="00FC0AAB" w:rsidRDefault="003C30F5" w:rsidP="00D96643">
            <w:pPr>
              <w:pStyle w:val="Heading1Text"/>
              <w:ind w:left="0"/>
              <w:rPr>
                <w:rFonts w:asciiTheme="minorHAnsi" w:hAnsiTheme="minorHAnsi" w:cstheme="minorHAnsi"/>
                <w:lang w:val="en-GB"/>
              </w:rPr>
            </w:pPr>
            <w:r w:rsidRPr="000B4003">
              <w:rPr>
                <w:rFonts w:asciiTheme="minorHAnsi" w:hAnsiTheme="minorHAnsi" w:cstheme="minorHAnsi"/>
                <w:lang w:val="en-GB"/>
              </w:rPr>
              <w:t>Quote Cancel on Order Level (67)</w:t>
            </w:r>
          </w:p>
        </w:tc>
      </w:tr>
      <w:tr w:rsidR="003C30F5" w:rsidRPr="00FC0AAB" w14:paraId="6715E38E" w14:textId="77777777" w:rsidTr="00D96643">
        <w:tblPrEx>
          <w:tblBorders>
            <w:insideH w:val="single" w:sz="6" w:space="0" w:color="FFFFFF" w:themeColor="background1"/>
            <w:insideV w:val="single" w:sz="6" w:space="0" w:color="FFFFFF" w:themeColor="background1"/>
          </w:tblBorders>
        </w:tblPrEx>
        <w:trPr>
          <w:trHeight w:val="37"/>
        </w:trPr>
        <w:tc>
          <w:tcPr>
            <w:tcW w:w="1399" w:type="pct"/>
            <w:shd w:val="clear" w:color="auto" w:fill="F2F2F2" w:themeFill="background1" w:themeFillShade="F2"/>
          </w:tcPr>
          <w:p w14:paraId="150305A1" w14:textId="77777777" w:rsidR="003C30F5" w:rsidRDefault="003C30F5" w:rsidP="00D96643">
            <w:pPr>
              <w:pStyle w:val="Heading1Text"/>
              <w:ind w:left="0"/>
              <w:jc w:val="left"/>
              <w:rPr>
                <w:rFonts w:asciiTheme="minorHAnsi" w:hAnsiTheme="minorHAnsi" w:cstheme="minorHAnsi"/>
                <w:lang w:val="en-GB"/>
              </w:rPr>
            </w:pPr>
            <w:r>
              <w:rPr>
                <w:rFonts w:asciiTheme="minorHAnsi" w:hAnsiTheme="minorHAnsi" w:cstheme="minorHAnsi"/>
                <w:lang w:val="en-GB"/>
              </w:rPr>
              <w:t>Final a</w:t>
            </w:r>
            <w:r w:rsidRPr="003C30F5">
              <w:rPr>
                <w:rFonts w:asciiTheme="minorHAnsi" w:hAnsiTheme="minorHAnsi" w:cstheme="minorHAnsi"/>
                <w:lang w:val="en-GB"/>
              </w:rPr>
              <w:t>cknowledge</w:t>
            </w:r>
            <w:r>
              <w:rPr>
                <w:rFonts w:asciiTheme="minorHAnsi" w:hAnsiTheme="minorHAnsi" w:cstheme="minorHAnsi"/>
                <w:lang w:val="en-GB"/>
              </w:rPr>
              <w:t>ment</w:t>
            </w:r>
          </w:p>
        </w:tc>
        <w:tc>
          <w:tcPr>
            <w:tcW w:w="1949" w:type="pct"/>
            <w:shd w:val="clear" w:color="auto" w:fill="F2F2F2" w:themeFill="background1" w:themeFillShade="F2"/>
          </w:tcPr>
          <w:p w14:paraId="2FFBB36D" w14:textId="77777777" w:rsidR="003C30F5" w:rsidRDefault="003C30F5" w:rsidP="00D96643">
            <w:pPr>
              <w:pStyle w:val="Heading1Text"/>
              <w:ind w:left="0"/>
              <w:jc w:val="left"/>
              <w:rPr>
                <w:rFonts w:asciiTheme="minorHAnsi" w:hAnsiTheme="minorHAnsi" w:cstheme="minorHAnsi"/>
                <w:lang w:val="en-GB"/>
              </w:rPr>
            </w:pPr>
            <w:r>
              <w:rPr>
                <w:rFonts w:asciiTheme="minorHAnsi" w:hAnsiTheme="minorHAnsi" w:cstheme="minorHAnsi"/>
                <w:lang w:val="en-GB"/>
              </w:rPr>
              <w:t>Mass Quote Ack (63)</w:t>
            </w:r>
          </w:p>
          <w:p w14:paraId="661F3071" w14:textId="77777777" w:rsidR="003C30F5" w:rsidRDefault="003C30F5" w:rsidP="00D96643">
            <w:pPr>
              <w:pStyle w:val="Heading1Text"/>
              <w:numPr>
                <w:ilvl w:val="0"/>
                <w:numId w:val="180"/>
              </w:numPr>
              <w:jc w:val="left"/>
              <w:rPr>
                <w:rFonts w:asciiTheme="minorHAnsi" w:hAnsiTheme="minorHAnsi" w:cstheme="minorHAnsi"/>
                <w:lang w:val="en-GB"/>
              </w:rPr>
            </w:pPr>
            <w:r w:rsidRPr="00354525">
              <w:rPr>
                <w:rFonts w:asciiTheme="minorHAnsi" w:hAnsiTheme="minorHAnsi" w:cstheme="minorHAnsi"/>
                <w:szCs w:val="26"/>
              </w:rPr>
              <w:t>(X, Y, A)</w:t>
            </w:r>
            <w:r>
              <w:rPr>
                <w:rFonts w:asciiTheme="minorHAnsi" w:hAnsiTheme="minorHAnsi" w:cstheme="minorHAnsi"/>
                <w:szCs w:val="26"/>
              </w:rPr>
              <w:t xml:space="preserve"> is accepted.</w:t>
            </w:r>
          </w:p>
        </w:tc>
        <w:tc>
          <w:tcPr>
            <w:tcW w:w="1652" w:type="pct"/>
            <w:shd w:val="clear" w:color="auto" w:fill="F2F2F2" w:themeFill="background1" w:themeFillShade="F2"/>
          </w:tcPr>
          <w:p w14:paraId="559242B4" w14:textId="77777777" w:rsidR="003C30F5" w:rsidRDefault="003C30F5" w:rsidP="00D96643">
            <w:pPr>
              <w:pStyle w:val="Heading1Text"/>
              <w:ind w:left="0"/>
              <w:rPr>
                <w:rFonts w:asciiTheme="minorHAnsi" w:hAnsiTheme="minorHAnsi" w:cstheme="minorHAnsi"/>
                <w:lang w:val="en-GB"/>
              </w:rPr>
            </w:pPr>
            <w:r>
              <w:rPr>
                <w:rFonts w:asciiTheme="minorHAnsi" w:hAnsiTheme="minorHAnsi" w:cstheme="minorHAnsi"/>
                <w:lang w:val="en-GB"/>
              </w:rPr>
              <w:t>N/A</w:t>
            </w:r>
          </w:p>
        </w:tc>
      </w:tr>
      <w:tr w:rsidR="003C30F5" w:rsidRPr="00FC0AAB" w14:paraId="2466B22E" w14:textId="77777777" w:rsidTr="00D96643">
        <w:tblPrEx>
          <w:tblBorders>
            <w:insideH w:val="single" w:sz="6" w:space="0" w:color="FFFFFF" w:themeColor="background1"/>
            <w:insideV w:val="single" w:sz="6" w:space="0" w:color="FFFFFF" w:themeColor="background1"/>
          </w:tblBorders>
        </w:tblPrEx>
        <w:trPr>
          <w:trHeight w:val="37"/>
        </w:trPr>
        <w:tc>
          <w:tcPr>
            <w:tcW w:w="1399" w:type="pct"/>
            <w:shd w:val="clear" w:color="auto" w:fill="F2F2F2" w:themeFill="background1" w:themeFillShade="F2"/>
          </w:tcPr>
          <w:p w14:paraId="4DC7BB91" w14:textId="77777777" w:rsidR="003C30F5" w:rsidRDefault="003C30F5" w:rsidP="00D96643">
            <w:pPr>
              <w:pStyle w:val="Heading1Text"/>
              <w:ind w:left="0"/>
              <w:jc w:val="left"/>
              <w:rPr>
                <w:rFonts w:asciiTheme="minorHAnsi" w:hAnsiTheme="minorHAnsi" w:cstheme="minorHAnsi"/>
                <w:lang w:val="en-GB"/>
              </w:rPr>
            </w:pPr>
            <w:r>
              <w:rPr>
                <w:rFonts w:asciiTheme="minorHAnsi" w:hAnsiTheme="minorHAnsi" w:cstheme="minorHAnsi"/>
                <w:lang w:val="en-GB"/>
              </w:rPr>
              <w:t>Final order book</w:t>
            </w:r>
          </w:p>
        </w:tc>
        <w:tc>
          <w:tcPr>
            <w:tcW w:w="3601" w:type="pct"/>
            <w:gridSpan w:val="2"/>
            <w:shd w:val="clear" w:color="auto" w:fill="F2F2F2" w:themeFill="background1" w:themeFillShade="F2"/>
          </w:tcPr>
          <w:p w14:paraId="0273829F" w14:textId="77BD30CC" w:rsidR="003C30F5" w:rsidRDefault="003C30F5" w:rsidP="00D96643">
            <w:pPr>
              <w:pStyle w:val="Heading1Text"/>
              <w:ind w:left="0"/>
              <w:rPr>
                <w:rFonts w:asciiTheme="minorHAnsi" w:hAnsiTheme="minorHAnsi" w:cstheme="minorHAnsi"/>
                <w:lang w:val="en-GB"/>
              </w:rPr>
            </w:pPr>
            <w:r>
              <w:rPr>
                <w:rFonts w:asciiTheme="minorHAnsi" w:hAnsiTheme="minorHAnsi" w:cstheme="minorHAnsi"/>
                <w:szCs w:val="26"/>
              </w:rPr>
              <w:t>Based on the “</w:t>
            </w:r>
            <w:r w:rsidR="005F35CC" w:rsidRPr="005F35CC">
              <w:rPr>
                <w:rFonts w:asciiTheme="minorHAnsi" w:hAnsiTheme="minorHAnsi" w:cstheme="minorHAnsi"/>
                <w:lang w:val="en-GB"/>
              </w:rPr>
              <w:t>Quote Cancel on Order Level (67)</w:t>
            </w:r>
            <w:r>
              <w:rPr>
                <w:rFonts w:asciiTheme="minorHAnsi" w:hAnsiTheme="minorHAnsi" w:cstheme="minorHAnsi"/>
                <w:lang w:val="en-GB"/>
              </w:rPr>
              <w:t xml:space="preserve">”, the client can interpret that </w:t>
            </w:r>
            <w:r>
              <w:rPr>
                <w:rFonts w:asciiTheme="minorHAnsi" w:hAnsiTheme="minorHAnsi" w:cstheme="minorHAnsi"/>
                <w:szCs w:val="26"/>
              </w:rPr>
              <w:t xml:space="preserve">the quote order </w:t>
            </w:r>
            <w:r w:rsidRPr="003C30F5">
              <w:rPr>
                <w:rFonts w:asciiTheme="minorHAnsi" w:hAnsiTheme="minorHAnsi" w:cstheme="minorHAnsi"/>
                <w:szCs w:val="26"/>
              </w:rPr>
              <w:t>{X, [A, N]}</w:t>
            </w:r>
            <w:r w:rsidR="005F35CC">
              <w:rPr>
                <w:rFonts w:asciiTheme="minorHAnsi" w:hAnsiTheme="minorHAnsi" w:cstheme="minorHAnsi"/>
                <w:szCs w:val="26"/>
              </w:rPr>
              <w:t xml:space="preserve"> has been accepted and unsolicitedly cancelled due to SMP</w:t>
            </w:r>
            <w:r w:rsidR="00383D28">
              <w:rPr>
                <w:rFonts w:asciiTheme="minorHAnsi" w:hAnsiTheme="minorHAnsi" w:cstheme="minorHAnsi"/>
                <w:szCs w:val="26"/>
              </w:rPr>
              <w:t xml:space="preserve">. </w:t>
            </w:r>
          </w:p>
        </w:tc>
      </w:tr>
    </w:tbl>
    <w:p w14:paraId="363AEEC8" w14:textId="1B24ABBD" w:rsidR="005F35CC" w:rsidRPr="003C30F5" w:rsidRDefault="005F35CC" w:rsidP="005F35CC">
      <w:pPr>
        <w:pStyle w:val="NormalNGMDS"/>
        <w:numPr>
          <w:ilvl w:val="0"/>
          <w:numId w:val="180"/>
        </w:numPr>
        <w:rPr>
          <w:rFonts w:asciiTheme="minorHAnsi" w:hAnsiTheme="minorHAnsi" w:cstheme="minorHAnsi"/>
          <w:szCs w:val="26"/>
        </w:rPr>
      </w:pPr>
      <w:r>
        <w:rPr>
          <w:rFonts w:asciiTheme="minorHAnsi" w:hAnsiTheme="minorHAnsi" w:cstheme="minorHAnsi"/>
          <w:szCs w:val="26"/>
        </w:rPr>
        <w:t xml:space="preserve">Passive </w:t>
      </w:r>
      <w:r w:rsidRPr="00FC0AAB">
        <w:rPr>
          <w:rFonts w:asciiTheme="minorHAnsi" w:hAnsiTheme="minorHAnsi" w:cstheme="minorHAnsi"/>
        </w:rPr>
        <w:t>SMP ID is specifed</w:t>
      </w:r>
      <w:r>
        <w:rPr>
          <w:rFonts w:asciiTheme="minorHAnsi" w:hAnsiTheme="minorHAnsi" w:cstheme="minorHAnsi"/>
        </w:rPr>
        <w:t xml:space="preserve"> and hit a tradable resting order.</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520"/>
        <w:gridCol w:w="3512"/>
        <w:gridCol w:w="2977"/>
      </w:tblGrid>
      <w:tr w:rsidR="005F35CC" w:rsidRPr="00FC0AAB" w14:paraId="578D73EC" w14:textId="77777777" w:rsidTr="00D96643">
        <w:trPr>
          <w:trHeight w:val="300"/>
          <w:tblHeader/>
        </w:trPr>
        <w:tc>
          <w:tcPr>
            <w:tcW w:w="1399" w:type="pct"/>
            <w:shd w:val="clear" w:color="auto" w:fill="C6D9F1" w:themeFill="text2" w:themeFillTint="33"/>
          </w:tcPr>
          <w:p w14:paraId="0DE73ED5" w14:textId="77777777" w:rsidR="005F35CC" w:rsidRPr="00FC0AAB" w:rsidRDefault="005F35CC" w:rsidP="00D96643">
            <w:pPr>
              <w:pStyle w:val="Tablehead"/>
              <w:spacing w:after="0"/>
              <w:jc w:val="left"/>
              <w:rPr>
                <w:rFonts w:cstheme="minorHAnsi"/>
                <w:lang w:val="en-GB"/>
              </w:rPr>
            </w:pPr>
            <w:r w:rsidRPr="00FC0AAB">
              <w:rPr>
                <w:rFonts w:cstheme="minorHAnsi"/>
                <w:lang w:val="en-GB"/>
              </w:rPr>
              <w:t>Processing Step</w:t>
            </w:r>
          </w:p>
        </w:tc>
        <w:tc>
          <w:tcPr>
            <w:tcW w:w="1949" w:type="pct"/>
            <w:shd w:val="clear" w:color="auto" w:fill="C6D9F1" w:themeFill="text2" w:themeFillTint="33"/>
          </w:tcPr>
          <w:p w14:paraId="7B62327D" w14:textId="77777777" w:rsidR="005F35CC" w:rsidRPr="00FC0AAB" w:rsidRDefault="005F35CC" w:rsidP="00D96643">
            <w:pPr>
              <w:pStyle w:val="Tablehead"/>
              <w:spacing w:after="0"/>
              <w:jc w:val="left"/>
              <w:rPr>
                <w:rFonts w:cstheme="minorHAnsi"/>
              </w:rPr>
            </w:pPr>
            <w:r w:rsidRPr="00FC0AAB">
              <w:rPr>
                <w:rFonts w:cstheme="minorHAnsi"/>
                <w:lang w:val="en-GB"/>
              </w:rPr>
              <w:t>Acknowledge each quote message</w:t>
            </w:r>
          </w:p>
        </w:tc>
        <w:tc>
          <w:tcPr>
            <w:tcW w:w="1652" w:type="pct"/>
            <w:shd w:val="clear" w:color="auto" w:fill="C6D9F1" w:themeFill="text2" w:themeFillTint="33"/>
            <w:noWrap/>
          </w:tcPr>
          <w:p w14:paraId="0137DFB3" w14:textId="77777777" w:rsidR="005F35CC" w:rsidRPr="00FC0AAB" w:rsidRDefault="005F35CC" w:rsidP="00D96643">
            <w:pPr>
              <w:pStyle w:val="Tablehead"/>
              <w:spacing w:after="0"/>
              <w:jc w:val="left"/>
              <w:rPr>
                <w:rFonts w:cstheme="minorHAnsi"/>
              </w:rPr>
            </w:pPr>
            <w:r w:rsidRPr="00FC0AAB">
              <w:rPr>
                <w:rFonts w:cstheme="minorHAnsi"/>
                <w:lang w:val="en-GB"/>
              </w:rPr>
              <w:t>Acknowledge on order level</w:t>
            </w:r>
          </w:p>
        </w:tc>
      </w:tr>
      <w:tr w:rsidR="005F35CC" w:rsidRPr="00FC0AAB" w14:paraId="08F77705" w14:textId="77777777" w:rsidTr="00D96643">
        <w:tblPrEx>
          <w:tblBorders>
            <w:insideH w:val="single" w:sz="6" w:space="0" w:color="FFFFFF" w:themeColor="background1"/>
            <w:insideV w:val="single" w:sz="6" w:space="0" w:color="FFFFFF" w:themeColor="background1"/>
          </w:tblBorders>
        </w:tblPrEx>
        <w:trPr>
          <w:trHeight w:val="37"/>
        </w:trPr>
        <w:tc>
          <w:tcPr>
            <w:tcW w:w="1399" w:type="pct"/>
            <w:shd w:val="clear" w:color="auto" w:fill="F2F2F2" w:themeFill="background1" w:themeFillShade="F2"/>
          </w:tcPr>
          <w:p w14:paraId="68A510C8" w14:textId="77777777" w:rsidR="005F35CC" w:rsidRPr="003C30F5" w:rsidRDefault="005F35CC" w:rsidP="00D96643">
            <w:pPr>
              <w:pStyle w:val="Heading1Text"/>
              <w:ind w:left="0"/>
              <w:jc w:val="left"/>
              <w:rPr>
                <w:rFonts w:asciiTheme="minorHAnsi" w:hAnsiTheme="minorHAnsi" w:cstheme="minorHAnsi"/>
                <w:lang w:val="en-GB"/>
              </w:rPr>
            </w:pPr>
            <w:r>
              <w:rPr>
                <w:rFonts w:asciiTheme="minorHAnsi" w:hAnsiTheme="minorHAnsi" w:cstheme="minorHAnsi"/>
                <w:szCs w:val="26"/>
              </w:rPr>
              <w:t xml:space="preserve">Quote </w:t>
            </w:r>
            <w:r w:rsidRPr="003C30F5">
              <w:rPr>
                <w:rFonts w:asciiTheme="minorHAnsi" w:hAnsiTheme="minorHAnsi" w:cstheme="minorHAnsi"/>
                <w:szCs w:val="26"/>
              </w:rPr>
              <w:t>{X, [A, N]}</w:t>
            </w:r>
            <w:r>
              <w:rPr>
                <w:rFonts w:asciiTheme="minorHAnsi" w:hAnsiTheme="minorHAnsi" w:cstheme="minorHAnsi"/>
                <w:szCs w:val="26"/>
              </w:rPr>
              <w:t xml:space="preserve"> is accepted</w:t>
            </w:r>
          </w:p>
        </w:tc>
        <w:tc>
          <w:tcPr>
            <w:tcW w:w="1949" w:type="pct"/>
            <w:shd w:val="clear" w:color="auto" w:fill="F2F2F2" w:themeFill="background1" w:themeFillShade="F2"/>
          </w:tcPr>
          <w:p w14:paraId="1F81AB1D" w14:textId="77777777" w:rsidR="005F35CC" w:rsidRPr="00FC0AAB" w:rsidRDefault="005F35CC" w:rsidP="00D96643">
            <w:pPr>
              <w:pStyle w:val="Heading1Text"/>
              <w:ind w:left="0"/>
              <w:jc w:val="left"/>
              <w:rPr>
                <w:rFonts w:asciiTheme="minorHAnsi" w:hAnsiTheme="minorHAnsi" w:cstheme="minorHAnsi"/>
                <w:lang w:val="en-GB"/>
              </w:rPr>
            </w:pPr>
            <w:r>
              <w:rPr>
                <w:rFonts w:asciiTheme="minorHAnsi" w:hAnsiTheme="minorHAnsi" w:cstheme="minorHAnsi"/>
                <w:lang w:val="en-GB"/>
              </w:rPr>
              <w:t>N/A</w:t>
            </w:r>
          </w:p>
        </w:tc>
        <w:tc>
          <w:tcPr>
            <w:tcW w:w="1652" w:type="pct"/>
            <w:shd w:val="clear" w:color="auto" w:fill="F2F2F2" w:themeFill="background1" w:themeFillShade="F2"/>
          </w:tcPr>
          <w:p w14:paraId="4C8E44F0" w14:textId="77777777" w:rsidR="005F35CC" w:rsidRPr="00FC0AAB" w:rsidRDefault="005F35CC" w:rsidP="00D96643">
            <w:pPr>
              <w:pStyle w:val="Heading1Text"/>
              <w:ind w:left="0"/>
              <w:rPr>
                <w:rFonts w:asciiTheme="minorHAnsi" w:hAnsiTheme="minorHAnsi" w:cstheme="minorHAnsi"/>
                <w:lang w:val="en-GB"/>
              </w:rPr>
            </w:pPr>
            <w:r w:rsidRPr="00FC0AAB">
              <w:rPr>
                <w:rFonts w:asciiTheme="minorHAnsi" w:hAnsiTheme="minorHAnsi" w:cstheme="minorHAnsi"/>
                <w:lang w:val="en-GB"/>
              </w:rPr>
              <w:t>Quote</w:t>
            </w:r>
            <w:r>
              <w:rPr>
                <w:rFonts w:asciiTheme="minorHAnsi" w:hAnsiTheme="minorHAnsi" w:cstheme="minorHAnsi"/>
                <w:lang w:val="en-GB"/>
              </w:rPr>
              <w:t xml:space="preserve"> Order Ack (65).</w:t>
            </w:r>
          </w:p>
        </w:tc>
      </w:tr>
      <w:tr w:rsidR="005F35CC" w:rsidRPr="00FC0AAB" w14:paraId="06925EA3" w14:textId="77777777" w:rsidTr="00D96643">
        <w:tblPrEx>
          <w:tblBorders>
            <w:insideH w:val="single" w:sz="6" w:space="0" w:color="FFFFFF" w:themeColor="background1"/>
            <w:insideV w:val="single" w:sz="6" w:space="0" w:color="FFFFFF" w:themeColor="background1"/>
          </w:tblBorders>
        </w:tblPrEx>
        <w:trPr>
          <w:trHeight w:val="37"/>
        </w:trPr>
        <w:tc>
          <w:tcPr>
            <w:tcW w:w="1399" w:type="pct"/>
            <w:shd w:val="clear" w:color="auto" w:fill="F2F2F2" w:themeFill="background1" w:themeFillShade="F2"/>
          </w:tcPr>
          <w:p w14:paraId="7FA9FA51" w14:textId="77777777" w:rsidR="005F35CC" w:rsidRPr="00FC0AAB" w:rsidRDefault="005F35CC" w:rsidP="00D96643">
            <w:pPr>
              <w:pStyle w:val="Heading1Text"/>
              <w:ind w:left="0"/>
              <w:jc w:val="left"/>
              <w:rPr>
                <w:rFonts w:asciiTheme="minorHAnsi" w:hAnsiTheme="minorHAnsi" w:cstheme="minorHAnsi"/>
                <w:lang w:val="en-GB"/>
              </w:rPr>
            </w:pPr>
            <w:r>
              <w:rPr>
                <w:rFonts w:asciiTheme="minorHAnsi" w:hAnsiTheme="minorHAnsi" w:cstheme="minorHAnsi"/>
                <w:lang w:val="en-GB"/>
              </w:rPr>
              <w:t xml:space="preserve">Quote </w:t>
            </w:r>
            <w:r w:rsidRPr="003C30F5">
              <w:rPr>
                <w:rFonts w:asciiTheme="minorHAnsi" w:hAnsiTheme="minorHAnsi" w:cstheme="minorHAnsi"/>
                <w:szCs w:val="26"/>
              </w:rPr>
              <w:t>{X, [A, N]}</w:t>
            </w:r>
            <w:r>
              <w:rPr>
                <w:rFonts w:asciiTheme="minorHAnsi" w:hAnsiTheme="minorHAnsi" w:cstheme="minorHAnsi"/>
                <w:szCs w:val="26"/>
              </w:rPr>
              <w:t xml:space="preserve"> </w:t>
            </w:r>
            <w:r>
              <w:rPr>
                <w:rFonts w:asciiTheme="minorHAnsi" w:hAnsiTheme="minorHAnsi" w:cstheme="minorHAnsi"/>
                <w:lang w:val="en-GB"/>
              </w:rPr>
              <w:t>executed</w:t>
            </w:r>
          </w:p>
        </w:tc>
        <w:tc>
          <w:tcPr>
            <w:tcW w:w="1949" w:type="pct"/>
            <w:shd w:val="clear" w:color="auto" w:fill="F2F2F2" w:themeFill="background1" w:themeFillShade="F2"/>
          </w:tcPr>
          <w:p w14:paraId="36F4F328" w14:textId="77777777" w:rsidR="005F35CC" w:rsidRPr="00354525" w:rsidRDefault="005F35CC" w:rsidP="00D96643">
            <w:pPr>
              <w:pStyle w:val="Heading1Text"/>
              <w:ind w:left="0"/>
              <w:jc w:val="left"/>
              <w:rPr>
                <w:rFonts w:asciiTheme="minorHAnsi" w:hAnsiTheme="minorHAnsi" w:cstheme="minorHAnsi"/>
                <w:lang w:val="en-GB"/>
              </w:rPr>
            </w:pPr>
            <w:r>
              <w:rPr>
                <w:rFonts w:asciiTheme="minorHAnsi" w:hAnsiTheme="minorHAnsi" w:cstheme="minorHAnsi"/>
                <w:lang w:val="en-GB"/>
              </w:rPr>
              <w:t>Quote Executed (68) - partial filled</w:t>
            </w:r>
          </w:p>
        </w:tc>
        <w:tc>
          <w:tcPr>
            <w:tcW w:w="1652" w:type="pct"/>
            <w:shd w:val="clear" w:color="auto" w:fill="F2F2F2" w:themeFill="background1" w:themeFillShade="F2"/>
          </w:tcPr>
          <w:p w14:paraId="6E211793" w14:textId="77777777" w:rsidR="005F35CC" w:rsidRPr="00FC0AAB" w:rsidRDefault="005F35CC" w:rsidP="00D96643">
            <w:pPr>
              <w:pStyle w:val="Heading1Text"/>
              <w:ind w:left="0"/>
              <w:rPr>
                <w:rFonts w:asciiTheme="minorHAnsi" w:hAnsiTheme="minorHAnsi" w:cstheme="minorHAnsi"/>
                <w:lang w:val="en-GB"/>
              </w:rPr>
            </w:pPr>
            <w:r>
              <w:rPr>
                <w:rFonts w:asciiTheme="minorHAnsi" w:hAnsiTheme="minorHAnsi" w:cstheme="minorHAnsi"/>
                <w:lang w:val="en-GB"/>
              </w:rPr>
              <w:t>Quote Executed (68) - partial filled</w:t>
            </w:r>
          </w:p>
        </w:tc>
      </w:tr>
      <w:tr w:rsidR="005F35CC" w:rsidRPr="00FC0AAB" w14:paraId="7DD0687B" w14:textId="77777777" w:rsidTr="00D96643">
        <w:tblPrEx>
          <w:tblBorders>
            <w:insideH w:val="single" w:sz="6" w:space="0" w:color="FFFFFF" w:themeColor="background1"/>
            <w:insideV w:val="single" w:sz="6" w:space="0" w:color="FFFFFF" w:themeColor="background1"/>
          </w:tblBorders>
        </w:tblPrEx>
        <w:trPr>
          <w:trHeight w:val="37"/>
        </w:trPr>
        <w:tc>
          <w:tcPr>
            <w:tcW w:w="1399" w:type="pct"/>
            <w:shd w:val="clear" w:color="auto" w:fill="F2F2F2" w:themeFill="background1" w:themeFillShade="F2"/>
          </w:tcPr>
          <w:p w14:paraId="189DA767" w14:textId="2B145678" w:rsidR="005F35CC" w:rsidRPr="00FC0AAB" w:rsidRDefault="005F35CC" w:rsidP="00D96643">
            <w:pPr>
              <w:pStyle w:val="Heading1Text"/>
              <w:ind w:left="0"/>
              <w:jc w:val="left"/>
              <w:rPr>
                <w:rFonts w:asciiTheme="minorHAnsi" w:hAnsiTheme="minorHAnsi" w:cstheme="minorHAnsi"/>
                <w:lang w:val="en-GB"/>
              </w:rPr>
            </w:pPr>
            <w:r>
              <w:rPr>
                <w:rFonts w:asciiTheme="minorHAnsi" w:hAnsiTheme="minorHAnsi" w:cstheme="minorHAnsi"/>
              </w:rPr>
              <w:t>SMP hits, incoming passive quote is unsolicited cancel</w:t>
            </w:r>
          </w:p>
        </w:tc>
        <w:tc>
          <w:tcPr>
            <w:tcW w:w="1949" w:type="pct"/>
            <w:shd w:val="clear" w:color="auto" w:fill="F2F2F2" w:themeFill="background1" w:themeFillShade="F2"/>
          </w:tcPr>
          <w:p w14:paraId="732BD0D0" w14:textId="77777777" w:rsidR="005F35CC" w:rsidRPr="003C30F5" w:rsidRDefault="005F35CC" w:rsidP="00D96643">
            <w:pPr>
              <w:pStyle w:val="Heading1Text"/>
              <w:ind w:left="0"/>
              <w:jc w:val="left"/>
              <w:rPr>
                <w:rFonts w:asciiTheme="minorHAnsi" w:hAnsiTheme="minorHAnsi" w:cstheme="minorHAnsi"/>
                <w:szCs w:val="26"/>
              </w:rPr>
            </w:pPr>
            <w:r w:rsidRPr="00A8425D">
              <w:rPr>
                <w:rFonts w:asciiTheme="minorHAnsi" w:hAnsiTheme="minorHAnsi" w:cstheme="minorHAnsi"/>
                <w:lang w:val="en-GB"/>
              </w:rPr>
              <w:t>Quote Cancel on Order Level (67)</w:t>
            </w:r>
          </w:p>
        </w:tc>
        <w:tc>
          <w:tcPr>
            <w:tcW w:w="1652" w:type="pct"/>
            <w:shd w:val="clear" w:color="auto" w:fill="F2F2F2" w:themeFill="background1" w:themeFillShade="F2"/>
          </w:tcPr>
          <w:p w14:paraId="72F6B6D1" w14:textId="77777777" w:rsidR="005F35CC" w:rsidRPr="00FC0AAB" w:rsidRDefault="005F35CC" w:rsidP="00D96643">
            <w:pPr>
              <w:pStyle w:val="Heading1Text"/>
              <w:ind w:left="0"/>
              <w:rPr>
                <w:rFonts w:asciiTheme="minorHAnsi" w:hAnsiTheme="minorHAnsi" w:cstheme="minorHAnsi"/>
                <w:lang w:val="en-GB"/>
              </w:rPr>
            </w:pPr>
            <w:r w:rsidRPr="000B4003">
              <w:rPr>
                <w:rFonts w:asciiTheme="minorHAnsi" w:hAnsiTheme="minorHAnsi" w:cstheme="minorHAnsi"/>
                <w:lang w:val="en-GB"/>
              </w:rPr>
              <w:t>Quote Cancel on Order Level (67)</w:t>
            </w:r>
          </w:p>
        </w:tc>
      </w:tr>
      <w:tr w:rsidR="005F35CC" w:rsidRPr="00FC0AAB" w14:paraId="32487EAC" w14:textId="77777777" w:rsidTr="00D96643">
        <w:tblPrEx>
          <w:tblBorders>
            <w:insideH w:val="single" w:sz="6" w:space="0" w:color="FFFFFF" w:themeColor="background1"/>
            <w:insideV w:val="single" w:sz="6" w:space="0" w:color="FFFFFF" w:themeColor="background1"/>
          </w:tblBorders>
        </w:tblPrEx>
        <w:trPr>
          <w:trHeight w:val="37"/>
        </w:trPr>
        <w:tc>
          <w:tcPr>
            <w:tcW w:w="1399" w:type="pct"/>
            <w:shd w:val="clear" w:color="auto" w:fill="F2F2F2" w:themeFill="background1" w:themeFillShade="F2"/>
          </w:tcPr>
          <w:p w14:paraId="3F4540ED" w14:textId="77777777" w:rsidR="005F35CC" w:rsidRDefault="005F35CC" w:rsidP="00D96643">
            <w:pPr>
              <w:pStyle w:val="Heading1Text"/>
              <w:ind w:left="0"/>
              <w:jc w:val="left"/>
              <w:rPr>
                <w:rFonts w:asciiTheme="minorHAnsi" w:hAnsiTheme="minorHAnsi" w:cstheme="minorHAnsi"/>
                <w:lang w:val="en-GB"/>
              </w:rPr>
            </w:pPr>
            <w:r>
              <w:rPr>
                <w:rFonts w:asciiTheme="minorHAnsi" w:hAnsiTheme="minorHAnsi" w:cstheme="minorHAnsi"/>
                <w:lang w:val="en-GB"/>
              </w:rPr>
              <w:t>Final a</w:t>
            </w:r>
            <w:r w:rsidRPr="003C30F5">
              <w:rPr>
                <w:rFonts w:asciiTheme="minorHAnsi" w:hAnsiTheme="minorHAnsi" w:cstheme="minorHAnsi"/>
                <w:lang w:val="en-GB"/>
              </w:rPr>
              <w:t>cknowledge</w:t>
            </w:r>
            <w:r>
              <w:rPr>
                <w:rFonts w:asciiTheme="minorHAnsi" w:hAnsiTheme="minorHAnsi" w:cstheme="minorHAnsi"/>
                <w:lang w:val="en-GB"/>
              </w:rPr>
              <w:t>ment</w:t>
            </w:r>
          </w:p>
        </w:tc>
        <w:tc>
          <w:tcPr>
            <w:tcW w:w="1949" w:type="pct"/>
            <w:shd w:val="clear" w:color="auto" w:fill="F2F2F2" w:themeFill="background1" w:themeFillShade="F2"/>
          </w:tcPr>
          <w:p w14:paraId="5ED8A2E1" w14:textId="77777777" w:rsidR="005F35CC" w:rsidRDefault="005F35CC" w:rsidP="00D96643">
            <w:pPr>
              <w:pStyle w:val="Heading1Text"/>
              <w:ind w:left="0"/>
              <w:jc w:val="left"/>
              <w:rPr>
                <w:rFonts w:asciiTheme="minorHAnsi" w:hAnsiTheme="minorHAnsi" w:cstheme="minorHAnsi"/>
                <w:lang w:val="en-GB"/>
              </w:rPr>
            </w:pPr>
            <w:r>
              <w:rPr>
                <w:rFonts w:asciiTheme="minorHAnsi" w:hAnsiTheme="minorHAnsi" w:cstheme="minorHAnsi"/>
                <w:lang w:val="en-GB"/>
              </w:rPr>
              <w:t>Mass Quote Ack (63)</w:t>
            </w:r>
          </w:p>
          <w:p w14:paraId="37ED8953" w14:textId="77777777" w:rsidR="005F35CC" w:rsidRDefault="005F35CC" w:rsidP="00D96643">
            <w:pPr>
              <w:pStyle w:val="Heading1Text"/>
              <w:numPr>
                <w:ilvl w:val="0"/>
                <w:numId w:val="180"/>
              </w:numPr>
              <w:jc w:val="left"/>
              <w:rPr>
                <w:rFonts w:asciiTheme="minorHAnsi" w:hAnsiTheme="minorHAnsi" w:cstheme="minorHAnsi"/>
                <w:lang w:val="en-GB"/>
              </w:rPr>
            </w:pPr>
            <w:r w:rsidRPr="00354525">
              <w:rPr>
                <w:rFonts w:asciiTheme="minorHAnsi" w:hAnsiTheme="minorHAnsi" w:cstheme="minorHAnsi"/>
                <w:szCs w:val="26"/>
              </w:rPr>
              <w:t>(X, Y, A)</w:t>
            </w:r>
            <w:r>
              <w:rPr>
                <w:rFonts w:asciiTheme="minorHAnsi" w:hAnsiTheme="minorHAnsi" w:cstheme="minorHAnsi"/>
                <w:szCs w:val="26"/>
              </w:rPr>
              <w:t xml:space="preserve"> is accepted.</w:t>
            </w:r>
          </w:p>
        </w:tc>
        <w:tc>
          <w:tcPr>
            <w:tcW w:w="1652" w:type="pct"/>
            <w:shd w:val="clear" w:color="auto" w:fill="F2F2F2" w:themeFill="background1" w:themeFillShade="F2"/>
          </w:tcPr>
          <w:p w14:paraId="2EBA0B19" w14:textId="77777777" w:rsidR="005F35CC" w:rsidRDefault="005F35CC" w:rsidP="00D96643">
            <w:pPr>
              <w:pStyle w:val="Heading1Text"/>
              <w:ind w:left="0"/>
              <w:rPr>
                <w:rFonts w:asciiTheme="minorHAnsi" w:hAnsiTheme="minorHAnsi" w:cstheme="minorHAnsi"/>
                <w:lang w:val="en-GB"/>
              </w:rPr>
            </w:pPr>
            <w:r>
              <w:rPr>
                <w:rFonts w:asciiTheme="minorHAnsi" w:hAnsiTheme="minorHAnsi" w:cstheme="minorHAnsi"/>
                <w:lang w:val="en-GB"/>
              </w:rPr>
              <w:t>N/A</w:t>
            </w:r>
          </w:p>
        </w:tc>
      </w:tr>
      <w:tr w:rsidR="005F35CC" w:rsidRPr="00FC0AAB" w14:paraId="7856FEE0" w14:textId="77777777" w:rsidTr="00D96643">
        <w:tblPrEx>
          <w:tblBorders>
            <w:insideH w:val="single" w:sz="6" w:space="0" w:color="FFFFFF" w:themeColor="background1"/>
            <w:insideV w:val="single" w:sz="6" w:space="0" w:color="FFFFFF" w:themeColor="background1"/>
          </w:tblBorders>
        </w:tblPrEx>
        <w:trPr>
          <w:trHeight w:val="37"/>
        </w:trPr>
        <w:tc>
          <w:tcPr>
            <w:tcW w:w="1399" w:type="pct"/>
            <w:shd w:val="clear" w:color="auto" w:fill="F2F2F2" w:themeFill="background1" w:themeFillShade="F2"/>
          </w:tcPr>
          <w:p w14:paraId="223055FE" w14:textId="77777777" w:rsidR="005F35CC" w:rsidRDefault="005F35CC" w:rsidP="00D96643">
            <w:pPr>
              <w:pStyle w:val="Heading1Text"/>
              <w:ind w:left="0"/>
              <w:jc w:val="left"/>
              <w:rPr>
                <w:rFonts w:asciiTheme="minorHAnsi" w:hAnsiTheme="minorHAnsi" w:cstheme="minorHAnsi"/>
                <w:lang w:val="en-GB"/>
              </w:rPr>
            </w:pPr>
            <w:r>
              <w:rPr>
                <w:rFonts w:asciiTheme="minorHAnsi" w:hAnsiTheme="minorHAnsi" w:cstheme="minorHAnsi"/>
                <w:lang w:val="en-GB"/>
              </w:rPr>
              <w:t>Final order book</w:t>
            </w:r>
          </w:p>
        </w:tc>
        <w:tc>
          <w:tcPr>
            <w:tcW w:w="3601" w:type="pct"/>
            <w:gridSpan w:val="2"/>
            <w:shd w:val="clear" w:color="auto" w:fill="F2F2F2" w:themeFill="background1" w:themeFillShade="F2"/>
          </w:tcPr>
          <w:p w14:paraId="335FAC05" w14:textId="5A6EF29F" w:rsidR="005F35CC" w:rsidRDefault="005F35CC" w:rsidP="00D96643">
            <w:pPr>
              <w:pStyle w:val="Heading1Text"/>
              <w:ind w:left="0"/>
              <w:rPr>
                <w:rFonts w:asciiTheme="minorHAnsi" w:hAnsiTheme="minorHAnsi" w:cstheme="minorHAnsi"/>
                <w:lang w:val="en-GB"/>
              </w:rPr>
            </w:pPr>
            <w:r>
              <w:rPr>
                <w:rFonts w:asciiTheme="minorHAnsi" w:hAnsiTheme="minorHAnsi" w:cstheme="minorHAnsi"/>
                <w:szCs w:val="26"/>
              </w:rPr>
              <w:t>Based on the “</w:t>
            </w:r>
            <w:r>
              <w:rPr>
                <w:rFonts w:asciiTheme="minorHAnsi" w:hAnsiTheme="minorHAnsi" w:cstheme="minorHAnsi"/>
                <w:lang w:val="en-GB"/>
              </w:rPr>
              <w:t>Quote Executed (68) - partial filled</w:t>
            </w:r>
            <w:r>
              <w:rPr>
                <w:rFonts w:asciiTheme="minorHAnsi" w:hAnsiTheme="minorHAnsi" w:cstheme="minorHAnsi"/>
                <w:szCs w:val="26"/>
              </w:rPr>
              <w:t>, “</w:t>
            </w:r>
            <w:r w:rsidRPr="005F35CC">
              <w:rPr>
                <w:rFonts w:asciiTheme="minorHAnsi" w:hAnsiTheme="minorHAnsi" w:cstheme="minorHAnsi"/>
                <w:lang w:val="en-GB"/>
              </w:rPr>
              <w:t>Quote Cancel on Order Level (67)</w:t>
            </w:r>
            <w:r>
              <w:rPr>
                <w:rFonts w:asciiTheme="minorHAnsi" w:hAnsiTheme="minorHAnsi" w:cstheme="minorHAnsi"/>
                <w:lang w:val="en-GB"/>
              </w:rPr>
              <w:t xml:space="preserve">”, the client can interpret that </w:t>
            </w:r>
            <w:r>
              <w:rPr>
                <w:rFonts w:asciiTheme="minorHAnsi" w:hAnsiTheme="minorHAnsi" w:cstheme="minorHAnsi"/>
                <w:szCs w:val="26"/>
              </w:rPr>
              <w:t xml:space="preserve">the quote order </w:t>
            </w:r>
            <w:r w:rsidRPr="003C30F5">
              <w:rPr>
                <w:rFonts w:asciiTheme="minorHAnsi" w:hAnsiTheme="minorHAnsi" w:cstheme="minorHAnsi"/>
                <w:szCs w:val="26"/>
              </w:rPr>
              <w:t>{X, [A, N]}</w:t>
            </w:r>
            <w:r>
              <w:rPr>
                <w:rFonts w:asciiTheme="minorHAnsi" w:hAnsiTheme="minorHAnsi" w:cstheme="minorHAnsi"/>
                <w:szCs w:val="26"/>
              </w:rPr>
              <w:t xml:space="preserve"> has been accepted, partially filled and unsolicitedly cancelled due to SMP.</w:t>
            </w:r>
          </w:p>
        </w:tc>
      </w:tr>
    </w:tbl>
    <w:p w14:paraId="3D940C07" w14:textId="576632B6" w:rsidR="005F35CC" w:rsidRPr="003C30F5" w:rsidRDefault="005F35CC" w:rsidP="005F35CC">
      <w:pPr>
        <w:pStyle w:val="NormalNGMDS"/>
        <w:numPr>
          <w:ilvl w:val="0"/>
          <w:numId w:val="180"/>
        </w:numPr>
        <w:rPr>
          <w:rFonts w:asciiTheme="minorHAnsi" w:hAnsiTheme="minorHAnsi" w:cstheme="minorHAnsi"/>
          <w:szCs w:val="26"/>
        </w:rPr>
      </w:pPr>
      <w:r>
        <w:rPr>
          <w:rFonts w:asciiTheme="minorHAnsi" w:hAnsiTheme="minorHAnsi" w:cstheme="minorHAnsi"/>
          <w:szCs w:val="26"/>
        </w:rPr>
        <w:t>Quote hits VCM</w:t>
      </w:r>
      <w:r>
        <w:rPr>
          <w:rFonts w:asciiTheme="minorHAnsi" w:hAnsiTheme="minorHAnsi" w:cstheme="minorHAnsi"/>
        </w:rPr>
        <w:t>.</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520"/>
        <w:gridCol w:w="3512"/>
        <w:gridCol w:w="2977"/>
      </w:tblGrid>
      <w:tr w:rsidR="005F35CC" w:rsidRPr="00FC0AAB" w14:paraId="1A271896" w14:textId="77777777" w:rsidTr="00D96643">
        <w:trPr>
          <w:trHeight w:val="300"/>
          <w:tblHeader/>
        </w:trPr>
        <w:tc>
          <w:tcPr>
            <w:tcW w:w="1399" w:type="pct"/>
            <w:shd w:val="clear" w:color="auto" w:fill="C6D9F1" w:themeFill="text2" w:themeFillTint="33"/>
          </w:tcPr>
          <w:p w14:paraId="739E3CE9" w14:textId="77777777" w:rsidR="005F35CC" w:rsidRPr="00FC0AAB" w:rsidRDefault="005F35CC" w:rsidP="00D96643">
            <w:pPr>
              <w:pStyle w:val="Tablehead"/>
              <w:spacing w:after="0"/>
              <w:jc w:val="left"/>
              <w:rPr>
                <w:rFonts w:cstheme="minorHAnsi"/>
                <w:lang w:val="en-GB"/>
              </w:rPr>
            </w:pPr>
            <w:r w:rsidRPr="00FC0AAB">
              <w:rPr>
                <w:rFonts w:cstheme="minorHAnsi"/>
                <w:lang w:val="en-GB"/>
              </w:rPr>
              <w:t>Processing Step</w:t>
            </w:r>
          </w:p>
        </w:tc>
        <w:tc>
          <w:tcPr>
            <w:tcW w:w="1949" w:type="pct"/>
            <w:shd w:val="clear" w:color="auto" w:fill="C6D9F1" w:themeFill="text2" w:themeFillTint="33"/>
          </w:tcPr>
          <w:p w14:paraId="1893A4B8" w14:textId="77777777" w:rsidR="005F35CC" w:rsidRPr="00FC0AAB" w:rsidRDefault="005F35CC" w:rsidP="00D96643">
            <w:pPr>
              <w:pStyle w:val="Tablehead"/>
              <w:spacing w:after="0"/>
              <w:jc w:val="left"/>
              <w:rPr>
                <w:rFonts w:cstheme="minorHAnsi"/>
              </w:rPr>
            </w:pPr>
            <w:r w:rsidRPr="00FC0AAB">
              <w:rPr>
                <w:rFonts w:cstheme="minorHAnsi"/>
                <w:lang w:val="en-GB"/>
              </w:rPr>
              <w:t>Acknowledge each quote message</w:t>
            </w:r>
          </w:p>
        </w:tc>
        <w:tc>
          <w:tcPr>
            <w:tcW w:w="1652" w:type="pct"/>
            <w:shd w:val="clear" w:color="auto" w:fill="C6D9F1" w:themeFill="text2" w:themeFillTint="33"/>
            <w:noWrap/>
          </w:tcPr>
          <w:p w14:paraId="7322D3DF" w14:textId="77777777" w:rsidR="005F35CC" w:rsidRPr="00FC0AAB" w:rsidRDefault="005F35CC" w:rsidP="00D96643">
            <w:pPr>
              <w:pStyle w:val="Tablehead"/>
              <w:spacing w:after="0"/>
              <w:jc w:val="left"/>
              <w:rPr>
                <w:rFonts w:cstheme="minorHAnsi"/>
              </w:rPr>
            </w:pPr>
            <w:r w:rsidRPr="00FC0AAB">
              <w:rPr>
                <w:rFonts w:cstheme="minorHAnsi"/>
                <w:lang w:val="en-GB"/>
              </w:rPr>
              <w:t>Acknowledge on order level</w:t>
            </w:r>
          </w:p>
        </w:tc>
      </w:tr>
      <w:tr w:rsidR="005F35CC" w:rsidRPr="00FC0AAB" w14:paraId="7055D109" w14:textId="77777777" w:rsidTr="00D96643">
        <w:tblPrEx>
          <w:tblBorders>
            <w:insideH w:val="single" w:sz="6" w:space="0" w:color="FFFFFF" w:themeColor="background1"/>
            <w:insideV w:val="single" w:sz="6" w:space="0" w:color="FFFFFF" w:themeColor="background1"/>
          </w:tblBorders>
        </w:tblPrEx>
        <w:trPr>
          <w:trHeight w:val="37"/>
        </w:trPr>
        <w:tc>
          <w:tcPr>
            <w:tcW w:w="1399" w:type="pct"/>
            <w:shd w:val="clear" w:color="auto" w:fill="F2F2F2" w:themeFill="background1" w:themeFillShade="F2"/>
          </w:tcPr>
          <w:p w14:paraId="68E6EEA8" w14:textId="06E82CC1" w:rsidR="005F35CC" w:rsidRPr="003C30F5" w:rsidRDefault="005F35CC" w:rsidP="00D96643">
            <w:pPr>
              <w:pStyle w:val="Heading1Text"/>
              <w:ind w:left="0"/>
              <w:jc w:val="left"/>
              <w:rPr>
                <w:rFonts w:asciiTheme="minorHAnsi" w:hAnsiTheme="minorHAnsi" w:cstheme="minorHAnsi"/>
                <w:lang w:val="en-GB"/>
              </w:rPr>
            </w:pPr>
            <w:r>
              <w:rPr>
                <w:rFonts w:asciiTheme="minorHAnsi" w:hAnsiTheme="minorHAnsi" w:cstheme="minorHAnsi"/>
                <w:szCs w:val="26"/>
              </w:rPr>
              <w:t xml:space="preserve">Quote </w:t>
            </w:r>
            <w:r w:rsidRPr="003C30F5">
              <w:rPr>
                <w:rFonts w:asciiTheme="minorHAnsi" w:hAnsiTheme="minorHAnsi" w:cstheme="minorHAnsi"/>
                <w:szCs w:val="26"/>
              </w:rPr>
              <w:t>{X, [A, N]}</w:t>
            </w:r>
            <w:r>
              <w:rPr>
                <w:rFonts w:asciiTheme="minorHAnsi" w:hAnsiTheme="minorHAnsi" w:cstheme="minorHAnsi"/>
                <w:szCs w:val="26"/>
              </w:rPr>
              <w:t xml:space="preserve"> is accepted</w:t>
            </w:r>
          </w:p>
        </w:tc>
        <w:tc>
          <w:tcPr>
            <w:tcW w:w="1949" w:type="pct"/>
            <w:shd w:val="clear" w:color="auto" w:fill="F2F2F2" w:themeFill="background1" w:themeFillShade="F2"/>
          </w:tcPr>
          <w:p w14:paraId="7E5E9DC3" w14:textId="77777777" w:rsidR="005F35CC" w:rsidRPr="00FC0AAB" w:rsidRDefault="005F35CC" w:rsidP="00D96643">
            <w:pPr>
              <w:pStyle w:val="Heading1Text"/>
              <w:ind w:left="0"/>
              <w:jc w:val="left"/>
              <w:rPr>
                <w:rFonts w:asciiTheme="minorHAnsi" w:hAnsiTheme="minorHAnsi" w:cstheme="minorHAnsi"/>
                <w:lang w:val="en-GB"/>
              </w:rPr>
            </w:pPr>
            <w:r>
              <w:rPr>
                <w:rFonts w:asciiTheme="minorHAnsi" w:hAnsiTheme="minorHAnsi" w:cstheme="minorHAnsi"/>
                <w:lang w:val="en-GB"/>
              </w:rPr>
              <w:t>N/A</w:t>
            </w:r>
          </w:p>
        </w:tc>
        <w:tc>
          <w:tcPr>
            <w:tcW w:w="1652" w:type="pct"/>
            <w:shd w:val="clear" w:color="auto" w:fill="F2F2F2" w:themeFill="background1" w:themeFillShade="F2"/>
          </w:tcPr>
          <w:p w14:paraId="0ED72FEA" w14:textId="77777777" w:rsidR="005F35CC" w:rsidRPr="00FC0AAB" w:rsidRDefault="005F35CC" w:rsidP="00D96643">
            <w:pPr>
              <w:pStyle w:val="Heading1Text"/>
              <w:ind w:left="0"/>
              <w:rPr>
                <w:rFonts w:asciiTheme="minorHAnsi" w:hAnsiTheme="minorHAnsi" w:cstheme="minorHAnsi"/>
                <w:lang w:val="en-GB"/>
              </w:rPr>
            </w:pPr>
            <w:r w:rsidRPr="00FC0AAB">
              <w:rPr>
                <w:rFonts w:asciiTheme="minorHAnsi" w:hAnsiTheme="minorHAnsi" w:cstheme="minorHAnsi"/>
                <w:lang w:val="en-GB"/>
              </w:rPr>
              <w:t>Quote</w:t>
            </w:r>
            <w:r>
              <w:rPr>
                <w:rFonts w:asciiTheme="minorHAnsi" w:hAnsiTheme="minorHAnsi" w:cstheme="minorHAnsi"/>
                <w:lang w:val="en-GB"/>
              </w:rPr>
              <w:t xml:space="preserve"> Order Ack (65).</w:t>
            </w:r>
          </w:p>
        </w:tc>
      </w:tr>
      <w:tr w:rsidR="005F35CC" w:rsidRPr="00FC0AAB" w14:paraId="40BEB6CC" w14:textId="77777777" w:rsidTr="00D96643">
        <w:tblPrEx>
          <w:tblBorders>
            <w:insideH w:val="single" w:sz="6" w:space="0" w:color="FFFFFF" w:themeColor="background1"/>
            <w:insideV w:val="single" w:sz="6" w:space="0" w:color="FFFFFF" w:themeColor="background1"/>
          </w:tblBorders>
        </w:tblPrEx>
        <w:trPr>
          <w:trHeight w:val="37"/>
        </w:trPr>
        <w:tc>
          <w:tcPr>
            <w:tcW w:w="1399" w:type="pct"/>
            <w:shd w:val="clear" w:color="auto" w:fill="F2F2F2" w:themeFill="background1" w:themeFillShade="F2"/>
          </w:tcPr>
          <w:p w14:paraId="070108DA" w14:textId="7E43FBD8" w:rsidR="005F35CC" w:rsidRPr="00FC0AAB" w:rsidRDefault="005F35CC" w:rsidP="00D96643">
            <w:pPr>
              <w:pStyle w:val="Heading1Text"/>
              <w:ind w:left="0"/>
              <w:jc w:val="left"/>
              <w:rPr>
                <w:rFonts w:asciiTheme="minorHAnsi" w:hAnsiTheme="minorHAnsi" w:cstheme="minorHAnsi"/>
                <w:lang w:val="en-GB"/>
              </w:rPr>
            </w:pPr>
            <w:r>
              <w:rPr>
                <w:rFonts w:asciiTheme="minorHAnsi" w:hAnsiTheme="minorHAnsi" w:cstheme="minorHAnsi"/>
              </w:rPr>
              <w:t xml:space="preserve">VCM hit by quote </w:t>
            </w:r>
            <w:r w:rsidRPr="003C30F5">
              <w:rPr>
                <w:rFonts w:asciiTheme="minorHAnsi" w:hAnsiTheme="minorHAnsi" w:cstheme="minorHAnsi"/>
                <w:szCs w:val="26"/>
              </w:rPr>
              <w:t>{X, [A, N]}</w:t>
            </w:r>
          </w:p>
        </w:tc>
        <w:tc>
          <w:tcPr>
            <w:tcW w:w="1949" w:type="pct"/>
            <w:shd w:val="clear" w:color="auto" w:fill="F2F2F2" w:themeFill="background1" w:themeFillShade="F2"/>
          </w:tcPr>
          <w:p w14:paraId="4DBD4612" w14:textId="77777777" w:rsidR="005F35CC" w:rsidRPr="003C30F5" w:rsidRDefault="005F35CC" w:rsidP="00D96643">
            <w:pPr>
              <w:pStyle w:val="Heading1Text"/>
              <w:ind w:left="0"/>
              <w:jc w:val="left"/>
              <w:rPr>
                <w:rFonts w:asciiTheme="minorHAnsi" w:hAnsiTheme="minorHAnsi" w:cstheme="minorHAnsi"/>
                <w:szCs w:val="26"/>
              </w:rPr>
            </w:pPr>
            <w:r w:rsidRPr="00A8425D">
              <w:rPr>
                <w:rFonts w:asciiTheme="minorHAnsi" w:hAnsiTheme="minorHAnsi" w:cstheme="minorHAnsi"/>
                <w:lang w:val="en-GB"/>
              </w:rPr>
              <w:t>Quote Cancel on Order Level (67)</w:t>
            </w:r>
          </w:p>
        </w:tc>
        <w:tc>
          <w:tcPr>
            <w:tcW w:w="1652" w:type="pct"/>
            <w:shd w:val="clear" w:color="auto" w:fill="F2F2F2" w:themeFill="background1" w:themeFillShade="F2"/>
          </w:tcPr>
          <w:p w14:paraId="71360730" w14:textId="77777777" w:rsidR="005F35CC" w:rsidRPr="00FC0AAB" w:rsidRDefault="005F35CC" w:rsidP="00D96643">
            <w:pPr>
              <w:pStyle w:val="Heading1Text"/>
              <w:ind w:left="0"/>
              <w:rPr>
                <w:rFonts w:asciiTheme="minorHAnsi" w:hAnsiTheme="minorHAnsi" w:cstheme="minorHAnsi"/>
                <w:lang w:val="en-GB"/>
              </w:rPr>
            </w:pPr>
            <w:r w:rsidRPr="000B4003">
              <w:rPr>
                <w:rFonts w:asciiTheme="minorHAnsi" w:hAnsiTheme="minorHAnsi" w:cstheme="minorHAnsi"/>
                <w:lang w:val="en-GB"/>
              </w:rPr>
              <w:t>Quote Cancel on Order Level (67)</w:t>
            </w:r>
          </w:p>
        </w:tc>
      </w:tr>
      <w:tr w:rsidR="005F35CC" w:rsidRPr="00FC0AAB" w14:paraId="33697D80" w14:textId="77777777" w:rsidTr="00D96643">
        <w:tblPrEx>
          <w:tblBorders>
            <w:insideH w:val="single" w:sz="6" w:space="0" w:color="FFFFFF" w:themeColor="background1"/>
            <w:insideV w:val="single" w:sz="6" w:space="0" w:color="FFFFFF" w:themeColor="background1"/>
          </w:tblBorders>
        </w:tblPrEx>
        <w:trPr>
          <w:trHeight w:val="37"/>
        </w:trPr>
        <w:tc>
          <w:tcPr>
            <w:tcW w:w="1399" w:type="pct"/>
            <w:shd w:val="clear" w:color="auto" w:fill="F2F2F2" w:themeFill="background1" w:themeFillShade="F2"/>
          </w:tcPr>
          <w:p w14:paraId="6F777B69" w14:textId="77777777" w:rsidR="005F35CC" w:rsidRDefault="005F35CC" w:rsidP="00D96643">
            <w:pPr>
              <w:pStyle w:val="Heading1Text"/>
              <w:ind w:left="0"/>
              <w:jc w:val="left"/>
              <w:rPr>
                <w:rFonts w:asciiTheme="minorHAnsi" w:hAnsiTheme="minorHAnsi" w:cstheme="minorHAnsi"/>
                <w:lang w:val="en-GB"/>
              </w:rPr>
            </w:pPr>
            <w:r>
              <w:rPr>
                <w:rFonts w:asciiTheme="minorHAnsi" w:hAnsiTheme="minorHAnsi" w:cstheme="minorHAnsi"/>
                <w:lang w:val="en-GB"/>
              </w:rPr>
              <w:t>Final a</w:t>
            </w:r>
            <w:r w:rsidRPr="003C30F5">
              <w:rPr>
                <w:rFonts w:asciiTheme="minorHAnsi" w:hAnsiTheme="minorHAnsi" w:cstheme="minorHAnsi"/>
                <w:lang w:val="en-GB"/>
              </w:rPr>
              <w:t>cknowledge</w:t>
            </w:r>
            <w:r>
              <w:rPr>
                <w:rFonts w:asciiTheme="minorHAnsi" w:hAnsiTheme="minorHAnsi" w:cstheme="minorHAnsi"/>
                <w:lang w:val="en-GB"/>
              </w:rPr>
              <w:t>ment</w:t>
            </w:r>
          </w:p>
        </w:tc>
        <w:tc>
          <w:tcPr>
            <w:tcW w:w="1949" w:type="pct"/>
            <w:shd w:val="clear" w:color="auto" w:fill="F2F2F2" w:themeFill="background1" w:themeFillShade="F2"/>
          </w:tcPr>
          <w:p w14:paraId="55C65A0A" w14:textId="77777777" w:rsidR="005F35CC" w:rsidRDefault="005F35CC" w:rsidP="00D96643">
            <w:pPr>
              <w:pStyle w:val="Heading1Text"/>
              <w:ind w:left="0"/>
              <w:jc w:val="left"/>
              <w:rPr>
                <w:rFonts w:asciiTheme="minorHAnsi" w:hAnsiTheme="minorHAnsi" w:cstheme="minorHAnsi"/>
                <w:lang w:val="en-GB"/>
              </w:rPr>
            </w:pPr>
            <w:r>
              <w:rPr>
                <w:rFonts w:asciiTheme="minorHAnsi" w:hAnsiTheme="minorHAnsi" w:cstheme="minorHAnsi"/>
                <w:lang w:val="en-GB"/>
              </w:rPr>
              <w:t>Mass Quote Ack (63)</w:t>
            </w:r>
          </w:p>
          <w:p w14:paraId="357904E1" w14:textId="77777777" w:rsidR="005F35CC" w:rsidRDefault="005F35CC" w:rsidP="00D96643">
            <w:pPr>
              <w:pStyle w:val="Heading1Text"/>
              <w:numPr>
                <w:ilvl w:val="0"/>
                <w:numId w:val="180"/>
              </w:numPr>
              <w:jc w:val="left"/>
              <w:rPr>
                <w:rFonts w:asciiTheme="minorHAnsi" w:hAnsiTheme="minorHAnsi" w:cstheme="minorHAnsi"/>
                <w:lang w:val="en-GB"/>
              </w:rPr>
            </w:pPr>
            <w:r w:rsidRPr="00354525">
              <w:rPr>
                <w:rFonts w:asciiTheme="minorHAnsi" w:hAnsiTheme="minorHAnsi" w:cstheme="minorHAnsi"/>
                <w:szCs w:val="26"/>
              </w:rPr>
              <w:t>(X, Y, A)</w:t>
            </w:r>
            <w:r>
              <w:rPr>
                <w:rFonts w:asciiTheme="minorHAnsi" w:hAnsiTheme="minorHAnsi" w:cstheme="minorHAnsi"/>
                <w:szCs w:val="26"/>
              </w:rPr>
              <w:t xml:space="preserve"> is accepted.</w:t>
            </w:r>
          </w:p>
        </w:tc>
        <w:tc>
          <w:tcPr>
            <w:tcW w:w="1652" w:type="pct"/>
            <w:shd w:val="clear" w:color="auto" w:fill="F2F2F2" w:themeFill="background1" w:themeFillShade="F2"/>
          </w:tcPr>
          <w:p w14:paraId="7EBCFE02" w14:textId="77777777" w:rsidR="005F35CC" w:rsidRDefault="005F35CC" w:rsidP="00D96643">
            <w:pPr>
              <w:pStyle w:val="Heading1Text"/>
              <w:ind w:left="0"/>
              <w:rPr>
                <w:rFonts w:asciiTheme="minorHAnsi" w:hAnsiTheme="minorHAnsi" w:cstheme="minorHAnsi"/>
                <w:lang w:val="en-GB"/>
              </w:rPr>
            </w:pPr>
            <w:r>
              <w:rPr>
                <w:rFonts w:asciiTheme="minorHAnsi" w:hAnsiTheme="minorHAnsi" w:cstheme="minorHAnsi"/>
                <w:lang w:val="en-GB"/>
              </w:rPr>
              <w:t>N/A</w:t>
            </w:r>
          </w:p>
        </w:tc>
      </w:tr>
      <w:tr w:rsidR="005F35CC" w:rsidRPr="00FC0AAB" w14:paraId="5335DA26" w14:textId="77777777" w:rsidTr="00D96643">
        <w:tblPrEx>
          <w:tblBorders>
            <w:insideH w:val="single" w:sz="6" w:space="0" w:color="FFFFFF" w:themeColor="background1"/>
            <w:insideV w:val="single" w:sz="6" w:space="0" w:color="FFFFFF" w:themeColor="background1"/>
          </w:tblBorders>
        </w:tblPrEx>
        <w:trPr>
          <w:trHeight w:val="37"/>
        </w:trPr>
        <w:tc>
          <w:tcPr>
            <w:tcW w:w="1399" w:type="pct"/>
            <w:shd w:val="clear" w:color="auto" w:fill="F2F2F2" w:themeFill="background1" w:themeFillShade="F2"/>
          </w:tcPr>
          <w:p w14:paraId="71006B31" w14:textId="77777777" w:rsidR="005F35CC" w:rsidRDefault="005F35CC" w:rsidP="00D96643">
            <w:pPr>
              <w:pStyle w:val="Heading1Text"/>
              <w:ind w:left="0"/>
              <w:jc w:val="left"/>
              <w:rPr>
                <w:rFonts w:asciiTheme="minorHAnsi" w:hAnsiTheme="minorHAnsi" w:cstheme="minorHAnsi"/>
                <w:lang w:val="en-GB"/>
              </w:rPr>
            </w:pPr>
            <w:r>
              <w:rPr>
                <w:rFonts w:asciiTheme="minorHAnsi" w:hAnsiTheme="minorHAnsi" w:cstheme="minorHAnsi"/>
                <w:lang w:val="en-GB"/>
              </w:rPr>
              <w:lastRenderedPageBreak/>
              <w:t>Final order book</w:t>
            </w:r>
          </w:p>
        </w:tc>
        <w:tc>
          <w:tcPr>
            <w:tcW w:w="3601" w:type="pct"/>
            <w:gridSpan w:val="2"/>
            <w:shd w:val="clear" w:color="auto" w:fill="F2F2F2" w:themeFill="background1" w:themeFillShade="F2"/>
          </w:tcPr>
          <w:p w14:paraId="381D32E2" w14:textId="67E0629A" w:rsidR="005F35CC" w:rsidRDefault="005F35CC" w:rsidP="00D96643">
            <w:pPr>
              <w:pStyle w:val="Heading1Text"/>
              <w:ind w:left="0"/>
              <w:rPr>
                <w:rFonts w:asciiTheme="minorHAnsi" w:hAnsiTheme="minorHAnsi" w:cstheme="minorHAnsi"/>
                <w:lang w:val="en-GB"/>
              </w:rPr>
            </w:pPr>
            <w:r>
              <w:rPr>
                <w:rFonts w:asciiTheme="minorHAnsi" w:hAnsiTheme="minorHAnsi" w:cstheme="minorHAnsi"/>
                <w:szCs w:val="26"/>
              </w:rPr>
              <w:t>Based on the “</w:t>
            </w:r>
            <w:r w:rsidRPr="00A8425D">
              <w:rPr>
                <w:rFonts w:asciiTheme="minorHAnsi" w:hAnsiTheme="minorHAnsi" w:cstheme="minorHAnsi"/>
                <w:lang w:val="en-GB"/>
              </w:rPr>
              <w:t>Quote Cancel on Order Level (67)</w:t>
            </w:r>
            <w:r w:rsidRPr="005F35CC">
              <w:rPr>
                <w:rFonts w:asciiTheme="minorHAnsi" w:hAnsiTheme="minorHAnsi" w:cstheme="minorHAnsi"/>
                <w:lang w:val="en-GB"/>
              </w:rPr>
              <w:t>)</w:t>
            </w:r>
            <w:r>
              <w:rPr>
                <w:rFonts w:asciiTheme="minorHAnsi" w:hAnsiTheme="minorHAnsi" w:cstheme="minorHAnsi"/>
                <w:lang w:val="en-GB"/>
              </w:rPr>
              <w:t xml:space="preserve">”, the client can interpret that </w:t>
            </w:r>
            <w:r>
              <w:rPr>
                <w:rFonts w:asciiTheme="minorHAnsi" w:hAnsiTheme="minorHAnsi" w:cstheme="minorHAnsi"/>
                <w:szCs w:val="26"/>
              </w:rPr>
              <w:t xml:space="preserve">the quote order </w:t>
            </w:r>
            <w:r w:rsidRPr="003C30F5">
              <w:rPr>
                <w:rFonts w:asciiTheme="minorHAnsi" w:hAnsiTheme="minorHAnsi" w:cstheme="minorHAnsi"/>
                <w:szCs w:val="26"/>
              </w:rPr>
              <w:t>{X, [A, N]}</w:t>
            </w:r>
            <w:r>
              <w:rPr>
                <w:rFonts w:asciiTheme="minorHAnsi" w:hAnsiTheme="minorHAnsi" w:cstheme="minorHAnsi"/>
                <w:szCs w:val="26"/>
              </w:rPr>
              <w:t xml:space="preserve"> has been accepted and unsolicitedly cancelled due to VCM.</w:t>
            </w:r>
          </w:p>
        </w:tc>
      </w:tr>
    </w:tbl>
    <w:p w14:paraId="0B6739EB" w14:textId="294A5C64" w:rsidR="00383D28" w:rsidRPr="003C30F5" w:rsidRDefault="00383D28" w:rsidP="00383D28">
      <w:pPr>
        <w:pStyle w:val="NormalNGMDS"/>
        <w:numPr>
          <w:ilvl w:val="0"/>
          <w:numId w:val="180"/>
        </w:numPr>
        <w:rPr>
          <w:rFonts w:asciiTheme="minorHAnsi" w:hAnsiTheme="minorHAnsi" w:cstheme="minorHAnsi"/>
          <w:szCs w:val="26"/>
        </w:rPr>
      </w:pPr>
      <w:r>
        <w:rPr>
          <w:rFonts w:asciiTheme="minorHAnsi" w:hAnsiTheme="minorHAnsi" w:cstheme="minorHAnsi"/>
          <w:szCs w:val="26"/>
        </w:rPr>
        <w:t>Quote hits SMM</w:t>
      </w:r>
      <w:r>
        <w:rPr>
          <w:rFonts w:asciiTheme="minorHAnsi" w:hAnsiTheme="minorHAnsi" w:cstheme="minorHAnsi"/>
        </w:rPr>
        <w:t>.</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520"/>
        <w:gridCol w:w="3512"/>
        <w:gridCol w:w="2977"/>
      </w:tblGrid>
      <w:tr w:rsidR="00383D28" w:rsidRPr="00FC0AAB" w14:paraId="75E04A81" w14:textId="77777777" w:rsidTr="00D96643">
        <w:trPr>
          <w:trHeight w:val="300"/>
          <w:tblHeader/>
        </w:trPr>
        <w:tc>
          <w:tcPr>
            <w:tcW w:w="1399" w:type="pct"/>
            <w:shd w:val="clear" w:color="auto" w:fill="C6D9F1" w:themeFill="text2" w:themeFillTint="33"/>
          </w:tcPr>
          <w:p w14:paraId="122596DC" w14:textId="77777777" w:rsidR="00383D28" w:rsidRPr="00FC0AAB" w:rsidRDefault="00383D28" w:rsidP="00D96643">
            <w:pPr>
              <w:pStyle w:val="Tablehead"/>
              <w:spacing w:after="0"/>
              <w:jc w:val="left"/>
              <w:rPr>
                <w:rFonts w:cstheme="minorHAnsi"/>
                <w:lang w:val="en-GB"/>
              </w:rPr>
            </w:pPr>
            <w:r w:rsidRPr="00FC0AAB">
              <w:rPr>
                <w:rFonts w:cstheme="minorHAnsi"/>
                <w:lang w:val="en-GB"/>
              </w:rPr>
              <w:t>Processing Step</w:t>
            </w:r>
          </w:p>
        </w:tc>
        <w:tc>
          <w:tcPr>
            <w:tcW w:w="1949" w:type="pct"/>
            <w:shd w:val="clear" w:color="auto" w:fill="C6D9F1" w:themeFill="text2" w:themeFillTint="33"/>
          </w:tcPr>
          <w:p w14:paraId="47192906" w14:textId="77777777" w:rsidR="00383D28" w:rsidRPr="00FC0AAB" w:rsidRDefault="00383D28" w:rsidP="00D96643">
            <w:pPr>
              <w:pStyle w:val="Tablehead"/>
              <w:spacing w:after="0"/>
              <w:jc w:val="left"/>
              <w:rPr>
                <w:rFonts w:cstheme="minorHAnsi"/>
              </w:rPr>
            </w:pPr>
            <w:r w:rsidRPr="00FC0AAB">
              <w:rPr>
                <w:rFonts w:cstheme="minorHAnsi"/>
                <w:lang w:val="en-GB"/>
              </w:rPr>
              <w:t>Acknowledge each quote message</w:t>
            </w:r>
          </w:p>
        </w:tc>
        <w:tc>
          <w:tcPr>
            <w:tcW w:w="1652" w:type="pct"/>
            <w:shd w:val="clear" w:color="auto" w:fill="C6D9F1" w:themeFill="text2" w:themeFillTint="33"/>
            <w:noWrap/>
          </w:tcPr>
          <w:p w14:paraId="2B47A060" w14:textId="77777777" w:rsidR="00383D28" w:rsidRPr="00FC0AAB" w:rsidRDefault="00383D28" w:rsidP="00D96643">
            <w:pPr>
              <w:pStyle w:val="Tablehead"/>
              <w:spacing w:after="0"/>
              <w:jc w:val="left"/>
              <w:rPr>
                <w:rFonts w:cstheme="minorHAnsi"/>
              </w:rPr>
            </w:pPr>
            <w:r w:rsidRPr="00FC0AAB">
              <w:rPr>
                <w:rFonts w:cstheme="minorHAnsi"/>
                <w:lang w:val="en-GB"/>
              </w:rPr>
              <w:t>Acknowledge on order level</w:t>
            </w:r>
          </w:p>
        </w:tc>
      </w:tr>
      <w:tr w:rsidR="00383D28" w:rsidRPr="00FC0AAB" w14:paraId="0F96A08C" w14:textId="77777777" w:rsidTr="00D96643">
        <w:tblPrEx>
          <w:tblBorders>
            <w:insideH w:val="single" w:sz="6" w:space="0" w:color="FFFFFF" w:themeColor="background1"/>
            <w:insideV w:val="single" w:sz="6" w:space="0" w:color="FFFFFF" w:themeColor="background1"/>
          </w:tblBorders>
        </w:tblPrEx>
        <w:trPr>
          <w:trHeight w:val="37"/>
        </w:trPr>
        <w:tc>
          <w:tcPr>
            <w:tcW w:w="1399" w:type="pct"/>
            <w:shd w:val="clear" w:color="auto" w:fill="F2F2F2" w:themeFill="background1" w:themeFillShade="F2"/>
          </w:tcPr>
          <w:p w14:paraId="1B4A19B6" w14:textId="3DAE2BFB" w:rsidR="00383D28" w:rsidRPr="003C30F5" w:rsidRDefault="00383D28" w:rsidP="00D96643">
            <w:pPr>
              <w:pStyle w:val="Heading1Text"/>
              <w:ind w:left="0"/>
              <w:jc w:val="left"/>
              <w:rPr>
                <w:rFonts w:asciiTheme="minorHAnsi" w:hAnsiTheme="minorHAnsi" w:cstheme="minorHAnsi"/>
                <w:lang w:val="en-GB"/>
              </w:rPr>
            </w:pPr>
            <w:r w:rsidRPr="003C30F5">
              <w:rPr>
                <w:rFonts w:asciiTheme="minorHAnsi" w:hAnsiTheme="minorHAnsi" w:cstheme="minorHAnsi"/>
                <w:szCs w:val="26"/>
              </w:rPr>
              <w:t>{</w:t>
            </w:r>
            <w:r>
              <w:rPr>
                <w:rFonts w:asciiTheme="minorHAnsi" w:hAnsiTheme="minorHAnsi" w:cstheme="minorHAnsi"/>
                <w:szCs w:val="26"/>
              </w:rPr>
              <w:t>3</w:t>
            </w:r>
            <w:r w:rsidRPr="003C30F5">
              <w:rPr>
                <w:rFonts w:asciiTheme="minorHAnsi" w:hAnsiTheme="minorHAnsi" w:cstheme="minorHAnsi"/>
                <w:szCs w:val="26"/>
              </w:rPr>
              <w:t xml:space="preserve">, [A, </w:t>
            </w:r>
            <w:r>
              <w:rPr>
                <w:rFonts w:asciiTheme="minorHAnsi" w:hAnsiTheme="minorHAnsi" w:cstheme="minorHAnsi"/>
                <w:szCs w:val="26"/>
              </w:rPr>
              <w:t>2</w:t>
            </w:r>
            <w:r w:rsidRPr="003C30F5">
              <w:rPr>
                <w:rFonts w:asciiTheme="minorHAnsi" w:hAnsiTheme="minorHAnsi" w:cstheme="minorHAnsi"/>
                <w:szCs w:val="26"/>
              </w:rPr>
              <w:t>]}</w:t>
            </w:r>
            <w:r>
              <w:rPr>
                <w:rFonts w:asciiTheme="minorHAnsi" w:hAnsiTheme="minorHAnsi" w:cstheme="minorHAnsi"/>
                <w:szCs w:val="26"/>
              </w:rPr>
              <w:t xml:space="preserve"> and </w:t>
            </w:r>
            <w:r w:rsidRPr="003C30F5">
              <w:rPr>
                <w:rFonts w:asciiTheme="minorHAnsi" w:hAnsiTheme="minorHAnsi" w:cstheme="minorHAnsi"/>
                <w:szCs w:val="26"/>
              </w:rPr>
              <w:t>{</w:t>
            </w:r>
            <w:r>
              <w:rPr>
                <w:rFonts w:asciiTheme="minorHAnsi" w:hAnsiTheme="minorHAnsi" w:cstheme="minorHAnsi"/>
                <w:szCs w:val="26"/>
              </w:rPr>
              <w:t>7</w:t>
            </w:r>
            <w:r w:rsidRPr="003C30F5">
              <w:rPr>
                <w:rFonts w:asciiTheme="minorHAnsi" w:hAnsiTheme="minorHAnsi" w:cstheme="minorHAnsi"/>
                <w:szCs w:val="26"/>
              </w:rPr>
              <w:t xml:space="preserve">, [A, </w:t>
            </w:r>
            <w:r>
              <w:rPr>
                <w:rFonts w:asciiTheme="minorHAnsi" w:hAnsiTheme="minorHAnsi" w:cstheme="minorHAnsi"/>
                <w:szCs w:val="26"/>
              </w:rPr>
              <w:t>3</w:t>
            </w:r>
            <w:r w:rsidRPr="003C30F5">
              <w:rPr>
                <w:rFonts w:asciiTheme="minorHAnsi" w:hAnsiTheme="minorHAnsi" w:cstheme="minorHAnsi"/>
                <w:szCs w:val="26"/>
              </w:rPr>
              <w:t>]}</w:t>
            </w:r>
            <w:r>
              <w:rPr>
                <w:rFonts w:asciiTheme="minorHAnsi" w:hAnsiTheme="minorHAnsi" w:cstheme="minorHAnsi"/>
                <w:szCs w:val="26"/>
              </w:rPr>
              <w:t xml:space="preserve"> are existing in the order book</w:t>
            </w:r>
          </w:p>
        </w:tc>
        <w:tc>
          <w:tcPr>
            <w:tcW w:w="1949" w:type="pct"/>
            <w:shd w:val="clear" w:color="auto" w:fill="F2F2F2" w:themeFill="background1" w:themeFillShade="F2"/>
          </w:tcPr>
          <w:p w14:paraId="04C925AD" w14:textId="77777777" w:rsidR="00383D28" w:rsidRPr="00FC0AAB" w:rsidRDefault="00383D28" w:rsidP="00D96643">
            <w:pPr>
              <w:pStyle w:val="Heading1Text"/>
              <w:ind w:left="0"/>
              <w:jc w:val="left"/>
              <w:rPr>
                <w:rFonts w:asciiTheme="minorHAnsi" w:hAnsiTheme="minorHAnsi" w:cstheme="minorHAnsi"/>
                <w:lang w:val="en-GB"/>
              </w:rPr>
            </w:pPr>
            <w:r>
              <w:rPr>
                <w:rFonts w:asciiTheme="minorHAnsi" w:hAnsiTheme="minorHAnsi" w:cstheme="minorHAnsi"/>
                <w:lang w:val="en-GB"/>
              </w:rPr>
              <w:t>N/A</w:t>
            </w:r>
          </w:p>
        </w:tc>
        <w:tc>
          <w:tcPr>
            <w:tcW w:w="1652" w:type="pct"/>
            <w:shd w:val="clear" w:color="auto" w:fill="F2F2F2" w:themeFill="background1" w:themeFillShade="F2"/>
          </w:tcPr>
          <w:p w14:paraId="33B7070F" w14:textId="66B74159" w:rsidR="00383D28" w:rsidRPr="00FC0AAB" w:rsidRDefault="00383D28" w:rsidP="00D96643">
            <w:pPr>
              <w:pStyle w:val="Heading1Text"/>
              <w:ind w:left="0"/>
              <w:rPr>
                <w:rFonts w:asciiTheme="minorHAnsi" w:hAnsiTheme="minorHAnsi" w:cstheme="minorHAnsi"/>
                <w:lang w:val="en-GB"/>
              </w:rPr>
            </w:pPr>
            <w:r>
              <w:rPr>
                <w:rFonts w:asciiTheme="minorHAnsi" w:hAnsiTheme="minorHAnsi" w:cstheme="minorHAnsi"/>
                <w:lang w:val="en-GB"/>
              </w:rPr>
              <w:t>N/A</w:t>
            </w:r>
          </w:p>
        </w:tc>
      </w:tr>
      <w:tr w:rsidR="00383D28" w:rsidRPr="00FC0AAB" w14:paraId="63AAD326" w14:textId="77777777" w:rsidTr="00D96643">
        <w:tblPrEx>
          <w:tblBorders>
            <w:insideH w:val="single" w:sz="6" w:space="0" w:color="FFFFFF" w:themeColor="background1"/>
            <w:insideV w:val="single" w:sz="6" w:space="0" w:color="FFFFFF" w:themeColor="background1"/>
          </w:tblBorders>
        </w:tblPrEx>
        <w:trPr>
          <w:trHeight w:val="37"/>
        </w:trPr>
        <w:tc>
          <w:tcPr>
            <w:tcW w:w="1399" w:type="pct"/>
            <w:shd w:val="clear" w:color="auto" w:fill="F2F2F2" w:themeFill="background1" w:themeFillShade="F2"/>
          </w:tcPr>
          <w:p w14:paraId="60F43FDD" w14:textId="77777777" w:rsidR="00383D28" w:rsidRDefault="00383D28" w:rsidP="00D96643">
            <w:pPr>
              <w:pStyle w:val="Heading1Text"/>
              <w:ind w:left="0"/>
              <w:jc w:val="left"/>
              <w:rPr>
                <w:rFonts w:asciiTheme="minorHAnsi" w:hAnsiTheme="minorHAnsi" w:cstheme="minorHAnsi"/>
                <w:szCs w:val="26"/>
              </w:rPr>
            </w:pPr>
            <w:r>
              <w:rPr>
                <w:rFonts w:asciiTheme="minorHAnsi" w:hAnsiTheme="minorHAnsi" w:cstheme="minorHAnsi"/>
                <w:szCs w:val="26"/>
              </w:rPr>
              <w:t>Incoming quote entry:</w:t>
            </w:r>
          </w:p>
          <w:p w14:paraId="04745E39" w14:textId="77777777" w:rsidR="00383D28" w:rsidRPr="00383D28" w:rsidRDefault="00383D28" w:rsidP="00383D28">
            <w:pPr>
              <w:pStyle w:val="Heading1Text"/>
              <w:numPr>
                <w:ilvl w:val="0"/>
                <w:numId w:val="176"/>
              </w:numPr>
              <w:jc w:val="left"/>
              <w:rPr>
                <w:rFonts w:asciiTheme="minorHAnsi" w:hAnsiTheme="minorHAnsi" w:cstheme="minorHAnsi"/>
                <w:lang w:val="en-GB"/>
              </w:rPr>
            </w:pPr>
            <w:r w:rsidRPr="003C30F5">
              <w:rPr>
                <w:rFonts w:asciiTheme="minorHAnsi" w:hAnsiTheme="minorHAnsi" w:cstheme="minorHAnsi"/>
                <w:szCs w:val="26"/>
              </w:rPr>
              <w:t>{</w:t>
            </w:r>
            <w:r>
              <w:rPr>
                <w:rFonts w:asciiTheme="minorHAnsi" w:hAnsiTheme="minorHAnsi" w:cstheme="minorHAnsi"/>
                <w:szCs w:val="26"/>
              </w:rPr>
              <w:t>8</w:t>
            </w:r>
            <w:r w:rsidRPr="003C30F5">
              <w:rPr>
                <w:rFonts w:asciiTheme="minorHAnsi" w:hAnsiTheme="minorHAnsi" w:cstheme="minorHAnsi"/>
                <w:szCs w:val="26"/>
              </w:rPr>
              <w:t xml:space="preserve">, [A, </w:t>
            </w:r>
            <w:r>
              <w:rPr>
                <w:rFonts w:asciiTheme="minorHAnsi" w:hAnsiTheme="minorHAnsi" w:cstheme="minorHAnsi"/>
                <w:szCs w:val="26"/>
              </w:rPr>
              <w:t>2</w:t>
            </w:r>
            <w:r w:rsidRPr="003C30F5">
              <w:rPr>
                <w:rFonts w:asciiTheme="minorHAnsi" w:hAnsiTheme="minorHAnsi" w:cstheme="minorHAnsi"/>
                <w:szCs w:val="26"/>
              </w:rPr>
              <w:t>]}</w:t>
            </w:r>
          </w:p>
          <w:p w14:paraId="0757E0F9" w14:textId="77777777" w:rsidR="00383D28" w:rsidRPr="00383D28" w:rsidRDefault="00383D28" w:rsidP="00383D28">
            <w:pPr>
              <w:pStyle w:val="Heading1Text"/>
              <w:numPr>
                <w:ilvl w:val="0"/>
                <w:numId w:val="176"/>
              </w:numPr>
              <w:jc w:val="left"/>
              <w:rPr>
                <w:rFonts w:asciiTheme="minorHAnsi" w:hAnsiTheme="minorHAnsi" w:cstheme="minorHAnsi"/>
                <w:lang w:val="en-GB"/>
              </w:rPr>
            </w:pPr>
            <w:r w:rsidRPr="003C30F5">
              <w:rPr>
                <w:rFonts w:asciiTheme="minorHAnsi" w:hAnsiTheme="minorHAnsi" w:cstheme="minorHAnsi"/>
                <w:szCs w:val="26"/>
              </w:rPr>
              <w:t>{</w:t>
            </w:r>
            <w:r>
              <w:rPr>
                <w:rFonts w:asciiTheme="minorHAnsi" w:hAnsiTheme="minorHAnsi" w:cstheme="minorHAnsi"/>
                <w:szCs w:val="26"/>
              </w:rPr>
              <w:t>8</w:t>
            </w:r>
            <w:r w:rsidRPr="003C30F5">
              <w:rPr>
                <w:rFonts w:asciiTheme="minorHAnsi" w:hAnsiTheme="minorHAnsi" w:cstheme="minorHAnsi"/>
                <w:szCs w:val="26"/>
              </w:rPr>
              <w:t xml:space="preserve">, [A, </w:t>
            </w:r>
            <w:r>
              <w:rPr>
                <w:rFonts w:asciiTheme="minorHAnsi" w:hAnsiTheme="minorHAnsi" w:cstheme="minorHAnsi"/>
                <w:szCs w:val="26"/>
              </w:rPr>
              <w:t>3</w:t>
            </w:r>
            <w:r w:rsidRPr="003C30F5">
              <w:rPr>
                <w:rFonts w:asciiTheme="minorHAnsi" w:hAnsiTheme="minorHAnsi" w:cstheme="minorHAnsi"/>
                <w:szCs w:val="26"/>
              </w:rPr>
              <w:t>]}</w:t>
            </w:r>
          </w:p>
          <w:p w14:paraId="5BE94228" w14:textId="0FC042B3" w:rsidR="00383D28" w:rsidRPr="003C30F5" w:rsidRDefault="00383D28" w:rsidP="00383D28">
            <w:pPr>
              <w:pStyle w:val="Heading1Text"/>
              <w:numPr>
                <w:ilvl w:val="0"/>
                <w:numId w:val="176"/>
              </w:numPr>
              <w:jc w:val="left"/>
              <w:rPr>
                <w:rFonts w:asciiTheme="minorHAnsi" w:hAnsiTheme="minorHAnsi" w:cstheme="minorHAnsi"/>
                <w:lang w:val="en-GB"/>
              </w:rPr>
            </w:pPr>
            <w:r w:rsidRPr="003C30F5">
              <w:rPr>
                <w:rFonts w:asciiTheme="minorHAnsi" w:hAnsiTheme="minorHAnsi" w:cstheme="minorHAnsi"/>
                <w:szCs w:val="26"/>
              </w:rPr>
              <w:t>{</w:t>
            </w:r>
            <w:r>
              <w:rPr>
                <w:rFonts w:asciiTheme="minorHAnsi" w:hAnsiTheme="minorHAnsi" w:cstheme="minorHAnsi"/>
                <w:szCs w:val="26"/>
              </w:rPr>
              <w:t>8</w:t>
            </w:r>
            <w:r w:rsidRPr="003C30F5">
              <w:rPr>
                <w:rFonts w:asciiTheme="minorHAnsi" w:hAnsiTheme="minorHAnsi" w:cstheme="minorHAnsi"/>
                <w:szCs w:val="26"/>
              </w:rPr>
              <w:t xml:space="preserve">, [A, </w:t>
            </w:r>
            <w:r>
              <w:rPr>
                <w:rFonts w:asciiTheme="minorHAnsi" w:hAnsiTheme="minorHAnsi" w:cstheme="minorHAnsi"/>
                <w:szCs w:val="26"/>
              </w:rPr>
              <w:t>1</w:t>
            </w:r>
            <w:r w:rsidRPr="003C30F5">
              <w:rPr>
                <w:rFonts w:asciiTheme="minorHAnsi" w:hAnsiTheme="minorHAnsi" w:cstheme="minorHAnsi"/>
                <w:szCs w:val="26"/>
              </w:rPr>
              <w:t>]}</w:t>
            </w:r>
          </w:p>
        </w:tc>
        <w:tc>
          <w:tcPr>
            <w:tcW w:w="1949" w:type="pct"/>
            <w:shd w:val="clear" w:color="auto" w:fill="F2F2F2" w:themeFill="background1" w:themeFillShade="F2"/>
          </w:tcPr>
          <w:p w14:paraId="1E9BD346" w14:textId="77777777" w:rsidR="00383D28" w:rsidRPr="00FC0AAB" w:rsidRDefault="00383D28" w:rsidP="00D96643">
            <w:pPr>
              <w:pStyle w:val="Heading1Text"/>
              <w:ind w:left="0"/>
              <w:jc w:val="left"/>
              <w:rPr>
                <w:rFonts w:asciiTheme="minorHAnsi" w:hAnsiTheme="minorHAnsi" w:cstheme="minorHAnsi"/>
                <w:lang w:val="en-GB"/>
              </w:rPr>
            </w:pPr>
            <w:r>
              <w:rPr>
                <w:rFonts w:asciiTheme="minorHAnsi" w:hAnsiTheme="minorHAnsi" w:cstheme="minorHAnsi"/>
                <w:lang w:val="en-GB"/>
              </w:rPr>
              <w:t>N/A</w:t>
            </w:r>
          </w:p>
        </w:tc>
        <w:tc>
          <w:tcPr>
            <w:tcW w:w="1652" w:type="pct"/>
            <w:shd w:val="clear" w:color="auto" w:fill="F2F2F2" w:themeFill="background1" w:themeFillShade="F2"/>
          </w:tcPr>
          <w:p w14:paraId="5B04D6A1" w14:textId="7440C4DE" w:rsidR="00383D28" w:rsidRPr="00FC0AAB" w:rsidRDefault="00537826" w:rsidP="00D96643">
            <w:pPr>
              <w:pStyle w:val="Heading1Text"/>
              <w:ind w:left="0"/>
              <w:rPr>
                <w:rFonts w:asciiTheme="minorHAnsi" w:hAnsiTheme="minorHAnsi" w:cstheme="minorHAnsi"/>
                <w:lang w:val="en-GB"/>
              </w:rPr>
            </w:pPr>
            <w:r>
              <w:rPr>
                <w:rFonts w:asciiTheme="minorHAnsi" w:hAnsiTheme="minorHAnsi" w:cstheme="minorHAnsi"/>
                <w:lang w:val="en-GB"/>
              </w:rPr>
              <w:t>N/A</w:t>
            </w:r>
          </w:p>
        </w:tc>
      </w:tr>
      <w:tr w:rsidR="00383D28" w:rsidRPr="00FC0AAB" w14:paraId="5FC79C53" w14:textId="77777777" w:rsidTr="00D96643">
        <w:tblPrEx>
          <w:tblBorders>
            <w:insideH w:val="single" w:sz="6" w:space="0" w:color="FFFFFF" w:themeColor="background1"/>
            <w:insideV w:val="single" w:sz="6" w:space="0" w:color="FFFFFF" w:themeColor="background1"/>
          </w:tblBorders>
        </w:tblPrEx>
        <w:trPr>
          <w:trHeight w:val="37"/>
        </w:trPr>
        <w:tc>
          <w:tcPr>
            <w:tcW w:w="1399" w:type="pct"/>
            <w:shd w:val="clear" w:color="auto" w:fill="F2F2F2" w:themeFill="background1" w:themeFillShade="F2"/>
          </w:tcPr>
          <w:p w14:paraId="38972994" w14:textId="4F9A0D46" w:rsidR="00383D28" w:rsidRPr="003C30F5" w:rsidRDefault="00383D28" w:rsidP="00D96643">
            <w:pPr>
              <w:pStyle w:val="Heading1Text"/>
              <w:ind w:left="0"/>
              <w:jc w:val="left"/>
              <w:rPr>
                <w:rFonts w:asciiTheme="minorHAnsi" w:hAnsiTheme="minorHAnsi" w:cstheme="minorHAnsi"/>
                <w:lang w:val="en-GB"/>
              </w:rPr>
            </w:pPr>
            <w:r>
              <w:rPr>
                <w:rFonts w:asciiTheme="minorHAnsi" w:hAnsiTheme="minorHAnsi" w:cstheme="minorHAnsi"/>
                <w:szCs w:val="26"/>
              </w:rPr>
              <w:t xml:space="preserve">Quote </w:t>
            </w:r>
            <w:r w:rsidRPr="003C30F5">
              <w:rPr>
                <w:rFonts w:asciiTheme="minorHAnsi" w:hAnsiTheme="minorHAnsi" w:cstheme="minorHAnsi"/>
                <w:szCs w:val="26"/>
              </w:rPr>
              <w:t>{</w:t>
            </w:r>
            <w:r>
              <w:rPr>
                <w:rFonts w:asciiTheme="minorHAnsi" w:hAnsiTheme="minorHAnsi" w:cstheme="minorHAnsi"/>
                <w:szCs w:val="26"/>
              </w:rPr>
              <w:t>8</w:t>
            </w:r>
            <w:r w:rsidRPr="003C30F5">
              <w:rPr>
                <w:rFonts w:asciiTheme="minorHAnsi" w:hAnsiTheme="minorHAnsi" w:cstheme="minorHAnsi"/>
                <w:szCs w:val="26"/>
              </w:rPr>
              <w:t xml:space="preserve">, [A, </w:t>
            </w:r>
            <w:r>
              <w:rPr>
                <w:rFonts w:asciiTheme="minorHAnsi" w:hAnsiTheme="minorHAnsi" w:cstheme="minorHAnsi"/>
                <w:szCs w:val="26"/>
              </w:rPr>
              <w:t>2</w:t>
            </w:r>
            <w:r w:rsidRPr="003C30F5">
              <w:rPr>
                <w:rFonts w:asciiTheme="minorHAnsi" w:hAnsiTheme="minorHAnsi" w:cstheme="minorHAnsi"/>
                <w:szCs w:val="26"/>
              </w:rPr>
              <w:t>]}</w:t>
            </w:r>
            <w:r>
              <w:rPr>
                <w:rFonts w:asciiTheme="minorHAnsi" w:hAnsiTheme="minorHAnsi" w:cstheme="minorHAnsi"/>
                <w:szCs w:val="26"/>
              </w:rPr>
              <w:t xml:space="preserve"> is accepted</w:t>
            </w:r>
          </w:p>
        </w:tc>
        <w:tc>
          <w:tcPr>
            <w:tcW w:w="1949" w:type="pct"/>
            <w:shd w:val="clear" w:color="auto" w:fill="F2F2F2" w:themeFill="background1" w:themeFillShade="F2"/>
          </w:tcPr>
          <w:p w14:paraId="1A22F034" w14:textId="77777777" w:rsidR="00383D28" w:rsidRPr="00FC0AAB" w:rsidRDefault="00383D28" w:rsidP="00D96643">
            <w:pPr>
              <w:pStyle w:val="Heading1Text"/>
              <w:ind w:left="0"/>
              <w:jc w:val="left"/>
              <w:rPr>
                <w:rFonts w:asciiTheme="minorHAnsi" w:hAnsiTheme="minorHAnsi" w:cstheme="minorHAnsi"/>
                <w:lang w:val="en-GB"/>
              </w:rPr>
            </w:pPr>
            <w:r>
              <w:rPr>
                <w:rFonts w:asciiTheme="minorHAnsi" w:hAnsiTheme="minorHAnsi" w:cstheme="minorHAnsi"/>
                <w:lang w:val="en-GB"/>
              </w:rPr>
              <w:t>N/A</w:t>
            </w:r>
          </w:p>
        </w:tc>
        <w:tc>
          <w:tcPr>
            <w:tcW w:w="1652" w:type="pct"/>
            <w:shd w:val="clear" w:color="auto" w:fill="F2F2F2" w:themeFill="background1" w:themeFillShade="F2"/>
          </w:tcPr>
          <w:p w14:paraId="6CDDD9A5" w14:textId="30DA57EA" w:rsidR="00537826" w:rsidRDefault="00383D28" w:rsidP="00537826">
            <w:pPr>
              <w:pStyle w:val="Heading1Text"/>
              <w:ind w:left="0"/>
              <w:rPr>
                <w:rFonts w:asciiTheme="minorHAnsi" w:hAnsiTheme="minorHAnsi" w:cstheme="minorHAnsi"/>
                <w:szCs w:val="26"/>
              </w:rPr>
            </w:pPr>
            <w:r w:rsidRPr="00FC0AAB">
              <w:rPr>
                <w:rFonts w:asciiTheme="minorHAnsi" w:hAnsiTheme="minorHAnsi" w:cstheme="minorHAnsi"/>
                <w:lang w:val="en-GB"/>
              </w:rPr>
              <w:t>Quote</w:t>
            </w:r>
            <w:r>
              <w:rPr>
                <w:rFonts w:asciiTheme="minorHAnsi" w:hAnsiTheme="minorHAnsi" w:cstheme="minorHAnsi"/>
                <w:lang w:val="en-GB"/>
              </w:rPr>
              <w:t xml:space="preserve"> Order Ack (65)</w:t>
            </w:r>
            <w:r w:rsidR="00537826">
              <w:rPr>
                <w:rFonts w:asciiTheme="minorHAnsi" w:hAnsiTheme="minorHAnsi" w:cstheme="minorHAnsi"/>
                <w:lang w:val="en-GB"/>
              </w:rPr>
              <w:t xml:space="preserve"> - </w:t>
            </w:r>
            <w:r w:rsidR="00537826" w:rsidRPr="003C30F5">
              <w:rPr>
                <w:rFonts w:asciiTheme="minorHAnsi" w:hAnsiTheme="minorHAnsi" w:cstheme="minorHAnsi"/>
                <w:szCs w:val="26"/>
              </w:rPr>
              <w:t>{</w:t>
            </w:r>
            <w:r w:rsidR="00537826">
              <w:rPr>
                <w:rFonts w:asciiTheme="minorHAnsi" w:hAnsiTheme="minorHAnsi" w:cstheme="minorHAnsi"/>
                <w:szCs w:val="26"/>
              </w:rPr>
              <w:t>8</w:t>
            </w:r>
            <w:r w:rsidR="00537826" w:rsidRPr="003C30F5">
              <w:rPr>
                <w:rFonts w:asciiTheme="minorHAnsi" w:hAnsiTheme="minorHAnsi" w:cstheme="minorHAnsi"/>
                <w:szCs w:val="26"/>
              </w:rPr>
              <w:t xml:space="preserve">, [A, </w:t>
            </w:r>
            <w:r w:rsidR="00537826">
              <w:rPr>
                <w:rFonts w:asciiTheme="minorHAnsi" w:hAnsiTheme="minorHAnsi" w:cstheme="minorHAnsi"/>
                <w:szCs w:val="26"/>
              </w:rPr>
              <w:t>2</w:t>
            </w:r>
            <w:r w:rsidR="00537826" w:rsidRPr="003C30F5">
              <w:rPr>
                <w:rFonts w:asciiTheme="minorHAnsi" w:hAnsiTheme="minorHAnsi" w:cstheme="minorHAnsi"/>
                <w:szCs w:val="26"/>
              </w:rPr>
              <w:t>]}</w:t>
            </w:r>
            <w:r w:rsidR="00537826">
              <w:rPr>
                <w:rFonts w:asciiTheme="minorHAnsi" w:hAnsiTheme="minorHAnsi" w:cstheme="minorHAnsi"/>
                <w:szCs w:val="26"/>
              </w:rPr>
              <w:t xml:space="preserve"> accepted</w:t>
            </w:r>
          </w:p>
          <w:p w14:paraId="4965C1C6" w14:textId="15F36F14" w:rsidR="00383D28" w:rsidRPr="00FC0AAB" w:rsidRDefault="00383D28" w:rsidP="00D96643">
            <w:pPr>
              <w:pStyle w:val="Heading1Text"/>
              <w:ind w:left="0"/>
              <w:rPr>
                <w:rFonts w:asciiTheme="minorHAnsi" w:hAnsiTheme="minorHAnsi" w:cstheme="minorHAnsi"/>
                <w:lang w:val="en-GB"/>
              </w:rPr>
            </w:pPr>
          </w:p>
        </w:tc>
      </w:tr>
      <w:tr w:rsidR="00383D28" w:rsidRPr="00FC0AAB" w14:paraId="1DE51ACC" w14:textId="77777777" w:rsidTr="00D96643">
        <w:tblPrEx>
          <w:tblBorders>
            <w:insideH w:val="single" w:sz="6" w:space="0" w:color="FFFFFF" w:themeColor="background1"/>
            <w:insideV w:val="single" w:sz="6" w:space="0" w:color="FFFFFF" w:themeColor="background1"/>
          </w:tblBorders>
        </w:tblPrEx>
        <w:trPr>
          <w:trHeight w:val="37"/>
        </w:trPr>
        <w:tc>
          <w:tcPr>
            <w:tcW w:w="1399" w:type="pct"/>
            <w:shd w:val="clear" w:color="auto" w:fill="F2F2F2" w:themeFill="background1" w:themeFillShade="F2"/>
          </w:tcPr>
          <w:p w14:paraId="07C4FC5D" w14:textId="7909B10E" w:rsidR="00383D28" w:rsidRPr="00FC0AAB" w:rsidRDefault="00383D28" w:rsidP="00D96643">
            <w:pPr>
              <w:pStyle w:val="Heading1Text"/>
              <w:ind w:left="0"/>
              <w:jc w:val="left"/>
              <w:rPr>
                <w:rFonts w:asciiTheme="minorHAnsi" w:hAnsiTheme="minorHAnsi" w:cstheme="minorHAnsi"/>
                <w:lang w:val="en-GB"/>
              </w:rPr>
            </w:pPr>
            <w:r>
              <w:rPr>
                <w:rFonts w:asciiTheme="minorHAnsi" w:hAnsiTheme="minorHAnsi" w:cstheme="minorHAnsi"/>
              </w:rPr>
              <w:t xml:space="preserve">SMM is hit by </w:t>
            </w:r>
            <w:r w:rsidRPr="003C30F5">
              <w:rPr>
                <w:rFonts w:asciiTheme="minorHAnsi" w:hAnsiTheme="minorHAnsi" w:cstheme="minorHAnsi"/>
                <w:szCs w:val="26"/>
              </w:rPr>
              <w:t>{</w:t>
            </w:r>
            <w:r>
              <w:rPr>
                <w:rFonts w:asciiTheme="minorHAnsi" w:hAnsiTheme="minorHAnsi" w:cstheme="minorHAnsi"/>
                <w:szCs w:val="26"/>
              </w:rPr>
              <w:t>8</w:t>
            </w:r>
            <w:r w:rsidRPr="003C30F5">
              <w:rPr>
                <w:rFonts w:asciiTheme="minorHAnsi" w:hAnsiTheme="minorHAnsi" w:cstheme="minorHAnsi"/>
                <w:szCs w:val="26"/>
              </w:rPr>
              <w:t xml:space="preserve">, [A, </w:t>
            </w:r>
            <w:r>
              <w:rPr>
                <w:rFonts w:asciiTheme="minorHAnsi" w:hAnsiTheme="minorHAnsi" w:cstheme="minorHAnsi"/>
                <w:szCs w:val="26"/>
              </w:rPr>
              <w:t>2</w:t>
            </w:r>
            <w:r w:rsidRPr="003C30F5">
              <w:rPr>
                <w:rFonts w:asciiTheme="minorHAnsi" w:hAnsiTheme="minorHAnsi" w:cstheme="minorHAnsi"/>
                <w:szCs w:val="26"/>
              </w:rPr>
              <w:t>]}</w:t>
            </w:r>
          </w:p>
        </w:tc>
        <w:tc>
          <w:tcPr>
            <w:tcW w:w="1949" w:type="pct"/>
            <w:shd w:val="clear" w:color="auto" w:fill="F2F2F2" w:themeFill="background1" w:themeFillShade="F2"/>
          </w:tcPr>
          <w:p w14:paraId="2B1237F4" w14:textId="40B5F17D" w:rsidR="00383D28" w:rsidRPr="003C30F5" w:rsidRDefault="00383D28" w:rsidP="00D96643">
            <w:pPr>
              <w:pStyle w:val="Heading1Text"/>
              <w:ind w:left="0"/>
              <w:jc w:val="left"/>
              <w:rPr>
                <w:rFonts w:asciiTheme="minorHAnsi" w:hAnsiTheme="minorHAnsi" w:cstheme="minorHAnsi"/>
                <w:szCs w:val="26"/>
              </w:rPr>
            </w:pPr>
            <w:r w:rsidRPr="00A8425D">
              <w:rPr>
                <w:rFonts w:asciiTheme="minorHAnsi" w:hAnsiTheme="minorHAnsi" w:cstheme="minorHAnsi"/>
                <w:lang w:val="en-GB"/>
              </w:rPr>
              <w:t xml:space="preserve">Quote Cancel on </w:t>
            </w:r>
            <w:r>
              <w:rPr>
                <w:rFonts w:asciiTheme="minorHAnsi" w:hAnsiTheme="minorHAnsi" w:cstheme="minorHAnsi"/>
                <w:lang w:val="en-GB"/>
              </w:rPr>
              <w:t xml:space="preserve">Security </w:t>
            </w:r>
            <w:r w:rsidRPr="00A8425D">
              <w:rPr>
                <w:rFonts w:asciiTheme="minorHAnsi" w:hAnsiTheme="minorHAnsi" w:cstheme="minorHAnsi"/>
                <w:lang w:val="en-GB"/>
              </w:rPr>
              <w:t>Level (67)</w:t>
            </w:r>
            <w:r>
              <w:rPr>
                <w:rFonts w:asciiTheme="minorHAnsi" w:hAnsiTheme="minorHAnsi" w:cstheme="minorHAnsi"/>
                <w:lang w:val="en-GB"/>
              </w:rPr>
              <w:t xml:space="preserve"> for Security A</w:t>
            </w:r>
          </w:p>
        </w:tc>
        <w:tc>
          <w:tcPr>
            <w:tcW w:w="1652" w:type="pct"/>
            <w:shd w:val="clear" w:color="auto" w:fill="F2F2F2" w:themeFill="background1" w:themeFillShade="F2"/>
          </w:tcPr>
          <w:p w14:paraId="74F96002" w14:textId="471232D8" w:rsidR="00383D28" w:rsidRPr="00FC0AAB" w:rsidRDefault="00383D28" w:rsidP="00D96643">
            <w:pPr>
              <w:pStyle w:val="Heading1Text"/>
              <w:ind w:left="0"/>
              <w:rPr>
                <w:rFonts w:asciiTheme="minorHAnsi" w:hAnsiTheme="minorHAnsi" w:cstheme="minorHAnsi"/>
                <w:lang w:val="en-GB"/>
              </w:rPr>
            </w:pPr>
            <w:r w:rsidRPr="00A8425D">
              <w:rPr>
                <w:rFonts w:asciiTheme="minorHAnsi" w:hAnsiTheme="minorHAnsi" w:cstheme="minorHAnsi"/>
                <w:lang w:val="en-GB"/>
              </w:rPr>
              <w:t xml:space="preserve">Quote Cancel on </w:t>
            </w:r>
            <w:r>
              <w:rPr>
                <w:rFonts w:asciiTheme="minorHAnsi" w:hAnsiTheme="minorHAnsi" w:cstheme="minorHAnsi"/>
                <w:lang w:val="en-GB"/>
              </w:rPr>
              <w:t xml:space="preserve">Security </w:t>
            </w:r>
            <w:r w:rsidRPr="00A8425D">
              <w:rPr>
                <w:rFonts w:asciiTheme="minorHAnsi" w:hAnsiTheme="minorHAnsi" w:cstheme="minorHAnsi"/>
                <w:lang w:val="en-GB"/>
              </w:rPr>
              <w:t>Level (67)</w:t>
            </w:r>
            <w:r>
              <w:rPr>
                <w:rFonts w:asciiTheme="minorHAnsi" w:hAnsiTheme="minorHAnsi" w:cstheme="minorHAnsi"/>
                <w:lang w:val="en-GB"/>
              </w:rPr>
              <w:t xml:space="preserve"> for Security A</w:t>
            </w:r>
          </w:p>
        </w:tc>
      </w:tr>
      <w:tr w:rsidR="00383D28" w:rsidRPr="00FC0AAB" w14:paraId="6541CD4B" w14:textId="77777777" w:rsidTr="00D96643">
        <w:tblPrEx>
          <w:tblBorders>
            <w:insideH w:val="single" w:sz="6" w:space="0" w:color="FFFFFF" w:themeColor="background1"/>
            <w:insideV w:val="single" w:sz="6" w:space="0" w:color="FFFFFF" w:themeColor="background1"/>
          </w:tblBorders>
        </w:tblPrEx>
        <w:trPr>
          <w:trHeight w:val="37"/>
        </w:trPr>
        <w:tc>
          <w:tcPr>
            <w:tcW w:w="1399" w:type="pct"/>
            <w:shd w:val="clear" w:color="auto" w:fill="F2F2F2" w:themeFill="background1" w:themeFillShade="F2"/>
          </w:tcPr>
          <w:p w14:paraId="7941D780" w14:textId="77777777" w:rsidR="00383D28" w:rsidRDefault="00383D28" w:rsidP="00D96643">
            <w:pPr>
              <w:pStyle w:val="Heading1Text"/>
              <w:ind w:left="0"/>
              <w:jc w:val="left"/>
              <w:rPr>
                <w:rFonts w:asciiTheme="minorHAnsi" w:hAnsiTheme="minorHAnsi" w:cstheme="minorHAnsi"/>
                <w:lang w:val="en-GB"/>
              </w:rPr>
            </w:pPr>
            <w:r>
              <w:rPr>
                <w:rFonts w:asciiTheme="minorHAnsi" w:hAnsiTheme="minorHAnsi" w:cstheme="minorHAnsi"/>
                <w:lang w:val="en-GB"/>
              </w:rPr>
              <w:t>Final a</w:t>
            </w:r>
            <w:r w:rsidRPr="003C30F5">
              <w:rPr>
                <w:rFonts w:asciiTheme="minorHAnsi" w:hAnsiTheme="minorHAnsi" w:cstheme="minorHAnsi"/>
                <w:lang w:val="en-GB"/>
              </w:rPr>
              <w:t>cknowledge</w:t>
            </w:r>
            <w:r>
              <w:rPr>
                <w:rFonts w:asciiTheme="minorHAnsi" w:hAnsiTheme="minorHAnsi" w:cstheme="minorHAnsi"/>
                <w:lang w:val="en-GB"/>
              </w:rPr>
              <w:t>ment</w:t>
            </w:r>
          </w:p>
        </w:tc>
        <w:tc>
          <w:tcPr>
            <w:tcW w:w="1949" w:type="pct"/>
            <w:shd w:val="clear" w:color="auto" w:fill="F2F2F2" w:themeFill="background1" w:themeFillShade="F2"/>
          </w:tcPr>
          <w:p w14:paraId="6DF55012" w14:textId="77777777" w:rsidR="00383D28" w:rsidRDefault="00383D28" w:rsidP="00D96643">
            <w:pPr>
              <w:pStyle w:val="Heading1Text"/>
              <w:ind w:left="0"/>
              <w:jc w:val="left"/>
              <w:rPr>
                <w:rFonts w:asciiTheme="minorHAnsi" w:hAnsiTheme="minorHAnsi" w:cstheme="minorHAnsi"/>
                <w:lang w:val="en-GB"/>
              </w:rPr>
            </w:pPr>
            <w:r>
              <w:rPr>
                <w:rFonts w:asciiTheme="minorHAnsi" w:hAnsiTheme="minorHAnsi" w:cstheme="minorHAnsi"/>
                <w:lang w:val="en-GB"/>
              </w:rPr>
              <w:t>Mass Quote Ack (63)</w:t>
            </w:r>
          </w:p>
          <w:p w14:paraId="39496493" w14:textId="2D04F1B8" w:rsidR="00383D28" w:rsidRPr="00383D28" w:rsidRDefault="00383D28" w:rsidP="00D96643">
            <w:pPr>
              <w:pStyle w:val="Heading1Text"/>
              <w:numPr>
                <w:ilvl w:val="0"/>
                <w:numId w:val="180"/>
              </w:numPr>
              <w:jc w:val="left"/>
              <w:rPr>
                <w:rFonts w:asciiTheme="minorHAnsi" w:hAnsiTheme="minorHAnsi" w:cstheme="minorHAnsi"/>
                <w:lang w:val="en-GB"/>
              </w:rPr>
            </w:pPr>
            <w:r w:rsidRPr="003C30F5">
              <w:rPr>
                <w:rFonts w:asciiTheme="minorHAnsi" w:hAnsiTheme="minorHAnsi" w:cstheme="minorHAnsi"/>
                <w:szCs w:val="26"/>
              </w:rPr>
              <w:t>{</w:t>
            </w:r>
            <w:r>
              <w:rPr>
                <w:rFonts w:asciiTheme="minorHAnsi" w:hAnsiTheme="minorHAnsi" w:cstheme="minorHAnsi"/>
                <w:szCs w:val="26"/>
              </w:rPr>
              <w:t>8</w:t>
            </w:r>
            <w:r w:rsidRPr="003C30F5">
              <w:rPr>
                <w:rFonts w:asciiTheme="minorHAnsi" w:hAnsiTheme="minorHAnsi" w:cstheme="minorHAnsi"/>
                <w:szCs w:val="26"/>
              </w:rPr>
              <w:t xml:space="preserve">, [A, </w:t>
            </w:r>
            <w:r>
              <w:rPr>
                <w:rFonts w:asciiTheme="minorHAnsi" w:hAnsiTheme="minorHAnsi" w:cstheme="minorHAnsi"/>
                <w:szCs w:val="26"/>
              </w:rPr>
              <w:t>2</w:t>
            </w:r>
            <w:r w:rsidRPr="003C30F5">
              <w:rPr>
                <w:rFonts w:asciiTheme="minorHAnsi" w:hAnsiTheme="minorHAnsi" w:cstheme="minorHAnsi"/>
                <w:szCs w:val="26"/>
              </w:rPr>
              <w:t>]}</w:t>
            </w:r>
            <w:r>
              <w:rPr>
                <w:rFonts w:asciiTheme="minorHAnsi" w:hAnsiTheme="minorHAnsi" w:cstheme="minorHAnsi"/>
                <w:szCs w:val="26"/>
              </w:rPr>
              <w:t xml:space="preserve"> is accepted.</w:t>
            </w:r>
          </w:p>
          <w:p w14:paraId="1918676A" w14:textId="77777777" w:rsidR="00383D28" w:rsidRPr="00383D28" w:rsidRDefault="00383D28" w:rsidP="00D96643">
            <w:pPr>
              <w:pStyle w:val="Heading1Text"/>
              <w:numPr>
                <w:ilvl w:val="0"/>
                <w:numId w:val="180"/>
              </w:numPr>
              <w:jc w:val="left"/>
              <w:rPr>
                <w:rFonts w:asciiTheme="minorHAnsi" w:hAnsiTheme="minorHAnsi" w:cstheme="minorHAnsi"/>
                <w:lang w:val="en-GB"/>
              </w:rPr>
            </w:pPr>
            <w:r w:rsidRPr="003C30F5">
              <w:rPr>
                <w:rFonts w:asciiTheme="minorHAnsi" w:hAnsiTheme="minorHAnsi" w:cstheme="minorHAnsi"/>
                <w:szCs w:val="26"/>
              </w:rPr>
              <w:t>{</w:t>
            </w:r>
            <w:r>
              <w:rPr>
                <w:rFonts w:asciiTheme="minorHAnsi" w:hAnsiTheme="minorHAnsi" w:cstheme="minorHAnsi"/>
                <w:szCs w:val="26"/>
              </w:rPr>
              <w:t>8</w:t>
            </w:r>
            <w:r w:rsidRPr="003C30F5">
              <w:rPr>
                <w:rFonts w:asciiTheme="minorHAnsi" w:hAnsiTheme="minorHAnsi" w:cstheme="minorHAnsi"/>
                <w:szCs w:val="26"/>
              </w:rPr>
              <w:t xml:space="preserve">, [A, </w:t>
            </w:r>
            <w:r>
              <w:rPr>
                <w:rFonts w:asciiTheme="minorHAnsi" w:hAnsiTheme="minorHAnsi" w:cstheme="minorHAnsi"/>
                <w:szCs w:val="26"/>
              </w:rPr>
              <w:t>3</w:t>
            </w:r>
            <w:r w:rsidRPr="003C30F5">
              <w:rPr>
                <w:rFonts w:asciiTheme="minorHAnsi" w:hAnsiTheme="minorHAnsi" w:cstheme="minorHAnsi"/>
                <w:szCs w:val="26"/>
              </w:rPr>
              <w:t>]}</w:t>
            </w:r>
            <w:r>
              <w:rPr>
                <w:rFonts w:asciiTheme="minorHAnsi" w:hAnsiTheme="minorHAnsi" w:cstheme="minorHAnsi"/>
                <w:szCs w:val="26"/>
              </w:rPr>
              <w:t xml:space="preserve"> is rejected</w:t>
            </w:r>
          </w:p>
          <w:p w14:paraId="770DA511" w14:textId="614D3AB5" w:rsidR="00383D28" w:rsidRDefault="00383D28" w:rsidP="00D96643">
            <w:pPr>
              <w:pStyle w:val="Heading1Text"/>
              <w:numPr>
                <w:ilvl w:val="0"/>
                <w:numId w:val="180"/>
              </w:numPr>
              <w:jc w:val="left"/>
              <w:rPr>
                <w:rFonts w:asciiTheme="minorHAnsi" w:hAnsiTheme="minorHAnsi" w:cstheme="minorHAnsi"/>
                <w:lang w:val="en-GB"/>
              </w:rPr>
            </w:pPr>
            <w:r w:rsidRPr="003C30F5">
              <w:rPr>
                <w:rFonts w:asciiTheme="minorHAnsi" w:hAnsiTheme="minorHAnsi" w:cstheme="minorHAnsi"/>
                <w:szCs w:val="26"/>
              </w:rPr>
              <w:t>{</w:t>
            </w:r>
            <w:r>
              <w:rPr>
                <w:rFonts w:asciiTheme="minorHAnsi" w:hAnsiTheme="minorHAnsi" w:cstheme="minorHAnsi"/>
                <w:szCs w:val="26"/>
              </w:rPr>
              <w:t>8</w:t>
            </w:r>
            <w:r w:rsidRPr="003C30F5">
              <w:rPr>
                <w:rFonts w:asciiTheme="minorHAnsi" w:hAnsiTheme="minorHAnsi" w:cstheme="minorHAnsi"/>
                <w:szCs w:val="26"/>
              </w:rPr>
              <w:t xml:space="preserve">, [A, </w:t>
            </w:r>
            <w:r>
              <w:rPr>
                <w:rFonts w:asciiTheme="minorHAnsi" w:hAnsiTheme="minorHAnsi" w:cstheme="minorHAnsi"/>
                <w:szCs w:val="26"/>
              </w:rPr>
              <w:t>1</w:t>
            </w:r>
            <w:r w:rsidRPr="003C30F5">
              <w:rPr>
                <w:rFonts w:asciiTheme="minorHAnsi" w:hAnsiTheme="minorHAnsi" w:cstheme="minorHAnsi"/>
                <w:szCs w:val="26"/>
              </w:rPr>
              <w:t>]}</w:t>
            </w:r>
            <w:r>
              <w:rPr>
                <w:rFonts w:asciiTheme="minorHAnsi" w:hAnsiTheme="minorHAnsi" w:cstheme="minorHAnsi"/>
                <w:szCs w:val="26"/>
              </w:rPr>
              <w:t xml:space="preserve"> is rejected</w:t>
            </w:r>
          </w:p>
        </w:tc>
        <w:tc>
          <w:tcPr>
            <w:tcW w:w="1652" w:type="pct"/>
            <w:shd w:val="clear" w:color="auto" w:fill="F2F2F2" w:themeFill="background1" w:themeFillShade="F2"/>
          </w:tcPr>
          <w:p w14:paraId="6B414B35" w14:textId="77777777" w:rsidR="00383D28" w:rsidRDefault="00537826" w:rsidP="00537826">
            <w:pPr>
              <w:pStyle w:val="Heading1Text"/>
              <w:numPr>
                <w:ilvl w:val="0"/>
                <w:numId w:val="183"/>
              </w:numPr>
              <w:rPr>
                <w:rFonts w:asciiTheme="minorHAnsi" w:hAnsiTheme="minorHAnsi" w:cstheme="minorHAnsi"/>
                <w:szCs w:val="26"/>
              </w:rPr>
            </w:pPr>
            <w:r w:rsidRPr="00FC0AAB">
              <w:rPr>
                <w:rFonts w:asciiTheme="minorHAnsi" w:hAnsiTheme="minorHAnsi" w:cstheme="minorHAnsi"/>
                <w:lang w:val="en-GB"/>
              </w:rPr>
              <w:t>Quote</w:t>
            </w:r>
            <w:r>
              <w:rPr>
                <w:rFonts w:asciiTheme="minorHAnsi" w:hAnsiTheme="minorHAnsi" w:cstheme="minorHAnsi"/>
                <w:lang w:val="en-GB"/>
              </w:rPr>
              <w:t xml:space="preserve"> Order Ack (65) - </w:t>
            </w:r>
            <w:r w:rsidRPr="003C30F5">
              <w:rPr>
                <w:rFonts w:asciiTheme="minorHAnsi" w:hAnsiTheme="minorHAnsi" w:cstheme="minorHAnsi"/>
                <w:szCs w:val="26"/>
              </w:rPr>
              <w:t>{</w:t>
            </w:r>
            <w:r>
              <w:rPr>
                <w:rFonts w:asciiTheme="minorHAnsi" w:hAnsiTheme="minorHAnsi" w:cstheme="minorHAnsi"/>
                <w:szCs w:val="26"/>
              </w:rPr>
              <w:t>8</w:t>
            </w:r>
            <w:r w:rsidRPr="003C30F5">
              <w:rPr>
                <w:rFonts w:asciiTheme="minorHAnsi" w:hAnsiTheme="minorHAnsi" w:cstheme="minorHAnsi"/>
                <w:szCs w:val="26"/>
              </w:rPr>
              <w:t xml:space="preserve">, [A, </w:t>
            </w:r>
            <w:r>
              <w:rPr>
                <w:rFonts w:asciiTheme="minorHAnsi" w:hAnsiTheme="minorHAnsi" w:cstheme="minorHAnsi"/>
                <w:szCs w:val="26"/>
              </w:rPr>
              <w:t>3</w:t>
            </w:r>
            <w:r w:rsidRPr="003C30F5">
              <w:rPr>
                <w:rFonts w:asciiTheme="minorHAnsi" w:hAnsiTheme="minorHAnsi" w:cstheme="minorHAnsi"/>
                <w:szCs w:val="26"/>
              </w:rPr>
              <w:t>]}</w:t>
            </w:r>
            <w:r>
              <w:rPr>
                <w:rFonts w:asciiTheme="minorHAnsi" w:hAnsiTheme="minorHAnsi" w:cstheme="minorHAnsi"/>
                <w:szCs w:val="26"/>
              </w:rPr>
              <w:t xml:space="preserve"> rejected</w:t>
            </w:r>
          </w:p>
          <w:p w14:paraId="618277FB" w14:textId="3A2D285F" w:rsidR="00537826" w:rsidRDefault="00537826" w:rsidP="00537826">
            <w:pPr>
              <w:pStyle w:val="Heading1Text"/>
              <w:numPr>
                <w:ilvl w:val="0"/>
                <w:numId w:val="183"/>
              </w:numPr>
              <w:rPr>
                <w:rFonts w:asciiTheme="minorHAnsi" w:hAnsiTheme="minorHAnsi" w:cstheme="minorHAnsi"/>
                <w:lang w:val="en-GB"/>
              </w:rPr>
            </w:pPr>
            <w:r w:rsidRPr="00FC0AAB">
              <w:rPr>
                <w:rFonts w:asciiTheme="minorHAnsi" w:hAnsiTheme="minorHAnsi" w:cstheme="minorHAnsi"/>
                <w:lang w:val="en-GB"/>
              </w:rPr>
              <w:t>Quote</w:t>
            </w:r>
            <w:r>
              <w:rPr>
                <w:rFonts w:asciiTheme="minorHAnsi" w:hAnsiTheme="minorHAnsi" w:cstheme="minorHAnsi"/>
                <w:lang w:val="en-GB"/>
              </w:rPr>
              <w:t xml:space="preserve"> Order Ack (65) - </w:t>
            </w:r>
            <w:r w:rsidRPr="003C30F5">
              <w:rPr>
                <w:rFonts w:asciiTheme="minorHAnsi" w:hAnsiTheme="minorHAnsi" w:cstheme="minorHAnsi"/>
                <w:szCs w:val="26"/>
              </w:rPr>
              <w:t>{</w:t>
            </w:r>
            <w:r>
              <w:rPr>
                <w:rFonts w:asciiTheme="minorHAnsi" w:hAnsiTheme="minorHAnsi" w:cstheme="minorHAnsi"/>
                <w:szCs w:val="26"/>
              </w:rPr>
              <w:t>8</w:t>
            </w:r>
            <w:r w:rsidRPr="003C30F5">
              <w:rPr>
                <w:rFonts w:asciiTheme="minorHAnsi" w:hAnsiTheme="minorHAnsi" w:cstheme="minorHAnsi"/>
                <w:szCs w:val="26"/>
              </w:rPr>
              <w:t xml:space="preserve">, [A, </w:t>
            </w:r>
            <w:r>
              <w:rPr>
                <w:rFonts w:asciiTheme="minorHAnsi" w:hAnsiTheme="minorHAnsi" w:cstheme="minorHAnsi"/>
                <w:szCs w:val="26"/>
              </w:rPr>
              <w:t>1</w:t>
            </w:r>
            <w:r w:rsidRPr="003C30F5">
              <w:rPr>
                <w:rFonts w:asciiTheme="minorHAnsi" w:hAnsiTheme="minorHAnsi" w:cstheme="minorHAnsi"/>
                <w:szCs w:val="26"/>
              </w:rPr>
              <w:t>]}</w:t>
            </w:r>
            <w:r>
              <w:rPr>
                <w:rFonts w:asciiTheme="minorHAnsi" w:hAnsiTheme="minorHAnsi" w:cstheme="minorHAnsi"/>
                <w:szCs w:val="26"/>
              </w:rPr>
              <w:t xml:space="preserve"> rejected</w:t>
            </w:r>
          </w:p>
        </w:tc>
      </w:tr>
      <w:tr w:rsidR="00383D28" w:rsidRPr="00FC0AAB" w14:paraId="56FE6F86" w14:textId="77777777" w:rsidTr="00D96643">
        <w:tblPrEx>
          <w:tblBorders>
            <w:insideH w:val="single" w:sz="6" w:space="0" w:color="FFFFFF" w:themeColor="background1"/>
            <w:insideV w:val="single" w:sz="6" w:space="0" w:color="FFFFFF" w:themeColor="background1"/>
          </w:tblBorders>
        </w:tblPrEx>
        <w:trPr>
          <w:trHeight w:val="37"/>
        </w:trPr>
        <w:tc>
          <w:tcPr>
            <w:tcW w:w="1399" w:type="pct"/>
            <w:shd w:val="clear" w:color="auto" w:fill="F2F2F2" w:themeFill="background1" w:themeFillShade="F2"/>
          </w:tcPr>
          <w:p w14:paraId="286DB2C7" w14:textId="77777777" w:rsidR="00383D28" w:rsidRDefault="00383D28" w:rsidP="00D96643">
            <w:pPr>
              <w:pStyle w:val="Heading1Text"/>
              <w:ind w:left="0"/>
              <w:jc w:val="left"/>
              <w:rPr>
                <w:rFonts w:asciiTheme="minorHAnsi" w:hAnsiTheme="minorHAnsi" w:cstheme="minorHAnsi"/>
                <w:lang w:val="en-GB"/>
              </w:rPr>
            </w:pPr>
            <w:r>
              <w:rPr>
                <w:rFonts w:asciiTheme="minorHAnsi" w:hAnsiTheme="minorHAnsi" w:cstheme="minorHAnsi"/>
                <w:lang w:val="en-GB"/>
              </w:rPr>
              <w:t>Final order book</w:t>
            </w:r>
          </w:p>
        </w:tc>
        <w:tc>
          <w:tcPr>
            <w:tcW w:w="3601" w:type="pct"/>
            <w:gridSpan w:val="2"/>
            <w:shd w:val="clear" w:color="auto" w:fill="F2F2F2" w:themeFill="background1" w:themeFillShade="F2"/>
          </w:tcPr>
          <w:p w14:paraId="52A7B389" w14:textId="454742B2" w:rsidR="00383D28" w:rsidRDefault="00383D28" w:rsidP="00D96643">
            <w:pPr>
              <w:pStyle w:val="Heading1Text"/>
              <w:ind w:left="0"/>
              <w:rPr>
                <w:rFonts w:asciiTheme="minorHAnsi" w:hAnsiTheme="minorHAnsi" w:cstheme="minorHAnsi"/>
                <w:szCs w:val="26"/>
              </w:rPr>
            </w:pPr>
            <w:r>
              <w:rPr>
                <w:rFonts w:asciiTheme="minorHAnsi" w:hAnsiTheme="minorHAnsi" w:cstheme="minorHAnsi"/>
                <w:szCs w:val="26"/>
              </w:rPr>
              <w:t xml:space="preserve">Based on the following, </w:t>
            </w:r>
            <w:r>
              <w:rPr>
                <w:rFonts w:asciiTheme="minorHAnsi" w:hAnsiTheme="minorHAnsi" w:cstheme="minorHAnsi"/>
                <w:lang w:val="en-GB"/>
              </w:rPr>
              <w:t xml:space="preserve">the client can interpret that </w:t>
            </w:r>
            <w:r>
              <w:rPr>
                <w:rFonts w:asciiTheme="minorHAnsi" w:hAnsiTheme="minorHAnsi" w:cstheme="minorHAnsi"/>
                <w:szCs w:val="26"/>
              </w:rPr>
              <w:t xml:space="preserve">the quote order </w:t>
            </w:r>
            <w:r w:rsidRPr="003C30F5">
              <w:rPr>
                <w:rFonts w:asciiTheme="minorHAnsi" w:hAnsiTheme="minorHAnsi" w:cstheme="minorHAnsi"/>
                <w:szCs w:val="26"/>
              </w:rPr>
              <w:t>{</w:t>
            </w:r>
            <w:r>
              <w:rPr>
                <w:rFonts w:asciiTheme="minorHAnsi" w:hAnsiTheme="minorHAnsi" w:cstheme="minorHAnsi"/>
                <w:szCs w:val="26"/>
              </w:rPr>
              <w:t>8</w:t>
            </w:r>
            <w:r w:rsidRPr="003C30F5">
              <w:rPr>
                <w:rFonts w:asciiTheme="minorHAnsi" w:hAnsiTheme="minorHAnsi" w:cstheme="minorHAnsi"/>
                <w:szCs w:val="26"/>
              </w:rPr>
              <w:t xml:space="preserve">, [A, </w:t>
            </w:r>
            <w:r>
              <w:rPr>
                <w:rFonts w:asciiTheme="minorHAnsi" w:hAnsiTheme="minorHAnsi" w:cstheme="minorHAnsi"/>
                <w:szCs w:val="26"/>
              </w:rPr>
              <w:t>2</w:t>
            </w:r>
            <w:r w:rsidRPr="003C30F5">
              <w:rPr>
                <w:rFonts w:asciiTheme="minorHAnsi" w:hAnsiTheme="minorHAnsi" w:cstheme="minorHAnsi"/>
                <w:szCs w:val="26"/>
              </w:rPr>
              <w:t>]}</w:t>
            </w:r>
            <w:r>
              <w:rPr>
                <w:rFonts w:asciiTheme="minorHAnsi" w:hAnsiTheme="minorHAnsi" w:cstheme="minorHAnsi"/>
                <w:szCs w:val="26"/>
              </w:rPr>
              <w:t xml:space="preserve"> has been accepted and triggered the SMM.</w:t>
            </w:r>
          </w:p>
          <w:p w14:paraId="593F4744" w14:textId="457517C4" w:rsidR="00383D28" w:rsidRDefault="00383D28" w:rsidP="00383D28">
            <w:pPr>
              <w:pStyle w:val="Heading1Text"/>
              <w:numPr>
                <w:ilvl w:val="0"/>
                <w:numId w:val="182"/>
              </w:numPr>
              <w:rPr>
                <w:rFonts w:asciiTheme="minorHAnsi" w:hAnsiTheme="minorHAnsi" w:cstheme="minorHAnsi"/>
                <w:lang w:val="en-GB"/>
              </w:rPr>
            </w:pPr>
            <w:r w:rsidRPr="00A8425D">
              <w:rPr>
                <w:rFonts w:asciiTheme="minorHAnsi" w:hAnsiTheme="minorHAnsi" w:cstheme="minorHAnsi"/>
                <w:lang w:val="en-GB"/>
              </w:rPr>
              <w:t xml:space="preserve">Quote Cancel on </w:t>
            </w:r>
            <w:r>
              <w:rPr>
                <w:rFonts w:asciiTheme="minorHAnsi" w:hAnsiTheme="minorHAnsi" w:cstheme="minorHAnsi"/>
                <w:lang w:val="en-GB"/>
              </w:rPr>
              <w:t xml:space="preserve">Security </w:t>
            </w:r>
            <w:r w:rsidRPr="00A8425D">
              <w:rPr>
                <w:rFonts w:asciiTheme="minorHAnsi" w:hAnsiTheme="minorHAnsi" w:cstheme="minorHAnsi"/>
                <w:lang w:val="en-GB"/>
              </w:rPr>
              <w:t>Level (67)</w:t>
            </w:r>
            <w:r>
              <w:rPr>
                <w:rFonts w:asciiTheme="minorHAnsi" w:hAnsiTheme="minorHAnsi" w:cstheme="minorHAnsi"/>
                <w:lang w:val="en-GB"/>
              </w:rPr>
              <w:t xml:space="preserve"> for Security A; and</w:t>
            </w:r>
          </w:p>
          <w:p w14:paraId="42A7E147" w14:textId="0F505365" w:rsidR="00383D28" w:rsidRPr="00383D28" w:rsidRDefault="00383D28" w:rsidP="00383D28">
            <w:pPr>
              <w:pStyle w:val="Heading1Text"/>
              <w:numPr>
                <w:ilvl w:val="0"/>
                <w:numId w:val="182"/>
              </w:numPr>
              <w:rPr>
                <w:rFonts w:asciiTheme="minorHAnsi" w:hAnsiTheme="minorHAnsi" w:cstheme="minorHAnsi"/>
                <w:lang w:val="en-GB"/>
              </w:rPr>
            </w:pPr>
            <w:r>
              <w:rPr>
                <w:rFonts w:asciiTheme="minorHAnsi" w:hAnsiTheme="minorHAnsi" w:cstheme="minorHAnsi"/>
                <w:lang w:val="en-GB"/>
              </w:rPr>
              <w:t xml:space="preserve">Mass Quote Ack (63) - </w:t>
            </w:r>
            <w:r w:rsidRPr="003C30F5">
              <w:rPr>
                <w:rFonts w:asciiTheme="minorHAnsi" w:hAnsiTheme="minorHAnsi" w:cstheme="minorHAnsi"/>
                <w:szCs w:val="26"/>
              </w:rPr>
              <w:t>{</w:t>
            </w:r>
            <w:r>
              <w:rPr>
                <w:rFonts w:asciiTheme="minorHAnsi" w:hAnsiTheme="minorHAnsi" w:cstheme="minorHAnsi"/>
                <w:szCs w:val="26"/>
              </w:rPr>
              <w:t>8</w:t>
            </w:r>
            <w:r w:rsidRPr="003C30F5">
              <w:rPr>
                <w:rFonts w:asciiTheme="minorHAnsi" w:hAnsiTheme="minorHAnsi" w:cstheme="minorHAnsi"/>
                <w:szCs w:val="26"/>
              </w:rPr>
              <w:t xml:space="preserve">, [A, </w:t>
            </w:r>
            <w:r>
              <w:rPr>
                <w:rFonts w:asciiTheme="minorHAnsi" w:hAnsiTheme="minorHAnsi" w:cstheme="minorHAnsi"/>
                <w:szCs w:val="26"/>
              </w:rPr>
              <w:t>2</w:t>
            </w:r>
            <w:r w:rsidRPr="003C30F5">
              <w:rPr>
                <w:rFonts w:asciiTheme="minorHAnsi" w:hAnsiTheme="minorHAnsi" w:cstheme="minorHAnsi"/>
                <w:szCs w:val="26"/>
              </w:rPr>
              <w:t>]}</w:t>
            </w:r>
            <w:r>
              <w:rPr>
                <w:rFonts w:asciiTheme="minorHAnsi" w:hAnsiTheme="minorHAnsi" w:cstheme="minorHAnsi"/>
                <w:szCs w:val="26"/>
              </w:rPr>
              <w:t xml:space="preserve"> is accepted</w:t>
            </w:r>
          </w:p>
          <w:p w14:paraId="137051CA" w14:textId="005FDF67" w:rsidR="00383D28" w:rsidRDefault="00235C0B" w:rsidP="00255944">
            <w:pPr>
              <w:pStyle w:val="Heading1Text"/>
              <w:ind w:left="0"/>
              <w:rPr>
                <w:rFonts w:asciiTheme="minorHAnsi" w:hAnsiTheme="minorHAnsi" w:cstheme="minorHAnsi"/>
                <w:lang w:val="en-GB"/>
              </w:rPr>
            </w:pPr>
            <w:r>
              <w:rPr>
                <w:rFonts w:asciiTheme="minorHAnsi" w:hAnsiTheme="minorHAnsi" w:cstheme="minorHAnsi"/>
                <w:szCs w:val="26"/>
              </w:rPr>
              <w:t xml:space="preserve">The reject reason for </w:t>
            </w:r>
            <w:r w:rsidR="00383D28" w:rsidRPr="003C30F5">
              <w:rPr>
                <w:rFonts w:asciiTheme="minorHAnsi" w:hAnsiTheme="minorHAnsi" w:cstheme="minorHAnsi"/>
                <w:szCs w:val="26"/>
              </w:rPr>
              <w:t>{</w:t>
            </w:r>
            <w:r w:rsidR="00383D28">
              <w:rPr>
                <w:rFonts w:asciiTheme="minorHAnsi" w:hAnsiTheme="minorHAnsi" w:cstheme="minorHAnsi"/>
                <w:szCs w:val="26"/>
              </w:rPr>
              <w:t>8</w:t>
            </w:r>
            <w:r w:rsidR="00383D28" w:rsidRPr="003C30F5">
              <w:rPr>
                <w:rFonts w:asciiTheme="minorHAnsi" w:hAnsiTheme="minorHAnsi" w:cstheme="minorHAnsi"/>
                <w:szCs w:val="26"/>
              </w:rPr>
              <w:t xml:space="preserve">, [A, </w:t>
            </w:r>
            <w:r w:rsidR="00383D28">
              <w:rPr>
                <w:rFonts w:asciiTheme="minorHAnsi" w:hAnsiTheme="minorHAnsi" w:cstheme="minorHAnsi"/>
                <w:szCs w:val="26"/>
              </w:rPr>
              <w:t>3</w:t>
            </w:r>
            <w:r w:rsidR="00383D28" w:rsidRPr="003C30F5">
              <w:rPr>
                <w:rFonts w:asciiTheme="minorHAnsi" w:hAnsiTheme="minorHAnsi" w:cstheme="minorHAnsi"/>
                <w:szCs w:val="26"/>
              </w:rPr>
              <w:t>]}</w:t>
            </w:r>
            <w:r w:rsidR="00383D28">
              <w:rPr>
                <w:rFonts w:asciiTheme="minorHAnsi" w:hAnsiTheme="minorHAnsi" w:cstheme="minorHAnsi"/>
                <w:szCs w:val="26"/>
              </w:rPr>
              <w:t xml:space="preserve"> and </w:t>
            </w:r>
            <w:r w:rsidR="00383D28" w:rsidRPr="003C30F5">
              <w:rPr>
                <w:rFonts w:asciiTheme="minorHAnsi" w:hAnsiTheme="minorHAnsi" w:cstheme="minorHAnsi"/>
                <w:szCs w:val="26"/>
              </w:rPr>
              <w:t>{</w:t>
            </w:r>
            <w:r w:rsidR="00383D28">
              <w:rPr>
                <w:rFonts w:asciiTheme="minorHAnsi" w:hAnsiTheme="minorHAnsi" w:cstheme="minorHAnsi"/>
                <w:szCs w:val="26"/>
              </w:rPr>
              <w:t>8</w:t>
            </w:r>
            <w:r w:rsidR="00383D28" w:rsidRPr="003C30F5">
              <w:rPr>
                <w:rFonts w:asciiTheme="minorHAnsi" w:hAnsiTheme="minorHAnsi" w:cstheme="minorHAnsi"/>
                <w:szCs w:val="26"/>
              </w:rPr>
              <w:t xml:space="preserve">, [A, </w:t>
            </w:r>
            <w:r w:rsidR="00383D28">
              <w:rPr>
                <w:rFonts w:asciiTheme="minorHAnsi" w:hAnsiTheme="minorHAnsi" w:cstheme="minorHAnsi"/>
                <w:szCs w:val="26"/>
              </w:rPr>
              <w:t>1</w:t>
            </w:r>
            <w:r w:rsidR="00383D28" w:rsidRPr="003C30F5">
              <w:rPr>
                <w:rFonts w:asciiTheme="minorHAnsi" w:hAnsiTheme="minorHAnsi" w:cstheme="minorHAnsi"/>
                <w:szCs w:val="26"/>
              </w:rPr>
              <w:t>]}</w:t>
            </w:r>
            <w:r>
              <w:rPr>
                <w:rFonts w:asciiTheme="minorHAnsi" w:hAnsiTheme="minorHAnsi" w:cstheme="minorHAnsi"/>
                <w:szCs w:val="26"/>
              </w:rPr>
              <w:t xml:space="preserve"> is due to SMM.</w:t>
            </w:r>
          </w:p>
        </w:tc>
      </w:tr>
    </w:tbl>
    <w:p w14:paraId="04F69800" w14:textId="50DAFD5A" w:rsidR="00FA6835" w:rsidRDefault="00FA6835" w:rsidP="00FA6835">
      <w:pPr>
        <w:pStyle w:val="Heading3"/>
      </w:pPr>
      <w:r>
        <w:t>Implementation Notes for Quote</w:t>
      </w:r>
    </w:p>
    <w:p w14:paraId="79DB5B58" w14:textId="05BCC85A" w:rsidR="00FA6835" w:rsidRPr="00513E51" w:rsidRDefault="00FA6835" w:rsidP="00FA6835">
      <w:pPr>
        <w:rPr>
          <w:sz w:val="22"/>
          <w:szCs w:val="22"/>
        </w:rPr>
      </w:pPr>
      <w:r w:rsidRPr="00513E51">
        <w:rPr>
          <w:sz w:val="22"/>
          <w:szCs w:val="22"/>
        </w:rPr>
        <w:t>Quote has two quote response levels. The quote acknowledgements are totally different between these two leves. Client should choose a desirable one based on their business needs.</w:t>
      </w:r>
    </w:p>
    <w:p w14:paraId="6903B785" w14:textId="77777777" w:rsidR="00446B48" w:rsidRPr="00513E51" w:rsidRDefault="00446B48" w:rsidP="00446B48">
      <w:pPr>
        <w:pStyle w:val="NormalNGMDS"/>
        <w:numPr>
          <w:ilvl w:val="0"/>
          <w:numId w:val="175"/>
        </w:numPr>
        <w:rPr>
          <w:szCs w:val="22"/>
          <w:lang w:val="en-US"/>
        </w:rPr>
      </w:pPr>
      <w:r w:rsidRPr="00513E51">
        <w:rPr>
          <w:szCs w:val="22"/>
          <w:lang w:val="en-US"/>
        </w:rPr>
        <w:t>General note for quote acknowledgements</w:t>
      </w:r>
    </w:p>
    <w:p w14:paraId="4EA449C0" w14:textId="5814A333" w:rsidR="00446B48" w:rsidRPr="00513E51" w:rsidRDefault="00446B48" w:rsidP="00446B48">
      <w:pPr>
        <w:pStyle w:val="NormalNGMDS"/>
        <w:ind w:left="360"/>
        <w:rPr>
          <w:rFonts w:asciiTheme="minorHAnsi" w:hAnsiTheme="minorHAnsi" w:cstheme="minorHAnsi"/>
          <w:szCs w:val="22"/>
        </w:rPr>
      </w:pPr>
      <w:r w:rsidRPr="00513E51">
        <w:rPr>
          <w:szCs w:val="22"/>
        </w:rPr>
        <w:t>The client must read all the sections of this chapter, escpeically Section 6.16.4 and Section 6.16.10.</w:t>
      </w:r>
    </w:p>
    <w:p w14:paraId="0FAE1BD3" w14:textId="279D1143" w:rsidR="00446B48" w:rsidRPr="00513E51" w:rsidRDefault="00446B48" w:rsidP="00446B48">
      <w:pPr>
        <w:pStyle w:val="NormalNGMDS"/>
        <w:numPr>
          <w:ilvl w:val="0"/>
          <w:numId w:val="175"/>
        </w:numPr>
        <w:rPr>
          <w:szCs w:val="22"/>
          <w:lang w:val="en-US"/>
        </w:rPr>
      </w:pPr>
      <w:r w:rsidRPr="00513E51">
        <w:rPr>
          <w:szCs w:val="22"/>
          <w:lang w:val="en-US"/>
        </w:rPr>
        <w:t>Note for Quote Response Level = 2 (Acknowledge each quote message)</w:t>
      </w:r>
    </w:p>
    <w:p w14:paraId="100D5D3A" w14:textId="7C3D984D" w:rsidR="00446B48" w:rsidRPr="00513E51" w:rsidRDefault="00446B48" w:rsidP="00446B48">
      <w:pPr>
        <w:pStyle w:val="NormalNGMDS"/>
        <w:ind w:left="360"/>
        <w:rPr>
          <w:rFonts w:asciiTheme="minorHAnsi" w:hAnsiTheme="minorHAnsi" w:cstheme="minorHAnsi"/>
          <w:szCs w:val="22"/>
        </w:rPr>
      </w:pPr>
      <w:r w:rsidRPr="00513E51">
        <w:rPr>
          <w:rFonts w:asciiTheme="minorHAnsi" w:hAnsiTheme="minorHAnsi" w:cstheme="minorHAnsi"/>
          <w:szCs w:val="22"/>
        </w:rPr>
        <w:t>When all quote entries have been processed, a single acknowledgement will be returned to client.</w:t>
      </w:r>
      <w:r w:rsidR="009B026E" w:rsidRPr="00513E51">
        <w:rPr>
          <w:rFonts w:asciiTheme="minorHAnsi" w:hAnsiTheme="minorHAnsi" w:cstheme="minorHAnsi"/>
          <w:szCs w:val="22"/>
        </w:rPr>
        <w:t xml:space="preserve"> If a Mass Quote routes to multiple ME partitions, there will be multiple acknowledgements.</w:t>
      </w:r>
    </w:p>
    <w:p w14:paraId="02818761" w14:textId="4B806141" w:rsidR="009B026E" w:rsidRPr="00ED4520" w:rsidRDefault="009B026E" w:rsidP="00ED4520">
      <w:pPr>
        <w:pStyle w:val="NormalNGMDS"/>
        <w:ind w:left="360"/>
        <w:rPr>
          <w:rFonts w:asciiTheme="minorHAnsi" w:hAnsiTheme="minorHAnsi" w:cstheme="minorHAnsi"/>
          <w:szCs w:val="22"/>
        </w:rPr>
      </w:pPr>
      <w:r w:rsidRPr="00513E51">
        <w:rPr>
          <w:rFonts w:asciiTheme="minorHAnsi" w:hAnsiTheme="minorHAnsi" w:cstheme="minorHAnsi"/>
          <w:szCs w:val="22"/>
        </w:rPr>
        <w:t>That is, before receiving the final Mass Quote Ack message, the client might receive some</w:t>
      </w:r>
      <w:r w:rsidR="00D04C65">
        <w:rPr>
          <w:rFonts w:asciiTheme="minorHAnsi" w:hAnsiTheme="minorHAnsi" w:cstheme="minorHAnsi"/>
          <w:szCs w:val="22"/>
        </w:rPr>
        <w:t xml:space="preserve"> other</w:t>
      </w:r>
      <w:r w:rsidRPr="00513E51">
        <w:rPr>
          <w:rFonts w:asciiTheme="minorHAnsi" w:hAnsiTheme="minorHAnsi" w:cstheme="minorHAnsi"/>
          <w:szCs w:val="22"/>
        </w:rPr>
        <w:t xml:space="preserve"> messages.</w:t>
      </w:r>
      <w:r w:rsidR="00ED4520">
        <w:rPr>
          <w:rFonts w:asciiTheme="minorHAnsi" w:hAnsiTheme="minorHAnsi" w:cstheme="minorHAnsi"/>
          <w:szCs w:val="22"/>
        </w:rPr>
        <w:t xml:space="preserve"> </w:t>
      </w:r>
      <w:r w:rsidRPr="00513E51">
        <w:rPr>
          <w:szCs w:val="22"/>
        </w:rPr>
        <w:t>The client must carefully read Section 6.16.10 to understand those processings and scenarios.</w:t>
      </w:r>
    </w:p>
    <w:p w14:paraId="497DD82F" w14:textId="20EA344A" w:rsidR="009B026E" w:rsidRPr="00513E51" w:rsidRDefault="009B026E" w:rsidP="00446B48">
      <w:pPr>
        <w:pStyle w:val="NormalNGMDS"/>
        <w:ind w:left="360"/>
        <w:rPr>
          <w:rFonts w:asciiTheme="minorHAnsi" w:hAnsiTheme="minorHAnsi" w:cstheme="minorHAnsi"/>
          <w:szCs w:val="22"/>
        </w:rPr>
      </w:pPr>
      <w:r w:rsidRPr="00513E51">
        <w:rPr>
          <w:szCs w:val="22"/>
        </w:rPr>
        <w:t>In this response level, if client’s BSS is failed and lost the inputting quote state, based on the quote Mass Quote Ack and other messages, the client might be unable to build the final quote state. The client should have appropriate handling for this.</w:t>
      </w:r>
    </w:p>
    <w:p w14:paraId="3A951941" w14:textId="73E3B93E" w:rsidR="00FA6835" w:rsidRPr="00FA6835" w:rsidRDefault="00FA6835" w:rsidP="00FA6835">
      <w:pPr>
        <w:pStyle w:val="NormalNGMDS"/>
        <w:numPr>
          <w:ilvl w:val="0"/>
          <w:numId w:val="175"/>
        </w:numPr>
        <w:rPr>
          <w:b/>
          <w:bCs/>
          <w:szCs w:val="26"/>
          <w:lang w:val="en-US"/>
        </w:rPr>
      </w:pPr>
      <w:r w:rsidRPr="00FA6835">
        <w:rPr>
          <w:b/>
          <w:bCs/>
          <w:szCs w:val="26"/>
          <w:lang w:val="en-US"/>
        </w:rPr>
        <w:lastRenderedPageBreak/>
        <w:t>Important note for Quote Response Level = 101 (Acknowledge on order level):</w:t>
      </w:r>
    </w:p>
    <w:p w14:paraId="3FB0DC48" w14:textId="77777777" w:rsidR="00FA6835" w:rsidRDefault="00FA6835" w:rsidP="00FA6835">
      <w:pPr>
        <w:pStyle w:val="NormalNGMDS"/>
        <w:ind w:left="360"/>
        <w:rPr>
          <w:rFonts w:asciiTheme="minorHAnsi" w:hAnsiTheme="minorHAnsi" w:cstheme="minorHAnsi"/>
        </w:rPr>
      </w:pPr>
      <w:r>
        <w:rPr>
          <w:rFonts w:asciiTheme="minorHAnsi" w:hAnsiTheme="minorHAnsi" w:cstheme="minorHAnsi"/>
        </w:rPr>
        <w:t>The “A</w:t>
      </w:r>
      <w:r w:rsidRPr="009A7B31">
        <w:rPr>
          <w:rFonts w:asciiTheme="minorHAnsi" w:hAnsiTheme="minorHAnsi" w:cstheme="minorHAnsi"/>
        </w:rPr>
        <w:t>cknowledge on order level</w:t>
      </w:r>
      <w:r>
        <w:rPr>
          <w:rFonts w:asciiTheme="minorHAnsi" w:hAnsiTheme="minorHAnsi" w:cstheme="minorHAnsi"/>
        </w:rPr>
        <w:t>” will generate a lot of messages and all these messages will be returned to the client. For example, if there 10 quote entries in a Mass Quote message, it will have 20 messages generated.</w:t>
      </w:r>
    </w:p>
    <w:p w14:paraId="7EFF8B45" w14:textId="77777777" w:rsidR="00FA6835" w:rsidRDefault="00FA6835" w:rsidP="00FA6835">
      <w:pPr>
        <w:pStyle w:val="NormalNGMDS"/>
        <w:ind w:left="360"/>
        <w:rPr>
          <w:rFonts w:asciiTheme="minorHAnsi" w:hAnsiTheme="minorHAnsi" w:cstheme="minorHAnsi"/>
        </w:rPr>
      </w:pPr>
      <w:r>
        <w:rPr>
          <w:rFonts w:asciiTheme="minorHAnsi" w:hAnsiTheme="minorHAnsi" w:cstheme="minorHAnsi"/>
        </w:rPr>
        <w:t>When a client chooses to use this level, the client must ensure that:</w:t>
      </w:r>
    </w:p>
    <w:p w14:paraId="2C8EE375" w14:textId="77777777" w:rsidR="00FA6835" w:rsidRDefault="00FA6835" w:rsidP="00FA6835">
      <w:pPr>
        <w:pStyle w:val="NormalNGMDS"/>
        <w:numPr>
          <w:ilvl w:val="0"/>
          <w:numId w:val="121"/>
        </w:numPr>
        <w:ind w:left="720"/>
        <w:rPr>
          <w:rFonts w:asciiTheme="minorHAnsi" w:hAnsiTheme="minorHAnsi" w:cstheme="minorHAnsi"/>
        </w:rPr>
      </w:pPr>
      <w:r>
        <w:rPr>
          <w:rFonts w:asciiTheme="minorHAnsi" w:hAnsiTheme="minorHAnsi" w:cstheme="minorHAnsi"/>
        </w:rPr>
        <w:t>Their network bandwidth is sufficient to accommodate the messages; and</w:t>
      </w:r>
    </w:p>
    <w:p w14:paraId="00B8D00E" w14:textId="77777777" w:rsidR="00FA6835" w:rsidRDefault="00FA6835" w:rsidP="00FA6835">
      <w:pPr>
        <w:pStyle w:val="NormalNGMDS"/>
        <w:numPr>
          <w:ilvl w:val="0"/>
          <w:numId w:val="121"/>
        </w:numPr>
        <w:ind w:left="720"/>
        <w:rPr>
          <w:rFonts w:asciiTheme="minorHAnsi" w:hAnsiTheme="minorHAnsi" w:cstheme="minorHAnsi"/>
        </w:rPr>
      </w:pPr>
      <w:r>
        <w:rPr>
          <w:rFonts w:asciiTheme="minorHAnsi" w:hAnsiTheme="minorHAnsi" w:cstheme="minorHAnsi"/>
        </w:rPr>
        <w:t>Their BSS is powerful enough to process the messages.</w:t>
      </w:r>
    </w:p>
    <w:p w14:paraId="4D1266AD" w14:textId="4ABF1344" w:rsidR="00FA6835" w:rsidRDefault="00FA6835" w:rsidP="00FA6835">
      <w:pPr>
        <w:pStyle w:val="NormalNGMDS"/>
        <w:ind w:left="360"/>
        <w:rPr>
          <w:rFonts w:asciiTheme="minorHAnsi" w:hAnsiTheme="minorHAnsi" w:cstheme="minorHAnsi"/>
        </w:rPr>
      </w:pPr>
      <w:r>
        <w:rPr>
          <w:rFonts w:asciiTheme="minorHAnsi" w:hAnsiTheme="minorHAnsi" w:cstheme="minorHAnsi"/>
        </w:rPr>
        <w:t xml:space="preserve">HKEX reserves the right to </w:t>
      </w:r>
      <w:r w:rsidRPr="00417716">
        <w:rPr>
          <w:rFonts w:asciiTheme="minorHAnsi" w:hAnsiTheme="minorHAnsi" w:cstheme="minorHAnsi"/>
        </w:rPr>
        <w:t>drop the client session with or without sending a Logout (</w:t>
      </w:r>
      <w:r>
        <w:rPr>
          <w:rFonts w:asciiTheme="minorHAnsi" w:hAnsiTheme="minorHAnsi" w:cstheme="minorHAnsi"/>
        </w:rPr>
        <w:t>7</w:t>
      </w:r>
      <w:r w:rsidRPr="00417716">
        <w:rPr>
          <w:rFonts w:asciiTheme="minorHAnsi" w:hAnsiTheme="minorHAnsi" w:cstheme="minorHAnsi"/>
        </w:rPr>
        <w:t>) message</w:t>
      </w:r>
      <w:r>
        <w:rPr>
          <w:rFonts w:asciiTheme="minorHAnsi" w:hAnsiTheme="minorHAnsi" w:cstheme="minorHAnsi"/>
        </w:rPr>
        <w:t xml:space="preserve"> if the</w:t>
      </w:r>
      <w:r w:rsidR="00363951">
        <w:rPr>
          <w:rFonts w:asciiTheme="minorHAnsi" w:hAnsiTheme="minorHAnsi" w:cstheme="minorHAnsi"/>
        </w:rPr>
        <w:t xml:space="preserve"> client</w:t>
      </w:r>
      <w:r>
        <w:rPr>
          <w:rFonts w:asciiTheme="minorHAnsi" w:hAnsiTheme="minorHAnsi" w:cstheme="minorHAnsi"/>
        </w:rPr>
        <w:t xml:space="preserve"> fails to meet the above.</w:t>
      </w:r>
    </w:p>
    <w:p w14:paraId="62B935AE" w14:textId="77777777" w:rsidR="00FA6835" w:rsidRPr="00FA6835" w:rsidRDefault="00FA6835" w:rsidP="00FA6835">
      <w:pPr>
        <w:pStyle w:val="NormalNGMDS"/>
        <w:ind w:left="360"/>
        <w:rPr>
          <w:szCs w:val="26"/>
        </w:rPr>
      </w:pPr>
    </w:p>
    <w:p w14:paraId="008FA87C" w14:textId="02003EC8" w:rsidR="00FC0AAB" w:rsidRPr="0010523D" w:rsidRDefault="00FC0AAB" w:rsidP="00FC0AAB">
      <w:pPr>
        <w:pStyle w:val="Heading3"/>
      </w:pPr>
      <w:r>
        <w:t>Quote Request</w:t>
      </w:r>
    </w:p>
    <w:p w14:paraId="659984FB" w14:textId="77777777" w:rsidR="0042274E" w:rsidRDefault="0042274E" w:rsidP="0042274E">
      <w:pPr>
        <w:pStyle w:val="NormalNGMDS"/>
        <w:ind w:left="0"/>
        <w:rPr>
          <w:lang w:eastAsia="en-GB"/>
        </w:rPr>
      </w:pPr>
      <w:r>
        <w:rPr>
          <w:rFonts w:asciiTheme="minorHAnsi" w:hAnsiTheme="minorHAnsi" w:cstheme="minorHAnsi"/>
        </w:rPr>
        <w:t>The c</w:t>
      </w:r>
      <w:r w:rsidRPr="00960366">
        <w:rPr>
          <w:rFonts w:asciiTheme="minorHAnsi" w:hAnsiTheme="minorHAnsi" w:cstheme="minorHAnsi"/>
        </w:rPr>
        <w:t xml:space="preserve">lient may use </w:t>
      </w:r>
      <w:r>
        <w:rPr>
          <w:rFonts w:asciiTheme="minorHAnsi" w:hAnsiTheme="minorHAnsi" w:cstheme="minorHAnsi"/>
        </w:rPr>
        <w:t xml:space="preserve">Quote Request (18) to request for quote for a security. </w:t>
      </w:r>
      <w:r w:rsidRPr="00B9192A">
        <w:rPr>
          <w:lang w:eastAsia="en-GB"/>
        </w:rPr>
        <w:t>It can optionally specify the side and the quantity for which a price is required.</w:t>
      </w:r>
    </w:p>
    <w:p w14:paraId="4D8F86D2" w14:textId="77E0337B" w:rsidR="0042274E" w:rsidRDefault="0042274E" w:rsidP="0042274E">
      <w:pPr>
        <w:pStyle w:val="NormalNGMDS"/>
        <w:ind w:left="0"/>
        <w:rPr>
          <w:rFonts w:asciiTheme="minorHAnsi" w:hAnsiTheme="minorHAnsi" w:cstheme="minorHAnsi"/>
        </w:rPr>
      </w:pPr>
      <w:r>
        <w:rPr>
          <w:rFonts w:asciiTheme="minorHAnsi" w:hAnsiTheme="minorHAnsi" w:cstheme="minorHAnsi"/>
        </w:rPr>
        <w:t>The Quote Request Ack (69) is returned to indicate if the request is rejected or accepted.</w:t>
      </w:r>
    </w:p>
    <w:p w14:paraId="163406E0" w14:textId="77777777" w:rsidR="0042274E" w:rsidRPr="00417716" w:rsidRDefault="0042274E" w:rsidP="0042274E">
      <w:pPr>
        <w:pStyle w:val="Heading3"/>
      </w:pPr>
      <w:bookmarkStart w:id="623" w:name="_Toc170578834"/>
      <w:r w:rsidRPr="00417716">
        <w:lastRenderedPageBreak/>
        <w:t>Message Flow</w:t>
      </w:r>
      <w:bookmarkEnd w:id="623"/>
      <w:r w:rsidRPr="00417716">
        <w:t xml:space="preserve"> </w:t>
      </w:r>
    </w:p>
    <w:p w14:paraId="64F87805" w14:textId="71DFF3F7" w:rsidR="0042274E" w:rsidRDefault="0042274E" w:rsidP="0042274E">
      <w:pPr>
        <w:pStyle w:val="Heading4"/>
        <w:rPr>
          <w:rFonts w:asciiTheme="minorHAnsi" w:hAnsiTheme="minorHAnsi" w:cstheme="minorHAnsi"/>
        </w:rPr>
      </w:pPr>
      <w:bookmarkStart w:id="624" w:name="_Toc170578835"/>
      <w:r>
        <w:rPr>
          <w:rFonts w:asciiTheme="minorHAnsi" w:hAnsiTheme="minorHAnsi" w:cstheme="minorHAnsi"/>
        </w:rPr>
        <w:t>Mass Quote</w:t>
      </w:r>
      <w:r w:rsidR="00197864">
        <w:rPr>
          <w:rFonts w:asciiTheme="minorHAnsi" w:hAnsiTheme="minorHAnsi" w:cstheme="minorHAnsi"/>
        </w:rPr>
        <w:t xml:space="preserve"> – for All Accepted, All Rejected and Multiple ME</w:t>
      </w:r>
      <w:bookmarkEnd w:id="624"/>
    </w:p>
    <w:p w14:paraId="2B213DF2" w14:textId="36D14DE1" w:rsidR="0042274E" w:rsidRDefault="00197864" w:rsidP="0042274E">
      <w:pPr>
        <w:pStyle w:val="NormalNGMDS"/>
        <w:ind w:left="0"/>
      </w:pPr>
      <w:r>
        <w:object w:dxaOrig="8905" w:dyaOrig="14461" w14:anchorId="5A081C5A">
          <v:shape id="_x0000_i1031" type="#_x0000_t75" style="width:396pt;height:642.6pt" o:ole="">
            <v:imagedata r:id="rId31" o:title=""/>
          </v:shape>
          <o:OLEObject Type="Embed" ProgID="Visio.Drawing.15" ShapeID="_x0000_i1031" DrawAspect="Content" ObjectID="_1782904590" r:id="rId32"/>
        </w:object>
      </w:r>
    </w:p>
    <w:p w14:paraId="3552367F" w14:textId="77777777" w:rsidR="0042274E" w:rsidRDefault="0042274E" w:rsidP="0042274E">
      <w:pPr>
        <w:spacing w:after="200" w:line="276" w:lineRule="auto"/>
        <w:rPr>
          <w:rFonts w:eastAsiaTheme="majorEastAsia" w:cstheme="minorHAnsi"/>
          <w:b/>
          <w:bCs/>
          <w:iCs/>
          <w:color w:val="365F91"/>
          <w:sz w:val="22"/>
        </w:rPr>
      </w:pPr>
      <w:r>
        <w:rPr>
          <w:rFonts w:cstheme="minorHAnsi"/>
        </w:rPr>
        <w:br w:type="page"/>
      </w:r>
    </w:p>
    <w:p w14:paraId="745D06BB" w14:textId="48513200" w:rsidR="00197864" w:rsidRDefault="00197864" w:rsidP="00197864">
      <w:pPr>
        <w:pStyle w:val="Heading4"/>
        <w:rPr>
          <w:rFonts w:asciiTheme="minorHAnsi" w:hAnsiTheme="minorHAnsi" w:cstheme="minorHAnsi"/>
        </w:rPr>
      </w:pPr>
      <w:bookmarkStart w:id="625" w:name="_Toc170578836"/>
      <w:r>
        <w:rPr>
          <w:rFonts w:asciiTheme="minorHAnsi" w:hAnsiTheme="minorHAnsi" w:cstheme="minorHAnsi"/>
        </w:rPr>
        <w:lastRenderedPageBreak/>
        <w:t xml:space="preserve">Mass Quote – for </w:t>
      </w:r>
      <w:r w:rsidR="00751028">
        <w:rPr>
          <w:rFonts w:asciiTheme="minorHAnsi" w:hAnsiTheme="minorHAnsi" w:cstheme="minorHAnsi"/>
        </w:rPr>
        <w:t>Partially</w:t>
      </w:r>
      <w:r>
        <w:rPr>
          <w:rFonts w:asciiTheme="minorHAnsi" w:hAnsiTheme="minorHAnsi" w:cstheme="minorHAnsi"/>
        </w:rPr>
        <w:t xml:space="preserve"> Accepted and Multiple ME</w:t>
      </w:r>
      <w:bookmarkEnd w:id="625"/>
    </w:p>
    <w:p w14:paraId="132FC1A8" w14:textId="0C99351D" w:rsidR="00197864" w:rsidRPr="00197864" w:rsidRDefault="00197864" w:rsidP="00197864">
      <w:r>
        <w:object w:dxaOrig="8929" w:dyaOrig="14232" w14:anchorId="6D918308">
          <v:shape id="_x0000_i1032" type="#_x0000_t75" style="width:418.8pt;height:667.2pt" o:ole="">
            <v:imagedata r:id="rId33" o:title=""/>
          </v:shape>
          <o:OLEObject Type="Embed" ProgID="Visio.Drawing.15" ShapeID="_x0000_i1032" DrawAspect="Content" ObjectID="_1782904591" r:id="rId34"/>
        </w:object>
      </w:r>
    </w:p>
    <w:p w14:paraId="38D539B5" w14:textId="5F2BFF52" w:rsidR="00197864" w:rsidRDefault="00197864" w:rsidP="00197864">
      <w:pPr>
        <w:pStyle w:val="Heading4"/>
        <w:rPr>
          <w:rFonts w:asciiTheme="minorHAnsi" w:hAnsiTheme="minorHAnsi" w:cstheme="minorHAnsi"/>
        </w:rPr>
      </w:pPr>
      <w:bookmarkStart w:id="626" w:name="_Toc170578837"/>
      <w:r>
        <w:rPr>
          <w:rFonts w:asciiTheme="minorHAnsi" w:hAnsiTheme="minorHAnsi" w:cstheme="minorHAnsi"/>
        </w:rPr>
        <w:lastRenderedPageBreak/>
        <w:t>Mass Quote – for Immediate Matching</w:t>
      </w:r>
      <w:bookmarkEnd w:id="626"/>
    </w:p>
    <w:p w14:paraId="68D90D7D" w14:textId="10401C33" w:rsidR="00197864" w:rsidRDefault="00197864">
      <w:pPr>
        <w:spacing w:after="200" w:line="276" w:lineRule="auto"/>
        <w:rPr>
          <w:rFonts w:eastAsiaTheme="majorEastAsia" w:cstheme="minorHAnsi"/>
          <w:b/>
          <w:bCs/>
          <w:iCs/>
          <w:color w:val="365F91"/>
          <w:sz w:val="22"/>
        </w:rPr>
      </w:pPr>
      <w:r>
        <w:object w:dxaOrig="8929" w:dyaOrig="7884" w14:anchorId="175AC4E4">
          <v:shape id="_x0000_i1033" type="#_x0000_t75" style="width:446.4pt;height:394.8pt" o:ole="">
            <v:imagedata r:id="rId35" o:title=""/>
          </v:shape>
          <o:OLEObject Type="Embed" ProgID="Visio.Drawing.15" ShapeID="_x0000_i1033" DrawAspect="Content" ObjectID="_1782904592" r:id="rId36"/>
        </w:object>
      </w:r>
    </w:p>
    <w:p w14:paraId="6CF2E69A" w14:textId="77777777" w:rsidR="00F12C0B" w:rsidRDefault="00F12C0B">
      <w:pPr>
        <w:spacing w:after="200" w:line="276" w:lineRule="auto"/>
        <w:rPr>
          <w:rFonts w:eastAsiaTheme="majorEastAsia" w:cstheme="minorHAnsi"/>
          <w:b/>
          <w:bCs/>
          <w:iCs/>
          <w:color w:val="365F91"/>
          <w:sz w:val="22"/>
        </w:rPr>
      </w:pPr>
      <w:r>
        <w:rPr>
          <w:rFonts w:cstheme="minorHAnsi"/>
        </w:rPr>
        <w:br w:type="page"/>
      </w:r>
    </w:p>
    <w:p w14:paraId="2B7973BE" w14:textId="3F0E95CC" w:rsidR="00F12C0B" w:rsidRDefault="00F12C0B" w:rsidP="00F12C0B">
      <w:pPr>
        <w:pStyle w:val="Heading4"/>
        <w:rPr>
          <w:rFonts w:asciiTheme="minorHAnsi" w:hAnsiTheme="minorHAnsi" w:cstheme="minorHAnsi"/>
        </w:rPr>
      </w:pPr>
      <w:bookmarkStart w:id="627" w:name="_Toc170578838"/>
      <w:r>
        <w:rPr>
          <w:rFonts w:asciiTheme="minorHAnsi" w:hAnsiTheme="minorHAnsi" w:cstheme="minorHAnsi"/>
        </w:rPr>
        <w:lastRenderedPageBreak/>
        <w:t xml:space="preserve">Mass Quote – for </w:t>
      </w:r>
      <w:r w:rsidRPr="00F12C0B">
        <w:rPr>
          <w:rFonts w:asciiTheme="minorHAnsi" w:hAnsiTheme="minorHAnsi" w:cstheme="minorHAnsi"/>
        </w:rPr>
        <w:t>Quote Response Level=101</w:t>
      </w:r>
      <w:r>
        <w:rPr>
          <w:rFonts w:asciiTheme="minorHAnsi" w:hAnsiTheme="minorHAnsi" w:cstheme="minorHAnsi"/>
        </w:rPr>
        <w:t>(</w:t>
      </w:r>
      <w:r w:rsidR="000F1E19">
        <w:rPr>
          <w:rFonts w:asciiTheme="minorHAnsi" w:hAnsiTheme="minorHAnsi" w:cstheme="minorHAnsi"/>
        </w:rPr>
        <w:t>Acknowledge on order level</w:t>
      </w:r>
      <w:r>
        <w:rPr>
          <w:rFonts w:asciiTheme="minorHAnsi" w:hAnsiTheme="minorHAnsi" w:cstheme="minorHAnsi"/>
        </w:rPr>
        <w:t>)</w:t>
      </w:r>
      <w:bookmarkEnd w:id="627"/>
    </w:p>
    <w:p w14:paraId="12C38391" w14:textId="66F74307" w:rsidR="00F12C0B" w:rsidRDefault="00213320">
      <w:pPr>
        <w:spacing w:after="200" w:line="276" w:lineRule="auto"/>
      </w:pPr>
      <w:r>
        <w:object w:dxaOrig="7296" w:dyaOrig="9432" w14:anchorId="5880F9AD">
          <v:shape id="_x0000_i1034" type="#_x0000_t75" style="width:364.8pt;height:471.6pt" o:ole="">
            <v:imagedata r:id="rId37" o:title=""/>
          </v:shape>
          <o:OLEObject Type="Embed" ProgID="Visio.Drawing.15" ShapeID="_x0000_i1034" DrawAspect="Content" ObjectID="_1782904593" r:id="rId38"/>
        </w:object>
      </w:r>
    </w:p>
    <w:p w14:paraId="5D68FAD2" w14:textId="77777777" w:rsidR="00E20F62" w:rsidRDefault="00E20F62">
      <w:pPr>
        <w:spacing w:after="200" w:line="276" w:lineRule="auto"/>
      </w:pPr>
    </w:p>
    <w:p w14:paraId="797E536C" w14:textId="623B893B" w:rsidR="00E20F62" w:rsidRDefault="00E20F62" w:rsidP="00E20F62">
      <w:pPr>
        <w:pStyle w:val="Heading4"/>
        <w:rPr>
          <w:rFonts w:asciiTheme="minorHAnsi" w:hAnsiTheme="minorHAnsi" w:cstheme="minorHAnsi"/>
        </w:rPr>
      </w:pPr>
      <w:bookmarkStart w:id="628" w:name="_Toc170578839"/>
      <w:r>
        <w:rPr>
          <w:rFonts w:asciiTheme="minorHAnsi" w:hAnsiTheme="minorHAnsi" w:cstheme="minorHAnsi"/>
        </w:rPr>
        <w:lastRenderedPageBreak/>
        <w:t>Single Quote</w:t>
      </w:r>
      <w:bookmarkEnd w:id="628"/>
    </w:p>
    <w:p w14:paraId="70078D1C" w14:textId="5097CEA3" w:rsidR="00E20F62" w:rsidRDefault="00D240C4">
      <w:pPr>
        <w:spacing w:after="200" w:line="276" w:lineRule="auto"/>
        <w:rPr>
          <w:rFonts w:eastAsiaTheme="majorEastAsia" w:cstheme="minorHAnsi"/>
          <w:b/>
          <w:bCs/>
          <w:iCs/>
          <w:color w:val="365F91"/>
          <w:sz w:val="22"/>
        </w:rPr>
      </w:pPr>
      <w:r>
        <w:object w:dxaOrig="6816" w:dyaOrig="9984" w14:anchorId="2581419F">
          <v:shape id="_x0000_i1035" type="#_x0000_t75" style="width:448.2pt;height:656.4pt" o:ole="">
            <v:imagedata r:id="rId39" o:title=""/>
          </v:shape>
          <o:OLEObject Type="Embed" ProgID="Visio.Drawing.15" ShapeID="_x0000_i1035" DrawAspect="Content" ObjectID="_1782904594" r:id="rId40"/>
        </w:object>
      </w:r>
    </w:p>
    <w:p w14:paraId="06F9D524" w14:textId="20F9306D" w:rsidR="0042274E" w:rsidRDefault="0042274E" w:rsidP="0042274E">
      <w:pPr>
        <w:pStyle w:val="Heading4"/>
        <w:rPr>
          <w:rFonts w:asciiTheme="minorHAnsi" w:hAnsiTheme="minorHAnsi" w:cstheme="minorHAnsi"/>
        </w:rPr>
      </w:pPr>
      <w:bookmarkStart w:id="629" w:name="_Toc170578840"/>
      <w:r>
        <w:rPr>
          <w:rFonts w:asciiTheme="minorHAnsi" w:hAnsiTheme="minorHAnsi" w:cstheme="minorHAnsi"/>
        </w:rPr>
        <w:lastRenderedPageBreak/>
        <w:t>Quote Request</w:t>
      </w:r>
      <w:bookmarkEnd w:id="629"/>
    </w:p>
    <w:p w14:paraId="3972695F" w14:textId="7DB50B94" w:rsidR="0042274E" w:rsidRPr="00417716" w:rsidRDefault="00D240C4" w:rsidP="0042274E">
      <w:pPr>
        <w:pStyle w:val="NormalNGMDS"/>
        <w:ind w:left="0"/>
        <w:rPr>
          <w:rFonts w:asciiTheme="minorHAnsi" w:hAnsiTheme="minorHAnsi" w:cstheme="minorHAnsi"/>
        </w:rPr>
      </w:pPr>
      <w:r>
        <w:object w:dxaOrig="7248" w:dyaOrig="3720" w14:anchorId="71498F44">
          <v:shape id="_x0000_i1036" type="#_x0000_t75" style="width:451.2pt;height:231.6pt" o:ole="">
            <v:imagedata r:id="rId41" o:title=""/>
          </v:shape>
          <o:OLEObject Type="Embed" ProgID="Visio.Drawing.15" ShapeID="_x0000_i1036" DrawAspect="Content" ObjectID="_1782904595" r:id="rId42"/>
        </w:object>
      </w:r>
    </w:p>
    <w:p w14:paraId="75412A30" w14:textId="77777777" w:rsidR="0042274E" w:rsidRPr="00417716" w:rsidRDefault="0042274E" w:rsidP="0042274E">
      <w:pPr>
        <w:spacing w:after="200" w:line="276" w:lineRule="auto"/>
        <w:rPr>
          <w:rFonts w:eastAsiaTheme="minorHAnsi" w:cstheme="minorHAnsi"/>
          <w:color w:val="000000"/>
          <w:sz w:val="22"/>
          <w:lang w:val="en-GB"/>
        </w:rPr>
      </w:pPr>
    </w:p>
    <w:p w14:paraId="5FFC7AFB" w14:textId="77777777" w:rsidR="0042274E" w:rsidRPr="00417716" w:rsidRDefault="0042274E" w:rsidP="0042274E">
      <w:pPr>
        <w:pStyle w:val="Heading2"/>
        <w:rPr>
          <w:rFonts w:asciiTheme="minorHAnsi" w:hAnsiTheme="minorHAnsi" w:cstheme="minorHAnsi"/>
        </w:rPr>
      </w:pPr>
      <w:bookmarkStart w:id="630" w:name="_Ref384480924"/>
      <w:bookmarkStart w:id="631" w:name="_Toc170578841"/>
      <w:r w:rsidRPr="00417716">
        <w:rPr>
          <w:rFonts w:asciiTheme="minorHAnsi" w:hAnsiTheme="minorHAnsi" w:cstheme="minorHAnsi"/>
        </w:rPr>
        <w:t>Trade Report Handling</w:t>
      </w:r>
      <w:bookmarkEnd w:id="630"/>
      <w:bookmarkEnd w:id="631"/>
    </w:p>
    <w:p w14:paraId="7406DFA6" w14:textId="2839A9E1" w:rsidR="0042274E" w:rsidRPr="00346101" w:rsidRDefault="0042274E" w:rsidP="0042274E">
      <w:pPr>
        <w:pStyle w:val="NormalNGMDS"/>
        <w:ind w:left="0"/>
        <w:rPr>
          <w:rFonts w:asciiTheme="minorHAnsi" w:hAnsiTheme="minorHAnsi" w:cstheme="minorHAnsi"/>
        </w:rPr>
      </w:pPr>
      <w:r>
        <w:rPr>
          <w:rFonts w:asciiTheme="minorHAnsi" w:hAnsiTheme="minorHAnsi" w:cstheme="minorHAnsi"/>
        </w:rPr>
        <w:t xml:space="preserve">The client </w:t>
      </w:r>
      <w:r w:rsidR="00DD530E">
        <w:rPr>
          <w:rFonts w:asciiTheme="minorHAnsi" w:hAnsiTheme="minorHAnsi" w:cstheme="minorHAnsi"/>
        </w:rPr>
        <w:t>may</w:t>
      </w:r>
      <w:r w:rsidRPr="00346101">
        <w:rPr>
          <w:rFonts w:asciiTheme="minorHAnsi" w:hAnsiTheme="minorHAnsi" w:cstheme="minorHAnsi"/>
        </w:rPr>
        <w:t xml:space="preserve"> report block trade to</w:t>
      </w:r>
      <w:r>
        <w:rPr>
          <w:rFonts w:asciiTheme="minorHAnsi" w:hAnsiTheme="minorHAnsi" w:cstheme="minorHAnsi"/>
        </w:rPr>
        <w:t xml:space="preserve"> the gateway</w:t>
      </w:r>
      <w:r w:rsidRPr="00346101">
        <w:rPr>
          <w:rFonts w:asciiTheme="minorHAnsi" w:hAnsiTheme="minorHAnsi" w:cstheme="minorHAnsi"/>
        </w:rPr>
        <w:t xml:space="preserve">. There are </w:t>
      </w:r>
      <w:r>
        <w:rPr>
          <w:rFonts w:asciiTheme="minorHAnsi" w:hAnsiTheme="minorHAnsi" w:cstheme="minorHAnsi"/>
        </w:rPr>
        <w:t>three</w:t>
      </w:r>
      <w:r w:rsidRPr="00346101">
        <w:rPr>
          <w:rFonts w:asciiTheme="minorHAnsi" w:hAnsiTheme="minorHAnsi" w:cstheme="minorHAnsi"/>
        </w:rPr>
        <w:t xml:space="preserve"> types of block trades:</w:t>
      </w:r>
    </w:p>
    <w:p w14:paraId="46BED5CC" w14:textId="77777777" w:rsidR="0042274E" w:rsidRPr="00346101" w:rsidRDefault="0042274E" w:rsidP="0042274E">
      <w:pPr>
        <w:pStyle w:val="NormalNGMDS"/>
        <w:numPr>
          <w:ilvl w:val="0"/>
          <w:numId w:val="89"/>
        </w:numPr>
        <w:rPr>
          <w:rFonts w:asciiTheme="minorHAnsi" w:hAnsiTheme="minorHAnsi" w:cstheme="minorHAnsi"/>
        </w:rPr>
      </w:pPr>
      <w:r w:rsidRPr="00267D92">
        <w:rPr>
          <w:rFonts w:asciiTheme="minorHAnsi" w:hAnsiTheme="minorHAnsi" w:cstheme="minorHAnsi"/>
        </w:rPr>
        <w:t xml:space="preserve">Two-party </w:t>
      </w:r>
      <w:r>
        <w:rPr>
          <w:rFonts w:asciiTheme="minorHAnsi" w:hAnsiTheme="minorHAnsi" w:cstheme="minorHAnsi"/>
        </w:rPr>
        <w:t>Trade</w:t>
      </w:r>
    </w:p>
    <w:p w14:paraId="221CBB91" w14:textId="39520F73" w:rsidR="0042274E" w:rsidRDefault="0042274E" w:rsidP="0042274E">
      <w:pPr>
        <w:pStyle w:val="NormalNGMDS"/>
        <w:ind w:left="360"/>
        <w:rPr>
          <w:rFonts w:asciiTheme="minorHAnsi" w:hAnsiTheme="minorHAnsi" w:cstheme="minorHAnsi"/>
        </w:rPr>
      </w:pPr>
      <w:r>
        <w:rPr>
          <w:rFonts w:asciiTheme="minorHAnsi" w:hAnsiTheme="minorHAnsi" w:cstheme="minorHAnsi"/>
        </w:rPr>
        <w:t xml:space="preserve">This is an internal block </w:t>
      </w:r>
      <w:r w:rsidR="004F71DA">
        <w:rPr>
          <w:rFonts w:asciiTheme="minorHAnsi" w:hAnsiTheme="minorHAnsi" w:cstheme="minorHAnsi"/>
        </w:rPr>
        <w:t>trade,</w:t>
      </w:r>
      <w:r>
        <w:rPr>
          <w:rFonts w:asciiTheme="minorHAnsi" w:hAnsiTheme="minorHAnsi" w:cstheme="minorHAnsi"/>
        </w:rPr>
        <w:t xml:space="preserve"> and it is to </w:t>
      </w:r>
      <w:r w:rsidRPr="00267D92">
        <w:rPr>
          <w:rFonts w:asciiTheme="minorHAnsi" w:hAnsiTheme="minorHAnsi" w:cstheme="minorHAnsi"/>
        </w:rPr>
        <w:t xml:space="preserve">facilitate block trade </w:t>
      </w:r>
      <w:r>
        <w:rPr>
          <w:rFonts w:asciiTheme="minorHAnsi" w:hAnsiTheme="minorHAnsi" w:cstheme="minorHAnsi"/>
        </w:rPr>
        <w:t xml:space="preserve">reporting </w:t>
      </w:r>
      <w:r w:rsidRPr="00267D92">
        <w:rPr>
          <w:rFonts w:asciiTheme="minorHAnsi" w:hAnsiTheme="minorHAnsi" w:cstheme="minorHAnsi"/>
        </w:rPr>
        <w:t>within a participant</w:t>
      </w:r>
      <w:r>
        <w:rPr>
          <w:rFonts w:asciiTheme="minorHAnsi" w:hAnsiTheme="minorHAnsi" w:cstheme="minorHAnsi"/>
        </w:rPr>
        <w:t xml:space="preserve"> itself. B</w:t>
      </w:r>
      <w:r w:rsidRPr="00346101">
        <w:rPr>
          <w:rFonts w:asciiTheme="minorHAnsi" w:hAnsiTheme="minorHAnsi" w:cstheme="minorHAnsi"/>
        </w:rPr>
        <w:t xml:space="preserve">oth buyer and seller </w:t>
      </w:r>
      <w:r>
        <w:rPr>
          <w:rFonts w:asciiTheme="minorHAnsi" w:hAnsiTheme="minorHAnsi" w:cstheme="minorHAnsi"/>
        </w:rPr>
        <w:t xml:space="preserve">parties belong to the same </w:t>
      </w:r>
      <w:r w:rsidRPr="00267D92">
        <w:rPr>
          <w:rFonts w:asciiTheme="minorHAnsi" w:hAnsiTheme="minorHAnsi" w:cstheme="minorHAnsi"/>
        </w:rPr>
        <w:t>participant</w:t>
      </w:r>
      <w:r>
        <w:rPr>
          <w:rFonts w:asciiTheme="minorHAnsi" w:hAnsiTheme="minorHAnsi" w:cstheme="minorHAnsi"/>
        </w:rPr>
        <w:t>.</w:t>
      </w:r>
    </w:p>
    <w:p w14:paraId="435475F4" w14:textId="77777777" w:rsidR="0042274E" w:rsidRPr="00346101" w:rsidRDefault="0042274E" w:rsidP="0042274E">
      <w:pPr>
        <w:pStyle w:val="NormalNGMDS"/>
        <w:numPr>
          <w:ilvl w:val="0"/>
          <w:numId w:val="89"/>
        </w:numPr>
        <w:rPr>
          <w:rFonts w:asciiTheme="minorHAnsi" w:hAnsiTheme="minorHAnsi" w:cstheme="minorHAnsi"/>
        </w:rPr>
      </w:pPr>
      <w:r>
        <w:rPr>
          <w:rFonts w:asciiTheme="minorHAnsi" w:hAnsiTheme="minorHAnsi" w:cstheme="minorHAnsi"/>
        </w:rPr>
        <w:t>One</w:t>
      </w:r>
      <w:r w:rsidRPr="00267D92">
        <w:rPr>
          <w:rFonts w:asciiTheme="minorHAnsi" w:hAnsiTheme="minorHAnsi" w:cstheme="minorHAnsi"/>
        </w:rPr>
        <w:t>-party Trade</w:t>
      </w:r>
    </w:p>
    <w:p w14:paraId="1A3DE809" w14:textId="01E7C23F" w:rsidR="0042274E" w:rsidRDefault="0042274E" w:rsidP="0042274E">
      <w:pPr>
        <w:pStyle w:val="NormalNGMDS"/>
        <w:ind w:left="360"/>
        <w:rPr>
          <w:rFonts w:asciiTheme="minorHAnsi" w:hAnsiTheme="minorHAnsi" w:cstheme="minorHAnsi"/>
        </w:rPr>
      </w:pPr>
      <w:r>
        <w:rPr>
          <w:rFonts w:asciiTheme="minorHAnsi" w:hAnsiTheme="minorHAnsi" w:cstheme="minorHAnsi"/>
        </w:rPr>
        <w:t xml:space="preserve">This is an interbank block </w:t>
      </w:r>
      <w:r w:rsidR="004F71DA">
        <w:rPr>
          <w:rFonts w:asciiTheme="minorHAnsi" w:hAnsiTheme="minorHAnsi" w:cstheme="minorHAnsi"/>
        </w:rPr>
        <w:t>trade,</w:t>
      </w:r>
      <w:r>
        <w:rPr>
          <w:rFonts w:asciiTheme="minorHAnsi" w:hAnsiTheme="minorHAnsi" w:cstheme="minorHAnsi"/>
        </w:rPr>
        <w:t xml:space="preserve"> and it </w:t>
      </w:r>
      <w:r w:rsidRPr="00267D92">
        <w:rPr>
          <w:rFonts w:asciiTheme="minorHAnsi" w:hAnsiTheme="minorHAnsi" w:cstheme="minorHAnsi"/>
        </w:rPr>
        <w:t>is to facilitate block trade reporting within a participant</w:t>
      </w:r>
      <w:r>
        <w:rPr>
          <w:rFonts w:asciiTheme="minorHAnsi" w:hAnsiTheme="minorHAnsi" w:cstheme="minorHAnsi"/>
        </w:rPr>
        <w:t xml:space="preserve"> (both buyer and seller parties belong to the same </w:t>
      </w:r>
      <w:r w:rsidRPr="00267D92">
        <w:rPr>
          <w:rFonts w:asciiTheme="minorHAnsi" w:hAnsiTheme="minorHAnsi" w:cstheme="minorHAnsi"/>
        </w:rPr>
        <w:t>participant</w:t>
      </w:r>
      <w:r>
        <w:rPr>
          <w:rFonts w:asciiTheme="minorHAnsi" w:hAnsiTheme="minorHAnsi" w:cstheme="minorHAnsi"/>
        </w:rPr>
        <w:t>)</w:t>
      </w:r>
      <w:r w:rsidRPr="00267D92">
        <w:rPr>
          <w:rFonts w:asciiTheme="minorHAnsi" w:hAnsiTheme="minorHAnsi" w:cstheme="minorHAnsi"/>
        </w:rPr>
        <w:t xml:space="preserve"> or between two participants</w:t>
      </w:r>
      <w:r>
        <w:rPr>
          <w:rFonts w:asciiTheme="minorHAnsi" w:hAnsiTheme="minorHAnsi" w:cstheme="minorHAnsi"/>
        </w:rPr>
        <w:t>.</w:t>
      </w:r>
    </w:p>
    <w:p w14:paraId="53FB654E" w14:textId="723AA975" w:rsidR="0042274E" w:rsidRDefault="0042274E" w:rsidP="0042274E">
      <w:pPr>
        <w:pStyle w:val="NormalNGMDS"/>
        <w:ind w:left="360"/>
        <w:rPr>
          <w:rFonts w:asciiTheme="minorHAnsi" w:hAnsiTheme="minorHAnsi" w:cstheme="minorHAnsi"/>
        </w:rPr>
      </w:pPr>
      <w:r>
        <w:rPr>
          <w:rFonts w:asciiTheme="minorHAnsi" w:hAnsiTheme="minorHAnsi" w:cstheme="minorHAnsi"/>
        </w:rPr>
        <w:t xml:space="preserve">The buyer party and the seller party submit </w:t>
      </w:r>
      <w:r w:rsidR="00735277">
        <w:rPr>
          <w:rFonts w:asciiTheme="minorHAnsi" w:hAnsiTheme="minorHAnsi" w:cstheme="minorHAnsi"/>
        </w:rPr>
        <w:t xml:space="preserve">a </w:t>
      </w:r>
      <w:r>
        <w:rPr>
          <w:rFonts w:asciiTheme="minorHAnsi" w:hAnsiTheme="minorHAnsi" w:cstheme="minorHAnsi"/>
        </w:rPr>
        <w:t>one-party trade message with opposite side individually.</w:t>
      </w:r>
    </w:p>
    <w:p w14:paraId="6E6A387A" w14:textId="77777777" w:rsidR="0042274E" w:rsidRPr="00346101" w:rsidRDefault="0042274E" w:rsidP="0042274E">
      <w:pPr>
        <w:pStyle w:val="NormalNGMDS"/>
        <w:numPr>
          <w:ilvl w:val="0"/>
          <w:numId w:val="89"/>
        </w:numPr>
        <w:rPr>
          <w:rFonts w:asciiTheme="minorHAnsi" w:hAnsiTheme="minorHAnsi" w:cstheme="minorHAnsi"/>
        </w:rPr>
      </w:pPr>
      <w:r>
        <w:rPr>
          <w:rFonts w:asciiTheme="minorHAnsi" w:hAnsiTheme="minorHAnsi" w:cstheme="minorHAnsi"/>
        </w:rPr>
        <w:t xml:space="preserve">On-Behalf </w:t>
      </w:r>
      <w:r w:rsidRPr="00267D92">
        <w:rPr>
          <w:rFonts w:asciiTheme="minorHAnsi" w:hAnsiTheme="minorHAnsi" w:cstheme="minorHAnsi"/>
        </w:rPr>
        <w:t>Trade</w:t>
      </w:r>
    </w:p>
    <w:p w14:paraId="7C0583AC" w14:textId="0A973A22" w:rsidR="0042274E" w:rsidRDefault="00836D21" w:rsidP="0042274E">
      <w:pPr>
        <w:pStyle w:val="NormalNGMDS"/>
        <w:ind w:left="360"/>
        <w:rPr>
          <w:rFonts w:asciiTheme="minorHAnsi" w:hAnsiTheme="minorHAnsi" w:cstheme="minorHAnsi"/>
        </w:rPr>
      </w:pPr>
      <w:r>
        <w:rPr>
          <w:rFonts w:asciiTheme="minorHAnsi" w:hAnsiTheme="minorHAnsi" w:cstheme="minorHAnsi"/>
        </w:rPr>
        <w:t xml:space="preserve">The </w:t>
      </w:r>
      <w:r w:rsidRPr="00836D21">
        <w:rPr>
          <w:rFonts w:asciiTheme="minorHAnsi" w:hAnsiTheme="minorHAnsi" w:cstheme="minorHAnsi"/>
        </w:rPr>
        <w:t xml:space="preserve">on-behalf </w:t>
      </w:r>
      <w:r>
        <w:rPr>
          <w:rFonts w:asciiTheme="minorHAnsi" w:hAnsiTheme="minorHAnsi" w:cstheme="minorHAnsi"/>
        </w:rPr>
        <w:t xml:space="preserve">block </w:t>
      </w:r>
      <w:r w:rsidRPr="00836D21">
        <w:rPr>
          <w:rFonts w:asciiTheme="minorHAnsi" w:hAnsiTheme="minorHAnsi" w:cstheme="minorHAnsi"/>
        </w:rPr>
        <w:t xml:space="preserve">trade </w:t>
      </w:r>
      <w:r w:rsidR="0042274E" w:rsidRPr="00346101">
        <w:rPr>
          <w:rFonts w:asciiTheme="minorHAnsi" w:hAnsiTheme="minorHAnsi" w:cstheme="minorHAnsi"/>
        </w:rPr>
        <w:t xml:space="preserve">involves </w:t>
      </w:r>
      <w:r w:rsidR="0042274E">
        <w:rPr>
          <w:rFonts w:asciiTheme="minorHAnsi" w:hAnsiTheme="minorHAnsi" w:cstheme="minorHAnsi"/>
        </w:rPr>
        <w:t>three parties, the on-behalf trade agent, the buyer party and the seller party.</w:t>
      </w:r>
    </w:p>
    <w:p w14:paraId="7A99584A" w14:textId="1E438C54" w:rsidR="0042274E" w:rsidRDefault="0042274E" w:rsidP="0042274E">
      <w:pPr>
        <w:pStyle w:val="NormalNGMDS"/>
        <w:ind w:left="360"/>
        <w:rPr>
          <w:rFonts w:asciiTheme="minorHAnsi" w:hAnsiTheme="minorHAnsi" w:cstheme="minorHAnsi"/>
        </w:rPr>
      </w:pPr>
      <w:r>
        <w:rPr>
          <w:rFonts w:asciiTheme="minorHAnsi" w:hAnsiTheme="minorHAnsi" w:cstheme="minorHAnsi"/>
        </w:rPr>
        <w:t>The o</w:t>
      </w:r>
      <w:r w:rsidRPr="00267D92">
        <w:rPr>
          <w:rFonts w:asciiTheme="minorHAnsi" w:hAnsiTheme="minorHAnsi" w:cstheme="minorHAnsi"/>
        </w:rPr>
        <w:t>n</w:t>
      </w:r>
      <w:r>
        <w:rPr>
          <w:rFonts w:asciiTheme="minorHAnsi" w:hAnsiTheme="minorHAnsi" w:cstheme="minorHAnsi"/>
        </w:rPr>
        <w:t>-b</w:t>
      </w:r>
      <w:r w:rsidRPr="00267D92">
        <w:rPr>
          <w:rFonts w:asciiTheme="minorHAnsi" w:hAnsiTheme="minorHAnsi" w:cstheme="minorHAnsi"/>
        </w:rPr>
        <w:t xml:space="preserve">ehalf </w:t>
      </w:r>
      <w:r>
        <w:rPr>
          <w:rFonts w:asciiTheme="minorHAnsi" w:hAnsiTheme="minorHAnsi" w:cstheme="minorHAnsi"/>
        </w:rPr>
        <w:t>trade a</w:t>
      </w:r>
      <w:r w:rsidRPr="00267D92">
        <w:rPr>
          <w:rFonts w:asciiTheme="minorHAnsi" w:hAnsiTheme="minorHAnsi" w:cstheme="minorHAnsi"/>
        </w:rPr>
        <w:t xml:space="preserve">gent </w:t>
      </w:r>
      <w:r>
        <w:rPr>
          <w:rFonts w:asciiTheme="minorHAnsi" w:hAnsiTheme="minorHAnsi" w:cstheme="minorHAnsi"/>
        </w:rPr>
        <w:t>first submits the on-</w:t>
      </w:r>
      <w:r w:rsidR="002E3D74">
        <w:rPr>
          <w:rFonts w:asciiTheme="minorHAnsi" w:hAnsiTheme="minorHAnsi" w:cstheme="minorHAnsi"/>
        </w:rPr>
        <w:t>behalf</w:t>
      </w:r>
      <w:r>
        <w:rPr>
          <w:rFonts w:asciiTheme="minorHAnsi" w:hAnsiTheme="minorHAnsi" w:cstheme="minorHAnsi"/>
        </w:rPr>
        <w:t xml:space="preserve"> trade with both buyer and seller </w:t>
      </w:r>
      <w:proofErr w:type="gramStart"/>
      <w:r>
        <w:rPr>
          <w:rFonts w:asciiTheme="minorHAnsi" w:hAnsiTheme="minorHAnsi" w:cstheme="minorHAnsi"/>
        </w:rPr>
        <w:t>parties</w:t>
      </w:r>
      <w:proofErr w:type="gramEnd"/>
      <w:r w:rsidRPr="00346101">
        <w:rPr>
          <w:rFonts w:asciiTheme="minorHAnsi" w:hAnsiTheme="minorHAnsi" w:cstheme="minorHAnsi"/>
        </w:rPr>
        <w:t xml:space="preserve"> </w:t>
      </w:r>
      <w:r>
        <w:rPr>
          <w:rFonts w:asciiTheme="minorHAnsi" w:hAnsiTheme="minorHAnsi" w:cstheme="minorHAnsi"/>
        </w:rPr>
        <w:t>info</w:t>
      </w:r>
      <w:r w:rsidR="00735277">
        <w:rPr>
          <w:rFonts w:asciiTheme="minorHAnsi" w:hAnsiTheme="minorHAnsi" w:cstheme="minorHAnsi"/>
        </w:rPr>
        <w:t xml:space="preserve">, </w:t>
      </w:r>
      <w:r>
        <w:rPr>
          <w:rFonts w:asciiTheme="minorHAnsi" w:hAnsiTheme="minorHAnsi" w:cstheme="minorHAnsi"/>
        </w:rPr>
        <w:t>then the buyer and seller parties confirm the trade individually.</w:t>
      </w:r>
    </w:p>
    <w:p w14:paraId="67DD03FE" w14:textId="77777777" w:rsidR="0042274E" w:rsidRDefault="0042274E" w:rsidP="0042274E">
      <w:pPr>
        <w:pStyle w:val="NormalNGMDS"/>
        <w:ind w:left="0"/>
        <w:rPr>
          <w:rFonts w:asciiTheme="minorHAnsi" w:hAnsiTheme="minorHAnsi" w:cstheme="minorHAnsi"/>
        </w:rPr>
      </w:pPr>
    </w:p>
    <w:p w14:paraId="24EF23E2" w14:textId="77777777" w:rsidR="0042274E" w:rsidRPr="00417716" w:rsidRDefault="0042274E" w:rsidP="0042274E">
      <w:pPr>
        <w:pStyle w:val="Heading3"/>
      </w:pPr>
      <w:bookmarkStart w:id="632" w:name="_Toc170578842"/>
      <w:r>
        <w:t>Block Trade Matching Criteria</w:t>
      </w:r>
      <w:bookmarkEnd w:id="632"/>
    </w:p>
    <w:p w14:paraId="05404B34" w14:textId="7E38F3D3" w:rsidR="0042274E" w:rsidRDefault="00E27011" w:rsidP="0042274E">
      <w:pPr>
        <w:pStyle w:val="NormalNGMDS"/>
        <w:ind w:left="0"/>
        <w:rPr>
          <w:rFonts w:asciiTheme="minorHAnsi" w:hAnsiTheme="minorHAnsi" w:cstheme="minorHAnsi"/>
        </w:rPr>
      </w:pPr>
      <w:r>
        <w:rPr>
          <w:rFonts w:asciiTheme="minorHAnsi" w:hAnsiTheme="minorHAnsi" w:cstheme="minorHAnsi"/>
        </w:rPr>
        <w:t>The o</w:t>
      </w:r>
      <w:r w:rsidR="0042274E">
        <w:rPr>
          <w:rFonts w:asciiTheme="minorHAnsi" w:hAnsiTheme="minorHAnsi" w:cstheme="minorHAnsi"/>
        </w:rPr>
        <w:t>ne</w:t>
      </w:r>
      <w:r w:rsidR="0042274E" w:rsidRPr="00267D92">
        <w:rPr>
          <w:rFonts w:asciiTheme="minorHAnsi" w:hAnsiTheme="minorHAnsi" w:cstheme="minorHAnsi"/>
        </w:rPr>
        <w:t xml:space="preserve">-party </w:t>
      </w:r>
      <w:r w:rsidR="0042274E">
        <w:rPr>
          <w:rFonts w:asciiTheme="minorHAnsi" w:hAnsiTheme="minorHAnsi" w:cstheme="minorHAnsi"/>
        </w:rPr>
        <w:t>t</w:t>
      </w:r>
      <w:r w:rsidR="0042274E" w:rsidRPr="00267D92">
        <w:rPr>
          <w:rFonts w:asciiTheme="minorHAnsi" w:hAnsiTheme="minorHAnsi" w:cstheme="minorHAnsi"/>
        </w:rPr>
        <w:t xml:space="preserve">rade </w:t>
      </w:r>
      <w:r w:rsidR="0042274E">
        <w:rPr>
          <w:rFonts w:asciiTheme="minorHAnsi" w:hAnsiTheme="minorHAnsi" w:cstheme="minorHAnsi"/>
        </w:rPr>
        <w:t xml:space="preserve">and on-behalf trade involve the buyer and seller parties. </w:t>
      </w:r>
      <w:r w:rsidR="00786BEE">
        <w:rPr>
          <w:rFonts w:asciiTheme="minorHAnsi" w:hAnsiTheme="minorHAnsi" w:cstheme="minorHAnsi"/>
        </w:rPr>
        <w:t xml:space="preserve">Those trades </w:t>
      </w:r>
      <w:r w:rsidR="0042274E">
        <w:rPr>
          <w:rFonts w:asciiTheme="minorHAnsi" w:hAnsiTheme="minorHAnsi" w:cstheme="minorHAnsi"/>
        </w:rPr>
        <w:t>will be matched if the following criteria are met:</w:t>
      </w:r>
    </w:p>
    <w:p w14:paraId="0E91C2EA" w14:textId="77777777" w:rsidR="0042274E" w:rsidRDefault="0042274E" w:rsidP="0042274E">
      <w:pPr>
        <w:pStyle w:val="NormalNGMDS"/>
        <w:numPr>
          <w:ilvl w:val="0"/>
          <w:numId w:val="89"/>
        </w:numPr>
        <w:rPr>
          <w:rFonts w:asciiTheme="minorHAnsi" w:hAnsiTheme="minorHAnsi" w:cstheme="minorHAnsi"/>
        </w:rPr>
      </w:pPr>
      <w:r>
        <w:rPr>
          <w:rFonts w:asciiTheme="minorHAnsi" w:hAnsiTheme="minorHAnsi" w:cstheme="minorHAnsi"/>
        </w:rPr>
        <w:t>No. of instrument legs are identical between the buyer and seller sides.</w:t>
      </w:r>
    </w:p>
    <w:p w14:paraId="08EF4741" w14:textId="77777777" w:rsidR="0042274E" w:rsidRDefault="0042274E" w:rsidP="0042274E">
      <w:pPr>
        <w:pStyle w:val="NormalNGMDS"/>
        <w:numPr>
          <w:ilvl w:val="0"/>
          <w:numId w:val="89"/>
        </w:numPr>
        <w:rPr>
          <w:rFonts w:asciiTheme="minorHAnsi" w:hAnsiTheme="minorHAnsi" w:cstheme="minorHAnsi"/>
        </w:rPr>
      </w:pPr>
      <w:r>
        <w:rPr>
          <w:rFonts w:asciiTheme="minorHAnsi" w:hAnsiTheme="minorHAnsi" w:cstheme="minorHAnsi"/>
        </w:rPr>
        <w:t>Each attribute in a leg is identical between the buyer and seller sides while the side is opposite.</w:t>
      </w:r>
    </w:p>
    <w:p w14:paraId="5E8D3D96" w14:textId="77777777" w:rsidR="0042274E" w:rsidRDefault="0042274E" w:rsidP="0042274E">
      <w:pPr>
        <w:pStyle w:val="NormalNGMDS"/>
        <w:ind w:left="0"/>
        <w:rPr>
          <w:rFonts w:asciiTheme="minorHAnsi" w:hAnsiTheme="minorHAnsi" w:cstheme="minorHAnsi"/>
        </w:rPr>
      </w:pPr>
    </w:p>
    <w:p w14:paraId="6B808D70" w14:textId="77777777" w:rsidR="0042274E" w:rsidRPr="00417716" w:rsidRDefault="0042274E" w:rsidP="0042274E">
      <w:pPr>
        <w:pStyle w:val="Heading3"/>
      </w:pPr>
      <w:bookmarkStart w:id="633" w:name="_Toc170578843"/>
      <w:r>
        <w:lastRenderedPageBreak/>
        <w:t>Block Trade Matched</w:t>
      </w:r>
      <w:bookmarkEnd w:id="633"/>
    </w:p>
    <w:p w14:paraId="3DBEFBBF" w14:textId="2BF27946" w:rsidR="0042274E" w:rsidRDefault="0042274E" w:rsidP="0042274E">
      <w:pPr>
        <w:pStyle w:val="NormalNGMDS"/>
        <w:ind w:left="0"/>
      </w:pPr>
      <w:r>
        <w:rPr>
          <w:rFonts w:asciiTheme="minorHAnsi" w:hAnsiTheme="minorHAnsi" w:cstheme="minorHAnsi"/>
        </w:rPr>
        <w:t xml:space="preserve">If the block trade is confirmed, the gateway will send </w:t>
      </w:r>
      <w:r w:rsidR="00A3526E">
        <w:rPr>
          <w:rFonts w:asciiTheme="minorHAnsi" w:hAnsiTheme="minorHAnsi" w:cstheme="minorHAnsi"/>
        </w:rPr>
        <w:t xml:space="preserve">the </w:t>
      </w:r>
      <w:r w:rsidR="00AF3692">
        <w:t>Leg Instrument Matched (71)</w:t>
      </w:r>
      <w:r>
        <w:t xml:space="preserve"> message to the client to convey the matching</w:t>
      </w:r>
      <w:r w:rsidR="004F71DA">
        <w:t xml:space="preserve"> for each leg.</w:t>
      </w:r>
    </w:p>
    <w:p w14:paraId="5DB7128C" w14:textId="5FD0A73E" w:rsidR="00D75CD0" w:rsidRDefault="00D75CD0" w:rsidP="0042274E">
      <w:pPr>
        <w:pStyle w:val="NormalNGMDS"/>
        <w:ind w:left="0"/>
        <w:rPr>
          <w:rFonts w:asciiTheme="minorHAnsi" w:hAnsiTheme="minorHAnsi" w:cstheme="minorHAnsi"/>
        </w:rPr>
      </w:pPr>
      <w:r>
        <w:t>If a block has 5 legs, there will be 10 (5 * 2 sides) Leg Instrument Matched (71) messages.</w:t>
      </w:r>
    </w:p>
    <w:p w14:paraId="62CCA42E" w14:textId="77777777" w:rsidR="0042274E" w:rsidRDefault="0042274E" w:rsidP="0042274E">
      <w:pPr>
        <w:pStyle w:val="NormalNGMDS"/>
        <w:ind w:left="0"/>
        <w:rPr>
          <w:rFonts w:asciiTheme="minorHAnsi" w:hAnsiTheme="minorHAnsi" w:cstheme="minorHAnsi"/>
        </w:rPr>
      </w:pPr>
    </w:p>
    <w:p w14:paraId="5FC351B9" w14:textId="77777777" w:rsidR="0042274E" w:rsidRPr="00417716" w:rsidRDefault="0042274E" w:rsidP="0042274E">
      <w:pPr>
        <w:pStyle w:val="Heading3"/>
      </w:pPr>
      <w:bookmarkStart w:id="634" w:name="_Toc170578844"/>
      <w:r>
        <w:t>Two</w:t>
      </w:r>
      <w:r w:rsidRPr="00D83846">
        <w:t xml:space="preserve">-party </w:t>
      </w:r>
      <w:r>
        <w:t>T</w:t>
      </w:r>
      <w:r w:rsidRPr="00D83846">
        <w:t>rade</w:t>
      </w:r>
      <w:bookmarkEnd w:id="634"/>
    </w:p>
    <w:p w14:paraId="63231E51" w14:textId="77777777" w:rsidR="0042274E" w:rsidRDefault="0042274E" w:rsidP="0042274E">
      <w:pPr>
        <w:pStyle w:val="NormalNGMDS"/>
        <w:ind w:left="0"/>
        <w:rPr>
          <w:rFonts w:asciiTheme="minorHAnsi" w:hAnsiTheme="minorHAnsi" w:cstheme="minorHAnsi"/>
        </w:rPr>
      </w:pPr>
      <w:r w:rsidRPr="00397EC1">
        <w:rPr>
          <w:rFonts w:asciiTheme="minorHAnsi" w:hAnsiTheme="minorHAnsi" w:cstheme="minorHAnsi"/>
        </w:rPr>
        <w:t>This is an internal block trade</w:t>
      </w:r>
      <w:r>
        <w:rPr>
          <w:rFonts w:asciiTheme="minorHAnsi" w:hAnsiTheme="minorHAnsi" w:cstheme="minorHAnsi"/>
        </w:rPr>
        <w:t xml:space="preserve"> or direct trade within a participant. The client can submit the Two-party Trade Request (19) message to report a two-party trade.</w:t>
      </w:r>
    </w:p>
    <w:p w14:paraId="554EE9C8" w14:textId="6AD5E338" w:rsidR="0042274E" w:rsidRDefault="0042274E" w:rsidP="0042274E">
      <w:pPr>
        <w:pStyle w:val="NormalNGMDS"/>
        <w:ind w:left="0"/>
        <w:rPr>
          <w:rFonts w:asciiTheme="minorHAnsi" w:hAnsiTheme="minorHAnsi" w:cstheme="minorHAnsi"/>
        </w:rPr>
      </w:pPr>
      <w:r>
        <w:rPr>
          <w:rFonts w:asciiTheme="minorHAnsi" w:hAnsiTheme="minorHAnsi" w:cstheme="minorHAnsi"/>
        </w:rPr>
        <w:t xml:space="preserve">The gateway will return </w:t>
      </w:r>
      <w:r w:rsidR="00AF3692">
        <w:rPr>
          <w:rFonts w:asciiTheme="minorHAnsi" w:hAnsiTheme="minorHAnsi" w:cstheme="minorHAnsi"/>
        </w:rPr>
        <w:t>Two-party Trade Request Ack (72)</w:t>
      </w:r>
      <w:r>
        <w:rPr>
          <w:rFonts w:asciiTheme="minorHAnsi" w:hAnsiTheme="minorHAnsi" w:cstheme="minorHAnsi"/>
        </w:rPr>
        <w:t xml:space="preserve"> message to the client with the Trade Status field = 1 (Rejected) or 3 (Confirmed).</w:t>
      </w:r>
    </w:p>
    <w:p w14:paraId="4F6B8E1F" w14:textId="65EFA41B" w:rsidR="0042274E" w:rsidRDefault="0042274E" w:rsidP="0042274E">
      <w:pPr>
        <w:pStyle w:val="NormalNGMDS"/>
        <w:ind w:left="0"/>
        <w:rPr>
          <w:rFonts w:asciiTheme="minorHAnsi" w:hAnsiTheme="minorHAnsi" w:cstheme="minorHAnsi"/>
        </w:rPr>
      </w:pPr>
      <w:r>
        <w:rPr>
          <w:rFonts w:asciiTheme="minorHAnsi" w:hAnsiTheme="minorHAnsi" w:cstheme="minorHAnsi"/>
        </w:rPr>
        <w:t xml:space="preserve">If the block trade is </w:t>
      </w:r>
      <w:r w:rsidR="002E3D74">
        <w:rPr>
          <w:rFonts w:asciiTheme="minorHAnsi" w:hAnsiTheme="minorHAnsi" w:cstheme="minorHAnsi"/>
        </w:rPr>
        <w:t>confirmed</w:t>
      </w:r>
      <w:r>
        <w:rPr>
          <w:rFonts w:asciiTheme="minorHAnsi" w:hAnsiTheme="minorHAnsi" w:cstheme="minorHAnsi"/>
        </w:rPr>
        <w:t xml:space="preserve">, i.e. Trade Status = 3 (Confirmed), </w:t>
      </w:r>
      <w:r w:rsidR="004324C3">
        <w:rPr>
          <w:rFonts w:asciiTheme="minorHAnsi" w:hAnsiTheme="minorHAnsi" w:cstheme="minorHAnsi"/>
        </w:rPr>
        <w:t xml:space="preserve">the </w:t>
      </w:r>
      <w:r w:rsidR="00AF3692">
        <w:t>Leg Instrument Matched (71)</w:t>
      </w:r>
      <w:r>
        <w:t xml:space="preserve"> message will be generated.</w:t>
      </w:r>
    </w:p>
    <w:p w14:paraId="6C382DC0" w14:textId="77777777" w:rsidR="0042274E" w:rsidRDefault="0042274E" w:rsidP="0042274E">
      <w:pPr>
        <w:pStyle w:val="NormalNGMDS"/>
        <w:ind w:left="0"/>
        <w:rPr>
          <w:rFonts w:asciiTheme="minorHAnsi" w:hAnsiTheme="minorHAnsi" w:cstheme="minorHAnsi"/>
        </w:rPr>
      </w:pPr>
    </w:p>
    <w:p w14:paraId="42400D92" w14:textId="77777777" w:rsidR="0042274E" w:rsidRPr="00417716" w:rsidRDefault="0042274E" w:rsidP="0042274E">
      <w:pPr>
        <w:pStyle w:val="Heading3"/>
      </w:pPr>
      <w:bookmarkStart w:id="635" w:name="_Toc170578845"/>
      <w:r>
        <w:t>O</w:t>
      </w:r>
      <w:r w:rsidRPr="00D83846">
        <w:t xml:space="preserve">ne-party </w:t>
      </w:r>
      <w:r>
        <w:t>T</w:t>
      </w:r>
      <w:r w:rsidRPr="00D83846">
        <w:t>rade</w:t>
      </w:r>
      <w:bookmarkEnd w:id="635"/>
    </w:p>
    <w:p w14:paraId="2E556664" w14:textId="77777777" w:rsidR="0042274E" w:rsidRDefault="0042274E" w:rsidP="0042274E">
      <w:pPr>
        <w:pStyle w:val="NormalNGMDS"/>
        <w:ind w:left="0"/>
        <w:rPr>
          <w:rFonts w:asciiTheme="minorHAnsi" w:hAnsiTheme="minorHAnsi" w:cstheme="minorHAnsi"/>
        </w:rPr>
      </w:pPr>
      <w:r w:rsidRPr="00397EC1">
        <w:rPr>
          <w:rFonts w:asciiTheme="minorHAnsi" w:hAnsiTheme="minorHAnsi" w:cstheme="minorHAnsi"/>
        </w:rPr>
        <w:t xml:space="preserve">This is an </w:t>
      </w:r>
      <w:r>
        <w:rPr>
          <w:rFonts w:asciiTheme="minorHAnsi" w:hAnsiTheme="minorHAnsi" w:cstheme="minorHAnsi"/>
        </w:rPr>
        <w:t>interbank</w:t>
      </w:r>
      <w:r w:rsidRPr="00397EC1">
        <w:rPr>
          <w:rFonts w:asciiTheme="minorHAnsi" w:hAnsiTheme="minorHAnsi" w:cstheme="minorHAnsi"/>
        </w:rPr>
        <w:t xml:space="preserve"> block trade</w:t>
      </w:r>
      <w:r>
        <w:rPr>
          <w:rFonts w:asciiTheme="minorHAnsi" w:hAnsiTheme="minorHAnsi" w:cstheme="minorHAnsi"/>
        </w:rPr>
        <w:t>. The client can submit One-party Trade Request (20) message to report a one-party trade.</w:t>
      </w:r>
    </w:p>
    <w:p w14:paraId="1D45E7B1" w14:textId="77777777" w:rsidR="0042274E" w:rsidRDefault="0042274E" w:rsidP="0042274E">
      <w:pPr>
        <w:pStyle w:val="NormalNGMDS"/>
        <w:ind w:left="0"/>
        <w:rPr>
          <w:rFonts w:asciiTheme="minorHAnsi" w:hAnsiTheme="minorHAnsi" w:cstheme="minorHAnsi"/>
        </w:rPr>
      </w:pPr>
      <w:r>
        <w:rPr>
          <w:rFonts w:asciiTheme="minorHAnsi" w:hAnsiTheme="minorHAnsi" w:cstheme="minorHAnsi"/>
        </w:rPr>
        <w:t xml:space="preserve">Both </w:t>
      </w:r>
      <w:r w:rsidRPr="00BD1465">
        <w:rPr>
          <w:rFonts w:asciiTheme="minorHAnsi" w:hAnsiTheme="minorHAnsi" w:cstheme="minorHAnsi"/>
        </w:rPr>
        <w:t xml:space="preserve">buyer party and the seller party </w:t>
      </w:r>
      <w:r>
        <w:rPr>
          <w:rFonts w:asciiTheme="minorHAnsi" w:hAnsiTheme="minorHAnsi" w:cstheme="minorHAnsi"/>
        </w:rPr>
        <w:t xml:space="preserve">need to </w:t>
      </w:r>
      <w:r w:rsidRPr="00BD1465">
        <w:rPr>
          <w:rFonts w:asciiTheme="minorHAnsi" w:hAnsiTheme="minorHAnsi" w:cstheme="minorHAnsi"/>
        </w:rPr>
        <w:t>submi</w:t>
      </w:r>
      <w:r>
        <w:rPr>
          <w:rFonts w:asciiTheme="minorHAnsi" w:hAnsiTheme="minorHAnsi" w:cstheme="minorHAnsi"/>
        </w:rPr>
        <w:t>t the</w:t>
      </w:r>
      <w:r w:rsidRPr="00BD1465">
        <w:rPr>
          <w:rFonts w:asciiTheme="minorHAnsi" w:hAnsiTheme="minorHAnsi" w:cstheme="minorHAnsi"/>
        </w:rPr>
        <w:t xml:space="preserve"> </w:t>
      </w:r>
      <w:r>
        <w:rPr>
          <w:rFonts w:asciiTheme="minorHAnsi" w:hAnsiTheme="minorHAnsi" w:cstheme="minorHAnsi"/>
        </w:rPr>
        <w:t>One-party Trade Request (20) of their side to the gateway.</w:t>
      </w:r>
    </w:p>
    <w:p w14:paraId="1DD63138" w14:textId="25082547" w:rsidR="0042274E" w:rsidRDefault="0042274E" w:rsidP="0042274E">
      <w:pPr>
        <w:pStyle w:val="NormalNGMDS"/>
        <w:ind w:left="0"/>
        <w:rPr>
          <w:rFonts w:asciiTheme="minorHAnsi" w:hAnsiTheme="minorHAnsi" w:cstheme="minorHAnsi"/>
        </w:rPr>
      </w:pPr>
      <w:r>
        <w:rPr>
          <w:rFonts w:asciiTheme="minorHAnsi" w:hAnsiTheme="minorHAnsi" w:cstheme="minorHAnsi"/>
        </w:rPr>
        <w:t xml:space="preserve">The workflow of </w:t>
      </w:r>
      <w:r w:rsidR="006113DF">
        <w:rPr>
          <w:rFonts w:asciiTheme="minorHAnsi" w:hAnsiTheme="minorHAnsi" w:cstheme="minorHAnsi"/>
        </w:rPr>
        <w:t>one-party</w:t>
      </w:r>
      <w:r w:rsidRPr="00B67599">
        <w:rPr>
          <w:rFonts w:asciiTheme="minorHAnsi" w:hAnsiTheme="minorHAnsi" w:cstheme="minorHAnsi"/>
        </w:rPr>
        <w:t xml:space="preserve"> </w:t>
      </w:r>
      <w:r>
        <w:rPr>
          <w:rFonts w:asciiTheme="minorHAnsi" w:hAnsiTheme="minorHAnsi" w:cstheme="minorHAnsi"/>
        </w:rPr>
        <w:t>t</w:t>
      </w:r>
      <w:r w:rsidRPr="00B67599">
        <w:rPr>
          <w:rFonts w:asciiTheme="minorHAnsi" w:hAnsiTheme="minorHAnsi" w:cstheme="minorHAnsi"/>
        </w:rPr>
        <w:t>rade</w:t>
      </w:r>
      <w:r>
        <w:rPr>
          <w:rFonts w:asciiTheme="minorHAnsi" w:hAnsiTheme="minorHAnsi" w:cstheme="minorHAnsi"/>
        </w:rPr>
        <w:t xml:space="preserve"> is as below:</w:t>
      </w:r>
    </w:p>
    <w:p w14:paraId="3D2AE27F" w14:textId="77777777" w:rsidR="0042274E" w:rsidRDefault="0042274E" w:rsidP="0042274E">
      <w:pPr>
        <w:pStyle w:val="NormalNGMDS"/>
        <w:numPr>
          <w:ilvl w:val="0"/>
          <w:numId w:val="168"/>
        </w:numPr>
        <w:rPr>
          <w:rFonts w:asciiTheme="minorHAnsi" w:hAnsiTheme="minorHAnsi" w:cstheme="minorHAnsi"/>
        </w:rPr>
      </w:pPr>
      <w:r>
        <w:rPr>
          <w:rFonts w:asciiTheme="minorHAnsi" w:hAnsiTheme="minorHAnsi" w:cstheme="minorHAnsi"/>
        </w:rPr>
        <w:t>For the first submission of a one-party trade:</w:t>
      </w:r>
    </w:p>
    <w:p w14:paraId="314001F9" w14:textId="77777777" w:rsidR="0042274E" w:rsidRDefault="0042274E" w:rsidP="0042274E">
      <w:pPr>
        <w:pStyle w:val="NormalNGMDS"/>
        <w:ind w:left="360"/>
        <w:rPr>
          <w:rFonts w:asciiTheme="minorHAnsi" w:hAnsiTheme="minorHAnsi" w:cstheme="minorHAnsi"/>
        </w:rPr>
      </w:pPr>
      <w:r w:rsidRPr="000B3120">
        <w:rPr>
          <w:rFonts w:asciiTheme="minorHAnsi" w:hAnsiTheme="minorHAnsi" w:cstheme="minorHAnsi"/>
        </w:rPr>
        <w:t xml:space="preserve">The gateway will return </w:t>
      </w:r>
      <w:r>
        <w:rPr>
          <w:rFonts w:asciiTheme="minorHAnsi" w:hAnsiTheme="minorHAnsi" w:cstheme="minorHAnsi"/>
        </w:rPr>
        <w:t>One-party Trade Request Ack (73)</w:t>
      </w:r>
      <w:r w:rsidRPr="000B3120">
        <w:rPr>
          <w:rFonts w:asciiTheme="minorHAnsi" w:hAnsiTheme="minorHAnsi" w:cstheme="minorHAnsi"/>
        </w:rPr>
        <w:t xml:space="preserve"> message to the client with the Trade Status field = 1 (Rejected) or </w:t>
      </w:r>
      <w:r>
        <w:rPr>
          <w:rFonts w:asciiTheme="minorHAnsi" w:hAnsiTheme="minorHAnsi" w:cstheme="minorHAnsi"/>
        </w:rPr>
        <w:t>2</w:t>
      </w:r>
      <w:r w:rsidRPr="000B3120">
        <w:rPr>
          <w:rFonts w:asciiTheme="minorHAnsi" w:hAnsiTheme="minorHAnsi" w:cstheme="minorHAnsi"/>
        </w:rPr>
        <w:t xml:space="preserve"> (</w:t>
      </w:r>
      <w:r>
        <w:rPr>
          <w:rFonts w:asciiTheme="minorHAnsi" w:hAnsiTheme="minorHAnsi" w:cstheme="minorHAnsi"/>
        </w:rPr>
        <w:t>Accepted</w:t>
      </w:r>
      <w:r w:rsidRPr="000B3120">
        <w:rPr>
          <w:rFonts w:asciiTheme="minorHAnsi" w:hAnsiTheme="minorHAnsi" w:cstheme="minorHAnsi"/>
        </w:rPr>
        <w:t>).</w:t>
      </w:r>
    </w:p>
    <w:p w14:paraId="7F986D24" w14:textId="3CF0624C" w:rsidR="0042274E" w:rsidRDefault="0042274E" w:rsidP="0042274E">
      <w:pPr>
        <w:pStyle w:val="NormalNGMDS"/>
        <w:ind w:left="360"/>
        <w:rPr>
          <w:rFonts w:asciiTheme="minorHAnsi" w:hAnsiTheme="minorHAnsi" w:cstheme="minorHAnsi"/>
        </w:rPr>
      </w:pPr>
      <w:r>
        <w:rPr>
          <w:rFonts w:asciiTheme="minorHAnsi" w:hAnsiTheme="minorHAnsi" w:cstheme="minorHAnsi"/>
        </w:rPr>
        <w:t>If it is accepted by the system</w:t>
      </w:r>
      <w:r w:rsidR="00D20E3B">
        <w:rPr>
          <w:rFonts w:asciiTheme="minorHAnsi" w:hAnsiTheme="minorHAnsi" w:cstheme="minorHAnsi"/>
        </w:rPr>
        <w:t xml:space="preserve"> (i.e. Trade Status = 2 (Accepted))</w:t>
      </w:r>
      <w:r>
        <w:rPr>
          <w:rFonts w:asciiTheme="minorHAnsi" w:hAnsiTheme="minorHAnsi" w:cstheme="minorHAnsi"/>
        </w:rPr>
        <w:t>, the One-party Trade Submission Notification (74) message will be conveyed to the counterparty to indicate this submission. This accepted first submission of block trade will be pending in the system for matching.</w:t>
      </w:r>
    </w:p>
    <w:p w14:paraId="15A00D6B" w14:textId="77777777" w:rsidR="0042274E" w:rsidRDefault="0042274E" w:rsidP="0042274E">
      <w:pPr>
        <w:pStyle w:val="NormalNGMDS"/>
        <w:numPr>
          <w:ilvl w:val="0"/>
          <w:numId w:val="168"/>
        </w:numPr>
        <w:rPr>
          <w:rFonts w:asciiTheme="minorHAnsi" w:hAnsiTheme="minorHAnsi" w:cstheme="minorHAnsi"/>
        </w:rPr>
      </w:pPr>
      <w:r>
        <w:rPr>
          <w:rFonts w:asciiTheme="minorHAnsi" w:hAnsiTheme="minorHAnsi" w:cstheme="minorHAnsi"/>
        </w:rPr>
        <w:t>For the later submission</w:t>
      </w:r>
      <w:r w:rsidRPr="00BC1360">
        <w:rPr>
          <w:rFonts w:asciiTheme="minorHAnsi" w:hAnsiTheme="minorHAnsi" w:cstheme="minorHAnsi"/>
        </w:rPr>
        <w:t xml:space="preserve"> </w:t>
      </w:r>
      <w:r>
        <w:rPr>
          <w:rFonts w:asciiTheme="minorHAnsi" w:hAnsiTheme="minorHAnsi" w:cstheme="minorHAnsi"/>
        </w:rPr>
        <w:t>of the same one-party trade</w:t>
      </w:r>
    </w:p>
    <w:p w14:paraId="382F87C8" w14:textId="3F33ABFF" w:rsidR="0042274E" w:rsidRDefault="0042274E" w:rsidP="0042274E">
      <w:pPr>
        <w:pStyle w:val="NormalNGMDS"/>
        <w:ind w:left="360"/>
        <w:rPr>
          <w:rFonts w:asciiTheme="minorHAnsi" w:hAnsiTheme="minorHAnsi" w:cstheme="minorHAnsi"/>
        </w:rPr>
      </w:pPr>
      <w:r w:rsidRPr="000B3120">
        <w:rPr>
          <w:rFonts w:asciiTheme="minorHAnsi" w:hAnsiTheme="minorHAnsi" w:cstheme="minorHAnsi"/>
        </w:rPr>
        <w:t xml:space="preserve">The gateway will return </w:t>
      </w:r>
      <w:r>
        <w:rPr>
          <w:rFonts w:asciiTheme="minorHAnsi" w:hAnsiTheme="minorHAnsi" w:cstheme="minorHAnsi"/>
        </w:rPr>
        <w:t>One-party Trade Request Ack (73)</w:t>
      </w:r>
      <w:r w:rsidRPr="000B3120">
        <w:rPr>
          <w:rFonts w:asciiTheme="minorHAnsi" w:hAnsiTheme="minorHAnsi" w:cstheme="minorHAnsi"/>
        </w:rPr>
        <w:t xml:space="preserve"> message to the client with the Trade Status field = 1 (Rejected)</w:t>
      </w:r>
      <w:r w:rsidR="00E256F7">
        <w:rPr>
          <w:rFonts w:asciiTheme="minorHAnsi" w:hAnsiTheme="minorHAnsi" w:cstheme="minorHAnsi"/>
        </w:rPr>
        <w:t xml:space="preserve"> or </w:t>
      </w:r>
      <w:r>
        <w:rPr>
          <w:rFonts w:asciiTheme="minorHAnsi" w:hAnsiTheme="minorHAnsi" w:cstheme="minorHAnsi"/>
        </w:rPr>
        <w:t>3 (Confirmed)</w:t>
      </w:r>
    </w:p>
    <w:p w14:paraId="1278C931" w14:textId="1B6F5113" w:rsidR="0042274E" w:rsidRDefault="0042274E" w:rsidP="0042274E">
      <w:pPr>
        <w:pStyle w:val="NormalNGMDS"/>
        <w:ind w:left="360"/>
        <w:rPr>
          <w:rFonts w:asciiTheme="minorHAnsi" w:hAnsiTheme="minorHAnsi" w:cstheme="minorHAnsi"/>
        </w:rPr>
      </w:pPr>
      <w:r>
        <w:rPr>
          <w:rFonts w:asciiTheme="minorHAnsi" w:hAnsiTheme="minorHAnsi" w:cstheme="minorHAnsi"/>
        </w:rPr>
        <w:t>The Trade Status = 3 (Confirmed) means</w:t>
      </w:r>
      <w:r w:rsidR="00E256F7">
        <w:rPr>
          <w:rFonts w:asciiTheme="minorHAnsi" w:hAnsiTheme="minorHAnsi" w:cstheme="minorHAnsi"/>
        </w:rPr>
        <w:t xml:space="preserve"> the</w:t>
      </w:r>
      <w:r>
        <w:rPr>
          <w:rFonts w:asciiTheme="minorHAnsi" w:hAnsiTheme="minorHAnsi" w:cstheme="minorHAnsi"/>
        </w:rPr>
        <w:t xml:space="preserve"> </w:t>
      </w:r>
      <w:r w:rsidRPr="000B3120">
        <w:rPr>
          <w:rFonts w:asciiTheme="minorHAnsi" w:hAnsiTheme="minorHAnsi" w:cstheme="minorHAnsi"/>
        </w:rPr>
        <w:t>later submission</w:t>
      </w:r>
      <w:r>
        <w:rPr>
          <w:rFonts w:asciiTheme="minorHAnsi" w:hAnsiTheme="minorHAnsi" w:cstheme="minorHAnsi"/>
        </w:rPr>
        <w:t xml:space="preserve"> is accepted by the system is able match with a pending block trade immediately.</w:t>
      </w:r>
    </w:p>
    <w:p w14:paraId="3ECB25DB" w14:textId="356DAC3F" w:rsidR="0042274E" w:rsidRDefault="0042274E" w:rsidP="0042274E">
      <w:pPr>
        <w:pStyle w:val="NormalNGMDS"/>
        <w:ind w:left="360"/>
        <w:rPr>
          <w:rFonts w:asciiTheme="minorHAnsi" w:hAnsiTheme="minorHAnsi" w:cstheme="minorHAnsi"/>
        </w:rPr>
      </w:pPr>
      <w:r>
        <w:rPr>
          <w:rFonts w:asciiTheme="minorHAnsi" w:hAnsiTheme="minorHAnsi" w:cstheme="minorHAnsi"/>
        </w:rPr>
        <w:t xml:space="preserve">It is noticed that if the later submission is accepted but cannot be matched (due to unmatched price, qty, etc) immediately, this submission will be treated as first submission and </w:t>
      </w:r>
      <w:r w:rsidR="006D35AE">
        <w:rPr>
          <w:rFonts w:asciiTheme="minorHAnsi" w:hAnsiTheme="minorHAnsi" w:cstheme="minorHAnsi"/>
        </w:rPr>
        <w:t xml:space="preserve">the </w:t>
      </w:r>
      <w:r>
        <w:rPr>
          <w:rFonts w:asciiTheme="minorHAnsi" w:hAnsiTheme="minorHAnsi" w:cstheme="minorHAnsi"/>
        </w:rPr>
        <w:t>Trade Status = 2 (Accepted) is returned.</w:t>
      </w:r>
    </w:p>
    <w:p w14:paraId="12782039" w14:textId="77777777" w:rsidR="0042274E" w:rsidRPr="00F7353C" w:rsidRDefault="0042274E" w:rsidP="0042274E">
      <w:pPr>
        <w:pStyle w:val="NormalNGMDS"/>
        <w:numPr>
          <w:ilvl w:val="0"/>
          <w:numId w:val="168"/>
        </w:numPr>
        <w:rPr>
          <w:rFonts w:asciiTheme="minorHAnsi" w:hAnsiTheme="minorHAnsi" w:cstheme="minorHAnsi"/>
        </w:rPr>
      </w:pPr>
      <w:r>
        <w:t>If the block trade is confirmed:</w:t>
      </w:r>
    </w:p>
    <w:p w14:paraId="2578E022" w14:textId="22049D1C" w:rsidR="0042274E" w:rsidRPr="00F7353C" w:rsidRDefault="0042274E" w:rsidP="0042274E">
      <w:pPr>
        <w:pStyle w:val="NormalNGMDS"/>
        <w:numPr>
          <w:ilvl w:val="0"/>
          <w:numId w:val="173"/>
        </w:numPr>
        <w:rPr>
          <w:rFonts w:asciiTheme="minorHAnsi" w:hAnsiTheme="minorHAnsi" w:cstheme="minorHAnsi"/>
        </w:rPr>
      </w:pPr>
      <w:r>
        <w:rPr>
          <w:rFonts w:asciiTheme="minorHAnsi" w:hAnsiTheme="minorHAnsi" w:cstheme="minorHAnsi"/>
        </w:rPr>
        <w:t>T</w:t>
      </w:r>
      <w:r w:rsidRPr="00F7353C">
        <w:rPr>
          <w:rFonts w:asciiTheme="minorHAnsi" w:hAnsiTheme="minorHAnsi" w:cstheme="minorHAnsi"/>
        </w:rPr>
        <w:t xml:space="preserve">he </w:t>
      </w:r>
      <w:r w:rsidR="00AF3692">
        <w:rPr>
          <w:rFonts w:asciiTheme="minorHAnsi" w:hAnsiTheme="minorHAnsi" w:cstheme="minorHAnsi"/>
        </w:rPr>
        <w:t>Block Trade Confirmed (70)</w:t>
      </w:r>
      <w:r w:rsidRPr="00F7353C">
        <w:rPr>
          <w:rFonts w:asciiTheme="minorHAnsi" w:hAnsiTheme="minorHAnsi" w:cstheme="minorHAnsi"/>
        </w:rPr>
        <w:t xml:space="preserve"> will be conveyed to the first submission party.</w:t>
      </w:r>
    </w:p>
    <w:p w14:paraId="293B3F63" w14:textId="29C761DC" w:rsidR="0042274E" w:rsidRDefault="0042274E" w:rsidP="0042274E">
      <w:pPr>
        <w:pStyle w:val="NormalNGMDS"/>
        <w:numPr>
          <w:ilvl w:val="0"/>
          <w:numId w:val="173"/>
        </w:numPr>
        <w:rPr>
          <w:rFonts w:asciiTheme="minorHAnsi" w:hAnsiTheme="minorHAnsi" w:cstheme="minorHAnsi"/>
        </w:rPr>
      </w:pPr>
      <w:r>
        <w:t xml:space="preserve">Followed by the </w:t>
      </w:r>
      <w:r w:rsidR="00AF3692">
        <w:t>Leg Instrument Matched (71)</w:t>
      </w:r>
      <w:r>
        <w:t xml:space="preserve"> messages to </w:t>
      </w:r>
      <w:r w:rsidR="009B2EAE">
        <w:t>both buyer and seller parties</w:t>
      </w:r>
      <w:r>
        <w:t>.</w:t>
      </w:r>
    </w:p>
    <w:p w14:paraId="60FB73EF" w14:textId="77777777" w:rsidR="0042274E" w:rsidRDefault="0042274E" w:rsidP="0042274E">
      <w:pPr>
        <w:pStyle w:val="NormalNGMDS"/>
        <w:numPr>
          <w:ilvl w:val="0"/>
          <w:numId w:val="168"/>
        </w:numPr>
        <w:rPr>
          <w:rFonts w:asciiTheme="minorHAnsi" w:hAnsiTheme="minorHAnsi" w:cstheme="minorHAnsi"/>
        </w:rPr>
      </w:pPr>
      <w:r>
        <w:rPr>
          <w:rFonts w:asciiTheme="minorHAnsi" w:hAnsiTheme="minorHAnsi" w:cstheme="minorHAnsi"/>
        </w:rPr>
        <w:t xml:space="preserve">Client can use One-party Trade Cancel Request (21) message to cancel an unmatched block trade. </w:t>
      </w:r>
      <w:r w:rsidRPr="00761C33">
        <w:rPr>
          <w:rFonts w:asciiTheme="minorHAnsi" w:hAnsiTheme="minorHAnsi" w:cstheme="minorHAnsi"/>
        </w:rPr>
        <w:t xml:space="preserve">The gateway will return </w:t>
      </w:r>
      <w:r>
        <w:rPr>
          <w:rFonts w:asciiTheme="minorHAnsi" w:hAnsiTheme="minorHAnsi" w:cstheme="minorHAnsi"/>
        </w:rPr>
        <w:t>One-party Trade Cancel Request Ack (75)</w:t>
      </w:r>
      <w:r w:rsidRPr="00761C33">
        <w:rPr>
          <w:rFonts w:asciiTheme="minorHAnsi" w:hAnsiTheme="minorHAnsi" w:cstheme="minorHAnsi"/>
        </w:rPr>
        <w:t xml:space="preserve"> message to the client with the Trade Status field = 1 (Rejected)</w:t>
      </w:r>
      <w:r>
        <w:rPr>
          <w:rFonts w:asciiTheme="minorHAnsi" w:hAnsiTheme="minorHAnsi" w:cstheme="minorHAnsi"/>
        </w:rPr>
        <w:t xml:space="preserve"> or</w:t>
      </w:r>
      <w:r w:rsidRPr="00761C33">
        <w:rPr>
          <w:rFonts w:asciiTheme="minorHAnsi" w:hAnsiTheme="minorHAnsi" w:cstheme="minorHAnsi"/>
        </w:rPr>
        <w:t xml:space="preserve"> </w:t>
      </w:r>
      <w:r>
        <w:rPr>
          <w:rFonts w:asciiTheme="minorHAnsi" w:hAnsiTheme="minorHAnsi" w:cstheme="minorHAnsi"/>
        </w:rPr>
        <w:t>4</w:t>
      </w:r>
      <w:r w:rsidRPr="00761C33">
        <w:rPr>
          <w:rFonts w:asciiTheme="minorHAnsi" w:hAnsiTheme="minorHAnsi" w:cstheme="minorHAnsi"/>
        </w:rPr>
        <w:t xml:space="preserve"> (</w:t>
      </w:r>
      <w:r>
        <w:rPr>
          <w:rFonts w:asciiTheme="minorHAnsi" w:hAnsiTheme="minorHAnsi" w:cstheme="minorHAnsi"/>
        </w:rPr>
        <w:t>Cancelled</w:t>
      </w:r>
      <w:r w:rsidRPr="00761C33">
        <w:rPr>
          <w:rFonts w:asciiTheme="minorHAnsi" w:hAnsiTheme="minorHAnsi" w:cstheme="minorHAnsi"/>
        </w:rPr>
        <w:t>)</w:t>
      </w:r>
      <w:r>
        <w:rPr>
          <w:rFonts w:asciiTheme="minorHAnsi" w:hAnsiTheme="minorHAnsi" w:cstheme="minorHAnsi"/>
        </w:rPr>
        <w:t xml:space="preserve">. The </w:t>
      </w:r>
      <w:r w:rsidRPr="00761C33">
        <w:rPr>
          <w:rFonts w:asciiTheme="minorHAnsi" w:hAnsiTheme="minorHAnsi" w:cstheme="minorHAnsi"/>
        </w:rPr>
        <w:t xml:space="preserve">Trade Status </w:t>
      </w:r>
      <w:r>
        <w:rPr>
          <w:rFonts w:asciiTheme="minorHAnsi" w:hAnsiTheme="minorHAnsi" w:cstheme="minorHAnsi"/>
        </w:rPr>
        <w:t>= 4</w:t>
      </w:r>
      <w:r w:rsidRPr="00761C33">
        <w:rPr>
          <w:rFonts w:asciiTheme="minorHAnsi" w:hAnsiTheme="minorHAnsi" w:cstheme="minorHAnsi"/>
        </w:rPr>
        <w:t xml:space="preserve"> (</w:t>
      </w:r>
      <w:r>
        <w:rPr>
          <w:rFonts w:asciiTheme="minorHAnsi" w:hAnsiTheme="minorHAnsi" w:cstheme="minorHAnsi"/>
        </w:rPr>
        <w:t>Cancelled</w:t>
      </w:r>
      <w:r w:rsidRPr="00761C33">
        <w:rPr>
          <w:rFonts w:asciiTheme="minorHAnsi" w:hAnsiTheme="minorHAnsi" w:cstheme="minorHAnsi"/>
        </w:rPr>
        <w:t>)</w:t>
      </w:r>
      <w:r>
        <w:rPr>
          <w:rFonts w:asciiTheme="minorHAnsi" w:hAnsiTheme="minorHAnsi" w:cstheme="minorHAnsi"/>
        </w:rPr>
        <w:t xml:space="preserve"> means the request is accepted and the block trade is cancelled.</w:t>
      </w:r>
    </w:p>
    <w:p w14:paraId="299B6FCB" w14:textId="77777777" w:rsidR="0042274E" w:rsidRDefault="0042274E" w:rsidP="0042274E">
      <w:pPr>
        <w:pStyle w:val="NormalNGMDS"/>
        <w:ind w:left="360"/>
        <w:rPr>
          <w:rFonts w:asciiTheme="minorHAnsi" w:hAnsiTheme="minorHAnsi" w:cstheme="minorHAnsi"/>
        </w:rPr>
      </w:pPr>
      <w:r>
        <w:rPr>
          <w:rFonts w:asciiTheme="minorHAnsi" w:hAnsiTheme="minorHAnsi" w:cstheme="minorHAnsi"/>
        </w:rPr>
        <w:lastRenderedPageBreak/>
        <w:t>If the block trade is cancelled, the One-party Trade Cancellation Notification (76) message will be conveyed to the counterparty to indicate this cancellation.</w:t>
      </w:r>
    </w:p>
    <w:p w14:paraId="4B1C7BAA" w14:textId="17BBC77D" w:rsidR="0042274E" w:rsidRDefault="0042274E" w:rsidP="0042274E">
      <w:pPr>
        <w:pStyle w:val="NormalNGMDS"/>
        <w:numPr>
          <w:ilvl w:val="0"/>
          <w:numId w:val="168"/>
        </w:numPr>
        <w:rPr>
          <w:rFonts w:asciiTheme="minorHAnsi" w:hAnsiTheme="minorHAnsi" w:cstheme="minorHAnsi"/>
        </w:rPr>
      </w:pPr>
      <w:r>
        <w:rPr>
          <w:rFonts w:asciiTheme="minorHAnsi" w:hAnsiTheme="minorHAnsi" w:cstheme="minorHAnsi"/>
        </w:rPr>
        <w:t xml:space="preserve">Each side can use One-party Trade Decline Request (23) message to cancel counterparty’s one-party trade. </w:t>
      </w:r>
      <w:r w:rsidRPr="00761C33">
        <w:rPr>
          <w:rFonts w:asciiTheme="minorHAnsi" w:hAnsiTheme="minorHAnsi" w:cstheme="minorHAnsi"/>
        </w:rPr>
        <w:t xml:space="preserve">The gateway will return One-party Trade </w:t>
      </w:r>
      <w:r w:rsidRPr="00BC1360">
        <w:rPr>
          <w:rFonts w:asciiTheme="minorHAnsi" w:hAnsiTheme="minorHAnsi" w:cstheme="minorHAnsi"/>
        </w:rPr>
        <w:t xml:space="preserve">Cancel </w:t>
      </w:r>
      <w:r>
        <w:rPr>
          <w:rFonts w:asciiTheme="minorHAnsi" w:hAnsiTheme="minorHAnsi" w:cstheme="minorHAnsi"/>
        </w:rPr>
        <w:t>Decline</w:t>
      </w:r>
      <w:r w:rsidRPr="00BC1360">
        <w:rPr>
          <w:rFonts w:asciiTheme="minorHAnsi" w:hAnsiTheme="minorHAnsi" w:cstheme="minorHAnsi"/>
        </w:rPr>
        <w:t xml:space="preserve"> </w:t>
      </w:r>
      <w:r w:rsidR="00D871BD">
        <w:rPr>
          <w:rFonts w:asciiTheme="minorHAnsi" w:hAnsiTheme="minorHAnsi" w:cstheme="minorHAnsi"/>
        </w:rPr>
        <w:t xml:space="preserve">Request </w:t>
      </w:r>
      <w:r w:rsidRPr="00761C33">
        <w:rPr>
          <w:rFonts w:asciiTheme="minorHAnsi" w:hAnsiTheme="minorHAnsi" w:cstheme="minorHAnsi"/>
        </w:rPr>
        <w:t>Ack (</w:t>
      </w:r>
      <w:r w:rsidR="00D871BD">
        <w:rPr>
          <w:rFonts w:asciiTheme="minorHAnsi" w:hAnsiTheme="minorHAnsi" w:cstheme="minorHAnsi"/>
        </w:rPr>
        <w:t>81</w:t>
      </w:r>
      <w:r w:rsidRPr="00761C33">
        <w:rPr>
          <w:rFonts w:asciiTheme="minorHAnsi" w:hAnsiTheme="minorHAnsi" w:cstheme="minorHAnsi"/>
        </w:rPr>
        <w:t>) message to the client with the Trade Status field = 1 (Rejected)</w:t>
      </w:r>
      <w:r>
        <w:rPr>
          <w:rFonts w:asciiTheme="minorHAnsi" w:hAnsiTheme="minorHAnsi" w:cstheme="minorHAnsi"/>
        </w:rPr>
        <w:t xml:space="preserve"> or</w:t>
      </w:r>
      <w:r w:rsidRPr="00761C33">
        <w:rPr>
          <w:rFonts w:asciiTheme="minorHAnsi" w:hAnsiTheme="minorHAnsi" w:cstheme="minorHAnsi"/>
        </w:rPr>
        <w:t xml:space="preserve"> </w:t>
      </w:r>
      <w:r>
        <w:rPr>
          <w:rFonts w:asciiTheme="minorHAnsi" w:hAnsiTheme="minorHAnsi" w:cstheme="minorHAnsi"/>
        </w:rPr>
        <w:t>5</w:t>
      </w:r>
      <w:r w:rsidRPr="00761C33">
        <w:rPr>
          <w:rFonts w:asciiTheme="minorHAnsi" w:hAnsiTheme="minorHAnsi" w:cstheme="minorHAnsi"/>
        </w:rPr>
        <w:t xml:space="preserve"> (</w:t>
      </w:r>
      <w:r>
        <w:rPr>
          <w:rFonts w:asciiTheme="minorHAnsi" w:hAnsiTheme="minorHAnsi" w:cstheme="minorHAnsi"/>
        </w:rPr>
        <w:t>Declined</w:t>
      </w:r>
      <w:r w:rsidRPr="00761C33">
        <w:rPr>
          <w:rFonts w:asciiTheme="minorHAnsi" w:hAnsiTheme="minorHAnsi" w:cstheme="minorHAnsi"/>
        </w:rPr>
        <w:t>)</w:t>
      </w:r>
      <w:r>
        <w:rPr>
          <w:rFonts w:asciiTheme="minorHAnsi" w:hAnsiTheme="minorHAnsi" w:cstheme="minorHAnsi"/>
        </w:rPr>
        <w:t xml:space="preserve">. The </w:t>
      </w:r>
      <w:r w:rsidRPr="00761C33">
        <w:rPr>
          <w:rFonts w:asciiTheme="minorHAnsi" w:hAnsiTheme="minorHAnsi" w:cstheme="minorHAnsi"/>
        </w:rPr>
        <w:t xml:space="preserve">Trade Status </w:t>
      </w:r>
      <w:r>
        <w:rPr>
          <w:rFonts w:asciiTheme="minorHAnsi" w:hAnsiTheme="minorHAnsi" w:cstheme="minorHAnsi"/>
        </w:rPr>
        <w:t>= 5</w:t>
      </w:r>
      <w:r w:rsidRPr="00761C33">
        <w:rPr>
          <w:rFonts w:asciiTheme="minorHAnsi" w:hAnsiTheme="minorHAnsi" w:cstheme="minorHAnsi"/>
        </w:rPr>
        <w:t xml:space="preserve"> (</w:t>
      </w:r>
      <w:r>
        <w:rPr>
          <w:rFonts w:asciiTheme="minorHAnsi" w:hAnsiTheme="minorHAnsi" w:cstheme="minorHAnsi"/>
        </w:rPr>
        <w:t>Declined</w:t>
      </w:r>
      <w:r w:rsidRPr="00761C33">
        <w:rPr>
          <w:rFonts w:asciiTheme="minorHAnsi" w:hAnsiTheme="minorHAnsi" w:cstheme="minorHAnsi"/>
        </w:rPr>
        <w:t>)</w:t>
      </w:r>
      <w:r>
        <w:rPr>
          <w:rFonts w:asciiTheme="minorHAnsi" w:hAnsiTheme="minorHAnsi" w:cstheme="minorHAnsi"/>
        </w:rPr>
        <w:t xml:space="preserve"> means the request is accepted and indeed the block trade is cancelled in the system.</w:t>
      </w:r>
    </w:p>
    <w:p w14:paraId="1EC0F616" w14:textId="77777777" w:rsidR="0042274E" w:rsidRDefault="0042274E" w:rsidP="0042274E">
      <w:pPr>
        <w:pStyle w:val="NormalNGMDS"/>
        <w:ind w:left="360"/>
        <w:rPr>
          <w:rFonts w:asciiTheme="minorHAnsi" w:hAnsiTheme="minorHAnsi" w:cstheme="minorHAnsi"/>
        </w:rPr>
      </w:pPr>
      <w:r>
        <w:rPr>
          <w:rFonts w:asciiTheme="minorHAnsi" w:hAnsiTheme="minorHAnsi" w:cstheme="minorHAnsi"/>
        </w:rPr>
        <w:t>If the block trade is declined, the One-party Trade Cancellation Notification (76) message will be conveyed to the counterparty to indicate this cancellation.</w:t>
      </w:r>
    </w:p>
    <w:p w14:paraId="6BAD6ED9" w14:textId="77777777" w:rsidR="0042274E" w:rsidRDefault="0042274E" w:rsidP="0042274E">
      <w:pPr>
        <w:pStyle w:val="NormalNGMDS"/>
        <w:ind w:left="0"/>
        <w:rPr>
          <w:rFonts w:asciiTheme="minorHAnsi" w:hAnsiTheme="minorHAnsi" w:cstheme="minorHAnsi"/>
        </w:rPr>
      </w:pPr>
    </w:p>
    <w:p w14:paraId="77827842" w14:textId="77777777" w:rsidR="0042274E" w:rsidRPr="00417716" w:rsidRDefault="0042274E" w:rsidP="0042274E">
      <w:pPr>
        <w:pStyle w:val="Heading3"/>
      </w:pPr>
      <w:bookmarkStart w:id="636" w:name="_Toc170578846"/>
      <w:r>
        <w:t>On-behalf T</w:t>
      </w:r>
      <w:r w:rsidRPr="00D83846">
        <w:t>rade</w:t>
      </w:r>
      <w:bookmarkEnd w:id="636"/>
    </w:p>
    <w:p w14:paraId="634C7EE0" w14:textId="77777777" w:rsidR="0042274E" w:rsidRDefault="0042274E" w:rsidP="0042274E">
      <w:pPr>
        <w:pStyle w:val="NormalNGMDS"/>
        <w:ind w:left="0"/>
        <w:rPr>
          <w:rFonts w:asciiTheme="minorHAnsi" w:hAnsiTheme="minorHAnsi" w:cstheme="minorHAnsi"/>
        </w:rPr>
      </w:pPr>
      <w:r>
        <w:rPr>
          <w:rFonts w:asciiTheme="minorHAnsi" w:hAnsiTheme="minorHAnsi" w:cstheme="minorHAnsi"/>
        </w:rPr>
        <w:t>The workflow of o</w:t>
      </w:r>
      <w:r w:rsidRPr="00B67599">
        <w:rPr>
          <w:rFonts w:asciiTheme="minorHAnsi" w:hAnsiTheme="minorHAnsi" w:cstheme="minorHAnsi"/>
        </w:rPr>
        <w:t xml:space="preserve">n-behalf </w:t>
      </w:r>
      <w:r>
        <w:rPr>
          <w:rFonts w:asciiTheme="minorHAnsi" w:hAnsiTheme="minorHAnsi" w:cstheme="minorHAnsi"/>
        </w:rPr>
        <w:t>t</w:t>
      </w:r>
      <w:r w:rsidRPr="00B67599">
        <w:rPr>
          <w:rFonts w:asciiTheme="minorHAnsi" w:hAnsiTheme="minorHAnsi" w:cstheme="minorHAnsi"/>
        </w:rPr>
        <w:t>rade</w:t>
      </w:r>
      <w:r>
        <w:rPr>
          <w:rFonts w:asciiTheme="minorHAnsi" w:hAnsiTheme="minorHAnsi" w:cstheme="minorHAnsi"/>
        </w:rPr>
        <w:t xml:space="preserve"> is as below:</w:t>
      </w:r>
    </w:p>
    <w:p w14:paraId="08AC3DCE" w14:textId="77777777" w:rsidR="0042274E" w:rsidRDefault="0042274E" w:rsidP="0042274E">
      <w:pPr>
        <w:pStyle w:val="NormalNGMDS"/>
        <w:numPr>
          <w:ilvl w:val="0"/>
          <w:numId w:val="168"/>
        </w:numPr>
        <w:rPr>
          <w:rFonts w:asciiTheme="minorHAnsi" w:hAnsiTheme="minorHAnsi" w:cstheme="minorHAnsi"/>
        </w:rPr>
      </w:pPr>
      <w:r>
        <w:rPr>
          <w:rFonts w:asciiTheme="minorHAnsi" w:hAnsiTheme="minorHAnsi" w:cstheme="minorHAnsi"/>
        </w:rPr>
        <w:t xml:space="preserve">The on-behalf trade agent (“agent”) first submits the On-behalf Trade Request (23) message to the gateway. </w:t>
      </w:r>
      <w:r w:rsidRPr="00761C33">
        <w:rPr>
          <w:rFonts w:asciiTheme="minorHAnsi" w:hAnsiTheme="minorHAnsi" w:cstheme="minorHAnsi"/>
        </w:rPr>
        <w:t xml:space="preserve">The gateway will return </w:t>
      </w:r>
      <w:r>
        <w:rPr>
          <w:rFonts w:asciiTheme="minorHAnsi" w:hAnsiTheme="minorHAnsi" w:cstheme="minorHAnsi"/>
        </w:rPr>
        <w:t>On-behalf Trade Request Ack (78)</w:t>
      </w:r>
      <w:r w:rsidRPr="00761C33">
        <w:rPr>
          <w:rFonts w:asciiTheme="minorHAnsi" w:hAnsiTheme="minorHAnsi" w:cstheme="minorHAnsi"/>
        </w:rPr>
        <w:t xml:space="preserve"> message to the client with the Trade Status field = 1 (Rejected)</w:t>
      </w:r>
      <w:r>
        <w:rPr>
          <w:rFonts w:asciiTheme="minorHAnsi" w:hAnsiTheme="minorHAnsi" w:cstheme="minorHAnsi"/>
        </w:rPr>
        <w:t xml:space="preserve"> or</w:t>
      </w:r>
      <w:r w:rsidRPr="00761C33">
        <w:rPr>
          <w:rFonts w:asciiTheme="minorHAnsi" w:hAnsiTheme="minorHAnsi" w:cstheme="minorHAnsi"/>
        </w:rPr>
        <w:t xml:space="preserve"> </w:t>
      </w:r>
      <w:r>
        <w:rPr>
          <w:rFonts w:asciiTheme="minorHAnsi" w:hAnsiTheme="minorHAnsi" w:cstheme="minorHAnsi"/>
        </w:rPr>
        <w:t>2</w:t>
      </w:r>
      <w:r w:rsidRPr="00761C33">
        <w:rPr>
          <w:rFonts w:asciiTheme="minorHAnsi" w:hAnsiTheme="minorHAnsi" w:cstheme="minorHAnsi"/>
        </w:rPr>
        <w:t xml:space="preserve"> (</w:t>
      </w:r>
      <w:r>
        <w:rPr>
          <w:rFonts w:asciiTheme="minorHAnsi" w:hAnsiTheme="minorHAnsi" w:cstheme="minorHAnsi"/>
        </w:rPr>
        <w:t>Accepted</w:t>
      </w:r>
      <w:r w:rsidRPr="00761C33">
        <w:rPr>
          <w:rFonts w:asciiTheme="minorHAnsi" w:hAnsiTheme="minorHAnsi" w:cstheme="minorHAnsi"/>
        </w:rPr>
        <w:t>)</w:t>
      </w:r>
      <w:r>
        <w:rPr>
          <w:rFonts w:asciiTheme="minorHAnsi" w:hAnsiTheme="minorHAnsi" w:cstheme="minorHAnsi"/>
        </w:rPr>
        <w:t>.</w:t>
      </w:r>
    </w:p>
    <w:p w14:paraId="52CBC6ED" w14:textId="328584DB" w:rsidR="0042274E" w:rsidRDefault="0042274E" w:rsidP="0042274E">
      <w:pPr>
        <w:pStyle w:val="NormalNGMDS"/>
        <w:ind w:left="360"/>
        <w:rPr>
          <w:rFonts w:asciiTheme="minorHAnsi" w:hAnsiTheme="minorHAnsi" w:cstheme="minorHAnsi"/>
        </w:rPr>
      </w:pPr>
      <w:r>
        <w:rPr>
          <w:rFonts w:asciiTheme="minorHAnsi" w:hAnsiTheme="minorHAnsi" w:cstheme="minorHAnsi"/>
        </w:rPr>
        <w:t>If the request is accepted</w:t>
      </w:r>
      <w:r w:rsidR="00CA053A">
        <w:rPr>
          <w:rFonts w:asciiTheme="minorHAnsi" w:hAnsiTheme="minorHAnsi" w:cstheme="minorHAnsi"/>
        </w:rPr>
        <w:t xml:space="preserve"> (i.e. </w:t>
      </w:r>
      <w:r w:rsidR="00CA053A" w:rsidRPr="00761C33">
        <w:rPr>
          <w:rFonts w:asciiTheme="minorHAnsi" w:hAnsiTheme="minorHAnsi" w:cstheme="minorHAnsi"/>
        </w:rPr>
        <w:t xml:space="preserve">Trade Status </w:t>
      </w:r>
      <w:r w:rsidR="00CA053A">
        <w:rPr>
          <w:rFonts w:asciiTheme="minorHAnsi" w:hAnsiTheme="minorHAnsi" w:cstheme="minorHAnsi"/>
        </w:rPr>
        <w:t>= 2 (Accepted))</w:t>
      </w:r>
      <w:r>
        <w:rPr>
          <w:rFonts w:asciiTheme="minorHAnsi" w:hAnsiTheme="minorHAnsi" w:cstheme="minorHAnsi"/>
        </w:rPr>
        <w:t xml:space="preserve"> by the system, the On-behalf Trade Submission Notification (79)</w:t>
      </w:r>
      <w:r w:rsidRPr="00B67599">
        <w:rPr>
          <w:rFonts w:asciiTheme="minorHAnsi" w:hAnsiTheme="minorHAnsi" w:cstheme="minorHAnsi"/>
        </w:rPr>
        <w:t xml:space="preserve"> </w:t>
      </w:r>
      <w:r>
        <w:rPr>
          <w:rFonts w:asciiTheme="minorHAnsi" w:hAnsiTheme="minorHAnsi" w:cstheme="minorHAnsi"/>
        </w:rPr>
        <w:t>will be conveyed to both the buyer and seller parties to indicate this submission.</w:t>
      </w:r>
    </w:p>
    <w:p w14:paraId="6E9B49B0" w14:textId="77777777" w:rsidR="0042274E" w:rsidRDefault="0042274E" w:rsidP="0042274E">
      <w:pPr>
        <w:pStyle w:val="NormalNGMDS"/>
        <w:numPr>
          <w:ilvl w:val="0"/>
          <w:numId w:val="169"/>
        </w:numPr>
        <w:rPr>
          <w:rFonts w:asciiTheme="minorHAnsi" w:hAnsiTheme="minorHAnsi" w:cstheme="minorHAnsi"/>
        </w:rPr>
      </w:pPr>
      <w:r w:rsidRPr="00B67599">
        <w:rPr>
          <w:rFonts w:asciiTheme="minorHAnsi" w:hAnsiTheme="minorHAnsi" w:cstheme="minorHAnsi"/>
        </w:rPr>
        <w:t xml:space="preserve">The buyer party and the seller party each </w:t>
      </w:r>
      <w:r>
        <w:rPr>
          <w:rFonts w:asciiTheme="minorHAnsi" w:hAnsiTheme="minorHAnsi" w:cstheme="minorHAnsi"/>
        </w:rPr>
        <w:t>need to accept the on-behalf trade by sending the On-behalf Trade Accept Request (26) message to the gateway.</w:t>
      </w:r>
    </w:p>
    <w:p w14:paraId="5666CBBD" w14:textId="77777777" w:rsidR="0042274E" w:rsidRDefault="0042274E" w:rsidP="0042274E">
      <w:pPr>
        <w:pStyle w:val="NormalNGMDS"/>
        <w:numPr>
          <w:ilvl w:val="0"/>
          <w:numId w:val="170"/>
        </w:numPr>
        <w:rPr>
          <w:rFonts w:asciiTheme="minorHAnsi" w:hAnsiTheme="minorHAnsi" w:cstheme="minorHAnsi"/>
        </w:rPr>
      </w:pPr>
      <w:r w:rsidRPr="00B67599">
        <w:rPr>
          <w:rFonts w:asciiTheme="minorHAnsi" w:hAnsiTheme="minorHAnsi" w:cstheme="minorHAnsi"/>
        </w:rPr>
        <w:t xml:space="preserve">For the first </w:t>
      </w:r>
      <w:r>
        <w:rPr>
          <w:rFonts w:asciiTheme="minorHAnsi" w:hAnsiTheme="minorHAnsi" w:cstheme="minorHAnsi"/>
        </w:rPr>
        <w:t>accept submission of the on-behalf trade:</w:t>
      </w:r>
    </w:p>
    <w:p w14:paraId="40A2F397" w14:textId="358F751E" w:rsidR="0042274E" w:rsidRDefault="0042274E" w:rsidP="0042274E">
      <w:pPr>
        <w:pStyle w:val="NormalNGMDS"/>
        <w:rPr>
          <w:rFonts w:asciiTheme="minorHAnsi" w:hAnsiTheme="minorHAnsi" w:cstheme="minorHAnsi"/>
        </w:rPr>
      </w:pPr>
      <w:r w:rsidRPr="000B3120">
        <w:rPr>
          <w:rFonts w:asciiTheme="minorHAnsi" w:hAnsiTheme="minorHAnsi" w:cstheme="minorHAnsi"/>
        </w:rPr>
        <w:t xml:space="preserve">The gateway will return </w:t>
      </w:r>
      <w:r w:rsidRPr="00B67599">
        <w:rPr>
          <w:rFonts w:asciiTheme="minorHAnsi" w:hAnsiTheme="minorHAnsi" w:cstheme="minorHAnsi"/>
        </w:rPr>
        <w:t xml:space="preserve">On-behalf </w:t>
      </w:r>
      <w:r w:rsidRPr="000B3120">
        <w:rPr>
          <w:rFonts w:asciiTheme="minorHAnsi" w:hAnsiTheme="minorHAnsi" w:cstheme="minorHAnsi"/>
        </w:rPr>
        <w:t xml:space="preserve">Trade </w:t>
      </w:r>
      <w:r>
        <w:rPr>
          <w:rFonts w:asciiTheme="minorHAnsi" w:hAnsiTheme="minorHAnsi" w:cstheme="minorHAnsi"/>
        </w:rPr>
        <w:t>Accept</w:t>
      </w:r>
      <w:r w:rsidRPr="000B3120">
        <w:rPr>
          <w:rFonts w:asciiTheme="minorHAnsi" w:hAnsiTheme="minorHAnsi" w:cstheme="minorHAnsi"/>
        </w:rPr>
        <w:t xml:space="preserve"> </w:t>
      </w:r>
      <w:r w:rsidR="004F18B4" w:rsidRPr="000B3120">
        <w:rPr>
          <w:rFonts w:asciiTheme="minorHAnsi" w:hAnsiTheme="minorHAnsi" w:cstheme="minorHAnsi"/>
        </w:rPr>
        <w:t>Request</w:t>
      </w:r>
      <w:r w:rsidR="004F18B4" w:rsidRPr="00F32761">
        <w:rPr>
          <w:rFonts w:asciiTheme="minorHAnsi" w:hAnsiTheme="minorHAnsi" w:cstheme="minorHAnsi"/>
        </w:rPr>
        <w:t xml:space="preserve"> </w:t>
      </w:r>
      <w:r w:rsidRPr="000B3120">
        <w:rPr>
          <w:rFonts w:asciiTheme="minorHAnsi" w:hAnsiTheme="minorHAnsi" w:cstheme="minorHAnsi"/>
        </w:rPr>
        <w:t>Ack (</w:t>
      </w:r>
      <w:r w:rsidR="004F18B4">
        <w:rPr>
          <w:rFonts w:asciiTheme="minorHAnsi" w:hAnsiTheme="minorHAnsi" w:cstheme="minorHAnsi"/>
        </w:rPr>
        <w:t>83</w:t>
      </w:r>
      <w:r w:rsidRPr="000B3120">
        <w:rPr>
          <w:rFonts w:asciiTheme="minorHAnsi" w:hAnsiTheme="minorHAnsi" w:cstheme="minorHAnsi"/>
        </w:rPr>
        <w:t xml:space="preserve">) message to the client with the Trade Status field = 1 (Rejected) or </w:t>
      </w:r>
      <w:r>
        <w:rPr>
          <w:rFonts w:asciiTheme="minorHAnsi" w:hAnsiTheme="minorHAnsi" w:cstheme="minorHAnsi"/>
        </w:rPr>
        <w:t>2</w:t>
      </w:r>
      <w:r w:rsidRPr="000B3120">
        <w:rPr>
          <w:rFonts w:asciiTheme="minorHAnsi" w:hAnsiTheme="minorHAnsi" w:cstheme="minorHAnsi"/>
        </w:rPr>
        <w:t xml:space="preserve"> (</w:t>
      </w:r>
      <w:r>
        <w:rPr>
          <w:rFonts w:asciiTheme="minorHAnsi" w:hAnsiTheme="minorHAnsi" w:cstheme="minorHAnsi"/>
        </w:rPr>
        <w:t>Accepted</w:t>
      </w:r>
      <w:r w:rsidRPr="000B3120">
        <w:rPr>
          <w:rFonts w:asciiTheme="minorHAnsi" w:hAnsiTheme="minorHAnsi" w:cstheme="minorHAnsi"/>
        </w:rPr>
        <w:t>).</w:t>
      </w:r>
    </w:p>
    <w:p w14:paraId="4667D134" w14:textId="77777777" w:rsidR="0042274E" w:rsidRDefault="0042274E" w:rsidP="0042274E">
      <w:pPr>
        <w:pStyle w:val="NormalNGMDS"/>
        <w:rPr>
          <w:rFonts w:asciiTheme="minorHAnsi" w:hAnsiTheme="minorHAnsi" w:cstheme="minorHAnsi"/>
        </w:rPr>
      </w:pPr>
      <w:r>
        <w:rPr>
          <w:rFonts w:asciiTheme="minorHAnsi" w:hAnsiTheme="minorHAnsi" w:cstheme="minorHAnsi"/>
        </w:rPr>
        <w:t>If it is accepted by the system, this block trade side will be pending in the system for matching.</w:t>
      </w:r>
    </w:p>
    <w:p w14:paraId="17D1A091" w14:textId="77777777" w:rsidR="0042274E" w:rsidRDefault="0042274E" w:rsidP="0042274E">
      <w:pPr>
        <w:pStyle w:val="NormalNGMDS"/>
        <w:numPr>
          <w:ilvl w:val="0"/>
          <w:numId w:val="170"/>
        </w:numPr>
        <w:rPr>
          <w:rFonts w:asciiTheme="minorHAnsi" w:hAnsiTheme="minorHAnsi" w:cstheme="minorHAnsi"/>
        </w:rPr>
      </w:pPr>
      <w:r w:rsidRPr="00B67599">
        <w:rPr>
          <w:rFonts w:asciiTheme="minorHAnsi" w:hAnsiTheme="minorHAnsi" w:cstheme="minorHAnsi"/>
        </w:rPr>
        <w:t xml:space="preserve">For the </w:t>
      </w:r>
      <w:r>
        <w:rPr>
          <w:rFonts w:asciiTheme="minorHAnsi" w:hAnsiTheme="minorHAnsi" w:cstheme="minorHAnsi"/>
        </w:rPr>
        <w:t>later accept submission of the on-behalf trade:</w:t>
      </w:r>
    </w:p>
    <w:p w14:paraId="6009AAFF" w14:textId="429BEAA4" w:rsidR="0042274E" w:rsidRDefault="0042274E" w:rsidP="0042274E">
      <w:pPr>
        <w:pStyle w:val="NormalNGMDS"/>
        <w:rPr>
          <w:rFonts w:asciiTheme="minorHAnsi" w:hAnsiTheme="minorHAnsi" w:cstheme="minorHAnsi"/>
        </w:rPr>
      </w:pPr>
      <w:r w:rsidRPr="000B3120">
        <w:rPr>
          <w:rFonts w:asciiTheme="minorHAnsi" w:hAnsiTheme="minorHAnsi" w:cstheme="minorHAnsi"/>
        </w:rPr>
        <w:t xml:space="preserve">The gateway will return </w:t>
      </w:r>
      <w:r w:rsidRPr="00B67599">
        <w:rPr>
          <w:rFonts w:asciiTheme="minorHAnsi" w:hAnsiTheme="minorHAnsi" w:cstheme="minorHAnsi"/>
        </w:rPr>
        <w:t xml:space="preserve">On-behalf </w:t>
      </w:r>
      <w:r w:rsidRPr="000B3120">
        <w:rPr>
          <w:rFonts w:asciiTheme="minorHAnsi" w:hAnsiTheme="minorHAnsi" w:cstheme="minorHAnsi"/>
        </w:rPr>
        <w:t xml:space="preserve">Trade </w:t>
      </w:r>
      <w:r>
        <w:rPr>
          <w:rFonts w:asciiTheme="minorHAnsi" w:hAnsiTheme="minorHAnsi" w:cstheme="minorHAnsi"/>
        </w:rPr>
        <w:t>Accept</w:t>
      </w:r>
      <w:r w:rsidRPr="000B3120">
        <w:rPr>
          <w:rFonts w:asciiTheme="minorHAnsi" w:hAnsiTheme="minorHAnsi" w:cstheme="minorHAnsi"/>
        </w:rPr>
        <w:t xml:space="preserve"> </w:t>
      </w:r>
      <w:r w:rsidR="004F18B4" w:rsidRPr="000B3120">
        <w:rPr>
          <w:rFonts w:asciiTheme="minorHAnsi" w:hAnsiTheme="minorHAnsi" w:cstheme="minorHAnsi"/>
        </w:rPr>
        <w:t>Request</w:t>
      </w:r>
      <w:r w:rsidR="004F18B4" w:rsidRPr="00F32761">
        <w:rPr>
          <w:rFonts w:asciiTheme="minorHAnsi" w:hAnsiTheme="minorHAnsi" w:cstheme="minorHAnsi"/>
        </w:rPr>
        <w:t xml:space="preserve"> </w:t>
      </w:r>
      <w:r w:rsidRPr="000B3120">
        <w:rPr>
          <w:rFonts w:asciiTheme="minorHAnsi" w:hAnsiTheme="minorHAnsi" w:cstheme="minorHAnsi"/>
        </w:rPr>
        <w:t>Ack (</w:t>
      </w:r>
      <w:r w:rsidR="004F18B4">
        <w:rPr>
          <w:rFonts w:asciiTheme="minorHAnsi" w:hAnsiTheme="minorHAnsi" w:cstheme="minorHAnsi"/>
        </w:rPr>
        <w:t>83</w:t>
      </w:r>
      <w:r w:rsidRPr="000B3120">
        <w:rPr>
          <w:rFonts w:asciiTheme="minorHAnsi" w:hAnsiTheme="minorHAnsi" w:cstheme="minorHAnsi"/>
        </w:rPr>
        <w:t>) message to the client with the Trade Status field = 1 (Rejected)</w:t>
      </w:r>
      <w:r>
        <w:rPr>
          <w:rFonts w:asciiTheme="minorHAnsi" w:hAnsiTheme="minorHAnsi" w:cstheme="minorHAnsi"/>
        </w:rPr>
        <w:t xml:space="preserve"> or 3 (Confirmed).</w:t>
      </w:r>
    </w:p>
    <w:p w14:paraId="6DF1EE0C" w14:textId="77777777" w:rsidR="0042274E" w:rsidRDefault="0042274E" w:rsidP="0042274E">
      <w:pPr>
        <w:pStyle w:val="NormalNGMDS"/>
        <w:rPr>
          <w:rFonts w:asciiTheme="minorHAnsi" w:hAnsiTheme="minorHAnsi" w:cstheme="minorHAnsi"/>
        </w:rPr>
      </w:pPr>
      <w:r w:rsidRPr="004D5DEF">
        <w:rPr>
          <w:rFonts w:asciiTheme="minorHAnsi" w:hAnsiTheme="minorHAnsi" w:cstheme="minorHAnsi"/>
        </w:rPr>
        <w:t>The Trade Status = 3 (Confirmed) means later submission is accepted by the system and is able match with a pending block trade immediately.</w:t>
      </w:r>
    </w:p>
    <w:p w14:paraId="75463466" w14:textId="77777777" w:rsidR="0042274E" w:rsidRPr="00F7353C" w:rsidRDefault="0042274E" w:rsidP="0042274E">
      <w:pPr>
        <w:pStyle w:val="NormalNGMDS"/>
        <w:numPr>
          <w:ilvl w:val="0"/>
          <w:numId w:val="168"/>
        </w:numPr>
        <w:rPr>
          <w:rFonts w:asciiTheme="minorHAnsi" w:hAnsiTheme="minorHAnsi" w:cstheme="minorHAnsi"/>
        </w:rPr>
      </w:pPr>
      <w:r>
        <w:t>If the block trade is confirmed:</w:t>
      </w:r>
    </w:p>
    <w:p w14:paraId="21551894" w14:textId="366F9E35" w:rsidR="0042274E" w:rsidRPr="00F7353C" w:rsidRDefault="0042274E" w:rsidP="0042274E">
      <w:pPr>
        <w:pStyle w:val="NormalNGMDS"/>
        <w:numPr>
          <w:ilvl w:val="0"/>
          <w:numId w:val="173"/>
        </w:numPr>
        <w:rPr>
          <w:rFonts w:asciiTheme="minorHAnsi" w:hAnsiTheme="minorHAnsi" w:cstheme="minorHAnsi"/>
        </w:rPr>
      </w:pPr>
      <w:r>
        <w:rPr>
          <w:rFonts w:asciiTheme="minorHAnsi" w:hAnsiTheme="minorHAnsi" w:cstheme="minorHAnsi"/>
        </w:rPr>
        <w:t>T</w:t>
      </w:r>
      <w:r w:rsidRPr="00F7353C">
        <w:rPr>
          <w:rFonts w:asciiTheme="minorHAnsi" w:hAnsiTheme="minorHAnsi" w:cstheme="minorHAnsi"/>
        </w:rPr>
        <w:t xml:space="preserve">he </w:t>
      </w:r>
      <w:r w:rsidR="00AF3692">
        <w:rPr>
          <w:rFonts w:asciiTheme="minorHAnsi" w:hAnsiTheme="minorHAnsi" w:cstheme="minorHAnsi"/>
        </w:rPr>
        <w:t>Block Trade Confirmed (70)</w:t>
      </w:r>
      <w:r w:rsidRPr="00F7353C">
        <w:rPr>
          <w:rFonts w:asciiTheme="minorHAnsi" w:hAnsiTheme="minorHAnsi" w:cstheme="minorHAnsi"/>
        </w:rPr>
        <w:t xml:space="preserve"> will be conveyed to the </w:t>
      </w:r>
      <w:r>
        <w:rPr>
          <w:rFonts w:asciiTheme="minorHAnsi" w:hAnsiTheme="minorHAnsi" w:cstheme="minorHAnsi"/>
        </w:rPr>
        <w:t xml:space="preserve">agent and the </w:t>
      </w:r>
      <w:r w:rsidRPr="00F7353C">
        <w:rPr>
          <w:rFonts w:asciiTheme="minorHAnsi" w:hAnsiTheme="minorHAnsi" w:cstheme="minorHAnsi"/>
        </w:rPr>
        <w:t xml:space="preserve">first </w:t>
      </w:r>
      <w:r>
        <w:rPr>
          <w:rFonts w:asciiTheme="minorHAnsi" w:hAnsiTheme="minorHAnsi" w:cstheme="minorHAnsi"/>
        </w:rPr>
        <w:t xml:space="preserve">accept </w:t>
      </w:r>
      <w:r w:rsidRPr="00F7353C">
        <w:rPr>
          <w:rFonts w:asciiTheme="minorHAnsi" w:hAnsiTheme="minorHAnsi" w:cstheme="minorHAnsi"/>
        </w:rPr>
        <w:t>submission party.</w:t>
      </w:r>
    </w:p>
    <w:p w14:paraId="589CB26B" w14:textId="2442E912" w:rsidR="0042274E" w:rsidRDefault="0042274E" w:rsidP="0042274E">
      <w:pPr>
        <w:pStyle w:val="NormalNGMDS"/>
        <w:numPr>
          <w:ilvl w:val="0"/>
          <w:numId w:val="173"/>
        </w:numPr>
        <w:rPr>
          <w:rFonts w:asciiTheme="minorHAnsi" w:hAnsiTheme="minorHAnsi" w:cstheme="minorHAnsi"/>
        </w:rPr>
      </w:pPr>
      <w:r>
        <w:t xml:space="preserve">Followed by the </w:t>
      </w:r>
      <w:r w:rsidR="00AF3692">
        <w:t>Leg Instrument Matched (71)</w:t>
      </w:r>
      <w:r>
        <w:t xml:space="preserve"> messages to the </w:t>
      </w:r>
      <w:r w:rsidR="009B2EAE">
        <w:t>buyer and seller parties</w:t>
      </w:r>
      <w:r>
        <w:t>.</w:t>
      </w:r>
      <w:r w:rsidR="00A27817">
        <w:t xml:space="preserve"> This message will not be disemminated to the agent.</w:t>
      </w:r>
    </w:p>
    <w:p w14:paraId="0E7585BF" w14:textId="77777777" w:rsidR="0042274E" w:rsidRDefault="0042274E" w:rsidP="0042274E">
      <w:pPr>
        <w:pStyle w:val="NormalNGMDS"/>
        <w:numPr>
          <w:ilvl w:val="0"/>
          <w:numId w:val="169"/>
        </w:numPr>
        <w:rPr>
          <w:rFonts w:asciiTheme="minorHAnsi" w:hAnsiTheme="minorHAnsi" w:cstheme="minorHAnsi"/>
        </w:rPr>
      </w:pPr>
      <w:r w:rsidRPr="00B67599">
        <w:rPr>
          <w:rFonts w:asciiTheme="minorHAnsi" w:hAnsiTheme="minorHAnsi" w:cstheme="minorHAnsi"/>
        </w:rPr>
        <w:t xml:space="preserve">The buyer party and the seller party </w:t>
      </w:r>
      <w:r>
        <w:rPr>
          <w:rFonts w:asciiTheme="minorHAnsi" w:hAnsiTheme="minorHAnsi" w:cstheme="minorHAnsi"/>
        </w:rPr>
        <w:t>may decline the on-behalf trade by sending the On-behalf Trade Decline Request (25) message to the gateway.</w:t>
      </w:r>
    </w:p>
    <w:p w14:paraId="4D989FD1" w14:textId="11DA118B" w:rsidR="0042274E" w:rsidRPr="004D5DEF" w:rsidRDefault="0042274E" w:rsidP="0042274E">
      <w:pPr>
        <w:pStyle w:val="NormalNGMDS"/>
        <w:ind w:left="360"/>
        <w:rPr>
          <w:rFonts w:asciiTheme="minorHAnsi" w:hAnsiTheme="minorHAnsi" w:cstheme="minorHAnsi"/>
        </w:rPr>
      </w:pPr>
      <w:r w:rsidRPr="004D5DEF">
        <w:rPr>
          <w:rFonts w:asciiTheme="minorHAnsi" w:hAnsiTheme="minorHAnsi" w:cstheme="minorHAnsi"/>
        </w:rPr>
        <w:t xml:space="preserve">The gateway will return </w:t>
      </w:r>
      <w:r w:rsidRPr="00B67599">
        <w:rPr>
          <w:rFonts w:asciiTheme="minorHAnsi" w:hAnsiTheme="minorHAnsi" w:cstheme="minorHAnsi"/>
        </w:rPr>
        <w:t xml:space="preserve">On-behalf </w:t>
      </w:r>
      <w:r w:rsidRPr="004D5DEF">
        <w:rPr>
          <w:rFonts w:asciiTheme="minorHAnsi" w:hAnsiTheme="minorHAnsi" w:cstheme="minorHAnsi"/>
        </w:rPr>
        <w:t xml:space="preserve">Trade Decline </w:t>
      </w:r>
      <w:r w:rsidR="004148C5">
        <w:rPr>
          <w:rFonts w:asciiTheme="minorHAnsi" w:hAnsiTheme="minorHAnsi" w:cstheme="minorHAnsi"/>
        </w:rPr>
        <w:t xml:space="preserve">Request </w:t>
      </w:r>
      <w:r w:rsidRPr="004D5DEF">
        <w:rPr>
          <w:rFonts w:asciiTheme="minorHAnsi" w:hAnsiTheme="minorHAnsi" w:cstheme="minorHAnsi"/>
        </w:rPr>
        <w:t>Ack (</w:t>
      </w:r>
      <w:r w:rsidR="004148C5">
        <w:rPr>
          <w:rFonts w:asciiTheme="minorHAnsi" w:hAnsiTheme="minorHAnsi" w:cstheme="minorHAnsi"/>
        </w:rPr>
        <w:t>81</w:t>
      </w:r>
      <w:r w:rsidRPr="004D5DEF">
        <w:rPr>
          <w:rFonts w:asciiTheme="minorHAnsi" w:hAnsiTheme="minorHAnsi" w:cstheme="minorHAnsi"/>
        </w:rPr>
        <w:t>) message to the client with the Trade Status field = 1 (Rejected) or 5 (Declined). The Trade Status = 5 (Declined) means the request is accepted and indeed the block trade is cancelled in the system.</w:t>
      </w:r>
    </w:p>
    <w:p w14:paraId="7337EDF0" w14:textId="66D93E05" w:rsidR="0042274E" w:rsidRDefault="0042274E" w:rsidP="0042274E">
      <w:pPr>
        <w:pStyle w:val="NormalNGMDS"/>
        <w:ind w:left="360"/>
        <w:rPr>
          <w:rFonts w:asciiTheme="minorHAnsi" w:hAnsiTheme="minorHAnsi" w:cstheme="minorHAnsi"/>
        </w:rPr>
      </w:pPr>
      <w:r w:rsidRPr="004D5DEF">
        <w:rPr>
          <w:rFonts w:asciiTheme="minorHAnsi" w:hAnsiTheme="minorHAnsi" w:cstheme="minorHAnsi"/>
        </w:rPr>
        <w:t xml:space="preserve">If the block trade is declined, the </w:t>
      </w:r>
      <w:r>
        <w:rPr>
          <w:rFonts w:asciiTheme="minorHAnsi" w:hAnsiTheme="minorHAnsi" w:cstheme="minorHAnsi"/>
        </w:rPr>
        <w:t>On-behalf Trade Cancellation Notification (82)</w:t>
      </w:r>
      <w:r w:rsidRPr="004D5DEF">
        <w:rPr>
          <w:rFonts w:asciiTheme="minorHAnsi" w:hAnsiTheme="minorHAnsi" w:cstheme="minorHAnsi"/>
        </w:rPr>
        <w:t xml:space="preserve"> message will be conveyed to the </w:t>
      </w:r>
      <w:r w:rsidRPr="00D6565B">
        <w:rPr>
          <w:rFonts w:asciiTheme="minorHAnsi" w:hAnsiTheme="minorHAnsi" w:cstheme="minorHAnsi"/>
          <w:szCs w:val="22"/>
        </w:rPr>
        <w:t>agent</w:t>
      </w:r>
      <w:r>
        <w:rPr>
          <w:rFonts w:asciiTheme="minorHAnsi" w:hAnsiTheme="minorHAnsi" w:cstheme="minorHAnsi"/>
          <w:szCs w:val="22"/>
        </w:rPr>
        <w:t xml:space="preserve"> and </w:t>
      </w:r>
      <w:r w:rsidR="0091092C">
        <w:rPr>
          <w:rFonts w:asciiTheme="minorHAnsi" w:hAnsiTheme="minorHAnsi" w:cstheme="minorHAnsi"/>
          <w:szCs w:val="22"/>
        </w:rPr>
        <w:t xml:space="preserve">opposite </w:t>
      </w:r>
      <w:r>
        <w:rPr>
          <w:rFonts w:asciiTheme="minorHAnsi" w:hAnsiTheme="minorHAnsi" w:cstheme="minorHAnsi"/>
          <w:szCs w:val="22"/>
        </w:rPr>
        <w:t xml:space="preserve">buyer/seller party </w:t>
      </w:r>
      <w:r w:rsidRPr="004D5DEF">
        <w:rPr>
          <w:rFonts w:asciiTheme="minorHAnsi" w:hAnsiTheme="minorHAnsi" w:cstheme="minorHAnsi"/>
        </w:rPr>
        <w:t>to indicate this cancellation.</w:t>
      </w:r>
    </w:p>
    <w:p w14:paraId="43B0084C" w14:textId="77777777" w:rsidR="0042274E" w:rsidRDefault="0042274E" w:rsidP="0042274E">
      <w:pPr>
        <w:pStyle w:val="NormalNGMDS"/>
        <w:numPr>
          <w:ilvl w:val="0"/>
          <w:numId w:val="169"/>
        </w:numPr>
        <w:rPr>
          <w:rFonts w:asciiTheme="minorHAnsi" w:hAnsiTheme="minorHAnsi" w:cstheme="minorHAnsi"/>
        </w:rPr>
      </w:pPr>
      <w:r>
        <w:rPr>
          <w:rFonts w:asciiTheme="minorHAnsi" w:hAnsiTheme="minorHAnsi" w:cstheme="minorHAnsi"/>
        </w:rPr>
        <w:t>The agent can submit the On-behalf Trade Cancel Request (24)</w:t>
      </w:r>
      <w:r w:rsidRPr="003D1B31">
        <w:rPr>
          <w:rFonts w:asciiTheme="minorHAnsi" w:hAnsiTheme="minorHAnsi" w:cstheme="minorHAnsi"/>
        </w:rPr>
        <w:t xml:space="preserve"> </w:t>
      </w:r>
      <w:r>
        <w:rPr>
          <w:rFonts w:asciiTheme="minorHAnsi" w:hAnsiTheme="minorHAnsi" w:cstheme="minorHAnsi"/>
        </w:rPr>
        <w:t xml:space="preserve">to the gateway to cancel the unmatched on-behalf trade. </w:t>
      </w:r>
    </w:p>
    <w:p w14:paraId="533B2C0B" w14:textId="77777777" w:rsidR="0042274E" w:rsidRDefault="0042274E" w:rsidP="0042274E">
      <w:pPr>
        <w:pStyle w:val="NormalNGMDS"/>
        <w:ind w:left="360"/>
        <w:rPr>
          <w:rFonts w:asciiTheme="minorHAnsi" w:hAnsiTheme="minorHAnsi" w:cstheme="minorHAnsi"/>
        </w:rPr>
      </w:pPr>
      <w:r w:rsidRPr="00761C33">
        <w:rPr>
          <w:rFonts w:asciiTheme="minorHAnsi" w:hAnsiTheme="minorHAnsi" w:cstheme="minorHAnsi"/>
        </w:rPr>
        <w:lastRenderedPageBreak/>
        <w:t xml:space="preserve">The gateway will return </w:t>
      </w:r>
      <w:r>
        <w:rPr>
          <w:rFonts w:asciiTheme="minorHAnsi" w:hAnsiTheme="minorHAnsi" w:cstheme="minorHAnsi"/>
        </w:rPr>
        <w:t>On-behalf Trade Cancel Request Ack (80)</w:t>
      </w:r>
      <w:r w:rsidRPr="00761C33">
        <w:rPr>
          <w:rFonts w:asciiTheme="minorHAnsi" w:hAnsiTheme="minorHAnsi" w:cstheme="minorHAnsi"/>
        </w:rPr>
        <w:t xml:space="preserve"> message to the </w:t>
      </w:r>
      <w:r>
        <w:rPr>
          <w:rFonts w:asciiTheme="minorHAnsi" w:hAnsiTheme="minorHAnsi" w:cstheme="minorHAnsi"/>
        </w:rPr>
        <w:t>agent</w:t>
      </w:r>
      <w:r w:rsidRPr="00761C33">
        <w:rPr>
          <w:rFonts w:asciiTheme="minorHAnsi" w:hAnsiTheme="minorHAnsi" w:cstheme="minorHAnsi"/>
        </w:rPr>
        <w:t xml:space="preserve"> with the Trade Status field = 1 (Rejected)</w:t>
      </w:r>
      <w:r>
        <w:rPr>
          <w:rFonts w:asciiTheme="minorHAnsi" w:hAnsiTheme="minorHAnsi" w:cstheme="minorHAnsi"/>
        </w:rPr>
        <w:t xml:space="preserve"> or</w:t>
      </w:r>
      <w:r w:rsidRPr="00761C33">
        <w:rPr>
          <w:rFonts w:asciiTheme="minorHAnsi" w:hAnsiTheme="minorHAnsi" w:cstheme="minorHAnsi"/>
        </w:rPr>
        <w:t xml:space="preserve"> </w:t>
      </w:r>
      <w:r>
        <w:rPr>
          <w:rFonts w:asciiTheme="minorHAnsi" w:hAnsiTheme="minorHAnsi" w:cstheme="minorHAnsi"/>
        </w:rPr>
        <w:t>4</w:t>
      </w:r>
      <w:r w:rsidRPr="00761C33">
        <w:rPr>
          <w:rFonts w:asciiTheme="minorHAnsi" w:hAnsiTheme="minorHAnsi" w:cstheme="minorHAnsi"/>
        </w:rPr>
        <w:t xml:space="preserve"> (</w:t>
      </w:r>
      <w:r>
        <w:rPr>
          <w:rFonts w:asciiTheme="minorHAnsi" w:hAnsiTheme="minorHAnsi" w:cstheme="minorHAnsi"/>
        </w:rPr>
        <w:t>Cancelled</w:t>
      </w:r>
      <w:r w:rsidRPr="00761C33">
        <w:rPr>
          <w:rFonts w:asciiTheme="minorHAnsi" w:hAnsiTheme="minorHAnsi" w:cstheme="minorHAnsi"/>
        </w:rPr>
        <w:t>)</w:t>
      </w:r>
      <w:r>
        <w:rPr>
          <w:rFonts w:asciiTheme="minorHAnsi" w:hAnsiTheme="minorHAnsi" w:cstheme="minorHAnsi"/>
        </w:rPr>
        <w:t xml:space="preserve">. The </w:t>
      </w:r>
      <w:r w:rsidRPr="00761C33">
        <w:rPr>
          <w:rFonts w:asciiTheme="minorHAnsi" w:hAnsiTheme="minorHAnsi" w:cstheme="minorHAnsi"/>
        </w:rPr>
        <w:t xml:space="preserve">Trade Status </w:t>
      </w:r>
      <w:r>
        <w:rPr>
          <w:rFonts w:asciiTheme="minorHAnsi" w:hAnsiTheme="minorHAnsi" w:cstheme="minorHAnsi"/>
        </w:rPr>
        <w:t>= 4</w:t>
      </w:r>
      <w:r w:rsidRPr="00761C33">
        <w:rPr>
          <w:rFonts w:asciiTheme="minorHAnsi" w:hAnsiTheme="minorHAnsi" w:cstheme="minorHAnsi"/>
        </w:rPr>
        <w:t xml:space="preserve"> (</w:t>
      </w:r>
      <w:r>
        <w:rPr>
          <w:rFonts w:asciiTheme="minorHAnsi" w:hAnsiTheme="minorHAnsi" w:cstheme="minorHAnsi"/>
        </w:rPr>
        <w:t>Cancelled</w:t>
      </w:r>
      <w:r w:rsidRPr="00761C33">
        <w:rPr>
          <w:rFonts w:asciiTheme="minorHAnsi" w:hAnsiTheme="minorHAnsi" w:cstheme="minorHAnsi"/>
        </w:rPr>
        <w:t>)</w:t>
      </w:r>
      <w:r>
        <w:rPr>
          <w:rFonts w:asciiTheme="minorHAnsi" w:hAnsiTheme="minorHAnsi" w:cstheme="minorHAnsi"/>
        </w:rPr>
        <w:t xml:space="preserve"> means the request is accepted and the block trade is cancelled.</w:t>
      </w:r>
    </w:p>
    <w:p w14:paraId="20157312" w14:textId="77777777" w:rsidR="0042274E" w:rsidRDefault="0042274E" w:rsidP="0042274E">
      <w:pPr>
        <w:pStyle w:val="NormalNGMDS"/>
        <w:ind w:left="360"/>
        <w:rPr>
          <w:rFonts w:asciiTheme="minorHAnsi" w:hAnsiTheme="minorHAnsi" w:cstheme="minorHAnsi"/>
        </w:rPr>
      </w:pPr>
      <w:r>
        <w:rPr>
          <w:rFonts w:asciiTheme="minorHAnsi" w:hAnsiTheme="minorHAnsi" w:cstheme="minorHAnsi"/>
        </w:rPr>
        <w:t>If the block trade is cancelled, the On-behalf Trade Cancellation Notification (82) message will be conveyed to the buyer and seller parties to indicate this cancellation.</w:t>
      </w:r>
    </w:p>
    <w:p w14:paraId="71EC418B" w14:textId="77777777" w:rsidR="0042274E" w:rsidRDefault="0042274E" w:rsidP="0042274E">
      <w:pPr>
        <w:pStyle w:val="NormalNGMDS"/>
        <w:ind w:left="0"/>
        <w:rPr>
          <w:rFonts w:asciiTheme="minorHAnsi" w:hAnsiTheme="minorHAnsi" w:cstheme="minorHAnsi"/>
        </w:rPr>
      </w:pPr>
    </w:p>
    <w:p w14:paraId="0F9B60B1" w14:textId="77777777" w:rsidR="0042274E" w:rsidRPr="00417716" w:rsidRDefault="0042274E" w:rsidP="0042274E">
      <w:pPr>
        <w:pStyle w:val="Heading3"/>
      </w:pPr>
      <w:bookmarkStart w:id="637" w:name="_Toc170578847"/>
      <w:r w:rsidRPr="00417716">
        <w:t>Message Flow</w:t>
      </w:r>
      <w:bookmarkEnd w:id="637"/>
      <w:r w:rsidRPr="00417716">
        <w:t xml:space="preserve"> </w:t>
      </w:r>
    </w:p>
    <w:p w14:paraId="4D100462" w14:textId="7F548E97" w:rsidR="007C3E57" w:rsidRDefault="007C3E57" w:rsidP="007C3E57">
      <w:pPr>
        <w:pStyle w:val="Heading4"/>
        <w:rPr>
          <w:rFonts w:asciiTheme="minorHAnsi" w:hAnsiTheme="minorHAnsi" w:cstheme="minorHAnsi"/>
        </w:rPr>
      </w:pPr>
      <w:bookmarkStart w:id="638" w:name="_Toc170578848"/>
      <w:r>
        <w:rPr>
          <w:rFonts w:asciiTheme="minorHAnsi" w:hAnsiTheme="minorHAnsi" w:cstheme="minorHAnsi"/>
        </w:rPr>
        <w:t>Two-party Trade</w:t>
      </w:r>
      <w:bookmarkEnd w:id="638"/>
    </w:p>
    <w:p w14:paraId="16D5A695" w14:textId="5EBA3B6A" w:rsidR="007C3E57" w:rsidRPr="007C3E57" w:rsidRDefault="007C3E57" w:rsidP="007C3E57">
      <w:r>
        <w:object w:dxaOrig="8784" w:dyaOrig="7680" w14:anchorId="05C481F5">
          <v:shape id="_x0000_i1037" type="#_x0000_t75" style="width:439.25pt;height:384.3pt" o:ole="">
            <v:imagedata r:id="rId43" o:title=""/>
          </v:shape>
          <o:OLEObject Type="Embed" ProgID="Visio.Drawing.15" ShapeID="_x0000_i1037" DrawAspect="Content" ObjectID="_1782904596" r:id="rId44"/>
        </w:object>
      </w:r>
    </w:p>
    <w:p w14:paraId="7A84F99E" w14:textId="77777777" w:rsidR="007C3E57" w:rsidRPr="006A624C" w:rsidRDefault="007C3E57" w:rsidP="007C3E57"/>
    <w:p w14:paraId="5A691051" w14:textId="77777777" w:rsidR="007C3E57" w:rsidRDefault="007C3E57" w:rsidP="007C3E57">
      <w:pPr>
        <w:spacing w:after="200" w:line="276" w:lineRule="auto"/>
        <w:rPr>
          <w:rFonts w:asciiTheme="majorHAnsi" w:eastAsiaTheme="majorEastAsia" w:hAnsiTheme="majorHAnsi" w:cstheme="majorBidi"/>
          <w:b/>
          <w:bCs/>
          <w:color w:val="365F91" w:themeColor="accent1" w:themeShade="BF"/>
          <w:sz w:val="28"/>
          <w:szCs w:val="28"/>
        </w:rPr>
      </w:pPr>
      <w:bookmarkStart w:id="639" w:name="_Toc339028281"/>
      <w:bookmarkStart w:id="640" w:name="_Toc339276272"/>
      <w:bookmarkStart w:id="641" w:name="_Toc339276429"/>
      <w:bookmarkStart w:id="642" w:name="_Toc339028282"/>
      <w:bookmarkStart w:id="643" w:name="_Toc339276273"/>
      <w:bookmarkStart w:id="644" w:name="_Toc339276430"/>
      <w:bookmarkStart w:id="645" w:name="_Toc339028283"/>
      <w:bookmarkStart w:id="646" w:name="_Toc339276274"/>
      <w:bookmarkStart w:id="647" w:name="_Toc339276431"/>
      <w:bookmarkStart w:id="648" w:name="_Toc337116172"/>
      <w:bookmarkStart w:id="649" w:name="_Toc337126611"/>
      <w:bookmarkStart w:id="650" w:name="_Toc337137583"/>
      <w:bookmarkStart w:id="651" w:name="_Toc337482131"/>
      <w:bookmarkStart w:id="652" w:name="_Toc339028284"/>
      <w:bookmarkStart w:id="653" w:name="_Toc339276275"/>
      <w:bookmarkStart w:id="654" w:name="_Toc339276432"/>
      <w:bookmarkStart w:id="655" w:name="_Toc350415216"/>
      <w:bookmarkStart w:id="656" w:name="_Toc350512819"/>
      <w:bookmarkStart w:id="657" w:name="_Toc350850889"/>
      <w:bookmarkStart w:id="658" w:name="_Toc351844889"/>
      <w:bookmarkStart w:id="659" w:name="_Toc351967611"/>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r>
        <w:br w:type="page"/>
      </w:r>
    </w:p>
    <w:p w14:paraId="2DB5D50F" w14:textId="3D6D9697" w:rsidR="009C63FF" w:rsidRDefault="009C63FF" w:rsidP="009C63FF">
      <w:pPr>
        <w:pStyle w:val="Heading4"/>
        <w:rPr>
          <w:rFonts w:asciiTheme="minorHAnsi" w:hAnsiTheme="minorHAnsi" w:cstheme="minorHAnsi"/>
        </w:rPr>
      </w:pPr>
      <w:bookmarkStart w:id="660" w:name="_Toc170578849"/>
      <w:r>
        <w:rPr>
          <w:rFonts w:asciiTheme="minorHAnsi" w:hAnsiTheme="minorHAnsi" w:cstheme="minorHAnsi"/>
        </w:rPr>
        <w:lastRenderedPageBreak/>
        <w:t>One-party Trade – Confirmed</w:t>
      </w:r>
      <w:bookmarkEnd w:id="660"/>
    </w:p>
    <w:p w14:paraId="33BB6D8D" w14:textId="4E54F76D" w:rsidR="009C63FF" w:rsidRPr="009C63FF" w:rsidRDefault="009C63FF" w:rsidP="009C63FF">
      <w:pPr>
        <w:pStyle w:val="NormalNGMDS"/>
        <w:ind w:left="0"/>
        <w:rPr>
          <w:rFonts w:asciiTheme="minorHAnsi" w:hAnsiTheme="minorHAnsi" w:cstheme="minorHAnsi"/>
          <w:lang w:val="en-US"/>
        </w:rPr>
      </w:pPr>
      <w:r>
        <w:object w:dxaOrig="12756" w:dyaOrig="13404" w14:anchorId="6E7D57B6">
          <v:shape id="_x0000_i1038" type="#_x0000_t75" style="width:450.95pt;height:473.7pt" o:ole="">
            <v:imagedata r:id="rId45" o:title=""/>
          </v:shape>
          <o:OLEObject Type="Embed" ProgID="Visio.Drawing.15" ShapeID="_x0000_i1038" DrawAspect="Content" ObjectID="_1782904597" r:id="rId46"/>
        </w:object>
      </w:r>
    </w:p>
    <w:p w14:paraId="56D92F0E" w14:textId="77777777" w:rsidR="0042274E" w:rsidRDefault="0042274E" w:rsidP="0042274E">
      <w:pPr>
        <w:pStyle w:val="NormalNGMDS"/>
        <w:ind w:left="0"/>
        <w:rPr>
          <w:rFonts w:asciiTheme="minorHAnsi" w:hAnsiTheme="minorHAnsi" w:cstheme="minorHAnsi"/>
        </w:rPr>
      </w:pPr>
    </w:p>
    <w:p w14:paraId="2FFDE02D" w14:textId="2FE963D4" w:rsidR="009C63FF" w:rsidRDefault="009C63FF" w:rsidP="009C63FF">
      <w:pPr>
        <w:pStyle w:val="Heading4"/>
        <w:rPr>
          <w:rFonts w:asciiTheme="minorHAnsi" w:hAnsiTheme="minorHAnsi" w:cstheme="minorHAnsi"/>
        </w:rPr>
      </w:pPr>
      <w:bookmarkStart w:id="661" w:name="_Toc170578850"/>
      <w:r>
        <w:rPr>
          <w:rFonts w:asciiTheme="minorHAnsi" w:hAnsiTheme="minorHAnsi" w:cstheme="minorHAnsi"/>
        </w:rPr>
        <w:lastRenderedPageBreak/>
        <w:t>One-party Trade –</w:t>
      </w:r>
      <w:r w:rsidR="007C3E57">
        <w:rPr>
          <w:rFonts w:asciiTheme="minorHAnsi" w:hAnsiTheme="minorHAnsi" w:cstheme="minorHAnsi"/>
        </w:rPr>
        <w:t xml:space="preserve"> </w:t>
      </w:r>
      <w:r>
        <w:rPr>
          <w:rFonts w:asciiTheme="minorHAnsi" w:hAnsiTheme="minorHAnsi" w:cstheme="minorHAnsi"/>
        </w:rPr>
        <w:t>Cancelled</w:t>
      </w:r>
      <w:r w:rsidR="007C3E57">
        <w:rPr>
          <w:rFonts w:asciiTheme="minorHAnsi" w:hAnsiTheme="minorHAnsi" w:cstheme="minorHAnsi"/>
        </w:rPr>
        <w:t xml:space="preserve"> by Originator</w:t>
      </w:r>
      <w:bookmarkEnd w:id="661"/>
    </w:p>
    <w:p w14:paraId="194B90E1" w14:textId="4EDFC87F" w:rsidR="009C63FF" w:rsidRDefault="009C63FF" w:rsidP="009C63FF">
      <w:r>
        <w:object w:dxaOrig="10764" w:dyaOrig="9876" w14:anchorId="43ECC946">
          <v:shape id="_x0000_i1039" type="#_x0000_t75" style="width:450.95pt;height:413.7pt" o:ole="">
            <v:imagedata r:id="rId47" o:title=""/>
          </v:shape>
          <o:OLEObject Type="Embed" ProgID="Visio.Drawing.15" ShapeID="_x0000_i1039" DrawAspect="Content" ObjectID="_1782904598" r:id="rId48"/>
        </w:object>
      </w:r>
    </w:p>
    <w:p w14:paraId="35FC2878" w14:textId="77777777" w:rsidR="00554C9A" w:rsidRDefault="00554C9A" w:rsidP="009C63FF"/>
    <w:p w14:paraId="57B93070" w14:textId="36B45304" w:rsidR="00554C9A" w:rsidRDefault="00554C9A" w:rsidP="00554C9A">
      <w:pPr>
        <w:pStyle w:val="Heading4"/>
        <w:rPr>
          <w:rFonts w:asciiTheme="minorHAnsi" w:hAnsiTheme="minorHAnsi" w:cstheme="minorHAnsi"/>
        </w:rPr>
      </w:pPr>
      <w:bookmarkStart w:id="662" w:name="_Toc170578851"/>
      <w:r>
        <w:rPr>
          <w:rFonts w:asciiTheme="minorHAnsi" w:hAnsiTheme="minorHAnsi" w:cstheme="minorHAnsi"/>
        </w:rPr>
        <w:lastRenderedPageBreak/>
        <w:t>On-behalf Trade</w:t>
      </w:r>
      <w:bookmarkEnd w:id="662"/>
    </w:p>
    <w:p w14:paraId="774C0748" w14:textId="35A26744" w:rsidR="00554C9A" w:rsidRDefault="000D43E9" w:rsidP="009C63FF">
      <w:r>
        <w:object w:dxaOrig="8928" w:dyaOrig="9636" w14:anchorId="3B228057">
          <v:shape id="_x0000_i1040" type="#_x0000_t75" style="width:446.55pt;height:481.9pt" o:ole="">
            <v:imagedata r:id="rId49" o:title=""/>
          </v:shape>
          <o:OLEObject Type="Embed" ProgID="Visio.Drawing.15" ShapeID="_x0000_i1040" DrawAspect="Content" ObjectID="_1782904599" r:id="rId50"/>
        </w:object>
      </w:r>
    </w:p>
    <w:p w14:paraId="30DDFE8E" w14:textId="77777777" w:rsidR="00554C9A" w:rsidRPr="009C63FF" w:rsidRDefault="00554C9A" w:rsidP="009C63FF"/>
    <w:p w14:paraId="603C2E12" w14:textId="77777777" w:rsidR="0042274E" w:rsidRDefault="0042274E" w:rsidP="0042274E">
      <w:pPr>
        <w:pStyle w:val="Heading2"/>
        <w:rPr>
          <w:rFonts w:asciiTheme="minorHAnsi" w:hAnsiTheme="minorHAnsi" w:cstheme="minorHAnsi"/>
        </w:rPr>
      </w:pPr>
      <w:bookmarkStart w:id="663" w:name="_Toc170578852"/>
      <w:r>
        <w:rPr>
          <w:rFonts w:asciiTheme="minorHAnsi" w:hAnsiTheme="minorHAnsi" w:cstheme="minorHAnsi"/>
        </w:rPr>
        <w:t xml:space="preserve">Error </w:t>
      </w:r>
      <w:r w:rsidRPr="00417716">
        <w:rPr>
          <w:rFonts w:asciiTheme="minorHAnsi" w:hAnsiTheme="minorHAnsi" w:cstheme="minorHAnsi"/>
        </w:rPr>
        <w:t>Trade Handling</w:t>
      </w:r>
      <w:bookmarkEnd w:id="663"/>
    </w:p>
    <w:p w14:paraId="7FC057F4" w14:textId="77777777" w:rsidR="0042274E" w:rsidRDefault="0042274E" w:rsidP="0042274E">
      <w:pPr>
        <w:pStyle w:val="NormalNGMDS"/>
        <w:ind w:left="0"/>
        <w:rPr>
          <w:rFonts w:asciiTheme="minorHAnsi" w:hAnsiTheme="minorHAnsi" w:cstheme="minorHAnsi"/>
        </w:rPr>
      </w:pPr>
      <w:r>
        <w:rPr>
          <w:rFonts w:asciiTheme="minorHAnsi" w:hAnsiTheme="minorHAnsi" w:cstheme="minorHAnsi"/>
        </w:rPr>
        <w:t xml:space="preserve">The client </w:t>
      </w:r>
      <w:r w:rsidRPr="00346101">
        <w:rPr>
          <w:rFonts w:asciiTheme="minorHAnsi" w:hAnsiTheme="minorHAnsi" w:cstheme="minorHAnsi"/>
        </w:rPr>
        <w:t xml:space="preserve">can </w:t>
      </w:r>
      <w:r>
        <w:rPr>
          <w:rFonts w:asciiTheme="minorHAnsi" w:hAnsiTheme="minorHAnsi" w:cstheme="minorHAnsi"/>
        </w:rPr>
        <w:t>file the error trade claim to HKEX</w:t>
      </w:r>
      <w:r w:rsidRPr="00346101">
        <w:rPr>
          <w:rFonts w:asciiTheme="minorHAnsi" w:hAnsiTheme="minorHAnsi" w:cstheme="minorHAnsi"/>
        </w:rPr>
        <w:t>.</w:t>
      </w:r>
      <w:r>
        <w:rPr>
          <w:rFonts w:asciiTheme="minorHAnsi" w:hAnsiTheme="minorHAnsi" w:cstheme="minorHAnsi"/>
        </w:rPr>
        <w:t xml:space="preserve"> The contra-side party might also involve in the claim. HKEX will convey the status of the claim to both sides finally.</w:t>
      </w:r>
    </w:p>
    <w:p w14:paraId="10FB2FAB" w14:textId="2362E73D" w:rsidR="0042274E" w:rsidRDefault="0042274E" w:rsidP="0042274E">
      <w:pPr>
        <w:pStyle w:val="NormalNGMDS"/>
        <w:ind w:left="0"/>
        <w:rPr>
          <w:rFonts w:asciiTheme="minorHAnsi" w:hAnsiTheme="minorHAnsi" w:cstheme="minorHAnsi"/>
        </w:rPr>
      </w:pPr>
      <w:r>
        <w:rPr>
          <w:rFonts w:asciiTheme="minorHAnsi" w:hAnsiTheme="minorHAnsi" w:cstheme="minorHAnsi"/>
        </w:rPr>
        <w:t xml:space="preserve">If the error trade claim is accepted HKEX, the </w:t>
      </w:r>
      <w:r w:rsidR="002E3D74">
        <w:rPr>
          <w:rFonts w:asciiTheme="minorHAnsi" w:hAnsiTheme="minorHAnsi" w:cstheme="minorHAnsi"/>
        </w:rPr>
        <w:t>corresponding</w:t>
      </w:r>
      <w:r>
        <w:rPr>
          <w:rFonts w:asciiTheme="minorHAnsi" w:hAnsiTheme="minorHAnsi" w:cstheme="minorHAnsi"/>
        </w:rPr>
        <w:t xml:space="preserve"> trade will be cancelled and the trade cancelled message will be conveyed to both sides.</w:t>
      </w:r>
    </w:p>
    <w:p w14:paraId="0F6068B3" w14:textId="77777777" w:rsidR="0042274E" w:rsidRDefault="0042274E" w:rsidP="0042274E">
      <w:pPr>
        <w:pStyle w:val="NormalNGMDS"/>
        <w:ind w:left="0"/>
        <w:rPr>
          <w:rFonts w:asciiTheme="minorHAnsi" w:hAnsiTheme="minorHAnsi" w:cstheme="minorHAnsi"/>
        </w:rPr>
      </w:pPr>
      <w:r>
        <w:rPr>
          <w:rFonts w:asciiTheme="minorHAnsi" w:hAnsiTheme="minorHAnsi" w:cstheme="minorHAnsi"/>
        </w:rPr>
        <w:t>A client may file the error trade claim for other clients belonging to the same participant.</w:t>
      </w:r>
    </w:p>
    <w:p w14:paraId="009D49A3" w14:textId="77777777" w:rsidR="0042274E" w:rsidRDefault="0042274E" w:rsidP="0042274E">
      <w:pPr>
        <w:pStyle w:val="NormalNGMDS"/>
        <w:ind w:left="0"/>
        <w:rPr>
          <w:rFonts w:asciiTheme="minorHAnsi" w:hAnsiTheme="minorHAnsi" w:cstheme="minorHAnsi"/>
        </w:rPr>
      </w:pPr>
    </w:p>
    <w:p w14:paraId="2D1EA4F1" w14:textId="77777777" w:rsidR="0042274E" w:rsidRPr="00417716" w:rsidRDefault="0042274E" w:rsidP="0042274E">
      <w:pPr>
        <w:pStyle w:val="Heading3"/>
      </w:pPr>
      <w:bookmarkStart w:id="664" w:name="_Toc170578853"/>
      <w:r>
        <w:rPr>
          <w:rFonts w:asciiTheme="minorHAnsi" w:hAnsiTheme="minorHAnsi" w:cstheme="minorHAnsi"/>
        </w:rPr>
        <w:t xml:space="preserve">Error </w:t>
      </w:r>
      <w:r w:rsidRPr="00417716">
        <w:rPr>
          <w:rFonts w:asciiTheme="minorHAnsi" w:hAnsiTheme="minorHAnsi" w:cstheme="minorHAnsi"/>
        </w:rPr>
        <w:t xml:space="preserve">Trade </w:t>
      </w:r>
      <w:r>
        <w:t>workflow</w:t>
      </w:r>
      <w:bookmarkEnd w:id="664"/>
    </w:p>
    <w:p w14:paraId="0BAA8A45" w14:textId="77777777" w:rsidR="0042274E" w:rsidRDefault="0042274E" w:rsidP="0042274E">
      <w:pPr>
        <w:pStyle w:val="NormalNGMDS"/>
        <w:ind w:left="0"/>
        <w:rPr>
          <w:rFonts w:asciiTheme="minorHAnsi" w:hAnsiTheme="minorHAnsi" w:cstheme="minorHAnsi"/>
        </w:rPr>
      </w:pPr>
      <w:r>
        <w:rPr>
          <w:rFonts w:asciiTheme="minorHAnsi" w:hAnsiTheme="minorHAnsi" w:cstheme="minorHAnsi"/>
        </w:rPr>
        <w:t>The workflow of error trade filing is as below:</w:t>
      </w:r>
    </w:p>
    <w:p w14:paraId="28873A71" w14:textId="5133E6BA" w:rsidR="0042274E" w:rsidRDefault="0042274E" w:rsidP="0042274E">
      <w:pPr>
        <w:pStyle w:val="NormalNGMDS"/>
        <w:numPr>
          <w:ilvl w:val="0"/>
          <w:numId w:val="89"/>
        </w:numPr>
        <w:rPr>
          <w:rFonts w:asciiTheme="minorHAnsi" w:hAnsiTheme="minorHAnsi" w:cstheme="minorHAnsi"/>
        </w:rPr>
      </w:pPr>
      <w:r>
        <w:rPr>
          <w:rFonts w:asciiTheme="minorHAnsi" w:hAnsiTheme="minorHAnsi" w:cstheme="minorHAnsi"/>
        </w:rPr>
        <w:lastRenderedPageBreak/>
        <w:t xml:space="preserve">The client files an error trade claim by sending the Error Trade Request (27) message to the gateway. The </w:t>
      </w:r>
      <w:r w:rsidR="00AF3692">
        <w:rPr>
          <w:rFonts w:asciiTheme="minorHAnsi" w:hAnsiTheme="minorHAnsi" w:cstheme="minorHAnsi"/>
        </w:rPr>
        <w:t>Error Trade Request Ack (84)</w:t>
      </w:r>
      <w:r w:rsidRPr="008D6CE7">
        <w:rPr>
          <w:rFonts w:asciiTheme="minorHAnsi" w:hAnsiTheme="minorHAnsi" w:cstheme="minorHAnsi"/>
        </w:rPr>
        <w:t xml:space="preserve"> </w:t>
      </w:r>
      <w:r>
        <w:rPr>
          <w:rFonts w:asciiTheme="minorHAnsi" w:hAnsiTheme="minorHAnsi" w:cstheme="minorHAnsi"/>
        </w:rPr>
        <w:t xml:space="preserve">message with </w:t>
      </w:r>
      <w:r w:rsidR="00466407">
        <w:rPr>
          <w:rFonts w:asciiTheme="minorHAnsi" w:hAnsiTheme="minorHAnsi" w:cstheme="minorHAnsi"/>
        </w:rPr>
        <w:t>Error Trade Claim Status</w:t>
      </w:r>
      <w:r>
        <w:rPr>
          <w:rFonts w:asciiTheme="minorHAnsi" w:hAnsiTheme="minorHAnsi" w:cstheme="minorHAnsi"/>
        </w:rPr>
        <w:t xml:space="preserve"> field carrying the status will be returned to the client.</w:t>
      </w:r>
    </w:p>
    <w:p w14:paraId="66D9DA2D" w14:textId="478EC7E3" w:rsidR="0042274E" w:rsidRDefault="0042274E" w:rsidP="0042274E">
      <w:pPr>
        <w:pStyle w:val="NormalNGMDS"/>
        <w:numPr>
          <w:ilvl w:val="0"/>
          <w:numId w:val="89"/>
        </w:numPr>
        <w:rPr>
          <w:rFonts w:asciiTheme="minorHAnsi" w:hAnsiTheme="minorHAnsi" w:cstheme="minorHAnsi"/>
        </w:rPr>
      </w:pPr>
      <w:r>
        <w:rPr>
          <w:rFonts w:asciiTheme="minorHAnsi" w:hAnsiTheme="minorHAnsi" w:cstheme="minorHAnsi"/>
        </w:rPr>
        <w:t xml:space="preserve">If the error trade is </w:t>
      </w:r>
      <w:r w:rsidR="002E3D74">
        <w:rPr>
          <w:rFonts w:asciiTheme="minorHAnsi" w:hAnsiTheme="minorHAnsi" w:cstheme="minorHAnsi"/>
        </w:rPr>
        <w:t>registered</w:t>
      </w:r>
      <w:r>
        <w:rPr>
          <w:rFonts w:asciiTheme="minorHAnsi" w:hAnsiTheme="minorHAnsi" w:cstheme="minorHAnsi"/>
        </w:rPr>
        <w:t xml:space="preserve"> by the system, the </w:t>
      </w:r>
      <w:r w:rsidR="002E3D74">
        <w:rPr>
          <w:rFonts w:asciiTheme="minorHAnsi" w:hAnsiTheme="minorHAnsi" w:cstheme="minorHAnsi"/>
        </w:rPr>
        <w:t>contra</w:t>
      </w:r>
      <w:r>
        <w:rPr>
          <w:rFonts w:asciiTheme="minorHAnsi" w:hAnsiTheme="minorHAnsi" w:cstheme="minorHAnsi"/>
        </w:rPr>
        <w:t>-side will receive the Error Trade Claim Notification (85) message.</w:t>
      </w:r>
    </w:p>
    <w:p w14:paraId="4E93DFBA" w14:textId="3401D541" w:rsidR="0042274E" w:rsidRDefault="0042274E" w:rsidP="0042274E">
      <w:pPr>
        <w:pStyle w:val="NormalNGMDS"/>
        <w:numPr>
          <w:ilvl w:val="0"/>
          <w:numId w:val="89"/>
        </w:numPr>
        <w:rPr>
          <w:rFonts w:asciiTheme="minorHAnsi" w:hAnsiTheme="minorHAnsi" w:cstheme="minorHAnsi"/>
        </w:rPr>
      </w:pPr>
      <w:r w:rsidRPr="00B67599">
        <w:rPr>
          <w:rFonts w:asciiTheme="minorHAnsi" w:hAnsiTheme="minorHAnsi" w:cstheme="minorHAnsi"/>
        </w:rPr>
        <w:t xml:space="preserve">The </w:t>
      </w:r>
      <w:r w:rsidR="002E3D74">
        <w:rPr>
          <w:rFonts w:asciiTheme="minorHAnsi" w:hAnsiTheme="minorHAnsi" w:cstheme="minorHAnsi"/>
        </w:rPr>
        <w:t>contra</w:t>
      </w:r>
      <w:r>
        <w:rPr>
          <w:rFonts w:asciiTheme="minorHAnsi" w:hAnsiTheme="minorHAnsi" w:cstheme="minorHAnsi"/>
        </w:rPr>
        <w:t>-side might accept or decline the error trade by sending the Error Trade Contra-</w:t>
      </w:r>
      <w:proofErr w:type="gramStart"/>
      <w:r>
        <w:rPr>
          <w:rFonts w:asciiTheme="minorHAnsi" w:hAnsiTheme="minorHAnsi" w:cstheme="minorHAnsi"/>
        </w:rPr>
        <w:t>side</w:t>
      </w:r>
      <w:proofErr w:type="gramEnd"/>
      <w:r>
        <w:rPr>
          <w:rFonts w:asciiTheme="minorHAnsi" w:hAnsiTheme="minorHAnsi" w:cstheme="minorHAnsi"/>
        </w:rPr>
        <w:t xml:space="preserve"> Respond Request (28)</w:t>
      </w:r>
      <w:r w:rsidRPr="006C339B">
        <w:rPr>
          <w:rFonts w:asciiTheme="minorHAnsi" w:hAnsiTheme="minorHAnsi" w:cstheme="minorHAnsi"/>
        </w:rPr>
        <w:t xml:space="preserve"> </w:t>
      </w:r>
      <w:r>
        <w:rPr>
          <w:rFonts w:asciiTheme="minorHAnsi" w:hAnsiTheme="minorHAnsi" w:cstheme="minorHAnsi"/>
        </w:rPr>
        <w:t>message to the gateway. The Error Trade Contra-</w:t>
      </w:r>
      <w:proofErr w:type="gramStart"/>
      <w:r>
        <w:rPr>
          <w:rFonts w:asciiTheme="minorHAnsi" w:hAnsiTheme="minorHAnsi" w:cstheme="minorHAnsi"/>
        </w:rPr>
        <w:t>side</w:t>
      </w:r>
      <w:proofErr w:type="gramEnd"/>
      <w:r>
        <w:rPr>
          <w:rFonts w:asciiTheme="minorHAnsi" w:hAnsiTheme="minorHAnsi" w:cstheme="minorHAnsi"/>
        </w:rPr>
        <w:t xml:space="preserve"> Respond Request Ack (86) message with </w:t>
      </w:r>
      <w:r w:rsidR="00466407">
        <w:rPr>
          <w:rFonts w:asciiTheme="minorHAnsi" w:hAnsiTheme="minorHAnsi" w:cstheme="minorHAnsi"/>
        </w:rPr>
        <w:t>Error Trade Claim Status</w:t>
      </w:r>
      <w:r>
        <w:rPr>
          <w:rFonts w:asciiTheme="minorHAnsi" w:hAnsiTheme="minorHAnsi" w:cstheme="minorHAnsi"/>
        </w:rPr>
        <w:t xml:space="preserve"> field carrying the status will be returned to the client. The </w:t>
      </w:r>
      <w:r w:rsidR="002E3D74">
        <w:rPr>
          <w:rFonts w:asciiTheme="minorHAnsi" w:hAnsiTheme="minorHAnsi" w:cstheme="minorHAnsi"/>
        </w:rPr>
        <w:t>contra</w:t>
      </w:r>
      <w:r>
        <w:rPr>
          <w:rFonts w:asciiTheme="minorHAnsi" w:hAnsiTheme="minorHAnsi" w:cstheme="minorHAnsi"/>
        </w:rPr>
        <w:t xml:space="preserve">-side might also choose to not to </w:t>
      </w:r>
      <w:r w:rsidR="002E3D74">
        <w:rPr>
          <w:rFonts w:asciiTheme="minorHAnsi" w:hAnsiTheme="minorHAnsi" w:cstheme="minorHAnsi"/>
        </w:rPr>
        <w:t>respond</w:t>
      </w:r>
      <w:r>
        <w:rPr>
          <w:rFonts w:asciiTheme="minorHAnsi" w:hAnsiTheme="minorHAnsi" w:cstheme="minorHAnsi"/>
        </w:rPr>
        <w:t xml:space="preserve"> the error trade claim notification (i.e. not respond any message for the claim)</w:t>
      </w:r>
    </w:p>
    <w:p w14:paraId="19FACFF8" w14:textId="77777777" w:rsidR="0042274E" w:rsidRDefault="0042274E" w:rsidP="0042274E">
      <w:pPr>
        <w:pStyle w:val="NormalNGMDS"/>
        <w:numPr>
          <w:ilvl w:val="0"/>
          <w:numId w:val="89"/>
        </w:numPr>
        <w:rPr>
          <w:rFonts w:asciiTheme="minorHAnsi" w:hAnsiTheme="minorHAnsi" w:cstheme="minorHAnsi"/>
        </w:rPr>
      </w:pPr>
      <w:r>
        <w:rPr>
          <w:rFonts w:asciiTheme="minorHAnsi" w:hAnsiTheme="minorHAnsi" w:cstheme="minorHAnsi"/>
        </w:rPr>
        <w:t>Finally, the Error Trade Claim Status Report (87)</w:t>
      </w:r>
      <w:r w:rsidRPr="006C339B">
        <w:rPr>
          <w:rFonts w:asciiTheme="minorHAnsi" w:hAnsiTheme="minorHAnsi" w:cstheme="minorHAnsi"/>
        </w:rPr>
        <w:t xml:space="preserve"> </w:t>
      </w:r>
      <w:r>
        <w:rPr>
          <w:rFonts w:asciiTheme="minorHAnsi" w:hAnsiTheme="minorHAnsi" w:cstheme="minorHAnsi"/>
        </w:rPr>
        <w:t xml:space="preserve">message with </w:t>
      </w:r>
      <w:r>
        <w:rPr>
          <w:rFonts w:cstheme="minorHAnsi"/>
          <w:szCs w:val="20"/>
        </w:rPr>
        <w:t>Error Trade Claim Status</w:t>
      </w:r>
      <w:r w:rsidRPr="00B67599">
        <w:rPr>
          <w:rFonts w:asciiTheme="minorHAnsi" w:hAnsiTheme="minorHAnsi" w:cstheme="minorHAnsi"/>
        </w:rPr>
        <w:t xml:space="preserve"> </w:t>
      </w:r>
      <w:r>
        <w:rPr>
          <w:rFonts w:asciiTheme="minorHAnsi" w:hAnsiTheme="minorHAnsi" w:cstheme="minorHAnsi"/>
        </w:rPr>
        <w:t>field carrying the final status will be conveyed to both sides.</w:t>
      </w:r>
    </w:p>
    <w:p w14:paraId="46091810" w14:textId="77777777" w:rsidR="0042274E" w:rsidRDefault="0042274E" w:rsidP="0042274E">
      <w:pPr>
        <w:spacing w:after="200" w:line="276" w:lineRule="auto"/>
      </w:pPr>
    </w:p>
    <w:p w14:paraId="65ECF5C7" w14:textId="77777777" w:rsidR="0042274E" w:rsidRDefault="0042274E" w:rsidP="0042274E">
      <w:pPr>
        <w:pStyle w:val="Heading3"/>
      </w:pPr>
      <w:bookmarkStart w:id="665" w:name="_Toc170578854"/>
      <w:r w:rsidRPr="00417716">
        <w:t>Message Flow</w:t>
      </w:r>
      <w:bookmarkEnd w:id="665"/>
      <w:r w:rsidRPr="00417716">
        <w:t xml:space="preserve"> </w:t>
      </w:r>
    </w:p>
    <w:p w14:paraId="4E9DB693" w14:textId="49FF4E50" w:rsidR="0042274E" w:rsidRDefault="00FA490A" w:rsidP="0042274E">
      <w:r>
        <w:object w:dxaOrig="8616" w:dyaOrig="9048" w14:anchorId="0CCDB0AB">
          <v:shape id="_x0000_i1041" type="#_x0000_t75" style="width:430.75pt;height:452.55pt" o:ole="">
            <v:imagedata r:id="rId51" o:title=""/>
          </v:shape>
          <o:OLEObject Type="Embed" ProgID="Visio.Drawing.15" ShapeID="_x0000_i1041" DrawAspect="Content" ObjectID="_1782904600" r:id="rId52"/>
        </w:object>
      </w:r>
    </w:p>
    <w:p w14:paraId="50699361" w14:textId="77777777" w:rsidR="00554C9A" w:rsidRDefault="00554C9A" w:rsidP="0042274E"/>
    <w:p w14:paraId="1371F2BB" w14:textId="77777777" w:rsidR="0042274E" w:rsidRDefault="0042274E" w:rsidP="0042274E">
      <w:pPr>
        <w:pStyle w:val="Heading2"/>
        <w:rPr>
          <w:rFonts w:asciiTheme="minorHAnsi" w:hAnsiTheme="minorHAnsi" w:cstheme="minorHAnsi"/>
        </w:rPr>
      </w:pPr>
      <w:bookmarkStart w:id="666" w:name="_Toc170578855"/>
      <w:r>
        <w:rPr>
          <w:rFonts w:asciiTheme="minorHAnsi" w:hAnsiTheme="minorHAnsi" w:cstheme="minorHAnsi"/>
        </w:rPr>
        <w:lastRenderedPageBreak/>
        <w:t xml:space="preserve">Trade Amendment </w:t>
      </w:r>
      <w:r w:rsidRPr="00417716">
        <w:rPr>
          <w:rFonts w:asciiTheme="minorHAnsi" w:hAnsiTheme="minorHAnsi" w:cstheme="minorHAnsi"/>
        </w:rPr>
        <w:t>Handling</w:t>
      </w:r>
      <w:bookmarkEnd w:id="666"/>
    </w:p>
    <w:p w14:paraId="3D33FBFA" w14:textId="566073A6" w:rsidR="00BF5824" w:rsidRDefault="00BF5824" w:rsidP="00BF5824">
      <w:pPr>
        <w:pStyle w:val="Heading3"/>
      </w:pPr>
      <w:bookmarkStart w:id="667" w:name="_Toc170578856"/>
      <w:r>
        <w:t>Trade Amendment</w:t>
      </w:r>
      <w:bookmarkEnd w:id="667"/>
    </w:p>
    <w:p w14:paraId="1579B4CC" w14:textId="1D56837B" w:rsidR="0042274E" w:rsidRDefault="0042274E" w:rsidP="0042274E">
      <w:pPr>
        <w:pStyle w:val="NormalNGMDS"/>
        <w:ind w:left="0"/>
        <w:rPr>
          <w:rFonts w:asciiTheme="minorHAnsi" w:hAnsiTheme="minorHAnsi" w:cstheme="minorHAnsi"/>
        </w:rPr>
      </w:pPr>
      <w:r>
        <w:rPr>
          <w:rFonts w:asciiTheme="minorHAnsi" w:hAnsiTheme="minorHAnsi" w:cstheme="minorHAnsi"/>
        </w:rPr>
        <w:t xml:space="preserve">HKEX might </w:t>
      </w:r>
      <w:r w:rsidR="00FA490A">
        <w:rPr>
          <w:rFonts w:asciiTheme="minorHAnsi" w:hAnsiTheme="minorHAnsi" w:cstheme="minorHAnsi"/>
        </w:rPr>
        <w:t>carry out</w:t>
      </w:r>
      <w:r>
        <w:rPr>
          <w:rFonts w:asciiTheme="minorHAnsi" w:hAnsiTheme="minorHAnsi" w:cstheme="minorHAnsi"/>
        </w:rPr>
        <w:t xml:space="preserve"> trade amendment on a confirmed</w:t>
      </w:r>
      <w:r w:rsidR="00FA490A">
        <w:rPr>
          <w:rFonts w:asciiTheme="minorHAnsi" w:hAnsiTheme="minorHAnsi" w:cstheme="minorHAnsi"/>
        </w:rPr>
        <w:t xml:space="preserve"> trade</w:t>
      </w:r>
      <w:r w:rsidRPr="00346101">
        <w:rPr>
          <w:rFonts w:asciiTheme="minorHAnsi" w:hAnsiTheme="minorHAnsi" w:cstheme="minorHAnsi"/>
        </w:rPr>
        <w:t>.</w:t>
      </w:r>
      <w:r>
        <w:rPr>
          <w:rFonts w:asciiTheme="minorHAnsi" w:hAnsiTheme="minorHAnsi" w:cstheme="minorHAnsi"/>
        </w:rPr>
        <w:t xml:space="preserve"> The gateway will send the Trade Corrected (89) message to client to convey the trade correction.</w:t>
      </w:r>
    </w:p>
    <w:p w14:paraId="7919A6CF" w14:textId="77777777" w:rsidR="0042274E" w:rsidRDefault="0042274E" w:rsidP="0042274E">
      <w:pPr>
        <w:pStyle w:val="NormalNGMDS"/>
        <w:ind w:left="0"/>
        <w:rPr>
          <w:rFonts w:asciiTheme="minorHAnsi" w:hAnsiTheme="minorHAnsi" w:cstheme="minorHAnsi"/>
        </w:rPr>
      </w:pPr>
    </w:p>
    <w:p w14:paraId="675BD238" w14:textId="77777777" w:rsidR="00FA490A" w:rsidRDefault="00FA490A" w:rsidP="00FA490A">
      <w:pPr>
        <w:pStyle w:val="Heading3"/>
      </w:pPr>
      <w:bookmarkStart w:id="668" w:name="_Toc170578857"/>
      <w:r w:rsidRPr="00417716">
        <w:t>Message Flow</w:t>
      </w:r>
      <w:bookmarkEnd w:id="668"/>
      <w:r w:rsidRPr="00417716">
        <w:t xml:space="preserve"> </w:t>
      </w:r>
    </w:p>
    <w:p w14:paraId="682155F2" w14:textId="36D774EE" w:rsidR="0042274E" w:rsidRDefault="00B32AED" w:rsidP="0042274E">
      <w:pPr>
        <w:pStyle w:val="NormalNGMDS"/>
        <w:ind w:left="0"/>
        <w:rPr>
          <w:rFonts w:asciiTheme="minorHAnsi" w:hAnsiTheme="minorHAnsi" w:cstheme="minorHAnsi"/>
        </w:rPr>
      </w:pPr>
      <w:r>
        <w:object w:dxaOrig="6780" w:dyaOrig="3276" w14:anchorId="38873A61">
          <v:shape id="_x0000_i1042" type="#_x0000_t75" style="width:339.15pt;height:163.9pt" o:ole="">
            <v:imagedata r:id="rId53" o:title=""/>
          </v:shape>
          <o:OLEObject Type="Embed" ProgID="Visio.Drawing.15" ShapeID="_x0000_i1042" DrawAspect="Content" ObjectID="_1782904601" r:id="rId54"/>
        </w:object>
      </w:r>
    </w:p>
    <w:p w14:paraId="61EB23C4" w14:textId="77777777" w:rsidR="0042274E" w:rsidRPr="00F1296C" w:rsidRDefault="0042274E" w:rsidP="0042274E">
      <w:pPr>
        <w:rPr>
          <w:lang w:val="en-GB"/>
        </w:rPr>
      </w:pPr>
    </w:p>
    <w:p w14:paraId="14C803E7" w14:textId="77777777" w:rsidR="0042274E" w:rsidRDefault="0042274E" w:rsidP="0042274E">
      <w:pPr>
        <w:spacing w:after="200" w:line="276" w:lineRule="auto"/>
        <w:rPr>
          <w:rFonts w:asciiTheme="majorHAnsi" w:eastAsiaTheme="majorEastAsia" w:hAnsiTheme="majorHAnsi" w:cstheme="majorBidi"/>
          <w:b/>
          <w:bCs/>
          <w:color w:val="365F91" w:themeColor="accent1" w:themeShade="BF"/>
          <w:sz w:val="28"/>
          <w:szCs w:val="28"/>
        </w:rPr>
      </w:pPr>
      <w:r>
        <w:br w:type="page"/>
      </w:r>
    </w:p>
    <w:p w14:paraId="584A6565" w14:textId="77777777" w:rsidR="0042274E" w:rsidRPr="00417716" w:rsidRDefault="0042274E" w:rsidP="0042274E">
      <w:pPr>
        <w:pStyle w:val="Heading1"/>
      </w:pPr>
      <w:bookmarkStart w:id="669" w:name="_Toc170578858"/>
      <w:r w:rsidRPr="00417716">
        <w:lastRenderedPageBreak/>
        <w:t>Message Definitions</w:t>
      </w:r>
      <w:bookmarkEnd w:id="669"/>
    </w:p>
    <w:p w14:paraId="3920C189" w14:textId="77777777" w:rsidR="0042274E" w:rsidRPr="00417716" w:rsidRDefault="0042274E" w:rsidP="0042274E">
      <w:pPr>
        <w:pStyle w:val="NormalNGMDS"/>
        <w:rPr>
          <w:rFonts w:asciiTheme="minorHAnsi" w:hAnsiTheme="minorHAnsi" w:cstheme="minorHAnsi"/>
        </w:rPr>
      </w:pPr>
    </w:p>
    <w:p w14:paraId="38AD898D" w14:textId="32B8FE0D" w:rsidR="0042274E" w:rsidRPr="00417716" w:rsidRDefault="0042274E" w:rsidP="0042274E">
      <w:pPr>
        <w:pStyle w:val="Heading2"/>
        <w:rPr>
          <w:rFonts w:asciiTheme="minorHAnsi" w:hAnsiTheme="minorHAnsi" w:cstheme="minorHAnsi"/>
        </w:rPr>
      </w:pPr>
      <w:bookmarkStart w:id="670" w:name="_Toc170578859"/>
      <w:r>
        <w:rPr>
          <w:rFonts w:asciiTheme="minorHAnsi" w:hAnsiTheme="minorHAnsi" w:cstheme="minorHAnsi"/>
        </w:rPr>
        <w:t xml:space="preserve">Inbound and </w:t>
      </w:r>
      <w:r w:rsidR="002E3D74">
        <w:rPr>
          <w:rFonts w:asciiTheme="minorHAnsi" w:hAnsiTheme="minorHAnsi" w:cstheme="minorHAnsi"/>
        </w:rPr>
        <w:t>Outbound</w:t>
      </w:r>
      <w:r>
        <w:rPr>
          <w:rFonts w:asciiTheme="minorHAnsi" w:hAnsiTheme="minorHAnsi" w:cstheme="minorHAnsi"/>
        </w:rPr>
        <w:t xml:space="preserve"> Messages</w:t>
      </w:r>
      <w:bookmarkEnd w:id="670"/>
    </w:p>
    <w:p w14:paraId="7482A576" w14:textId="77777777" w:rsidR="0042274E" w:rsidRDefault="0042274E" w:rsidP="0042274E">
      <w:pPr>
        <w:pStyle w:val="NormalNGMDS"/>
        <w:ind w:left="0"/>
        <w:rPr>
          <w:rFonts w:asciiTheme="minorHAnsi" w:hAnsiTheme="minorHAnsi" w:cstheme="minorHAnsi"/>
        </w:rPr>
      </w:pPr>
      <w:r>
        <w:rPr>
          <w:rFonts w:asciiTheme="minorHAnsi" w:hAnsiTheme="minorHAnsi" w:cstheme="minorHAnsi"/>
        </w:rPr>
        <w:t>Messages initiated form client to the gateway are inbound messages; while the messages initiated from the gateway to client are outbound messages.</w:t>
      </w:r>
    </w:p>
    <w:p w14:paraId="53128565" w14:textId="77777777" w:rsidR="0042274E" w:rsidRPr="00417716" w:rsidRDefault="0042274E" w:rsidP="0042274E">
      <w:pPr>
        <w:pStyle w:val="Heading2"/>
        <w:rPr>
          <w:rFonts w:asciiTheme="minorHAnsi" w:hAnsiTheme="minorHAnsi" w:cstheme="minorHAnsi"/>
        </w:rPr>
      </w:pPr>
      <w:bookmarkStart w:id="671" w:name="_Toc170578860"/>
      <w:r w:rsidRPr="00417716">
        <w:rPr>
          <w:rFonts w:asciiTheme="minorHAnsi" w:hAnsiTheme="minorHAnsi" w:cstheme="minorHAnsi"/>
        </w:rPr>
        <w:t>Supported Message</w:t>
      </w:r>
      <w:r>
        <w:rPr>
          <w:rFonts w:asciiTheme="minorHAnsi" w:hAnsiTheme="minorHAnsi" w:cstheme="minorHAnsi"/>
        </w:rPr>
        <w:t xml:space="preserve"> Category</w:t>
      </w:r>
      <w:bookmarkEnd w:id="671"/>
    </w:p>
    <w:p w14:paraId="08945254" w14:textId="77777777" w:rsidR="0042274E" w:rsidRDefault="0042274E" w:rsidP="0042274E">
      <w:pPr>
        <w:pStyle w:val="NormalNGMDS"/>
        <w:spacing w:after="120"/>
        <w:ind w:left="0"/>
        <w:rPr>
          <w:rFonts w:asciiTheme="minorHAnsi" w:hAnsiTheme="minorHAnsi" w:cstheme="minorHAnsi"/>
        </w:rPr>
      </w:pPr>
      <w:r>
        <w:rPr>
          <w:rFonts w:asciiTheme="minorHAnsi" w:hAnsiTheme="minorHAnsi" w:cstheme="minorHAnsi"/>
        </w:rPr>
        <w:t xml:space="preserve">The gateway supports two message categories: basic message and extended message. </w:t>
      </w:r>
    </w:p>
    <w:p w14:paraId="3D2723CD" w14:textId="4706CC14" w:rsidR="0042274E" w:rsidRDefault="00B95AB9" w:rsidP="0042274E">
      <w:pPr>
        <w:pStyle w:val="NormalNGMDS"/>
        <w:spacing w:after="120"/>
        <w:ind w:left="0"/>
        <w:rPr>
          <w:rFonts w:asciiTheme="minorHAnsi" w:hAnsiTheme="minorHAnsi" w:cstheme="minorHAnsi"/>
        </w:rPr>
      </w:pPr>
      <w:r>
        <w:object w:dxaOrig="10200" w:dyaOrig="3252" w14:anchorId="6A3CCB9A">
          <v:shape id="_x0000_i1043" type="#_x0000_t75" style="width:451.25pt;height:2in" o:ole="">
            <v:imagedata r:id="rId55" o:title=""/>
          </v:shape>
          <o:OLEObject Type="Embed" ProgID="Visio.Drawing.15" ShapeID="_x0000_i1043" DrawAspect="Content" ObjectID="_1782904602" r:id="rId56"/>
        </w:object>
      </w:r>
    </w:p>
    <w:p w14:paraId="21954DA9" w14:textId="77777777" w:rsidR="0042274E" w:rsidRDefault="0042274E" w:rsidP="0042274E">
      <w:pPr>
        <w:pStyle w:val="NormalNGMDS"/>
        <w:spacing w:after="120"/>
        <w:ind w:left="0"/>
        <w:rPr>
          <w:rFonts w:asciiTheme="minorHAnsi" w:hAnsiTheme="minorHAnsi" w:cstheme="minorHAnsi"/>
        </w:rPr>
      </w:pPr>
      <w:r>
        <w:rPr>
          <w:rFonts w:asciiTheme="minorHAnsi" w:hAnsiTheme="minorHAnsi" w:cstheme="minorHAnsi"/>
        </w:rPr>
        <w:t xml:space="preserve">The basic message category provides a shorter message </w:t>
      </w:r>
      <w:r w:rsidRPr="00BB33D7">
        <w:rPr>
          <w:rFonts w:asciiTheme="minorHAnsi" w:hAnsiTheme="minorHAnsi" w:cstheme="minorHAnsi"/>
        </w:rPr>
        <w:t>for the submission</w:t>
      </w:r>
      <w:r>
        <w:rPr>
          <w:rFonts w:asciiTheme="minorHAnsi" w:hAnsiTheme="minorHAnsi" w:cstheme="minorHAnsi"/>
        </w:rPr>
        <w:t xml:space="preserve"> with essential fields while the extended message can facilitate the submission with optional fields.</w:t>
      </w:r>
    </w:p>
    <w:p w14:paraId="77D10C3B" w14:textId="77777777" w:rsidR="0042274E" w:rsidRDefault="0042274E" w:rsidP="0042274E">
      <w:pPr>
        <w:pStyle w:val="NormalNGMDS"/>
        <w:spacing w:after="120"/>
        <w:ind w:left="0"/>
        <w:rPr>
          <w:rFonts w:asciiTheme="minorHAnsi" w:hAnsiTheme="minorHAnsi" w:cstheme="minorHAnsi"/>
        </w:rPr>
      </w:pPr>
      <w:r>
        <w:rPr>
          <w:rFonts w:asciiTheme="minorHAnsi" w:hAnsiTheme="minorHAnsi" w:cstheme="minorHAnsi"/>
        </w:rPr>
        <w:t>Both basic and extended messages have the same fields in the header and same fields in the fixed-size structure. It uses the message ID defined in the header to differentiate if it is a basic message or extended message.</w:t>
      </w:r>
    </w:p>
    <w:p w14:paraId="29CF2A59" w14:textId="77777777" w:rsidR="0042274E" w:rsidRDefault="0042274E" w:rsidP="0042274E">
      <w:pPr>
        <w:pStyle w:val="NormalNGMDS"/>
        <w:spacing w:after="120"/>
        <w:ind w:left="0"/>
        <w:rPr>
          <w:rFonts w:asciiTheme="minorHAnsi" w:hAnsiTheme="minorHAnsi" w:cstheme="minorHAnsi"/>
        </w:rPr>
      </w:pPr>
      <w:r>
        <w:rPr>
          <w:rFonts w:asciiTheme="minorHAnsi" w:hAnsiTheme="minorHAnsi" w:cstheme="minorHAnsi"/>
        </w:rPr>
        <w:t xml:space="preserve">EPs are allowed to choose to use either basic message or extended message or both (if they have multiple BSS) to communicate with the gateway. </w:t>
      </w:r>
      <w:r w:rsidRPr="00B95AB9">
        <w:rPr>
          <w:rFonts w:asciiTheme="minorHAnsi" w:hAnsiTheme="minorHAnsi" w:cstheme="minorHAnsi"/>
        </w:rPr>
        <w:t>EPs are even allowed to mix the basic message and extended message in the same session, e.g. using basic message for new order but adopting extended message for order amendment.</w:t>
      </w:r>
    </w:p>
    <w:p w14:paraId="0B985600" w14:textId="77777777" w:rsidR="0042274E" w:rsidRDefault="0042274E" w:rsidP="0042274E">
      <w:pPr>
        <w:pStyle w:val="NormalNGMDS"/>
        <w:spacing w:after="120"/>
        <w:ind w:left="0"/>
        <w:rPr>
          <w:rFonts w:asciiTheme="minorHAnsi" w:hAnsiTheme="minorHAnsi" w:cstheme="minorHAnsi"/>
        </w:rPr>
      </w:pPr>
      <w:r>
        <w:rPr>
          <w:rFonts w:asciiTheme="minorHAnsi" w:hAnsiTheme="minorHAnsi" w:cstheme="minorHAnsi"/>
        </w:rPr>
        <w:t>All outbound messages generated by a particular inbound message will be the same message category as that inbound message.</w:t>
      </w:r>
    </w:p>
    <w:p w14:paraId="6E280448" w14:textId="77777777" w:rsidR="0042274E" w:rsidRDefault="0042274E" w:rsidP="0042274E">
      <w:pPr>
        <w:pStyle w:val="NormalNGMDS"/>
        <w:spacing w:after="120"/>
        <w:ind w:left="0"/>
        <w:rPr>
          <w:rFonts w:asciiTheme="minorHAnsi" w:hAnsiTheme="minorHAnsi" w:cstheme="minorHAnsi"/>
        </w:rPr>
      </w:pPr>
    </w:p>
    <w:p w14:paraId="10392689" w14:textId="77777777" w:rsidR="0042274E" w:rsidRPr="00417716" w:rsidRDefault="0042274E" w:rsidP="0042274E">
      <w:pPr>
        <w:pStyle w:val="Heading3"/>
      </w:pPr>
      <w:bookmarkStart w:id="672" w:name="_Toc170578861"/>
      <w:r>
        <w:t>Basic Message</w:t>
      </w:r>
      <w:bookmarkEnd w:id="672"/>
    </w:p>
    <w:p w14:paraId="7B880A4A" w14:textId="7D7D2BBD" w:rsidR="0042274E" w:rsidRPr="00BB33D7" w:rsidRDefault="0042274E" w:rsidP="0042274E">
      <w:pPr>
        <w:pStyle w:val="NormalNGMDS"/>
        <w:spacing w:after="120"/>
        <w:ind w:left="0"/>
        <w:rPr>
          <w:rFonts w:asciiTheme="minorHAnsi" w:hAnsiTheme="minorHAnsi" w:cstheme="minorHAnsi"/>
        </w:rPr>
      </w:pPr>
      <w:r w:rsidRPr="00BB33D7">
        <w:rPr>
          <w:rFonts w:asciiTheme="minorHAnsi" w:hAnsiTheme="minorHAnsi" w:cstheme="minorHAnsi"/>
        </w:rPr>
        <w:t xml:space="preserve">All </w:t>
      </w:r>
      <w:r>
        <w:rPr>
          <w:rFonts w:asciiTheme="minorHAnsi" w:hAnsiTheme="minorHAnsi" w:cstheme="minorHAnsi"/>
        </w:rPr>
        <w:t xml:space="preserve">basic </w:t>
      </w:r>
      <w:r w:rsidRPr="00BB33D7">
        <w:rPr>
          <w:rFonts w:asciiTheme="minorHAnsi" w:hAnsiTheme="minorHAnsi" w:cstheme="minorHAnsi"/>
        </w:rPr>
        <w:t>messages (except for Mass Quote</w:t>
      </w:r>
      <w:r w:rsidR="00FB1884">
        <w:rPr>
          <w:rFonts w:asciiTheme="minorHAnsi" w:hAnsiTheme="minorHAnsi" w:cstheme="minorHAnsi"/>
        </w:rPr>
        <w:t xml:space="preserve">, </w:t>
      </w:r>
      <w:r>
        <w:rPr>
          <w:rFonts w:asciiTheme="minorHAnsi" w:hAnsiTheme="minorHAnsi" w:cstheme="minorHAnsi"/>
        </w:rPr>
        <w:t>Mass Quote Ack</w:t>
      </w:r>
      <w:r w:rsidR="00FB1884">
        <w:rPr>
          <w:rFonts w:asciiTheme="minorHAnsi" w:hAnsiTheme="minorHAnsi" w:cstheme="minorHAnsi"/>
        </w:rPr>
        <w:t xml:space="preserve"> and block trade reporting </w:t>
      </w:r>
      <w:r w:rsidR="002E3D74">
        <w:rPr>
          <w:rFonts w:asciiTheme="minorHAnsi" w:hAnsiTheme="minorHAnsi" w:cstheme="minorHAnsi"/>
        </w:rPr>
        <w:t>messages</w:t>
      </w:r>
      <w:r w:rsidRPr="00BB33D7">
        <w:rPr>
          <w:rFonts w:asciiTheme="minorHAnsi" w:hAnsiTheme="minorHAnsi" w:cstheme="minorHAnsi"/>
        </w:rPr>
        <w:t xml:space="preserve">) are fixed size. </w:t>
      </w:r>
      <w:r w:rsidR="002E3D74" w:rsidRPr="00BB33D7">
        <w:rPr>
          <w:rFonts w:asciiTheme="minorHAnsi" w:hAnsiTheme="minorHAnsi" w:cstheme="minorHAnsi"/>
        </w:rPr>
        <w:t>i.e.</w:t>
      </w:r>
      <w:r w:rsidRPr="00BB33D7">
        <w:rPr>
          <w:rFonts w:asciiTheme="minorHAnsi" w:hAnsiTheme="minorHAnsi" w:cstheme="minorHAnsi"/>
        </w:rPr>
        <w:t xml:space="preserve"> fixed-size message header and fixed-size structure for </w:t>
      </w:r>
      <w:r>
        <w:rPr>
          <w:rFonts w:asciiTheme="minorHAnsi" w:hAnsiTheme="minorHAnsi" w:cstheme="minorHAnsi"/>
        </w:rPr>
        <w:t>the body</w:t>
      </w:r>
      <w:r w:rsidRPr="00BB33D7">
        <w:rPr>
          <w:rFonts w:asciiTheme="minorHAnsi" w:hAnsiTheme="minorHAnsi" w:cstheme="minorHAnsi"/>
        </w:rPr>
        <w:t>.</w:t>
      </w:r>
    </w:p>
    <w:p w14:paraId="2CFFC5C0" w14:textId="7C1AC9F6" w:rsidR="0042274E" w:rsidRPr="00BB33D7" w:rsidRDefault="0042274E" w:rsidP="0042274E">
      <w:pPr>
        <w:pStyle w:val="NormalNGMDS"/>
        <w:spacing w:after="120"/>
        <w:ind w:left="0"/>
        <w:rPr>
          <w:rFonts w:asciiTheme="minorHAnsi" w:hAnsiTheme="minorHAnsi" w:cstheme="minorHAnsi"/>
        </w:rPr>
      </w:pPr>
      <w:r>
        <w:rPr>
          <w:rFonts w:asciiTheme="minorHAnsi" w:hAnsiTheme="minorHAnsi" w:cstheme="minorHAnsi"/>
        </w:rPr>
        <w:t xml:space="preserve">The </w:t>
      </w:r>
      <w:r w:rsidR="00B95AB9">
        <w:rPr>
          <w:rFonts w:asciiTheme="minorHAnsi" w:hAnsiTheme="minorHAnsi" w:cstheme="minorHAnsi"/>
        </w:rPr>
        <w:t>basic</w:t>
      </w:r>
      <w:r w:rsidRPr="00BB33D7">
        <w:rPr>
          <w:rFonts w:asciiTheme="minorHAnsi" w:hAnsiTheme="minorHAnsi" w:cstheme="minorHAnsi"/>
        </w:rPr>
        <w:t xml:space="preserve"> </w:t>
      </w:r>
      <w:r>
        <w:rPr>
          <w:rFonts w:asciiTheme="minorHAnsi" w:hAnsiTheme="minorHAnsi" w:cstheme="minorHAnsi"/>
        </w:rPr>
        <w:t>body (</w:t>
      </w:r>
      <w:r w:rsidRPr="00BB33D7">
        <w:rPr>
          <w:rFonts w:asciiTheme="minorHAnsi" w:hAnsiTheme="minorHAnsi" w:cstheme="minorHAnsi"/>
        </w:rPr>
        <w:t>structure</w:t>
      </w:r>
      <w:r>
        <w:rPr>
          <w:rFonts w:asciiTheme="minorHAnsi" w:hAnsiTheme="minorHAnsi" w:cstheme="minorHAnsi"/>
        </w:rPr>
        <w:t>)</w:t>
      </w:r>
      <w:r w:rsidRPr="00BB33D7">
        <w:rPr>
          <w:rFonts w:asciiTheme="minorHAnsi" w:hAnsiTheme="minorHAnsi" w:cstheme="minorHAnsi"/>
        </w:rPr>
        <w:t xml:space="preserve"> contains basic/</w:t>
      </w:r>
      <w:bookmarkStart w:id="673" w:name="_Hlk167649106"/>
      <w:r w:rsidRPr="00BB33D7">
        <w:rPr>
          <w:rFonts w:asciiTheme="minorHAnsi" w:hAnsiTheme="minorHAnsi" w:cstheme="minorHAnsi"/>
        </w:rPr>
        <w:t>sufficient fields for the submission</w:t>
      </w:r>
      <w:bookmarkEnd w:id="673"/>
      <w:r>
        <w:rPr>
          <w:rFonts w:asciiTheme="minorHAnsi" w:hAnsiTheme="minorHAnsi" w:cstheme="minorHAnsi"/>
        </w:rPr>
        <w:t xml:space="preserve"> of a transaction.</w:t>
      </w:r>
    </w:p>
    <w:p w14:paraId="6B521CCE" w14:textId="5F151BA9" w:rsidR="0042274E" w:rsidRDefault="0042274E" w:rsidP="0042274E">
      <w:pPr>
        <w:pStyle w:val="NormalNGMDS"/>
        <w:spacing w:after="120"/>
        <w:ind w:left="0"/>
        <w:rPr>
          <w:rFonts w:asciiTheme="minorHAnsi" w:hAnsiTheme="minorHAnsi" w:cstheme="minorHAnsi"/>
        </w:rPr>
      </w:pPr>
      <w:r w:rsidRPr="00BB33D7">
        <w:rPr>
          <w:rFonts w:asciiTheme="minorHAnsi" w:hAnsiTheme="minorHAnsi" w:cstheme="minorHAnsi"/>
        </w:rPr>
        <w:t xml:space="preserve">There </w:t>
      </w:r>
      <w:r>
        <w:rPr>
          <w:rFonts w:asciiTheme="minorHAnsi" w:hAnsiTheme="minorHAnsi" w:cstheme="minorHAnsi"/>
        </w:rPr>
        <w:t>will be</w:t>
      </w:r>
      <w:r w:rsidRPr="00BB33D7">
        <w:rPr>
          <w:rFonts w:asciiTheme="minorHAnsi" w:hAnsiTheme="minorHAnsi" w:cstheme="minorHAnsi"/>
        </w:rPr>
        <w:t xml:space="preserve"> unused fields in the </w:t>
      </w:r>
      <w:r w:rsidR="00B95AB9">
        <w:rPr>
          <w:rFonts w:asciiTheme="minorHAnsi" w:hAnsiTheme="minorHAnsi" w:cstheme="minorHAnsi"/>
        </w:rPr>
        <w:t>basic</w:t>
      </w:r>
      <w:r w:rsidR="00B95AB9" w:rsidRPr="00BB33D7">
        <w:rPr>
          <w:rFonts w:asciiTheme="minorHAnsi" w:hAnsiTheme="minorHAnsi" w:cstheme="minorHAnsi"/>
        </w:rPr>
        <w:t xml:space="preserve"> </w:t>
      </w:r>
      <w:r w:rsidR="00B95AB9">
        <w:rPr>
          <w:rFonts w:asciiTheme="minorHAnsi" w:hAnsiTheme="minorHAnsi" w:cstheme="minorHAnsi"/>
        </w:rPr>
        <w:t>body</w:t>
      </w:r>
      <w:r w:rsidRPr="00BB33D7">
        <w:rPr>
          <w:rFonts w:asciiTheme="minorHAnsi" w:hAnsiTheme="minorHAnsi" w:cstheme="minorHAnsi"/>
        </w:rPr>
        <w:t>.</w:t>
      </w:r>
      <w:r>
        <w:rPr>
          <w:rFonts w:asciiTheme="minorHAnsi" w:hAnsiTheme="minorHAnsi" w:cstheme="minorHAnsi"/>
        </w:rPr>
        <w:t xml:space="preserve"> </w:t>
      </w:r>
      <w:r w:rsidRPr="00BB33D7">
        <w:rPr>
          <w:rFonts w:asciiTheme="minorHAnsi" w:hAnsiTheme="minorHAnsi" w:cstheme="minorHAnsi"/>
        </w:rPr>
        <w:t xml:space="preserve">For example, price field is not required for market </w:t>
      </w:r>
      <w:proofErr w:type="gramStart"/>
      <w:r w:rsidRPr="00BB33D7">
        <w:rPr>
          <w:rFonts w:asciiTheme="minorHAnsi" w:hAnsiTheme="minorHAnsi" w:cstheme="minorHAnsi"/>
        </w:rPr>
        <w:t>order</w:t>
      </w:r>
      <w:proofErr w:type="gramEnd"/>
      <w:r w:rsidRPr="00BB33D7">
        <w:rPr>
          <w:rFonts w:asciiTheme="minorHAnsi" w:hAnsiTheme="minorHAnsi" w:cstheme="minorHAnsi"/>
        </w:rPr>
        <w:t xml:space="preserve"> but the price field is also included in the </w:t>
      </w:r>
      <w:r>
        <w:rPr>
          <w:rFonts w:asciiTheme="minorHAnsi" w:hAnsiTheme="minorHAnsi" w:cstheme="minorHAnsi"/>
        </w:rPr>
        <w:t>body</w:t>
      </w:r>
      <w:r w:rsidRPr="00BB33D7">
        <w:rPr>
          <w:rFonts w:asciiTheme="minorHAnsi" w:hAnsiTheme="minorHAnsi" w:cstheme="minorHAnsi"/>
        </w:rPr>
        <w:t>. For such fields, it needs to set to Unused Value if not used. For the case of price field, setting -9,223,372,036,854,775,808 to indicate it is unused field</w:t>
      </w:r>
      <w:r>
        <w:rPr>
          <w:rFonts w:asciiTheme="minorHAnsi" w:hAnsiTheme="minorHAnsi" w:cstheme="minorHAnsi"/>
        </w:rPr>
        <w:t>. Refer to the message definition for the Unused Value for each field.</w:t>
      </w:r>
    </w:p>
    <w:p w14:paraId="482804AB" w14:textId="77777777" w:rsidR="0042274E" w:rsidRPr="00417716" w:rsidRDefault="0042274E" w:rsidP="0042274E">
      <w:pPr>
        <w:pStyle w:val="NormalNGMDS"/>
        <w:spacing w:after="120"/>
        <w:ind w:left="0"/>
        <w:rPr>
          <w:rFonts w:asciiTheme="minorHAnsi" w:hAnsiTheme="minorHAnsi" w:cstheme="minorHAnsi"/>
        </w:rPr>
      </w:pPr>
    </w:p>
    <w:p w14:paraId="4247FB73" w14:textId="77777777" w:rsidR="0042274E" w:rsidRPr="00417716" w:rsidRDefault="0042274E" w:rsidP="0042274E">
      <w:pPr>
        <w:pStyle w:val="Heading3"/>
      </w:pPr>
      <w:bookmarkStart w:id="674" w:name="_Toc170578862"/>
      <w:r>
        <w:t>Extended Message</w:t>
      </w:r>
      <w:bookmarkEnd w:id="674"/>
    </w:p>
    <w:p w14:paraId="5E8630C2" w14:textId="4C239F2C" w:rsidR="0042274E" w:rsidRDefault="0042274E" w:rsidP="0042274E">
      <w:pPr>
        <w:pStyle w:val="NormalNGMDS"/>
        <w:spacing w:after="120"/>
        <w:ind w:left="0"/>
        <w:rPr>
          <w:rFonts w:asciiTheme="minorHAnsi" w:hAnsiTheme="minorHAnsi" w:cstheme="minorHAnsi"/>
        </w:rPr>
      </w:pPr>
      <w:r>
        <w:rPr>
          <w:rFonts w:asciiTheme="minorHAnsi" w:hAnsiTheme="minorHAnsi" w:cstheme="minorHAnsi"/>
        </w:rPr>
        <w:t xml:space="preserve">Extended message contains a bitmap field to indicate the presences of the optional fields. This </w:t>
      </w:r>
      <w:r w:rsidR="002E3D74">
        <w:rPr>
          <w:rFonts w:asciiTheme="minorHAnsi" w:hAnsiTheme="minorHAnsi" w:cstheme="minorHAnsi"/>
        </w:rPr>
        <w:t>bitmap</w:t>
      </w:r>
      <w:r>
        <w:rPr>
          <w:rFonts w:asciiTheme="minorHAnsi" w:hAnsiTheme="minorHAnsi" w:cstheme="minorHAnsi"/>
        </w:rPr>
        <w:t xml:space="preserve"> field must be included in the extended message, even when there is no optional field in the message.</w:t>
      </w:r>
    </w:p>
    <w:p w14:paraId="5D097557" w14:textId="77777777" w:rsidR="0042274E" w:rsidRDefault="0042274E" w:rsidP="0042274E">
      <w:pPr>
        <w:pStyle w:val="NormalNGMDS"/>
        <w:spacing w:after="120"/>
        <w:ind w:left="0"/>
        <w:rPr>
          <w:rFonts w:asciiTheme="minorHAnsi" w:hAnsiTheme="minorHAnsi" w:cstheme="minorHAnsi"/>
        </w:rPr>
      </w:pPr>
      <w:r>
        <w:rPr>
          <w:rFonts w:asciiTheme="minorHAnsi" w:hAnsiTheme="minorHAnsi" w:cstheme="minorHAnsi"/>
        </w:rPr>
        <w:t>The e</w:t>
      </w:r>
      <w:r w:rsidRPr="001C14E9">
        <w:rPr>
          <w:rFonts w:asciiTheme="minorHAnsi" w:hAnsiTheme="minorHAnsi" w:cstheme="minorHAnsi"/>
        </w:rPr>
        <w:t xml:space="preserve">xtended message </w:t>
      </w:r>
      <w:r>
        <w:rPr>
          <w:rFonts w:asciiTheme="minorHAnsi" w:hAnsiTheme="minorHAnsi" w:cstheme="minorHAnsi"/>
        </w:rPr>
        <w:t xml:space="preserve">is to facilitate the submission with </w:t>
      </w:r>
      <w:r w:rsidRPr="001C14E9">
        <w:rPr>
          <w:rFonts w:asciiTheme="minorHAnsi" w:hAnsiTheme="minorHAnsi" w:cstheme="minorHAnsi"/>
        </w:rPr>
        <w:t>optional fields</w:t>
      </w:r>
      <w:r>
        <w:rPr>
          <w:rFonts w:asciiTheme="minorHAnsi" w:hAnsiTheme="minorHAnsi" w:cstheme="minorHAnsi"/>
        </w:rPr>
        <w:t>.</w:t>
      </w:r>
    </w:p>
    <w:p w14:paraId="4EE775E7" w14:textId="77777777" w:rsidR="0042274E" w:rsidRDefault="0042274E" w:rsidP="0042274E">
      <w:pPr>
        <w:pStyle w:val="NormalNGMDS"/>
        <w:spacing w:after="120"/>
        <w:ind w:left="0"/>
        <w:rPr>
          <w:rFonts w:asciiTheme="minorHAnsi" w:hAnsiTheme="minorHAnsi" w:cstheme="minorHAnsi"/>
        </w:rPr>
      </w:pPr>
    </w:p>
    <w:p w14:paraId="20A2FCF5" w14:textId="77777777" w:rsidR="0042274E" w:rsidRPr="00EC6345" w:rsidRDefault="0042274E" w:rsidP="0042274E">
      <w:pPr>
        <w:pStyle w:val="Heading4"/>
        <w:rPr>
          <w:rFonts w:asciiTheme="minorHAnsi" w:hAnsiTheme="minorHAnsi" w:cstheme="minorHAnsi"/>
        </w:rPr>
      </w:pPr>
      <w:bookmarkStart w:id="675" w:name="_Toc142489235"/>
      <w:bookmarkStart w:id="676" w:name="_Toc143269800"/>
      <w:bookmarkStart w:id="677" w:name="_Toc170578863"/>
      <w:r>
        <w:t>Field Presence Map</w:t>
      </w:r>
      <w:bookmarkEnd w:id="675"/>
      <w:bookmarkEnd w:id="676"/>
      <w:bookmarkEnd w:id="677"/>
    </w:p>
    <w:p w14:paraId="27CEF4E8" w14:textId="70769F08" w:rsidR="0042274E" w:rsidRPr="003468E2" w:rsidRDefault="0042274E" w:rsidP="0042274E">
      <w:pPr>
        <w:spacing w:before="120"/>
        <w:jc w:val="both"/>
        <w:rPr>
          <w:sz w:val="22"/>
          <w:szCs w:val="22"/>
        </w:rPr>
      </w:pPr>
      <w:r w:rsidRPr="003468E2">
        <w:rPr>
          <w:sz w:val="22"/>
          <w:szCs w:val="22"/>
        </w:rPr>
        <w:t xml:space="preserve">The </w:t>
      </w:r>
      <w:r w:rsidR="002E3D74" w:rsidRPr="00EC6345">
        <w:rPr>
          <w:sz w:val="22"/>
          <w:szCs w:val="22"/>
        </w:rPr>
        <w:t>bitmap</w:t>
      </w:r>
      <w:r w:rsidRPr="00EC6345">
        <w:rPr>
          <w:sz w:val="22"/>
          <w:szCs w:val="22"/>
        </w:rPr>
        <w:t xml:space="preserve"> field </w:t>
      </w:r>
      <w:r>
        <w:rPr>
          <w:sz w:val="22"/>
          <w:szCs w:val="22"/>
        </w:rPr>
        <w:t xml:space="preserve">used in extended message provides the </w:t>
      </w:r>
      <w:r w:rsidRPr="003468E2">
        <w:rPr>
          <w:sz w:val="22"/>
          <w:szCs w:val="22"/>
        </w:rPr>
        <w:t xml:space="preserve">field presence map </w:t>
      </w:r>
      <w:r>
        <w:rPr>
          <w:sz w:val="22"/>
          <w:szCs w:val="22"/>
        </w:rPr>
        <w:t>for e</w:t>
      </w:r>
      <w:r w:rsidRPr="003468E2">
        <w:rPr>
          <w:sz w:val="22"/>
          <w:szCs w:val="22"/>
        </w:rPr>
        <w:t>ach message</w:t>
      </w:r>
      <w:r>
        <w:rPr>
          <w:sz w:val="22"/>
          <w:szCs w:val="22"/>
        </w:rPr>
        <w:t>. S</w:t>
      </w:r>
      <w:r w:rsidRPr="003468E2">
        <w:rPr>
          <w:sz w:val="22"/>
          <w:szCs w:val="22"/>
        </w:rPr>
        <w:t xml:space="preserve">enders </w:t>
      </w:r>
      <w:r>
        <w:rPr>
          <w:sz w:val="22"/>
          <w:szCs w:val="22"/>
        </w:rPr>
        <w:t xml:space="preserve">should </w:t>
      </w:r>
      <w:r w:rsidRPr="003468E2">
        <w:rPr>
          <w:sz w:val="22"/>
          <w:szCs w:val="22"/>
        </w:rPr>
        <w:t>indicate the fields availab</w:t>
      </w:r>
      <w:r>
        <w:rPr>
          <w:sz w:val="22"/>
          <w:szCs w:val="22"/>
        </w:rPr>
        <w:t>ility</w:t>
      </w:r>
      <w:r w:rsidRPr="003468E2">
        <w:rPr>
          <w:sz w:val="22"/>
          <w:szCs w:val="22"/>
        </w:rPr>
        <w:t xml:space="preserve"> within the message in a dynamic nature.</w:t>
      </w:r>
    </w:p>
    <w:p w14:paraId="49964112" w14:textId="5D5F72B3" w:rsidR="0042274E" w:rsidRPr="003468E2" w:rsidRDefault="0042274E" w:rsidP="0042274E">
      <w:pPr>
        <w:spacing w:before="120"/>
        <w:jc w:val="both"/>
        <w:rPr>
          <w:sz w:val="22"/>
          <w:szCs w:val="22"/>
        </w:rPr>
      </w:pPr>
      <w:r w:rsidRPr="003468E2">
        <w:rPr>
          <w:sz w:val="22"/>
          <w:szCs w:val="22"/>
        </w:rPr>
        <w:t xml:space="preserve">Each bit in the </w:t>
      </w:r>
      <w:r>
        <w:rPr>
          <w:sz w:val="22"/>
          <w:szCs w:val="22"/>
        </w:rPr>
        <w:t xml:space="preserve">field </w:t>
      </w:r>
      <w:r w:rsidRPr="003468E2">
        <w:rPr>
          <w:sz w:val="22"/>
          <w:szCs w:val="22"/>
        </w:rPr>
        <w:t xml:space="preserve">presence map will represent a field and the sequence in which the fields should be included into the message will be based on the bit position (starting from the </w:t>
      </w:r>
      <w:r>
        <w:rPr>
          <w:rFonts w:eastAsia="SimSun" w:hint="eastAsia"/>
          <w:sz w:val="22"/>
          <w:szCs w:val="22"/>
          <w:lang w:eastAsia="zh-CN"/>
        </w:rPr>
        <w:t>most</w:t>
      </w:r>
      <w:r w:rsidRPr="003468E2">
        <w:rPr>
          <w:sz w:val="22"/>
          <w:szCs w:val="22"/>
        </w:rPr>
        <w:t xml:space="preserve"> significant bit position).</w:t>
      </w:r>
    </w:p>
    <w:p w14:paraId="244B32BF" w14:textId="005ABDF9" w:rsidR="0042274E" w:rsidRPr="003468E2" w:rsidRDefault="0042274E" w:rsidP="0042274E">
      <w:pPr>
        <w:spacing w:before="120"/>
        <w:jc w:val="both"/>
        <w:rPr>
          <w:sz w:val="22"/>
          <w:szCs w:val="22"/>
        </w:rPr>
      </w:pPr>
      <w:r>
        <w:rPr>
          <w:sz w:val="22"/>
          <w:szCs w:val="22"/>
        </w:rPr>
        <w:t xml:space="preserve">For example, </w:t>
      </w:r>
      <w:r w:rsidRPr="003468E2">
        <w:rPr>
          <w:sz w:val="22"/>
          <w:szCs w:val="22"/>
        </w:rPr>
        <w:t xml:space="preserve">consider an </w:t>
      </w:r>
      <w:proofErr w:type="gramStart"/>
      <w:r w:rsidRPr="003468E2">
        <w:rPr>
          <w:sz w:val="22"/>
          <w:szCs w:val="22"/>
        </w:rPr>
        <w:t>8 bit</w:t>
      </w:r>
      <w:proofErr w:type="gramEnd"/>
      <w:r w:rsidRPr="003468E2">
        <w:rPr>
          <w:sz w:val="22"/>
          <w:szCs w:val="22"/>
        </w:rPr>
        <w:t xml:space="preserve"> presence map. Positions </w:t>
      </w:r>
      <w:r w:rsidR="006841AB">
        <w:rPr>
          <w:sz w:val="22"/>
          <w:szCs w:val="22"/>
        </w:rPr>
        <w:t>0</w:t>
      </w:r>
      <w:r w:rsidRPr="003468E2">
        <w:rPr>
          <w:sz w:val="22"/>
          <w:szCs w:val="22"/>
        </w:rPr>
        <w:t xml:space="preserve">, </w:t>
      </w:r>
      <w:r w:rsidR="006841AB">
        <w:rPr>
          <w:sz w:val="22"/>
          <w:szCs w:val="22"/>
        </w:rPr>
        <w:t>1</w:t>
      </w:r>
      <w:r w:rsidRPr="003468E2">
        <w:rPr>
          <w:sz w:val="22"/>
          <w:szCs w:val="22"/>
        </w:rPr>
        <w:t xml:space="preserve"> and </w:t>
      </w:r>
      <w:r w:rsidR="006841AB">
        <w:rPr>
          <w:sz w:val="22"/>
          <w:szCs w:val="22"/>
        </w:rPr>
        <w:t>2</w:t>
      </w:r>
      <w:r w:rsidRPr="003468E2">
        <w:rPr>
          <w:sz w:val="22"/>
          <w:szCs w:val="22"/>
        </w:rPr>
        <w:t xml:space="preserve"> indicate Instrument, </w:t>
      </w:r>
      <w:r w:rsidRPr="00FE1FFA">
        <w:rPr>
          <w:sz w:val="22"/>
          <w:szCs w:val="22"/>
        </w:rPr>
        <w:t>Client Order ID</w:t>
      </w:r>
      <w:r w:rsidRPr="003468E2">
        <w:rPr>
          <w:sz w:val="22"/>
          <w:szCs w:val="22"/>
        </w:rPr>
        <w:t xml:space="preserve"> and </w:t>
      </w:r>
      <w:r w:rsidRPr="00FE1FFA">
        <w:rPr>
          <w:sz w:val="22"/>
          <w:szCs w:val="22"/>
        </w:rPr>
        <w:t>Order Quantity</w:t>
      </w:r>
      <w:r w:rsidRPr="003468E2">
        <w:rPr>
          <w:sz w:val="22"/>
          <w:szCs w:val="22"/>
        </w:rPr>
        <w:t xml:space="preserve"> respectively where </w:t>
      </w:r>
      <w:proofErr w:type="gramStart"/>
      <w:r w:rsidRPr="003468E2">
        <w:rPr>
          <w:sz w:val="22"/>
          <w:szCs w:val="22"/>
        </w:rPr>
        <w:t>rest</w:t>
      </w:r>
      <w:proofErr w:type="gramEnd"/>
      <w:r w:rsidRPr="003468E2">
        <w:rPr>
          <w:sz w:val="22"/>
          <w:szCs w:val="22"/>
        </w:rPr>
        <w:t xml:space="preserve"> of the positions has not been assigned to a field.</w:t>
      </w:r>
    </w:p>
    <w:p w14:paraId="73E68FBE" w14:textId="77777777" w:rsidR="0042274E" w:rsidRPr="003468E2" w:rsidRDefault="0042274E" w:rsidP="0042274E">
      <w:pPr>
        <w:spacing w:before="120"/>
        <w:jc w:val="both"/>
        <w:rPr>
          <w:sz w:val="22"/>
          <w:szCs w:val="22"/>
        </w:rPr>
      </w:pPr>
      <w:r w:rsidRPr="003468E2">
        <w:rPr>
          <w:sz w:val="22"/>
          <w:szCs w:val="22"/>
        </w:rPr>
        <w:t>To indicate the presence of the fields Instrument and Order Quantity the presence map will be set as shown below:</w:t>
      </w:r>
    </w:p>
    <w:tbl>
      <w:tblPr>
        <w:tblW w:w="0" w:type="auto"/>
        <w:tblInd w:w="602"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F2F2F2"/>
        <w:tblLayout w:type="fixed"/>
        <w:tblLook w:val="04A0" w:firstRow="1" w:lastRow="0" w:firstColumn="1" w:lastColumn="0" w:noHBand="0" w:noVBand="1"/>
      </w:tblPr>
      <w:tblGrid>
        <w:gridCol w:w="1638"/>
        <w:gridCol w:w="1188"/>
        <w:gridCol w:w="1170"/>
        <w:gridCol w:w="990"/>
        <w:gridCol w:w="630"/>
        <w:gridCol w:w="630"/>
        <w:gridCol w:w="630"/>
        <w:gridCol w:w="630"/>
        <w:gridCol w:w="630"/>
      </w:tblGrid>
      <w:tr w:rsidR="0042274E" w:rsidRPr="003468E2" w14:paraId="4D85C870" w14:textId="77777777" w:rsidTr="00D96643">
        <w:trPr>
          <w:trHeight w:val="278"/>
          <w:tblHeader/>
        </w:trPr>
        <w:tc>
          <w:tcPr>
            <w:tcW w:w="1638" w:type="dxa"/>
            <w:shd w:val="clear" w:color="auto" w:fill="C5D9F1"/>
          </w:tcPr>
          <w:p w14:paraId="6F255B5D" w14:textId="77777777" w:rsidR="0042274E" w:rsidRPr="00A76964" w:rsidRDefault="0042274E" w:rsidP="00D96643">
            <w:pPr>
              <w:pStyle w:val="ListParagraph"/>
              <w:spacing w:beforeLines="40" w:before="96" w:afterLines="40" w:after="96"/>
              <w:ind w:left="0"/>
              <w:rPr>
                <w:rFonts w:cs="Arial"/>
                <w:b/>
                <w:szCs w:val="20"/>
              </w:rPr>
            </w:pPr>
            <w:r w:rsidRPr="00A76964">
              <w:rPr>
                <w:rFonts w:cs="Arial"/>
                <w:szCs w:val="20"/>
              </w:rPr>
              <w:t>Position</w:t>
            </w:r>
          </w:p>
        </w:tc>
        <w:tc>
          <w:tcPr>
            <w:tcW w:w="1188" w:type="dxa"/>
            <w:shd w:val="clear" w:color="auto" w:fill="C5D9F1"/>
            <w:vAlign w:val="center"/>
          </w:tcPr>
          <w:p w14:paraId="072EFBFE" w14:textId="77777777" w:rsidR="0042274E" w:rsidRPr="00A76964" w:rsidRDefault="0042274E" w:rsidP="00D96643">
            <w:pPr>
              <w:pStyle w:val="ListParagraph"/>
              <w:spacing w:beforeLines="40" w:before="96" w:afterLines="40" w:after="96"/>
              <w:ind w:left="0"/>
              <w:jc w:val="center"/>
              <w:rPr>
                <w:rFonts w:cs="Arial"/>
                <w:b/>
                <w:szCs w:val="20"/>
              </w:rPr>
            </w:pPr>
            <w:r w:rsidRPr="00A76964">
              <w:rPr>
                <w:rFonts w:eastAsia="SimSun" w:cs="Arial" w:hint="eastAsia"/>
                <w:szCs w:val="20"/>
                <w:lang w:eastAsia="zh-CN"/>
              </w:rPr>
              <w:t>0</w:t>
            </w:r>
          </w:p>
        </w:tc>
        <w:tc>
          <w:tcPr>
            <w:tcW w:w="1170" w:type="dxa"/>
            <w:shd w:val="clear" w:color="auto" w:fill="C5D9F1"/>
            <w:vAlign w:val="center"/>
          </w:tcPr>
          <w:p w14:paraId="308606D5" w14:textId="77777777" w:rsidR="0042274E" w:rsidRPr="00A76964" w:rsidRDefault="0042274E" w:rsidP="00D96643">
            <w:pPr>
              <w:pStyle w:val="ListParagraph"/>
              <w:spacing w:beforeLines="40" w:before="96" w:afterLines="40" w:after="96"/>
              <w:ind w:left="0"/>
              <w:jc w:val="center"/>
              <w:rPr>
                <w:rFonts w:cs="Arial"/>
                <w:b/>
                <w:szCs w:val="20"/>
              </w:rPr>
            </w:pPr>
            <w:r w:rsidRPr="00A76964">
              <w:rPr>
                <w:rFonts w:eastAsia="SimSun" w:cs="Arial" w:hint="eastAsia"/>
                <w:szCs w:val="20"/>
                <w:lang w:eastAsia="zh-CN"/>
              </w:rPr>
              <w:t>1</w:t>
            </w:r>
          </w:p>
        </w:tc>
        <w:tc>
          <w:tcPr>
            <w:tcW w:w="990" w:type="dxa"/>
            <w:shd w:val="clear" w:color="auto" w:fill="C5D9F1"/>
            <w:vAlign w:val="center"/>
          </w:tcPr>
          <w:p w14:paraId="20C0DEC4" w14:textId="77777777" w:rsidR="0042274E" w:rsidRPr="00A76964" w:rsidRDefault="0042274E" w:rsidP="00D96643">
            <w:pPr>
              <w:pStyle w:val="ListParagraph"/>
              <w:spacing w:beforeLines="40" w:before="96" w:afterLines="40" w:after="96"/>
              <w:ind w:left="0"/>
              <w:jc w:val="center"/>
              <w:rPr>
                <w:rFonts w:cs="Arial"/>
                <w:b/>
                <w:szCs w:val="20"/>
              </w:rPr>
            </w:pPr>
            <w:r w:rsidRPr="00A76964">
              <w:rPr>
                <w:rFonts w:eastAsia="SimSun" w:cs="Arial" w:hint="eastAsia"/>
                <w:szCs w:val="20"/>
                <w:lang w:eastAsia="zh-CN"/>
              </w:rPr>
              <w:t>2</w:t>
            </w:r>
          </w:p>
        </w:tc>
        <w:tc>
          <w:tcPr>
            <w:tcW w:w="630" w:type="dxa"/>
            <w:shd w:val="clear" w:color="auto" w:fill="C5D9F1"/>
            <w:vAlign w:val="center"/>
          </w:tcPr>
          <w:p w14:paraId="222EC053" w14:textId="77777777" w:rsidR="0042274E" w:rsidRPr="00A76964" w:rsidRDefault="0042274E" w:rsidP="00D96643">
            <w:pPr>
              <w:pStyle w:val="ListParagraph"/>
              <w:spacing w:beforeLines="40" w:before="96" w:afterLines="40" w:after="96"/>
              <w:ind w:left="0"/>
              <w:jc w:val="center"/>
              <w:rPr>
                <w:rFonts w:cs="Arial"/>
                <w:b/>
                <w:szCs w:val="20"/>
              </w:rPr>
            </w:pPr>
            <w:r w:rsidRPr="00A76964">
              <w:rPr>
                <w:rFonts w:eastAsia="SimSun" w:cs="Arial" w:hint="eastAsia"/>
                <w:szCs w:val="20"/>
                <w:lang w:eastAsia="zh-CN"/>
              </w:rPr>
              <w:t>3</w:t>
            </w:r>
          </w:p>
        </w:tc>
        <w:tc>
          <w:tcPr>
            <w:tcW w:w="630" w:type="dxa"/>
            <w:shd w:val="clear" w:color="auto" w:fill="C5D9F1"/>
            <w:vAlign w:val="center"/>
          </w:tcPr>
          <w:p w14:paraId="7694EFB0" w14:textId="77777777" w:rsidR="0042274E" w:rsidRPr="00A76964" w:rsidRDefault="0042274E" w:rsidP="00D96643">
            <w:pPr>
              <w:pStyle w:val="ListParagraph"/>
              <w:spacing w:beforeLines="40" w:before="96" w:afterLines="40" w:after="96"/>
              <w:ind w:left="0"/>
              <w:jc w:val="center"/>
              <w:rPr>
                <w:rFonts w:cs="Arial"/>
                <w:b/>
                <w:szCs w:val="20"/>
              </w:rPr>
            </w:pPr>
            <w:r w:rsidRPr="00A76964">
              <w:rPr>
                <w:rFonts w:eastAsia="SimSun" w:cs="Arial" w:hint="eastAsia"/>
                <w:szCs w:val="20"/>
                <w:lang w:eastAsia="zh-CN"/>
              </w:rPr>
              <w:t>4</w:t>
            </w:r>
          </w:p>
        </w:tc>
        <w:tc>
          <w:tcPr>
            <w:tcW w:w="630" w:type="dxa"/>
            <w:shd w:val="clear" w:color="auto" w:fill="C5D9F1"/>
            <w:vAlign w:val="center"/>
          </w:tcPr>
          <w:p w14:paraId="4ABC3457" w14:textId="77777777" w:rsidR="0042274E" w:rsidRPr="00A76964" w:rsidRDefault="0042274E" w:rsidP="00D96643">
            <w:pPr>
              <w:pStyle w:val="ListParagraph"/>
              <w:spacing w:beforeLines="40" w:before="96" w:afterLines="40" w:after="96"/>
              <w:ind w:left="0"/>
              <w:jc w:val="center"/>
              <w:rPr>
                <w:rFonts w:cs="Arial"/>
                <w:b/>
                <w:szCs w:val="20"/>
              </w:rPr>
            </w:pPr>
            <w:r w:rsidRPr="00A76964">
              <w:rPr>
                <w:rFonts w:eastAsia="SimSun" w:cs="Arial" w:hint="eastAsia"/>
                <w:szCs w:val="20"/>
                <w:lang w:eastAsia="zh-CN"/>
              </w:rPr>
              <w:t>5</w:t>
            </w:r>
          </w:p>
        </w:tc>
        <w:tc>
          <w:tcPr>
            <w:tcW w:w="630" w:type="dxa"/>
            <w:shd w:val="clear" w:color="auto" w:fill="C5D9F1"/>
            <w:vAlign w:val="center"/>
          </w:tcPr>
          <w:p w14:paraId="3130BBC2" w14:textId="77777777" w:rsidR="0042274E" w:rsidRPr="00A76964" w:rsidRDefault="0042274E" w:rsidP="00D96643">
            <w:pPr>
              <w:pStyle w:val="ListParagraph"/>
              <w:spacing w:beforeLines="40" w:before="96" w:afterLines="40" w:after="96"/>
              <w:ind w:left="0"/>
              <w:jc w:val="center"/>
              <w:rPr>
                <w:rFonts w:cs="Arial"/>
                <w:b/>
                <w:szCs w:val="20"/>
              </w:rPr>
            </w:pPr>
            <w:r w:rsidRPr="00A76964">
              <w:rPr>
                <w:rFonts w:eastAsia="SimSun" w:cs="Arial" w:hint="eastAsia"/>
                <w:szCs w:val="20"/>
                <w:lang w:eastAsia="zh-CN"/>
              </w:rPr>
              <w:t>6</w:t>
            </w:r>
          </w:p>
        </w:tc>
        <w:tc>
          <w:tcPr>
            <w:tcW w:w="630" w:type="dxa"/>
            <w:shd w:val="clear" w:color="auto" w:fill="C5D9F1"/>
          </w:tcPr>
          <w:p w14:paraId="359FC643" w14:textId="77777777" w:rsidR="0042274E" w:rsidRPr="00A76964" w:rsidRDefault="0042274E" w:rsidP="00D96643">
            <w:pPr>
              <w:pStyle w:val="ListParagraph"/>
              <w:snapToGrid w:val="0"/>
              <w:ind w:left="0"/>
              <w:contextualSpacing w:val="0"/>
              <w:jc w:val="center"/>
              <w:rPr>
                <w:rFonts w:cs="Arial"/>
                <w:szCs w:val="20"/>
              </w:rPr>
            </w:pPr>
            <w:r w:rsidRPr="00A76964">
              <w:rPr>
                <w:rFonts w:eastAsia="SimSun" w:cs="Arial" w:hint="eastAsia"/>
                <w:szCs w:val="20"/>
                <w:lang w:eastAsia="zh-CN"/>
              </w:rPr>
              <w:t>7</w:t>
            </w:r>
          </w:p>
        </w:tc>
      </w:tr>
      <w:tr w:rsidR="0042274E" w:rsidRPr="003468E2" w14:paraId="7444F6E7" w14:textId="77777777" w:rsidTr="00D96643">
        <w:trPr>
          <w:trHeight w:val="278"/>
          <w:tblHeader/>
        </w:trPr>
        <w:tc>
          <w:tcPr>
            <w:tcW w:w="1638" w:type="dxa"/>
            <w:shd w:val="clear" w:color="auto" w:fill="C5D9F1"/>
          </w:tcPr>
          <w:p w14:paraId="20675133" w14:textId="77777777" w:rsidR="0042274E" w:rsidRPr="00A76964" w:rsidRDefault="0042274E" w:rsidP="00D96643">
            <w:pPr>
              <w:pStyle w:val="ListParagraph"/>
              <w:spacing w:beforeLines="40" w:before="96" w:afterLines="40" w:after="96"/>
              <w:ind w:left="0"/>
              <w:rPr>
                <w:rFonts w:cs="Arial"/>
                <w:szCs w:val="20"/>
              </w:rPr>
            </w:pPr>
            <w:r w:rsidRPr="00A76964">
              <w:rPr>
                <w:rFonts w:cs="Arial"/>
                <w:szCs w:val="20"/>
              </w:rPr>
              <w:t>Represented field</w:t>
            </w:r>
          </w:p>
        </w:tc>
        <w:tc>
          <w:tcPr>
            <w:tcW w:w="1188" w:type="dxa"/>
            <w:shd w:val="clear" w:color="auto" w:fill="F2F2F2"/>
            <w:vAlign w:val="center"/>
          </w:tcPr>
          <w:p w14:paraId="36A2C335" w14:textId="77777777" w:rsidR="0042274E" w:rsidRPr="00A76964" w:rsidRDefault="0042274E" w:rsidP="00D96643">
            <w:pPr>
              <w:pStyle w:val="ListParagraph"/>
              <w:spacing w:beforeLines="40" w:before="96" w:afterLines="40" w:after="96"/>
              <w:ind w:left="0"/>
              <w:jc w:val="center"/>
              <w:rPr>
                <w:rFonts w:cs="Arial"/>
                <w:szCs w:val="20"/>
              </w:rPr>
            </w:pPr>
            <w:r w:rsidRPr="00A76964">
              <w:rPr>
                <w:rFonts w:cs="Arial"/>
                <w:szCs w:val="20"/>
              </w:rPr>
              <w:t>Instrument</w:t>
            </w:r>
          </w:p>
        </w:tc>
        <w:tc>
          <w:tcPr>
            <w:tcW w:w="1170" w:type="dxa"/>
            <w:shd w:val="clear" w:color="auto" w:fill="F2F2F2"/>
            <w:vAlign w:val="center"/>
          </w:tcPr>
          <w:p w14:paraId="1D278C24" w14:textId="77777777" w:rsidR="0042274E" w:rsidRPr="00A76964" w:rsidRDefault="0042274E" w:rsidP="00D96643">
            <w:pPr>
              <w:pStyle w:val="ListParagraph"/>
              <w:spacing w:beforeLines="40" w:before="96" w:afterLines="40" w:after="96"/>
              <w:ind w:left="0"/>
              <w:jc w:val="center"/>
              <w:rPr>
                <w:rFonts w:cs="Arial"/>
                <w:szCs w:val="20"/>
              </w:rPr>
            </w:pPr>
            <w:r w:rsidRPr="00A76964">
              <w:rPr>
                <w:rFonts w:cs="Arial"/>
                <w:szCs w:val="20"/>
              </w:rPr>
              <w:t>Client Order ID</w:t>
            </w:r>
          </w:p>
        </w:tc>
        <w:tc>
          <w:tcPr>
            <w:tcW w:w="990" w:type="dxa"/>
            <w:shd w:val="clear" w:color="auto" w:fill="F2F2F2"/>
            <w:vAlign w:val="center"/>
          </w:tcPr>
          <w:p w14:paraId="11380A49" w14:textId="77777777" w:rsidR="0042274E" w:rsidRPr="00A76964" w:rsidRDefault="0042274E" w:rsidP="00D96643">
            <w:pPr>
              <w:pStyle w:val="ListParagraph"/>
              <w:spacing w:beforeLines="40" w:before="96" w:afterLines="40" w:after="96"/>
              <w:ind w:left="0"/>
              <w:jc w:val="center"/>
              <w:rPr>
                <w:rFonts w:cs="Arial"/>
                <w:szCs w:val="20"/>
              </w:rPr>
            </w:pPr>
            <w:r w:rsidRPr="00A76964">
              <w:rPr>
                <w:rFonts w:cs="Arial"/>
                <w:szCs w:val="20"/>
              </w:rPr>
              <w:t>Order Qty</w:t>
            </w:r>
          </w:p>
        </w:tc>
        <w:tc>
          <w:tcPr>
            <w:tcW w:w="630" w:type="dxa"/>
            <w:shd w:val="clear" w:color="auto" w:fill="F2F2F2"/>
            <w:vAlign w:val="center"/>
          </w:tcPr>
          <w:p w14:paraId="2DEF57C1" w14:textId="77777777" w:rsidR="0042274E" w:rsidRPr="00A76964" w:rsidRDefault="0042274E" w:rsidP="00D96643">
            <w:pPr>
              <w:pStyle w:val="ListParagraph"/>
              <w:spacing w:beforeLines="40" w:before="96" w:afterLines="40" w:after="96"/>
              <w:ind w:left="0"/>
              <w:jc w:val="center"/>
              <w:rPr>
                <w:rFonts w:cs="Arial"/>
                <w:szCs w:val="20"/>
              </w:rPr>
            </w:pPr>
            <w:r w:rsidRPr="00A76964">
              <w:rPr>
                <w:rFonts w:cs="Arial"/>
                <w:szCs w:val="20"/>
              </w:rPr>
              <w:t>N/A</w:t>
            </w:r>
          </w:p>
        </w:tc>
        <w:tc>
          <w:tcPr>
            <w:tcW w:w="630" w:type="dxa"/>
            <w:shd w:val="clear" w:color="auto" w:fill="F2F2F2"/>
            <w:vAlign w:val="center"/>
          </w:tcPr>
          <w:p w14:paraId="52065AA8" w14:textId="77777777" w:rsidR="0042274E" w:rsidRPr="00A76964" w:rsidRDefault="0042274E" w:rsidP="00D96643">
            <w:pPr>
              <w:pStyle w:val="ListParagraph"/>
              <w:spacing w:beforeLines="40" w:before="96" w:afterLines="40" w:after="96"/>
              <w:ind w:left="0"/>
              <w:jc w:val="center"/>
              <w:rPr>
                <w:rFonts w:cs="Arial"/>
                <w:szCs w:val="20"/>
              </w:rPr>
            </w:pPr>
            <w:r w:rsidRPr="00A76964">
              <w:rPr>
                <w:rFonts w:cs="Arial"/>
                <w:szCs w:val="20"/>
              </w:rPr>
              <w:t>N/A</w:t>
            </w:r>
          </w:p>
        </w:tc>
        <w:tc>
          <w:tcPr>
            <w:tcW w:w="630" w:type="dxa"/>
            <w:shd w:val="clear" w:color="auto" w:fill="F2F2F2"/>
            <w:vAlign w:val="center"/>
          </w:tcPr>
          <w:p w14:paraId="58D0CD2D" w14:textId="77777777" w:rsidR="0042274E" w:rsidRPr="00A76964" w:rsidRDefault="0042274E" w:rsidP="00D96643">
            <w:pPr>
              <w:pStyle w:val="ListParagraph"/>
              <w:spacing w:beforeLines="40" w:before="96" w:afterLines="40" w:after="96"/>
              <w:ind w:left="0"/>
              <w:jc w:val="center"/>
              <w:rPr>
                <w:rFonts w:cs="Arial"/>
                <w:szCs w:val="20"/>
              </w:rPr>
            </w:pPr>
            <w:r w:rsidRPr="00A76964">
              <w:rPr>
                <w:rFonts w:cs="Arial"/>
                <w:szCs w:val="20"/>
              </w:rPr>
              <w:t>N/A</w:t>
            </w:r>
          </w:p>
        </w:tc>
        <w:tc>
          <w:tcPr>
            <w:tcW w:w="630" w:type="dxa"/>
            <w:shd w:val="clear" w:color="auto" w:fill="F2F2F2"/>
            <w:vAlign w:val="center"/>
          </w:tcPr>
          <w:p w14:paraId="5D5C11A3" w14:textId="77777777" w:rsidR="0042274E" w:rsidRPr="00A76964" w:rsidRDefault="0042274E" w:rsidP="00D96643">
            <w:pPr>
              <w:pStyle w:val="ListParagraph"/>
              <w:spacing w:beforeLines="40" w:before="96" w:afterLines="40" w:after="96"/>
              <w:ind w:left="0"/>
              <w:jc w:val="center"/>
              <w:rPr>
                <w:rFonts w:cs="Arial"/>
                <w:szCs w:val="20"/>
              </w:rPr>
            </w:pPr>
            <w:r w:rsidRPr="00A76964">
              <w:rPr>
                <w:rFonts w:cs="Arial"/>
                <w:szCs w:val="20"/>
              </w:rPr>
              <w:t>N/A</w:t>
            </w:r>
          </w:p>
        </w:tc>
        <w:tc>
          <w:tcPr>
            <w:tcW w:w="630" w:type="dxa"/>
            <w:shd w:val="clear" w:color="auto" w:fill="F2F2F2"/>
            <w:vAlign w:val="center"/>
          </w:tcPr>
          <w:p w14:paraId="301D6F56" w14:textId="77777777" w:rsidR="0042274E" w:rsidRPr="00A76964" w:rsidRDefault="0042274E" w:rsidP="00D96643">
            <w:pPr>
              <w:pStyle w:val="ListParagraph"/>
              <w:snapToGrid w:val="0"/>
              <w:ind w:left="0"/>
              <w:contextualSpacing w:val="0"/>
              <w:jc w:val="center"/>
              <w:rPr>
                <w:rFonts w:cs="Arial"/>
                <w:szCs w:val="20"/>
              </w:rPr>
            </w:pPr>
            <w:r w:rsidRPr="00A76964">
              <w:rPr>
                <w:rFonts w:cs="Arial"/>
                <w:szCs w:val="20"/>
              </w:rPr>
              <w:t>N/A</w:t>
            </w:r>
          </w:p>
        </w:tc>
      </w:tr>
      <w:tr w:rsidR="0042274E" w:rsidRPr="003468E2" w14:paraId="306E0EF7" w14:textId="77777777" w:rsidTr="00D96643">
        <w:trPr>
          <w:trHeight w:val="278"/>
          <w:tblHeader/>
        </w:trPr>
        <w:tc>
          <w:tcPr>
            <w:tcW w:w="1638" w:type="dxa"/>
            <w:shd w:val="clear" w:color="auto" w:fill="C5D9F1"/>
          </w:tcPr>
          <w:p w14:paraId="14C0F2C2" w14:textId="77777777" w:rsidR="0042274E" w:rsidRPr="00A76964" w:rsidRDefault="0042274E" w:rsidP="00D96643">
            <w:pPr>
              <w:pStyle w:val="ListParagraph"/>
              <w:spacing w:beforeLines="40" w:before="96" w:afterLines="40" w:after="96"/>
              <w:ind w:left="0"/>
              <w:rPr>
                <w:rFonts w:cs="Arial"/>
                <w:szCs w:val="20"/>
              </w:rPr>
            </w:pPr>
            <w:r w:rsidRPr="00A76964">
              <w:rPr>
                <w:rFonts w:cs="Arial"/>
                <w:szCs w:val="20"/>
              </w:rPr>
              <w:t>Bit value (presence)</w:t>
            </w:r>
          </w:p>
        </w:tc>
        <w:tc>
          <w:tcPr>
            <w:tcW w:w="1188" w:type="dxa"/>
            <w:shd w:val="clear" w:color="auto" w:fill="F2F2F2"/>
            <w:vAlign w:val="center"/>
          </w:tcPr>
          <w:p w14:paraId="492DB340" w14:textId="77777777" w:rsidR="0042274E" w:rsidRPr="00A76964" w:rsidRDefault="0042274E" w:rsidP="00D96643">
            <w:pPr>
              <w:pStyle w:val="ListParagraph"/>
              <w:spacing w:beforeLines="40" w:before="96" w:afterLines="40" w:after="96"/>
              <w:ind w:left="0"/>
              <w:jc w:val="center"/>
              <w:rPr>
                <w:rFonts w:cs="Arial"/>
                <w:szCs w:val="20"/>
              </w:rPr>
            </w:pPr>
            <w:r w:rsidRPr="00A76964">
              <w:rPr>
                <w:rFonts w:cs="Arial"/>
                <w:szCs w:val="20"/>
              </w:rPr>
              <w:t>1</w:t>
            </w:r>
          </w:p>
        </w:tc>
        <w:tc>
          <w:tcPr>
            <w:tcW w:w="1170" w:type="dxa"/>
            <w:shd w:val="clear" w:color="auto" w:fill="F2F2F2"/>
            <w:vAlign w:val="center"/>
          </w:tcPr>
          <w:p w14:paraId="79426F9E" w14:textId="77777777" w:rsidR="0042274E" w:rsidRPr="00A76964" w:rsidRDefault="0042274E" w:rsidP="00D96643">
            <w:pPr>
              <w:pStyle w:val="ListParagraph"/>
              <w:spacing w:beforeLines="40" w:before="96" w:afterLines="40" w:after="96"/>
              <w:ind w:left="0"/>
              <w:jc w:val="center"/>
              <w:rPr>
                <w:rFonts w:cs="Arial"/>
                <w:szCs w:val="20"/>
              </w:rPr>
            </w:pPr>
            <w:r w:rsidRPr="00A76964">
              <w:rPr>
                <w:rFonts w:cs="Arial"/>
                <w:szCs w:val="20"/>
              </w:rPr>
              <w:t>0</w:t>
            </w:r>
          </w:p>
        </w:tc>
        <w:tc>
          <w:tcPr>
            <w:tcW w:w="990" w:type="dxa"/>
            <w:shd w:val="clear" w:color="auto" w:fill="F2F2F2"/>
            <w:vAlign w:val="center"/>
          </w:tcPr>
          <w:p w14:paraId="04C10AA5" w14:textId="77777777" w:rsidR="0042274E" w:rsidRPr="00A76964" w:rsidRDefault="0042274E" w:rsidP="00D96643">
            <w:pPr>
              <w:pStyle w:val="ListParagraph"/>
              <w:spacing w:beforeLines="40" w:before="96" w:afterLines="40" w:after="96"/>
              <w:ind w:left="0"/>
              <w:jc w:val="center"/>
              <w:rPr>
                <w:rFonts w:cs="Arial"/>
                <w:szCs w:val="20"/>
              </w:rPr>
            </w:pPr>
            <w:r w:rsidRPr="00A76964">
              <w:rPr>
                <w:rFonts w:cs="Arial"/>
                <w:szCs w:val="20"/>
              </w:rPr>
              <w:t>1</w:t>
            </w:r>
          </w:p>
        </w:tc>
        <w:tc>
          <w:tcPr>
            <w:tcW w:w="630" w:type="dxa"/>
            <w:shd w:val="clear" w:color="auto" w:fill="F2F2F2"/>
            <w:vAlign w:val="center"/>
          </w:tcPr>
          <w:p w14:paraId="7CC2145C" w14:textId="77777777" w:rsidR="0042274E" w:rsidRPr="00A76964" w:rsidRDefault="0042274E" w:rsidP="00D96643">
            <w:pPr>
              <w:pStyle w:val="ListParagraph"/>
              <w:spacing w:beforeLines="40" w:before="96" w:afterLines="40" w:after="96"/>
              <w:ind w:left="0"/>
              <w:jc w:val="center"/>
              <w:rPr>
                <w:rFonts w:cs="Arial"/>
                <w:szCs w:val="20"/>
              </w:rPr>
            </w:pPr>
            <w:r w:rsidRPr="00A76964">
              <w:rPr>
                <w:rFonts w:cs="Arial"/>
                <w:szCs w:val="20"/>
              </w:rPr>
              <w:t>0</w:t>
            </w:r>
          </w:p>
        </w:tc>
        <w:tc>
          <w:tcPr>
            <w:tcW w:w="630" w:type="dxa"/>
            <w:shd w:val="clear" w:color="auto" w:fill="F2F2F2"/>
            <w:vAlign w:val="center"/>
          </w:tcPr>
          <w:p w14:paraId="3C940502" w14:textId="77777777" w:rsidR="0042274E" w:rsidRPr="00A76964" w:rsidRDefault="0042274E" w:rsidP="00D96643">
            <w:pPr>
              <w:pStyle w:val="ListParagraph"/>
              <w:spacing w:beforeLines="40" w:before="96" w:afterLines="40" w:after="96"/>
              <w:ind w:left="0"/>
              <w:jc w:val="center"/>
              <w:rPr>
                <w:rFonts w:cs="Arial"/>
                <w:szCs w:val="20"/>
              </w:rPr>
            </w:pPr>
            <w:r w:rsidRPr="00A76964">
              <w:rPr>
                <w:rFonts w:cs="Arial"/>
                <w:szCs w:val="20"/>
              </w:rPr>
              <w:t>0</w:t>
            </w:r>
          </w:p>
        </w:tc>
        <w:tc>
          <w:tcPr>
            <w:tcW w:w="630" w:type="dxa"/>
            <w:shd w:val="clear" w:color="auto" w:fill="F2F2F2"/>
            <w:vAlign w:val="center"/>
          </w:tcPr>
          <w:p w14:paraId="1590F3AC" w14:textId="77777777" w:rsidR="0042274E" w:rsidRPr="00A76964" w:rsidRDefault="0042274E" w:rsidP="00D96643">
            <w:pPr>
              <w:pStyle w:val="ListParagraph"/>
              <w:spacing w:beforeLines="40" w:before="96" w:afterLines="40" w:after="96"/>
              <w:ind w:left="0"/>
              <w:jc w:val="center"/>
              <w:rPr>
                <w:rFonts w:cs="Arial"/>
                <w:szCs w:val="20"/>
              </w:rPr>
            </w:pPr>
            <w:r w:rsidRPr="00A76964">
              <w:rPr>
                <w:rFonts w:cs="Arial"/>
                <w:szCs w:val="20"/>
              </w:rPr>
              <w:t>0</w:t>
            </w:r>
          </w:p>
        </w:tc>
        <w:tc>
          <w:tcPr>
            <w:tcW w:w="630" w:type="dxa"/>
            <w:shd w:val="clear" w:color="auto" w:fill="F2F2F2"/>
            <w:vAlign w:val="center"/>
          </w:tcPr>
          <w:p w14:paraId="74E0CE12" w14:textId="77777777" w:rsidR="0042274E" w:rsidRPr="00A76964" w:rsidRDefault="0042274E" w:rsidP="00D96643">
            <w:pPr>
              <w:pStyle w:val="ListParagraph"/>
              <w:spacing w:beforeLines="40" w:before="96" w:afterLines="40" w:after="96"/>
              <w:ind w:left="0"/>
              <w:jc w:val="center"/>
              <w:rPr>
                <w:rFonts w:cs="Arial"/>
                <w:szCs w:val="20"/>
              </w:rPr>
            </w:pPr>
            <w:r w:rsidRPr="00A76964">
              <w:rPr>
                <w:rFonts w:cs="Arial"/>
                <w:szCs w:val="20"/>
              </w:rPr>
              <w:t>0</w:t>
            </w:r>
          </w:p>
        </w:tc>
        <w:tc>
          <w:tcPr>
            <w:tcW w:w="630" w:type="dxa"/>
            <w:shd w:val="clear" w:color="auto" w:fill="F2F2F2"/>
            <w:vAlign w:val="center"/>
          </w:tcPr>
          <w:p w14:paraId="6F4E7868" w14:textId="77777777" w:rsidR="0042274E" w:rsidRPr="00A76964" w:rsidRDefault="0042274E" w:rsidP="00D96643">
            <w:pPr>
              <w:pStyle w:val="ListParagraph"/>
              <w:snapToGrid w:val="0"/>
              <w:ind w:left="0"/>
              <w:contextualSpacing w:val="0"/>
              <w:jc w:val="center"/>
              <w:rPr>
                <w:rFonts w:cs="Arial"/>
                <w:szCs w:val="20"/>
              </w:rPr>
            </w:pPr>
            <w:r w:rsidRPr="00A76964">
              <w:rPr>
                <w:rFonts w:cs="Arial"/>
                <w:szCs w:val="20"/>
              </w:rPr>
              <w:t>0</w:t>
            </w:r>
          </w:p>
        </w:tc>
      </w:tr>
    </w:tbl>
    <w:p w14:paraId="0940E3D7" w14:textId="77777777" w:rsidR="0042274E" w:rsidRDefault="0042274E" w:rsidP="0042274E">
      <w:pPr>
        <w:pStyle w:val="NormalNGMDS"/>
        <w:spacing w:after="120"/>
        <w:ind w:left="0"/>
      </w:pPr>
      <w:r>
        <w:t>Message view:</w:t>
      </w:r>
    </w:p>
    <w:tbl>
      <w:tblPr>
        <w:tblW w:w="8118" w:type="dxa"/>
        <w:tblInd w:w="602"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593"/>
        <w:gridCol w:w="6525"/>
      </w:tblGrid>
      <w:tr w:rsidR="0042274E" w:rsidRPr="003468E2" w14:paraId="2BD1B778" w14:textId="77777777" w:rsidTr="00D96643">
        <w:trPr>
          <w:trHeight w:val="278"/>
          <w:tblHeader/>
        </w:trPr>
        <w:tc>
          <w:tcPr>
            <w:tcW w:w="8118" w:type="dxa"/>
            <w:gridSpan w:val="2"/>
            <w:shd w:val="clear" w:color="auto" w:fill="C5D9F1"/>
          </w:tcPr>
          <w:p w14:paraId="197154DF" w14:textId="77777777" w:rsidR="0042274E" w:rsidRPr="003468E2" w:rsidRDefault="0042274E" w:rsidP="00D96643">
            <w:pPr>
              <w:pStyle w:val="ListParagraph"/>
              <w:spacing w:beforeLines="40" w:before="96" w:afterLines="40" w:after="96"/>
              <w:ind w:left="0"/>
              <w:rPr>
                <w:rFonts w:cs="Arial"/>
                <w:szCs w:val="20"/>
              </w:rPr>
            </w:pPr>
            <w:r w:rsidRPr="003468E2">
              <w:rPr>
                <w:rFonts w:cs="Arial"/>
                <w:szCs w:val="20"/>
              </w:rPr>
              <w:t>Preceding fields of the message</w:t>
            </w:r>
          </w:p>
        </w:tc>
      </w:tr>
      <w:tr w:rsidR="0042274E" w:rsidRPr="003468E2" w14:paraId="1EA811EA" w14:textId="77777777" w:rsidTr="00D96643">
        <w:trPr>
          <w:trHeight w:val="278"/>
          <w:tblHeader/>
        </w:trPr>
        <w:tc>
          <w:tcPr>
            <w:tcW w:w="1593" w:type="dxa"/>
            <w:shd w:val="clear" w:color="auto" w:fill="C5D9F1"/>
          </w:tcPr>
          <w:p w14:paraId="277842DF" w14:textId="77777777" w:rsidR="0042274E" w:rsidRPr="003468E2" w:rsidRDefault="0042274E" w:rsidP="00D96643">
            <w:pPr>
              <w:pStyle w:val="ListParagraph"/>
              <w:spacing w:beforeLines="40" w:before="96" w:afterLines="40" w:after="96"/>
              <w:ind w:left="0"/>
              <w:rPr>
                <w:rFonts w:cs="Arial"/>
                <w:szCs w:val="20"/>
              </w:rPr>
            </w:pPr>
            <w:r w:rsidRPr="003468E2">
              <w:rPr>
                <w:rFonts w:cs="Arial"/>
                <w:szCs w:val="20"/>
              </w:rPr>
              <w:t>Presence Map</w:t>
            </w:r>
          </w:p>
        </w:tc>
        <w:tc>
          <w:tcPr>
            <w:tcW w:w="6525" w:type="dxa"/>
            <w:shd w:val="clear" w:color="auto" w:fill="F2F2F2"/>
            <w:vAlign w:val="center"/>
          </w:tcPr>
          <w:tbl>
            <w:tblPr>
              <w:tblpPr w:leftFromText="180" w:rightFromText="180" w:vertAnchor="text" w:horzAnchor="margin" w:tblpY="-198"/>
              <w:tblOverlap w:val="never"/>
              <w:tblW w:w="5755"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ayout w:type="fixed"/>
              <w:tblLook w:val="04A0" w:firstRow="1" w:lastRow="0" w:firstColumn="1" w:lastColumn="0" w:noHBand="0" w:noVBand="1"/>
            </w:tblPr>
            <w:tblGrid>
              <w:gridCol w:w="625"/>
              <w:gridCol w:w="720"/>
              <w:gridCol w:w="720"/>
              <w:gridCol w:w="720"/>
              <w:gridCol w:w="720"/>
              <w:gridCol w:w="810"/>
              <w:gridCol w:w="720"/>
              <w:gridCol w:w="720"/>
            </w:tblGrid>
            <w:tr w:rsidR="0042274E" w:rsidRPr="003468E2" w14:paraId="083FD0B3" w14:textId="77777777" w:rsidTr="00D96643">
              <w:trPr>
                <w:trHeight w:val="165"/>
                <w:tblHeader/>
              </w:trPr>
              <w:tc>
                <w:tcPr>
                  <w:tcW w:w="625" w:type="dxa"/>
                  <w:vAlign w:val="center"/>
                </w:tcPr>
                <w:p w14:paraId="4BAA3B67" w14:textId="77777777" w:rsidR="0042274E" w:rsidRPr="004C5C9E" w:rsidRDefault="0042274E" w:rsidP="00D96643">
                  <w:pPr>
                    <w:pStyle w:val="ListParagraph"/>
                    <w:ind w:left="0"/>
                    <w:jc w:val="center"/>
                    <w:rPr>
                      <w:rFonts w:eastAsia="SimSun" w:cs="Arial"/>
                      <w:szCs w:val="20"/>
                      <w:lang w:eastAsia="zh-CN"/>
                    </w:rPr>
                  </w:pPr>
                  <w:r>
                    <w:rPr>
                      <w:rFonts w:eastAsia="SimSun" w:cs="Arial" w:hint="eastAsia"/>
                      <w:szCs w:val="20"/>
                      <w:lang w:eastAsia="zh-CN"/>
                    </w:rPr>
                    <w:t>1</w:t>
                  </w:r>
                </w:p>
              </w:tc>
              <w:tc>
                <w:tcPr>
                  <w:tcW w:w="720" w:type="dxa"/>
                  <w:vAlign w:val="center"/>
                </w:tcPr>
                <w:p w14:paraId="5CB5C8D1" w14:textId="77777777" w:rsidR="0042274E" w:rsidRPr="004C5C9E" w:rsidRDefault="0042274E" w:rsidP="00D96643">
                  <w:pPr>
                    <w:pStyle w:val="ListParagraph"/>
                    <w:ind w:left="0"/>
                    <w:jc w:val="center"/>
                    <w:rPr>
                      <w:rFonts w:eastAsia="SimSun" w:cs="Arial"/>
                      <w:szCs w:val="20"/>
                      <w:lang w:eastAsia="zh-CN"/>
                    </w:rPr>
                  </w:pPr>
                  <w:r w:rsidRPr="003468E2">
                    <w:rPr>
                      <w:rFonts w:cs="Arial"/>
                      <w:szCs w:val="20"/>
                    </w:rPr>
                    <w:t>0</w:t>
                  </w:r>
                </w:p>
              </w:tc>
              <w:tc>
                <w:tcPr>
                  <w:tcW w:w="720" w:type="dxa"/>
                  <w:vAlign w:val="center"/>
                </w:tcPr>
                <w:p w14:paraId="44E5D111" w14:textId="77777777" w:rsidR="0042274E" w:rsidRPr="004C5C9E" w:rsidRDefault="0042274E" w:rsidP="00D96643">
                  <w:pPr>
                    <w:pStyle w:val="ListParagraph"/>
                    <w:ind w:left="0"/>
                    <w:jc w:val="center"/>
                    <w:rPr>
                      <w:rFonts w:eastAsia="SimSun" w:cs="Arial"/>
                      <w:szCs w:val="20"/>
                      <w:lang w:eastAsia="zh-CN"/>
                    </w:rPr>
                  </w:pPr>
                  <w:r>
                    <w:rPr>
                      <w:rFonts w:eastAsia="SimSun" w:cs="Arial" w:hint="eastAsia"/>
                      <w:szCs w:val="20"/>
                      <w:lang w:eastAsia="zh-CN"/>
                    </w:rPr>
                    <w:t>1</w:t>
                  </w:r>
                </w:p>
              </w:tc>
              <w:tc>
                <w:tcPr>
                  <w:tcW w:w="720" w:type="dxa"/>
                  <w:vAlign w:val="center"/>
                </w:tcPr>
                <w:p w14:paraId="3F925C88" w14:textId="77777777" w:rsidR="0042274E" w:rsidRPr="003468E2" w:rsidRDefault="0042274E" w:rsidP="00D96643">
                  <w:pPr>
                    <w:pStyle w:val="ListParagraph"/>
                    <w:ind w:left="0"/>
                    <w:jc w:val="center"/>
                    <w:rPr>
                      <w:rFonts w:cs="Arial"/>
                      <w:szCs w:val="20"/>
                    </w:rPr>
                  </w:pPr>
                  <w:r w:rsidRPr="003468E2">
                    <w:rPr>
                      <w:rFonts w:cs="Arial"/>
                      <w:szCs w:val="20"/>
                    </w:rPr>
                    <w:t>0</w:t>
                  </w:r>
                </w:p>
              </w:tc>
              <w:tc>
                <w:tcPr>
                  <w:tcW w:w="720" w:type="dxa"/>
                  <w:vAlign w:val="center"/>
                </w:tcPr>
                <w:p w14:paraId="6CF4A1B3" w14:textId="77777777" w:rsidR="0042274E" w:rsidRPr="003468E2" w:rsidRDefault="0042274E" w:rsidP="00D96643">
                  <w:pPr>
                    <w:pStyle w:val="ListParagraph"/>
                    <w:ind w:left="0"/>
                    <w:jc w:val="center"/>
                    <w:rPr>
                      <w:rFonts w:cs="Arial"/>
                      <w:szCs w:val="20"/>
                    </w:rPr>
                  </w:pPr>
                  <w:r w:rsidRPr="003468E2">
                    <w:rPr>
                      <w:rFonts w:cs="Arial"/>
                      <w:szCs w:val="20"/>
                    </w:rPr>
                    <w:t>0</w:t>
                  </w:r>
                </w:p>
              </w:tc>
              <w:tc>
                <w:tcPr>
                  <w:tcW w:w="810" w:type="dxa"/>
                  <w:vAlign w:val="center"/>
                </w:tcPr>
                <w:p w14:paraId="7FEC3720" w14:textId="77777777" w:rsidR="0042274E" w:rsidRPr="004C5C9E" w:rsidRDefault="0042274E" w:rsidP="00D96643">
                  <w:pPr>
                    <w:pStyle w:val="ListParagraph"/>
                    <w:ind w:left="0"/>
                    <w:jc w:val="center"/>
                    <w:rPr>
                      <w:rFonts w:eastAsia="SimSun" w:cs="Arial"/>
                      <w:szCs w:val="20"/>
                      <w:lang w:eastAsia="zh-CN"/>
                    </w:rPr>
                  </w:pPr>
                  <w:r>
                    <w:rPr>
                      <w:rFonts w:eastAsia="SimSun" w:cs="Arial" w:hint="eastAsia"/>
                      <w:szCs w:val="20"/>
                      <w:lang w:eastAsia="zh-CN"/>
                    </w:rPr>
                    <w:t>0</w:t>
                  </w:r>
                </w:p>
              </w:tc>
              <w:tc>
                <w:tcPr>
                  <w:tcW w:w="720" w:type="dxa"/>
                  <w:vAlign w:val="center"/>
                </w:tcPr>
                <w:p w14:paraId="240BC46E" w14:textId="77777777" w:rsidR="0042274E" w:rsidRPr="003468E2" w:rsidRDefault="0042274E" w:rsidP="00D96643">
                  <w:pPr>
                    <w:pStyle w:val="ListParagraph"/>
                    <w:ind w:left="0"/>
                    <w:jc w:val="center"/>
                    <w:rPr>
                      <w:rFonts w:cs="Arial"/>
                      <w:szCs w:val="20"/>
                    </w:rPr>
                  </w:pPr>
                  <w:r w:rsidRPr="003468E2">
                    <w:rPr>
                      <w:rFonts w:cs="Arial"/>
                      <w:szCs w:val="20"/>
                    </w:rPr>
                    <w:t>0</w:t>
                  </w:r>
                </w:p>
              </w:tc>
              <w:tc>
                <w:tcPr>
                  <w:tcW w:w="720" w:type="dxa"/>
                  <w:vAlign w:val="center"/>
                </w:tcPr>
                <w:p w14:paraId="727B88E6" w14:textId="77777777" w:rsidR="0042274E" w:rsidRPr="004C5C9E" w:rsidRDefault="0042274E" w:rsidP="00D96643">
                  <w:pPr>
                    <w:pStyle w:val="ListParagraph"/>
                    <w:ind w:left="0"/>
                    <w:jc w:val="center"/>
                    <w:rPr>
                      <w:rFonts w:eastAsia="SimSun" w:cs="Arial"/>
                      <w:szCs w:val="20"/>
                      <w:lang w:eastAsia="zh-CN"/>
                    </w:rPr>
                  </w:pPr>
                  <w:r>
                    <w:rPr>
                      <w:rFonts w:eastAsia="SimSun" w:cs="Arial" w:hint="eastAsia"/>
                      <w:szCs w:val="20"/>
                      <w:lang w:eastAsia="zh-CN"/>
                    </w:rPr>
                    <w:t>0</w:t>
                  </w:r>
                </w:p>
              </w:tc>
            </w:tr>
          </w:tbl>
          <w:p w14:paraId="1336214C" w14:textId="77777777" w:rsidR="0042274E" w:rsidRPr="003468E2" w:rsidRDefault="0042274E" w:rsidP="00D96643">
            <w:pPr>
              <w:pStyle w:val="ListParagraph"/>
              <w:spacing w:beforeLines="40" w:before="96" w:afterLines="40" w:after="96"/>
              <w:rPr>
                <w:rFonts w:cs="Arial"/>
                <w:szCs w:val="20"/>
              </w:rPr>
            </w:pPr>
          </w:p>
        </w:tc>
      </w:tr>
      <w:tr w:rsidR="0042274E" w:rsidRPr="003468E2" w14:paraId="75A3BA26" w14:textId="77777777" w:rsidTr="00D96643">
        <w:trPr>
          <w:trHeight w:val="278"/>
          <w:tblHeader/>
        </w:trPr>
        <w:tc>
          <w:tcPr>
            <w:tcW w:w="1593" w:type="dxa"/>
            <w:shd w:val="clear" w:color="auto" w:fill="C5D9F1"/>
          </w:tcPr>
          <w:p w14:paraId="30C4056A" w14:textId="77777777" w:rsidR="0042274E" w:rsidRPr="003468E2" w:rsidRDefault="0042274E" w:rsidP="00D96643">
            <w:pPr>
              <w:pStyle w:val="ListParagraph"/>
              <w:spacing w:beforeLines="40" w:before="96" w:afterLines="40" w:after="96"/>
              <w:ind w:left="0"/>
              <w:rPr>
                <w:rFonts w:cs="Arial"/>
                <w:szCs w:val="20"/>
              </w:rPr>
            </w:pPr>
            <w:r w:rsidRPr="003468E2">
              <w:rPr>
                <w:rFonts w:cs="Arial"/>
                <w:szCs w:val="20"/>
              </w:rPr>
              <w:t>Instrument</w:t>
            </w:r>
          </w:p>
        </w:tc>
        <w:tc>
          <w:tcPr>
            <w:tcW w:w="6525" w:type="dxa"/>
            <w:shd w:val="clear" w:color="auto" w:fill="F2F2F2"/>
            <w:vAlign w:val="center"/>
          </w:tcPr>
          <w:p w14:paraId="6B109151" w14:textId="77777777" w:rsidR="0042274E" w:rsidRPr="003468E2" w:rsidRDefault="0042274E" w:rsidP="00D96643">
            <w:pPr>
              <w:pStyle w:val="ListParagraph"/>
              <w:spacing w:beforeLines="40" w:before="96" w:afterLines="40" w:after="96"/>
              <w:ind w:left="0"/>
              <w:rPr>
                <w:rFonts w:cs="Arial"/>
                <w:szCs w:val="20"/>
              </w:rPr>
            </w:pPr>
            <w:r w:rsidRPr="003468E2">
              <w:rPr>
                <w:rFonts w:cs="Arial"/>
                <w:szCs w:val="20"/>
              </w:rPr>
              <w:t>HKEX</w:t>
            </w:r>
          </w:p>
        </w:tc>
      </w:tr>
      <w:tr w:rsidR="0042274E" w:rsidRPr="003468E2" w14:paraId="2EEC63AD" w14:textId="77777777" w:rsidTr="00D96643">
        <w:trPr>
          <w:trHeight w:val="70"/>
          <w:tblHeader/>
        </w:trPr>
        <w:tc>
          <w:tcPr>
            <w:tcW w:w="1593" w:type="dxa"/>
            <w:shd w:val="clear" w:color="auto" w:fill="C5D9F1"/>
          </w:tcPr>
          <w:p w14:paraId="25292909" w14:textId="77777777" w:rsidR="0042274E" w:rsidRPr="003468E2" w:rsidRDefault="0042274E" w:rsidP="00D96643">
            <w:pPr>
              <w:pStyle w:val="ListParagraph"/>
              <w:spacing w:beforeLines="40" w:before="96" w:afterLines="40" w:after="96"/>
              <w:ind w:left="0"/>
              <w:rPr>
                <w:rFonts w:cs="Arial"/>
                <w:szCs w:val="20"/>
              </w:rPr>
            </w:pPr>
            <w:r w:rsidRPr="003468E2">
              <w:rPr>
                <w:rFonts w:cs="Arial"/>
                <w:szCs w:val="20"/>
              </w:rPr>
              <w:t>Order Quantity</w:t>
            </w:r>
          </w:p>
        </w:tc>
        <w:tc>
          <w:tcPr>
            <w:tcW w:w="6525" w:type="dxa"/>
            <w:shd w:val="clear" w:color="auto" w:fill="F2F2F2"/>
            <w:vAlign w:val="center"/>
          </w:tcPr>
          <w:p w14:paraId="37180108" w14:textId="77777777" w:rsidR="0042274E" w:rsidRPr="003468E2" w:rsidRDefault="0042274E" w:rsidP="00D96643">
            <w:pPr>
              <w:pStyle w:val="ListParagraph"/>
              <w:spacing w:beforeLines="40" w:before="96" w:afterLines="40" w:after="96"/>
              <w:ind w:left="0"/>
              <w:rPr>
                <w:rFonts w:cs="Arial"/>
                <w:szCs w:val="20"/>
              </w:rPr>
            </w:pPr>
            <w:r w:rsidRPr="003468E2">
              <w:rPr>
                <w:rFonts w:cs="Arial"/>
                <w:szCs w:val="20"/>
              </w:rPr>
              <w:t>1000</w:t>
            </w:r>
          </w:p>
        </w:tc>
      </w:tr>
      <w:tr w:rsidR="0042274E" w:rsidRPr="003468E2" w14:paraId="73BF15B1" w14:textId="77777777" w:rsidTr="00D96643">
        <w:trPr>
          <w:trHeight w:val="70"/>
          <w:tblHeader/>
        </w:trPr>
        <w:tc>
          <w:tcPr>
            <w:tcW w:w="8118" w:type="dxa"/>
            <w:gridSpan w:val="2"/>
            <w:shd w:val="clear" w:color="auto" w:fill="C5D9F1"/>
          </w:tcPr>
          <w:p w14:paraId="3DB8C089" w14:textId="77777777" w:rsidR="0042274E" w:rsidRPr="003468E2" w:rsidRDefault="0042274E" w:rsidP="00D96643">
            <w:pPr>
              <w:pStyle w:val="ListParagraph"/>
              <w:spacing w:beforeLines="40" w:before="96" w:afterLines="40" w:after="96"/>
              <w:ind w:left="0"/>
              <w:rPr>
                <w:rFonts w:cs="Arial"/>
                <w:szCs w:val="20"/>
              </w:rPr>
            </w:pPr>
            <w:r w:rsidRPr="003468E2">
              <w:rPr>
                <w:rFonts w:cs="Arial"/>
                <w:szCs w:val="20"/>
              </w:rPr>
              <w:t>Succeeding fields of the message</w:t>
            </w:r>
          </w:p>
        </w:tc>
      </w:tr>
    </w:tbl>
    <w:p w14:paraId="04B023E9" w14:textId="77777777" w:rsidR="0042274E" w:rsidRDefault="0042274E" w:rsidP="0042274E">
      <w:pPr>
        <w:pStyle w:val="NormalNGMDS"/>
        <w:ind w:left="0"/>
      </w:pPr>
      <w:r>
        <w:t>The applicable data types and lengths of the body fields are provided in the data dictionary. Based on the available fields as indicated by the field presence map, the recipient of the message is expected to decode the message accordingly.</w:t>
      </w:r>
    </w:p>
    <w:p w14:paraId="745E57D1" w14:textId="77777777" w:rsidR="0042274E" w:rsidRDefault="0042274E" w:rsidP="0042274E">
      <w:pPr>
        <w:pStyle w:val="NormalNGMDS"/>
        <w:ind w:left="0"/>
      </w:pPr>
      <w:r>
        <w:t>Bit position for a field that commonly appears in multiple messages may be different; each message will have its own bit position for individual fields present in that message.</w:t>
      </w:r>
    </w:p>
    <w:p w14:paraId="625BD347" w14:textId="77777777" w:rsidR="0042274E" w:rsidRDefault="0042274E" w:rsidP="0042274E">
      <w:pPr>
        <w:pStyle w:val="NormalNGMDS"/>
        <w:spacing w:after="120"/>
        <w:ind w:left="0"/>
        <w:rPr>
          <w:rFonts w:asciiTheme="minorHAnsi" w:hAnsiTheme="minorHAnsi" w:cstheme="minorHAnsi"/>
        </w:rPr>
      </w:pPr>
    </w:p>
    <w:p w14:paraId="77C5296D" w14:textId="77777777" w:rsidR="0042274E" w:rsidRPr="00417716" w:rsidRDefault="0042274E" w:rsidP="0042274E">
      <w:pPr>
        <w:pStyle w:val="Heading2"/>
        <w:rPr>
          <w:rFonts w:asciiTheme="minorHAnsi" w:hAnsiTheme="minorHAnsi" w:cstheme="minorHAnsi"/>
        </w:rPr>
      </w:pPr>
      <w:bookmarkStart w:id="678" w:name="_Toc170333732"/>
      <w:bookmarkStart w:id="679" w:name="_Toc170578864"/>
      <w:r w:rsidRPr="00417716">
        <w:rPr>
          <w:rFonts w:asciiTheme="minorHAnsi" w:hAnsiTheme="minorHAnsi" w:cstheme="minorHAnsi"/>
        </w:rPr>
        <w:t>Supported Message Types</w:t>
      </w:r>
      <w:bookmarkEnd w:id="678"/>
      <w:bookmarkEnd w:id="679"/>
    </w:p>
    <w:p w14:paraId="61D3243F" w14:textId="0122EC9D" w:rsidR="0042274E" w:rsidRDefault="0042274E" w:rsidP="0042274E">
      <w:pPr>
        <w:pStyle w:val="Heading3"/>
      </w:pPr>
      <w:bookmarkStart w:id="680" w:name="_Toc170578865"/>
      <w:r>
        <w:t xml:space="preserve">Note </w:t>
      </w:r>
      <w:r w:rsidR="00AF5D72">
        <w:t>on</w:t>
      </w:r>
      <w:r>
        <w:t xml:space="preserve"> Message ID</w:t>
      </w:r>
      <w:bookmarkEnd w:id="680"/>
    </w:p>
    <w:p w14:paraId="7C226338" w14:textId="651EDAAF" w:rsidR="0042274E" w:rsidRDefault="0042274E" w:rsidP="0042274E">
      <w:r>
        <w:t>The Message ID of extended messages is equal to the [Message ID of basic messages + 10000]. The message ID will be suffixed to the message</w:t>
      </w:r>
      <w:r w:rsidR="00DA65DC">
        <w:t xml:space="preserve"> to represent the message ID of each message</w:t>
      </w:r>
      <w:r>
        <w:t xml:space="preserve">, like New Order Single (11) where only the </w:t>
      </w:r>
      <w:r w:rsidR="00DA65DC">
        <w:t>m</w:t>
      </w:r>
      <w:r>
        <w:t xml:space="preserve">essage ID of basic messages will be </w:t>
      </w:r>
      <w:r w:rsidR="00B06931">
        <w:t>put</w:t>
      </w:r>
      <w:r w:rsidR="00A64B82">
        <w:t xml:space="preserve"> down</w:t>
      </w:r>
      <w:r>
        <w:t>.</w:t>
      </w:r>
    </w:p>
    <w:p w14:paraId="4E454F7B" w14:textId="77777777" w:rsidR="0042274E" w:rsidRDefault="0042274E" w:rsidP="0042274E"/>
    <w:p w14:paraId="54071080" w14:textId="77777777" w:rsidR="0042274E" w:rsidRPr="00417716" w:rsidRDefault="0042274E" w:rsidP="0042274E">
      <w:pPr>
        <w:pStyle w:val="Heading3"/>
      </w:pPr>
      <w:bookmarkStart w:id="681" w:name="_Toc170578866"/>
      <w:r>
        <w:t>Inbound Message</w:t>
      </w:r>
      <w:bookmarkEnd w:id="681"/>
    </w:p>
    <w:p w14:paraId="2E10F124" w14:textId="77777777" w:rsidR="0042274E" w:rsidRPr="00417716" w:rsidRDefault="0042274E" w:rsidP="0042274E">
      <w:pPr>
        <w:pStyle w:val="NormalNGMDS"/>
        <w:spacing w:after="120"/>
        <w:ind w:left="0"/>
        <w:rPr>
          <w:rFonts w:asciiTheme="minorHAnsi" w:hAnsiTheme="minorHAnsi" w:cstheme="minorHAnsi"/>
        </w:rPr>
      </w:pPr>
      <w:r w:rsidRPr="00417716">
        <w:rPr>
          <w:rFonts w:asciiTheme="minorHAnsi" w:hAnsiTheme="minorHAnsi" w:cstheme="minorHAnsi"/>
        </w:rPr>
        <w:t>All supported message types initiated by the client</w:t>
      </w:r>
      <w:r>
        <w:rPr>
          <w:rFonts w:asciiTheme="minorHAnsi" w:hAnsiTheme="minorHAnsi" w:cstheme="minorHAnsi"/>
        </w:rPr>
        <w:t>, i.e. inbound message</w:t>
      </w:r>
      <w:r w:rsidRPr="00417716">
        <w:rPr>
          <w:rFonts w:asciiTheme="minorHAnsi" w:hAnsiTheme="minorHAnsi" w:cstheme="minorHAnsi"/>
        </w:rPr>
        <w:t>:</w:t>
      </w:r>
    </w:p>
    <w:tbl>
      <w:tblPr>
        <w:tblW w:w="4754"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989"/>
        <w:gridCol w:w="718"/>
        <w:gridCol w:w="1083"/>
        <w:gridCol w:w="4776"/>
      </w:tblGrid>
      <w:tr w:rsidR="0042274E" w:rsidRPr="00F94428" w14:paraId="737665DC" w14:textId="77777777" w:rsidTr="00D96643">
        <w:trPr>
          <w:trHeight w:val="300"/>
          <w:tblHeader/>
        </w:trPr>
        <w:tc>
          <w:tcPr>
            <w:tcW w:w="1161" w:type="pct"/>
            <w:vMerge w:val="restart"/>
            <w:shd w:val="clear" w:color="auto" w:fill="C6D9F1" w:themeFill="text2" w:themeFillTint="33"/>
            <w:noWrap/>
            <w:vAlign w:val="bottom"/>
          </w:tcPr>
          <w:p w14:paraId="5AFFC878" w14:textId="77777777" w:rsidR="0042274E" w:rsidRPr="00F94428" w:rsidRDefault="0042274E" w:rsidP="00D96643">
            <w:pPr>
              <w:pStyle w:val="Tablehead"/>
              <w:spacing w:after="0"/>
              <w:jc w:val="left"/>
              <w:rPr>
                <w:rFonts w:ascii="Calibri" w:hAnsi="Calibri" w:cs="Calibri"/>
              </w:rPr>
            </w:pPr>
            <w:r w:rsidRPr="00F94428">
              <w:rPr>
                <w:rFonts w:ascii="Calibri" w:hAnsi="Calibri" w:cs="Calibri"/>
              </w:rPr>
              <w:t>Message</w:t>
            </w:r>
          </w:p>
        </w:tc>
        <w:tc>
          <w:tcPr>
            <w:tcW w:w="1051" w:type="pct"/>
            <w:gridSpan w:val="2"/>
            <w:shd w:val="clear" w:color="auto" w:fill="C6D9F1" w:themeFill="text2" w:themeFillTint="33"/>
            <w:noWrap/>
            <w:vAlign w:val="bottom"/>
          </w:tcPr>
          <w:p w14:paraId="21BA8DFE" w14:textId="77777777" w:rsidR="0042274E" w:rsidRPr="00F94428" w:rsidRDefault="0042274E" w:rsidP="00D96643">
            <w:pPr>
              <w:pStyle w:val="Tablehead"/>
              <w:spacing w:after="0"/>
              <w:rPr>
                <w:rFonts w:ascii="Calibri" w:hAnsi="Calibri" w:cs="Calibri"/>
              </w:rPr>
            </w:pPr>
            <w:r w:rsidRPr="00F94428">
              <w:rPr>
                <w:rFonts w:ascii="Calibri" w:hAnsi="Calibri" w:cs="Calibri"/>
              </w:rPr>
              <w:t>Message ID</w:t>
            </w:r>
          </w:p>
        </w:tc>
        <w:tc>
          <w:tcPr>
            <w:tcW w:w="2788" w:type="pct"/>
            <w:vMerge w:val="restart"/>
            <w:shd w:val="clear" w:color="auto" w:fill="C6D9F1" w:themeFill="text2" w:themeFillTint="33"/>
            <w:vAlign w:val="bottom"/>
          </w:tcPr>
          <w:p w14:paraId="0CE6206B" w14:textId="77777777" w:rsidR="0042274E" w:rsidRPr="00F94428" w:rsidRDefault="0042274E" w:rsidP="00D96643">
            <w:pPr>
              <w:pStyle w:val="Tablehead"/>
              <w:spacing w:after="0"/>
              <w:jc w:val="left"/>
              <w:rPr>
                <w:rFonts w:ascii="Calibri" w:hAnsi="Calibri" w:cs="Calibri"/>
              </w:rPr>
            </w:pPr>
            <w:r w:rsidRPr="00F94428">
              <w:rPr>
                <w:rFonts w:ascii="Calibri" w:hAnsi="Calibri" w:cs="Calibri"/>
              </w:rPr>
              <w:t>Usage</w:t>
            </w:r>
          </w:p>
        </w:tc>
      </w:tr>
      <w:tr w:rsidR="0042274E" w:rsidRPr="00F94428" w14:paraId="794650CB" w14:textId="77777777" w:rsidTr="00D96643">
        <w:trPr>
          <w:trHeight w:val="300"/>
          <w:tblHeader/>
        </w:trPr>
        <w:tc>
          <w:tcPr>
            <w:tcW w:w="1161" w:type="pct"/>
            <w:vMerge/>
            <w:shd w:val="clear" w:color="auto" w:fill="C6D9F1" w:themeFill="text2" w:themeFillTint="33"/>
            <w:noWrap/>
          </w:tcPr>
          <w:p w14:paraId="202EA395" w14:textId="77777777" w:rsidR="0042274E" w:rsidRPr="00F94428" w:rsidRDefault="0042274E" w:rsidP="00D96643">
            <w:pPr>
              <w:pStyle w:val="Tablehead"/>
              <w:spacing w:after="0"/>
              <w:jc w:val="left"/>
              <w:rPr>
                <w:rFonts w:ascii="Calibri" w:hAnsi="Calibri" w:cs="Calibri"/>
              </w:rPr>
            </w:pPr>
          </w:p>
        </w:tc>
        <w:tc>
          <w:tcPr>
            <w:tcW w:w="419" w:type="pct"/>
            <w:tcBorders>
              <w:right w:val="single" w:sz="8" w:space="0" w:color="FFFFFF" w:themeColor="background1"/>
            </w:tcBorders>
            <w:shd w:val="clear" w:color="auto" w:fill="C6D9F1" w:themeFill="text2" w:themeFillTint="33"/>
            <w:noWrap/>
            <w:vAlign w:val="bottom"/>
          </w:tcPr>
          <w:p w14:paraId="38464BF1" w14:textId="77777777" w:rsidR="0042274E" w:rsidRPr="00F94428" w:rsidRDefault="0042274E" w:rsidP="00D96643">
            <w:pPr>
              <w:pStyle w:val="Tablehead"/>
              <w:spacing w:after="0"/>
              <w:rPr>
                <w:rFonts w:ascii="Calibri" w:hAnsi="Calibri" w:cs="Calibri"/>
              </w:rPr>
            </w:pPr>
            <w:r w:rsidRPr="00F94428">
              <w:rPr>
                <w:rFonts w:ascii="Calibri" w:hAnsi="Calibri" w:cs="Calibri"/>
              </w:rPr>
              <w:t>Basic</w:t>
            </w:r>
          </w:p>
        </w:tc>
        <w:tc>
          <w:tcPr>
            <w:tcW w:w="632" w:type="pct"/>
            <w:tcBorders>
              <w:left w:val="single" w:sz="8" w:space="0" w:color="FFFFFF" w:themeColor="background1"/>
            </w:tcBorders>
            <w:shd w:val="clear" w:color="auto" w:fill="C6D9F1" w:themeFill="text2" w:themeFillTint="33"/>
            <w:vAlign w:val="bottom"/>
          </w:tcPr>
          <w:p w14:paraId="7BDC3AF5" w14:textId="77777777" w:rsidR="0042274E" w:rsidRPr="00F94428" w:rsidRDefault="0042274E" w:rsidP="00D96643">
            <w:pPr>
              <w:pStyle w:val="Tablehead"/>
              <w:spacing w:after="0"/>
              <w:rPr>
                <w:rFonts w:ascii="Calibri" w:hAnsi="Calibri" w:cs="Calibri"/>
              </w:rPr>
            </w:pPr>
            <w:r w:rsidRPr="00F94428">
              <w:rPr>
                <w:rFonts w:ascii="Calibri" w:hAnsi="Calibri" w:cs="Calibri"/>
              </w:rPr>
              <w:t>Extended</w:t>
            </w:r>
          </w:p>
        </w:tc>
        <w:tc>
          <w:tcPr>
            <w:tcW w:w="2788" w:type="pct"/>
            <w:vMerge/>
            <w:shd w:val="clear" w:color="auto" w:fill="C6D9F1" w:themeFill="text2" w:themeFillTint="33"/>
          </w:tcPr>
          <w:p w14:paraId="4ACEC41C" w14:textId="77777777" w:rsidR="0042274E" w:rsidRPr="00F94428" w:rsidRDefault="0042274E" w:rsidP="00D96643">
            <w:pPr>
              <w:pStyle w:val="Tablehead"/>
              <w:spacing w:after="0"/>
              <w:jc w:val="left"/>
              <w:rPr>
                <w:rFonts w:ascii="Calibri" w:hAnsi="Calibri" w:cs="Calibri"/>
              </w:rPr>
            </w:pPr>
          </w:p>
        </w:tc>
      </w:tr>
      <w:tr w:rsidR="0042274E" w:rsidRPr="00F94428" w14:paraId="5F84973B" w14:textId="77777777" w:rsidTr="00D96643">
        <w:tc>
          <w:tcPr>
            <w:tcW w:w="1161" w:type="pct"/>
            <w:shd w:val="clear" w:color="auto" w:fill="F2F2F2" w:themeFill="background1" w:themeFillShade="F2"/>
          </w:tcPr>
          <w:p w14:paraId="199667CC" w14:textId="77777777" w:rsidR="0042274E" w:rsidRPr="00F94428" w:rsidRDefault="0042274E" w:rsidP="00D96643">
            <w:pPr>
              <w:pStyle w:val="Heading2Text"/>
              <w:spacing w:before="60" w:after="60"/>
              <w:ind w:left="0"/>
              <w:jc w:val="left"/>
              <w:rPr>
                <w:rFonts w:ascii="Calibri" w:hAnsi="Calibri" w:cs="Calibri"/>
                <w:lang w:val="en-GB"/>
              </w:rPr>
            </w:pPr>
            <w:r w:rsidRPr="00F94428">
              <w:rPr>
                <w:rFonts w:ascii="Calibri" w:hAnsi="Calibri" w:cs="Calibri"/>
                <w:lang w:val="en-GB"/>
              </w:rPr>
              <w:t>Heartbeat</w:t>
            </w:r>
          </w:p>
        </w:tc>
        <w:tc>
          <w:tcPr>
            <w:tcW w:w="419" w:type="pct"/>
            <w:tcBorders>
              <w:right w:val="single" w:sz="8" w:space="0" w:color="FFFFFF" w:themeColor="background1"/>
            </w:tcBorders>
            <w:shd w:val="clear" w:color="auto" w:fill="F2F2F2" w:themeFill="background1" w:themeFillShade="F2"/>
          </w:tcPr>
          <w:p w14:paraId="3A18ADE3" w14:textId="77777777" w:rsidR="0042274E" w:rsidRPr="00F94428" w:rsidRDefault="0042274E" w:rsidP="00D96643">
            <w:pPr>
              <w:pStyle w:val="Heading2Text"/>
              <w:spacing w:before="60" w:after="60"/>
              <w:ind w:left="0"/>
              <w:jc w:val="center"/>
              <w:rPr>
                <w:rFonts w:ascii="Calibri" w:hAnsi="Calibri" w:cs="Calibri"/>
                <w:lang w:val="en-GB"/>
              </w:rPr>
            </w:pPr>
            <w:r w:rsidRPr="00F94428">
              <w:rPr>
                <w:rFonts w:ascii="Calibri" w:hAnsi="Calibri" w:cs="Calibri"/>
                <w:lang w:val="en-GB"/>
              </w:rPr>
              <w:t>0</w:t>
            </w:r>
          </w:p>
        </w:tc>
        <w:tc>
          <w:tcPr>
            <w:tcW w:w="632" w:type="pct"/>
            <w:tcBorders>
              <w:left w:val="single" w:sz="8" w:space="0" w:color="FFFFFF" w:themeColor="background1"/>
            </w:tcBorders>
            <w:shd w:val="clear" w:color="auto" w:fill="F2F2F2" w:themeFill="background1" w:themeFillShade="F2"/>
          </w:tcPr>
          <w:p w14:paraId="5FD3C0D1" w14:textId="77777777" w:rsidR="0042274E" w:rsidRPr="00F94428" w:rsidRDefault="0042274E" w:rsidP="00D96643">
            <w:pPr>
              <w:pStyle w:val="Heading2Text"/>
              <w:spacing w:before="60" w:after="60"/>
              <w:ind w:left="0"/>
              <w:jc w:val="center"/>
              <w:rPr>
                <w:rFonts w:ascii="Calibri" w:hAnsi="Calibri" w:cs="Calibri"/>
                <w:lang w:val="en-GB"/>
              </w:rPr>
            </w:pPr>
            <w:r w:rsidRPr="00F94428">
              <w:rPr>
                <w:rFonts w:ascii="Calibri" w:hAnsi="Calibri" w:cs="Calibri"/>
                <w:lang w:val="en-GB"/>
              </w:rPr>
              <w:t>N/A</w:t>
            </w:r>
          </w:p>
        </w:tc>
        <w:tc>
          <w:tcPr>
            <w:tcW w:w="2788" w:type="pct"/>
            <w:shd w:val="clear" w:color="auto" w:fill="F2F2F2" w:themeFill="background1" w:themeFillShade="F2"/>
          </w:tcPr>
          <w:p w14:paraId="59990C95" w14:textId="77777777" w:rsidR="0042274E" w:rsidRPr="00F94428" w:rsidRDefault="0042274E" w:rsidP="00D96643">
            <w:pPr>
              <w:pStyle w:val="Heading2Text"/>
              <w:spacing w:before="60" w:after="60"/>
              <w:ind w:left="0"/>
              <w:rPr>
                <w:rFonts w:ascii="Calibri" w:hAnsi="Calibri" w:cs="Calibri"/>
                <w:lang w:val="en-GB"/>
              </w:rPr>
            </w:pPr>
            <w:r w:rsidRPr="00F94428">
              <w:rPr>
                <w:rFonts w:ascii="Calibri" w:hAnsi="Calibri" w:cs="Calibri"/>
                <w:lang w:val="en-GB"/>
              </w:rPr>
              <w:t>Allows the client and the gateway to exercise the communication line during periods of inactivity and verify that the interfaces at each end are available.</w:t>
            </w:r>
          </w:p>
        </w:tc>
      </w:tr>
      <w:tr w:rsidR="0042274E" w:rsidRPr="00F94428" w14:paraId="4A32E5D2" w14:textId="77777777" w:rsidTr="00D96643">
        <w:tc>
          <w:tcPr>
            <w:tcW w:w="1161" w:type="pct"/>
            <w:shd w:val="clear" w:color="auto" w:fill="F2F2F2" w:themeFill="background1" w:themeFillShade="F2"/>
          </w:tcPr>
          <w:p w14:paraId="7CAA89DF" w14:textId="77777777" w:rsidR="0042274E" w:rsidRPr="00F94428" w:rsidRDefault="0042274E" w:rsidP="00D96643">
            <w:pPr>
              <w:pStyle w:val="Heading2Text"/>
              <w:spacing w:before="60" w:after="60"/>
              <w:ind w:left="0"/>
              <w:jc w:val="left"/>
              <w:rPr>
                <w:rFonts w:ascii="Calibri" w:hAnsi="Calibri" w:cs="Calibri"/>
                <w:lang w:val="en-GB"/>
              </w:rPr>
            </w:pPr>
            <w:r w:rsidRPr="00F94428">
              <w:rPr>
                <w:rFonts w:ascii="Calibri" w:hAnsi="Calibri" w:cs="Calibri"/>
                <w:lang w:val="en-GB"/>
              </w:rPr>
              <w:lastRenderedPageBreak/>
              <w:t>Test Request</w:t>
            </w:r>
          </w:p>
        </w:tc>
        <w:tc>
          <w:tcPr>
            <w:tcW w:w="419" w:type="pct"/>
            <w:tcBorders>
              <w:right w:val="single" w:sz="8" w:space="0" w:color="FFFFFF" w:themeColor="background1"/>
            </w:tcBorders>
            <w:shd w:val="clear" w:color="auto" w:fill="F2F2F2" w:themeFill="background1" w:themeFillShade="F2"/>
          </w:tcPr>
          <w:p w14:paraId="35782F3E" w14:textId="77777777" w:rsidR="0042274E" w:rsidRPr="00F94428" w:rsidRDefault="0042274E" w:rsidP="00D96643">
            <w:pPr>
              <w:pStyle w:val="Heading2Text"/>
              <w:spacing w:before="60" w:after="60"/>
              <w:ind w:left="0"/>
              <w:jc w:val="center"/>
              <w:rPr>
                <w:rFonts w:ascii="Calibri" w:hAnsi="Calibri" w:cs="Calibri"/>
                <w:lang w:val="en-GB"/>
              </w:rPr>
            </w:pPr>
            <w:r w:rsidRPr="00F94428">
              <w:rPr>
                <w:rFonts w:ascii="Calibri" w:hAnsi="Calibri" w:cs="Calibri"/>
                <w:lang w:val="en-GB"/>
              </w:rPr>
              <w:t>1</w:t>
            </w:r>
          </w:p>
        </w:tc>
        <w:tc>
          <w:tcPr>
            <w:tcW w:w="632" w:type="pct"/>
            <w:tcBorders>
              <w:left w:val="single" w:sz="8" w:space="0" w:color="FFFFFF" w:themeColor="background1"/>
            </w:tcBorders>
            <w:shd w:val="clear" w:color="auto" w:fill="F2F2F2" w:themeFill="background1" w:themeFillShade="F2"/>
          </w:tcPr>
          <w:p w14:paraId="5EB9217B" w14:textId="77777777" w:rsidR="0042274E" w:rsidRPr="00F94428" w:rsidRDefault="0042274E" w:rsidP="00D96643">
            <w:pPr>
              <w:pStyle w:val="Heading2Text"/>
              <w:spacing w:before="60" w:after="60"/>
              <w:ind w:left="0"/>
              <w:jc w:val="center"/>
              <w:rPr>
                <w:rFonts w:ascii="Calibri" w:hAnsi="Calibri" w:cs="Calibri"/>
                <w:lang w:val="en-GB"/>
              </w:rPr>
            </w:pPr>
            <w:r w:rsidRPr="00F94428">
              <w:rPr>
                <w:rFonts w:ascii="Calibri" w:hAnsi="Calibri" w:cs="Calibri"/>
                <w:lang w:val="en-GB"/>
              </w:rPr>
              <w:t>N/A</w:t>
            </w:r>
          </w:p>
        </w:tc>
        <w:tc>
          <w:tcPr>
            <w:tcW w:w="2788" w:type="pct"/>
            <w:shd w:val="clear" w:color="auto" w:fill="F2F2F2" w:themeFill="background1" w:themeFillShade="F2"/>
          </w:tcPr>
          <w:p w14:paraId="7F466237" w14:textId="77777777" w:rsidR="0042274E" w:rsidRPr="00F94428" w:rsidRDefault="0042274E" w:rsidP="00D96643">
            <w:pPr>
              <w:pStyle w:val="Heading2Text"/>
              <w:spacing w:before="60" w:after="60"/>
              <w:ind w:left="0"/>
              <w:rPr>
                <w:rFonts w:ascii="Calibri" w:hAnsi="Calibri" w:cs="Calibri"/>
                <w:lang w:val="en-GB"/>
              </w:rPr>
            </w:pPr>
            <w:r w:rsidRPr="00F94428">
              <w:rPr>
                <w:rFonts w:ascii="Calibri" w:hAnsi="Calibri" w:cs="Calibri"/>
                <w:lang w:val="en-GB"/>
              </w:rPr>
              <w:t>Allows the client or the gateway to request a response from the other party if inactivity is detected.</w:t>
            </w:r>
          </w:p>
        </w:tc>
      </w:tr>
      <w:tr w:rsidR="0042274E" w:rsidRPr="00F94428" w14:paraId="437704DC" w14:textId="77777777" w:rsidTr="00D96643">
        <w:tc>
          <w:tcPr>
            <w:tcW w:w="1161" w:type="pct"/>
            <w:shd w:val="clear" w:color="auto" w:fill="F2F2F2" w:themeFill="background1" w:themeFillShade="F2"/>
          </w:tcPr>
          <w:p w14:paraId="1DA77D49" w14:textId="77777777" w:rsidR="0042274E" w:rsidRPr="00F94428" w:rsidRDefault="0042274E" w:rsidP="00D96643">
            <w:pPr>
              <w:pStyle w:val="Heading2Text"/>
              <w:spacing w:before="60" w:after="60"/>
              <w:ind w:left="0"/>
              <w:jc w:val="left"/>
              <w:rPr>
                <w:rFonts w:ascii="Calibri" w:hAnsi="Calibri" w:cs="Calibri"/>
                <w:lang w:val="en-GB"/>
              </w:rPr>
            </w:pPr>
            <w:r w:rsidRPr="00F94428">
              <w:rPr>
                <w:rFonts w:ascii="Calibri" w:hAnsi="Calibri" w:cs="Calibri"/>
                <w:lang w:val="en-GB"/>
              </w:rPr>
              <w:t>Resend Request</w:t>
            </w:r>
          </w:p>
        </w:tc>
        <w:tc>
          <w:tcPr>
            <w:tcW w:w="419" w:type="pct"/>
            <w:tcBorders>
              <w:right w:val="single" w:sz="8" w:space="0" w:color="FFFFFF" w:themeColor="background1"/>
            </w:tcBorders>
            <w:shd w:val="clear" w:color="auto" w:fill="F2F2F2" w:themeFill="background1" w:themeFillShade="F2"/>
          </w:tcPr>
          <w:p w14:paraId="3D7E24BF" w14:textId="77777777" w:rsidR="0042274E" w:rsidRPr="00F94428" w:rsidRDefault="0042274E" w:rsidP="00D96643">
            <w:pPr>
              <w:pStyle w:val="Heading2Text"/>
              <w:spacing w:before="60" w:after="60"/>
              <w:ind w:left="0"/>
              <w:jc w:val="center"/>
              <w:rPr>
                <w:rFonts w:ascii="Calibri" w:hAnsi="Calibri" w:cs="Calibri"/>
                <w:lang w:val="en-GB"/>
              </w:rPr>
            </w:pPr>
            <w:r w:rsidRPr="00F94428">
              <w:rPr>
                <w:rFonts w:ascii="Calibri" w:hAnsi="Calibri" w:cs="Calibri"/>
                <w:lang w:val="en-GB"/>
              </w:rPr>
              <w:t>2</w:t>
            </w:r>
          </w:p>
        </w:tc>
        <w:tc>
          <w:tcPr>
            <w:tcW w:w="632" w:type="pct"/>
            <w:tcBorders>
              <w:left w:val="single" w:sz="8" w:space="0" w:color="FFFFFF" w:themeColor="background1"/>
            </w:tcBorders>
            <w:shd w:val="clear" w:color="auto" w:fill="F2F2F2" w:themeFill="background1" w:themeFillShade="F2"/>
          </w:tcPr>
          <w:p w14:paraId="2B549B50" w14:textId="77777777" w:rsidR="0042274E" w:rsidRPr="00F94428" w:rsidRDefault="0042274E" w:rsidP="00D96643">
            <w:pPr>
              <w:pStyle w:val="Heading2Text"/>
              <w:spacing w:before="60" w:after="60"/>
              <w:ind w:left="0"/>
              <w:jc w:val="center"/>
              <w:rPr>
                <w:rFonts w:ascii="Calibri" w:hAnsi="Calibri" w:cs="Calibri"/>
                <w:lang w:val="en-GB"/>
              </w:rPr>
            </w:pPr>
            <w:r w:rsidRPr="00F94428">
              <w:rPr>
                <w:rFonts w:ascii="Calibri" w:hAnsi="Calibri" w:cs="Calibri"/>
                <w:lang w:val="en-GB"/>
              </w:rPr>
              <w:t>N/A</w:t>
            </w:r>
          </w:p>
        </w:tc>
        <w:tc>
          <w:tcPr>
            <w:tcW w:w="2788" w:type="pct"/>
            <w:shd w:val="clear" w:color="auto" w:fill="F2F2F2" w:themeFill="background1" w:themeFillShade="F2"/>
          </w:tcPr>
          <w:p w14:paraId="67D7236D" w14:textId="77777777" w:rsidR="0042274E" w:rsidRPr="00F94428" w:rsidRDefault="0042274E" w:rsidP="00D96643">
            <w:pPr>
              <w:pStyle w:val="Heading2Text"/>
              <w:spacing w:before="60" w:after="60"/>
              <w:ind w:left="0"/>
              <w:rPr>
                <w:rFonts w:ascii="Calibri" w:hAnsi="Calibri" w:cs="Calibri"/>
                <w:lang w:val="en-GB"/>
              </w:rPr>
            </w:pPr>
            <w:r w:rsidRPr="00F94428">
              <w:rPr>
                <w:rFonts w:ascii="Calibri" w:hAnsi="Calibri" w:cs="Calibri"/>
                <w:lang w:val="en-GB"/>
              </w:rPr>
              <w:t>Allows for the recovery of messages lost during a malfunction of the communications layers.</w:t>
            </w:r>
          </w:p>
        </w:tc>
      </w:tr>
      <w:tr w:rsidR="0042274E" w:rsidRPr="00F94428" w14:paraId="05F7A6C9" w14:textId="77777777" w:rsidTr="00D96643">
        <w:tc>
          <w:tcPr>
            <w:tcW w:w="1161" w:type="pct"/>
            <w:shd w:val="clear" w:color="auto" w:fill="F2F2F2" w:themeFill="background1" w:themeFillShade="F2"/>
          </w:tcPr>
          <w:p w14:paraId="480233DA" w14:textId="77777777" w:rsidR="0042274E" w:rsidRPr="00F94428" w:rsidRDefault="0042274E" w:rsidP="00D96643">
            <w:pPr>
              <w:pStyle w:val="Heading2Text"/>
              <w:spacing w:before="60" w:after="60"/>
              <w:ind w:left="0"/>
              <w:jc w:val="left"/>
              <w:rPr>
                <w:rFonts w:ascii="Calibri" w:hAnsi="Calibri" w:cs="Calibri"/>
                <w:lang w:val="en-GB"/>
              </w:rPr>
            </w:pPr>
            <w:r w:rsidRPr="00F94428">
              <w:rPr>
                <w:rFonts w:ascii="Calibri" w:hAnsi="Calibri" w:cs="Calibri"/>
                <w:lang w:val="en-GB"/>
              </w:rPr>
              <w:t>Reject</w:t>
            </w:r>
          </w:p>
        </w:tc>
        <w:tc>
          <w:tcPr>
            <w:tcW w:w="419" w:type="pct"/>
            <w:tcBorders>
              <w:right w:val="single" w:sz="8" w:space="0" w:color="FFFFFF" w:themeColor="background1"/>
            </w:tcBorders>
            <w:shd w:val="clear" w:color="auto" w:fill="F2F2F2" w:themeFill="background1" w:themeFillShade="F2"/>
          </w:tcPr>
          <w:p w14:paraId="178C1A6C" w14:textId="77777777" w:rsidR="0042274E" w:rsidRPr="00F94428" w:rsidRDefault="0042274E" w:rsidP="00D96643">
            <w:pPr>
              <w:pStyle w:val="Heading2Text"/>
              <w:spacing w:before="60" w:after="60"/>
              <w:ind w:left="0"/>
              <w:jc w:val="center"/>
              <w:rPr>
                <w:rFonts w:ascii="Calibri" w:hAnsi="Calibri" w:cs="Calibri"/>
                <w:lang w:val="en-GB"/>
              </w:rPr>
            </w:pPr>
            <w:r w:rsidRPr="00F94428">
              <w:rPr>
                <w:rFonts w:ascii="Calibri" w:hAnsi="Calibri" w:cs="Calibri"/>
                <w:lang w:val="en-GB"/>
              </w:rPr>
              <w:t>3</w:t>
            </w:r>
          </w:p>
        </w:tc>
        <w:tc>
          <w:tcPr>
            <w:tcW w:w="632" w:type="pct"/>
            <w:tcBorders>
              <w:left w:val="single" w:sz="8" w:space="0" w:color="FFFFFF" w:themeColor="background1"/>
            </w:tcBorders>
            <w:shd w:val="clear" w:color="auto" w:fill="F2F2F2" w:themeFill="background1" w:themeFillShade="F2"/>
          </w:tcPr>
          <w:p w14:paraId="74DE6E1C" w14:textId="77777777" w:rsidR="0042274E" w:rsidRPr="00F94428" w:rsidRDefault="0042274E" w:rsidP="00D96643">
            <w:pPr>
              <w:pStyle w:val="Heading2Text"/>
              <w:spacing w:before="60" w:after="60"/>
              <w:ind w:left="0"/>
              <w:jc w:val="center"/>
              <w:rPr>
                <w:rFonts w:ascii="Calibri" w:hAnsi="Calibri" w:cs="Calibri"/>
                <w:lang w:val="en-GB"/>
              </w:rPr>
            </w:pPr>
            <w:r w:rsidRPr="00F94428">
              <w:rPr>
                <w:rFonts w:ascii="Calibri" w:hAnsi="Calibri" w:cs="Calibri"/>
                <w:lang w:val="en-GB"/>
              </w:rPr>
              <w:t>N/A</w:t>
            </w:r>
          </w:p>
        </w:tc>
        <w:tc>
          <w:tcPr>
            <w:tcW w:w="2788" w:type="pct"/>
            <w:shd w:val="clear" w:color="auto" w:fill="F2F2F2" w:themeFill="background1" w:themeFillShade="F2"/>
          </w:tcPr>
          <w:p w14:paraId="14330FF3" w14:textId="77777777" w:rsidR="0042274E" w:rsidRPr="00F94428" w:rsidRDefault="0042274E" w:rsidP="00D96643">
            <w:pPr>
              <w:pStyle w:val="Heading2Text"/>
              <w:spacing w:before="60" w:after="60"/>
              <w:ind w:left="0"/>
              <w:rPr>
                <w:rFonts w:ascii="Calibri" w:hAnsi="Calibri" w:cs="Calibri"/>
                <w:lang w:val="en-GB"/>
              </w:rPr>
            </w:pPr>
            <w:r w:rsidRPr="00F94428">
              <w:rPr>
                <w:rFonts w:ascii="Calibri" w:hAnsi="Calibri" w:cs="Calibri"/>
                <w:lang w:val="en-GB"/>
              </w:rPr>
              <w:t xml:space="preserve">Used to reject a message that does not comply with session level validations. </w:t>
            </w:r>
          </w:p>
        </w:tc>
      </w:tr>
      <w:tr w:rsidR="0042274E" w:rsidRPr="00F94428" w14:paraId="3B798A2D" w14:textId="77777777" w:rsidTr="00D96643">
        <w:tc>
          <w:tcPr>
            <w:tcW w:w="1161" w:type="pct"/>
            <w:shd w:val="clear" w:color="auto" w:fill="F2F2F2" w:themeFill="background1" w:themeFillShade="F2"/>
          </w:tcPr>
          <w:p w14:paraId="08C627C4" w14:textId="77777777" w:rsidR="0042274E" w:rsidRPr="00F94428" w:rsidRDefault="0042274E" w:rsidP="00D96643">
            <w:pPr>
              <w:pStyle w:val="Heading2Text"/>
              <w:spacing w:before="60" w:after="60"/>
              <w:ind w:left="0"/>
              <w:jc w:val="left"/>
              <w:rPr>
                <w:rFonts w:ascii="Calibri" w:hAnsi="Calibri" w:cs="Calibri"/>
                <w:lang w:val="en-GB"/>
              </w:rPr>
            </w:pPr>
            <w:r w:rsidRPr="00F94428">
              <w:rPr>
                <w:rFonts w:ascii="Calibri" w:hAnsi="Calibri" w:cs="Calibri"/>
                <w:lang w:val="en-GB"/>
              </w:rPr>
              <w:t>Sequence Reset</w:t>
            </w:r>
          </w:p>
        </w:tc>
        <w:tc>
          <w:tcPr>
            <w:tcW w:w="419" w:type="pct"/>
            <w:tcBorders>
              <w:right w:val="single" w:sz="8" w:space="0" w:color="FFFFFF" w:themeColor="background1"/>
            </w:tcBorders>
            <w:shd w:val="clear" w:color="auto" w:fill="F2F2F2" w:themeFill="background1" w:themeFillShade="F2"/>
          </w:tcPr>
          <w:p w14:paraId="34F04D44" w14:textId="77777777" w:rsidR="0042274E" w:rsidRPr="00F94428" w:rsidRDefault="0042274E" w:rsidP="00D96643">
            <w:pPr>
              <w:pStyle w:val="Heading2Text"/>
              <w:spacing w:before="60" w:after="60"/>
              <w:ind w:left="0"/>
              <w:jc w:val="center"/>
              <w:rPr>
                <w:rFonts w:ascii="Calibri" w:hAnsi="Calibri" w:cs="Calibri"/>
                <w:lang w:val="en-GB"/>
              </w:rPr>
            </w:pPr>
            <w:r w:rsidRPr="00F94428">
              <w:rPr>
                <w:rFonts w:ascii="Calibri" w:hAnsi="Calibri" w:cs="Calibri"/>
                <w:lang w:val="en-GB"/>
              </w:rPr>
              <w:t>4</w:t>
            </w:r>
          </w:p>
        </w:tc>
        <w:tc>
          <w:tcPr>
            <w:tcW w:w="632" w:type="pct"/>
            <w:tcBorders>
              <w:left w:val="single" w:sz="8" w:space="0" w:color="FFFFFF" w:themeColor="background1"/>
            </w:tcBorders>
            <w:shd w:val="clear" w:color="auto" w:fill="F2F2F2" w:themeFill="background1" w:themeFillShade="F2"/>
          </w:tcPr>
          <w:p w14:paraId="01D0F2FD" w14:textId="77777777" w:rsidR="0042274E" w:rsidRPr="00F94428" w:rsidRDefault="0042274E" w:rsidP="00D96643">
            <w:pPr>
              <w:pStyle w:val="Heading2Text"/>
              <w:spacing w:before="60" w:after="60"/>
              <w:ind w:left="0"/>
              <w:jc w:val="center"/>
              <w:rPr>
                <w:rFonts w:ascii="Calibri" w:hAnsi="Calibri" w:cs="Calibri"/>
                <w:lang w:val="en-GB"/>
              </w:rPr>
            </w:pPr>
            <w:r w:rsidRPr="00F94428">
              <w:rPr>
                <w:rFonts w:ascii="Calibri" w:hAnsi="Calibri" w:cs="Calibri"/>
                <w:lang w:val="en-GB"/>
              </w:rPr>
              <w:t>N/A</w:t>
            </w:r>
          </w:p>
        </w:tc>
        <w:tc>
          <w:tcPr>
            <w:tcW w:w="2788" w:type="pct"/>
            <w:shd w:val="clear" w:color="auto" w:fill="F2F2F2" w:themeFill="background1" w:themeFillShade="F2"/>
          </w:tcPr>
          <w:p w14:paraId="480679C0" w14:textId="77777777" w:rsidR="0042274E" w:rsidRPr="00F94428" w:rsidRDefault="0042274E" w:rsidP="00D96643">
            <w:pPr>
              <w:pStyle w:val="Heading2Text"/>
              <w:spacing w:before="60" w:after="60"/>
              <w:ind w:left="0"/>
              <w:rPr>
                <w:rFonts w:ascii="Calibri" w:hAnsi="Calibri" w:cs="Calibri"/>
                <w:lang w:val="en-GB"/>
              </w:rPr>
            </w:pPr>
            <w:r w:rsidRPr="00F94428">
              <w:rPr>
                <w:rFonts w:ascii="Calibri" w:hAnsi="Calibri" w:cs="Calibri"/>
                <w:lang w:val="en-GB"/>
              </w:rPr>
              <w:t>Allows the client or the gateway to increase the expected incoming sequence number of the other party.</w:t>
            </w:r>
          </w:p>
        </w:tc>
      </w:tr>
      <w:tr w:rsidR="0042274E" w:rsidRPr="00F94428" w14:paraId="2F075B29" w14:textId="77777777" w:rsidTr="00D96643">
        <w:tc>
          <w:tcPr>
            <w:tcW w:w="1161" w:type="pct"/>
            <w:shd w:val="clear" w:color="auto" w:fill="F2F2F2" w:themeFill="background1" w:themeFillShade="F2"/>
          </w:tcPr>
          <w:p w14:paraId="40B6BF82" w14:textId="77777777" w:rsidR="0042274E" w:rsidRPr="00F94428" w:rsidRDefault="0042274E" w:rsidP="00D96643">
            <w:pPr>
              <w:pStyle w:val="Heading2Text"/>
              <w:spacing w:before="60" w:after="60"/>
              <w:ind w:left="0"/>
              <w:jc w:val="left"/>
              <w:rPr>
                <w:rFonts w:ascii="Calibri" w:hAnsi="Calibri" w:cs="Calibri"/>
                <w:lang w:val="en-GB"/>
              </w:rPr>
            </w:pPr>
            <w:r w:rsidRPr="00F94428">
              <w:rPr>
                <w:rFonts w:ascii="Calibri" w:hAnsi="Calibri" w:cs="Calibri"/>
                <w:lang w:val="en-GB"/>
              </w:rPr>
              <w:t>Logon Request</w:t>
            </w:r>
          </w:p>
        </w:tc>
        <w:tc>
          <w:tcPr>
            <w:tcW w:w="419" w:type="pct"/>
            <w:tcBorders>
              <w:right w:val="single" w:sz="8" w:space="0" w:color="FFFFFF" w:themeColor="background1"/>
            </w:tcBorders>
            <w:shd w:val="clear" w:color="auto" w:fill="F2F2F2" w:themeFill="background1" w:themeFillShade="F2"/>
          </w:tcPr>
          <w:p w14:paraId="3DDDABED" w14:textId="77777777" w:rsidR="0042274E" w:rsidRPr="00F94428" w:rsidRDefault="0042274E" w:rsidP="00D96643">
            <w:pPr>
              <w:pStyle w:val="Heading2Text"/>
              <w:spacing w:before="60" w:after="60"/>
              <w:ind w:left="0"/>
              <w:jc w:val="center"/>
              <w:rPr>
                <w:rFonts w:ascii="Calibri" w:hAnsi="Calibri" w:cs="Calibri"/>
                <w:lang w:val="en-GB"/>
              </w:rPr>
            </w:pPr>
            <w:r w:rsidRPr="00F94428">
              <w:rPr>
                <w:rFonts w:ascii="Calibri" w:hAnsi="Calibri" w:cs="Calibri"/>
                <w:lang w:val="en-GB"/>
              </w:rPr>
              <w:t>5</w:t>
            </w:r>
          </w:p>
        </w:tc>
        <w:tc>
          <w:tcPr>
            <w:tcW w:w="632" w:type="pct"/>
            <w:tcBorders>
              <w:left w:val="single" w:sz="8" w:space="0" w:color="FFFFFF" w:themeColor="background1"/>
            </w:tcBorders>
            <w:shd w:val="clear" w:color="auto" w:fill="F2F2F2" w:themeFill="background1" w:themeFillShade="F2"/>
          </w:tcPr>
          <w:p w14:paraId="7C198ACC" w14:textId="77777777" w:rsidR="0042274E" w:rsidRPr="00F94428" w:rsidRDefault="0042274E" w:rsidP="00D96643">
            <w:pPr>
              <w:pStyle w:val="Heading2Text"/>
              <w:spacing w:before="60" w:after="60"/>
              <w:ind w:left="0"/>
              <w:jc w:val="center"/>
              <w:rPr>
                <w:rFonts w:ascii="Calibri" w:hAnsi="Calibri" w:cs="Calibri"/>
                <w:lang w:val="en-GB"/>
              </w:rPr>
            </w:pPr>
            <w:r w:rsidRPr="00F94428">
              <w:rPr>
                <w:rFonts w:ascii="Calibri" w:hAnsi="Calibri" w:cs="Calibri"/>
                <w:lang w:val="en-GB"/>
              </w:rPr>
              <w:t>N/A</w:t>
            </w:r>
          </w:p>
        </w:tc>
        <w:tc>
          <w:tcPr>
            <w:tcW w:w="2788" w:type="pct"/>
            <w:shd w:val="clear" w:color="auto" w:fill="F2F2F2" w:themeFill="background1" w:themeFillShade="F2"/>
          </w:tcPr>
          <w:p w14:paraId="7AEE9CEE" w14:textId="77777777" w:rsidR="0042274E" w:rsidRPr="00F94428" w:rsidRDefault="0042274E" w:rsidP="00D96643">
            <w:pPr>
              <w:pStyle w:val="Heading2Text"/>
              <w:spacing w:before="60" w:after="60"/>
              <w:ind w:left="0"/>
              <w:rPr>
                <w:rFonts w:ascii="Calibri" w:hAnsi="Calibri" w:cs="Calibri"/>
                <w:lang w:val="en-GB"/>
              </w:rPr>
            </w:pPr>
            <w:r w:rsidRPr="00F94428">
              <w:rPr>
                <w:rFonts w:ascii="Calibri" w:hAnsi="Calibri" w:cs="Calibri"/>
                <w:lang w:val="en-GB"/>
              </w:rPr>
              <w:t>Allows the client and the gateway to establish a Binary session.</w:t>
            </w:r>
          </w:p>
        </w:tc>
      </w:tr>
      <w:tr w:rsidR="0042274E" w:rsidRPr="00F94428" w14:paraId="5AF099A5" w14:textId="77777777" w:rsidTr="00D96643">
        <w:tc>
          <w:tcPr>
            <w:tcW w:w="1161" w:type="pct"/>
            <w:shd w:val="clear" w:color="auto" w:fill="F2F2F2" w:themeFill="background1" w:themeFillShade="F2"/>
          </w:tcPr>
          <w:p w14:paraId="484101BF" w14:textId="77777777" w:rsidR="0042274E" w:rsidRPr="00F94428" w:rsidRDefault="0042274E" w:rsidP="00D96643">
            <w:pPr>
              <w:pStyle w:val="Heading2Text"/>
              <w:spacing w:before="60" w:after="60"/>
              <w:ind w:left="0"/>
              <w:jc w:val="left"/>
              <w:rPr>
                <w:rFonts w:ascii="Calibri" w:hAnsi="Calibri" w:cs="Calibri"/>
                <w:lang w:val="en-GB"/>
              </w:rPr>
            </w:pPr>
            <w:r w:rsidRPr="00F94428">
              <w:rPr>
                <w:rFonts w:ascii="Calibri" w:hAnsi="Calibri" w:cs="Calibri"/>
                <w:lang w:val="en-GB"/>
              </w:rPr>
              <w:t>Logout</w:t>
            </w:r>
          </w:p>
        </w:tc>
        <w:tc>
          <w:tcPr>
            <w:tcW w:w="419" w:type="pct"/>
            <w:tcBorders>
              <w:right w:val="single" w:sz="8" w:space="0" w:color="FFFFFF" w:themeColor="background1"/>
            </w:tcBorders>
            <w:shd w:val="clear" w:color="auto" w:fill="F2F2F2" w:themeFill="background1" w:themeFillShade="F2"/>
          </w:tcPr>
          <w:p w14:paraId="00ECCBAA" w14:textId="77777777" w:rsidR="0042274E" w:rsidRPr="00F94428" w:rsidRDefault="0042274E" w:rsidP="00D96643">
            <w:pPr>
              <w:pStyle w:val="Heading2Text"/>
              <w:spacing w:before="60" w:after="60"/>
              <w:ind w:left="0"/>
              <w:jc w:val="center"/>
              <w:rPr>
                <w:rFonts w:ascii="Calibri" w:hAnsi="Calibri" w:cs="Calibri"/>
                <w:lang w:val="en-GB"/>
              </w:rPr>
            </w:pPr>
            <w:r w:rsidRPr="00F94428">
              <w:rPr>
                <w:rFonts w:ascii="Calibri" w:hAnsi="Calibri" w:cs="Calibri"/>
                <w:lang w:val="en-GB"/>
              </w:rPr>
              <w:t>7</w:t>
            </w:r>
          </w:p>
        </w:tc>
        <w:tc>
          <w:tcPr>
            <w:tcW w:w="632" w:type="pct"/>
            <w:tcBorders>
              <w:left w:val="single" w:sz="8" w:space="0" w:color="FFFFFF" w:themeColor="background1"/>
            </w:tcBorders>
            <w:shd w:val="clear" w:color="auto" w:fill="F2F2F2" w:themeFill="background1" w:themeFillShade="F2"/>
          </w:tcPr>
          <w:p w14:paraId="174DF2FB" w14:textId="77777777" w:rsidR="0042274E" w:rsidRPr="00F94428" w:rsidRDefault="0042274E" w:rsidP="00D96643">
            <w:pPr>
              <w:pStyle w:val="Heading2Text"/>
              <w:spacing w:before="60" w:after="60"/>
              <w:ind w:left="0"/>
              <w:jc w:val="center"/>
              <w:rPr>
                <w:rFonts w:ascii="Calibri" w:hAnsi="Calibri" w:cs="Calibri"/>
                <w:lang w:val="en-GB"/>
              </w:rPr>
            </w:pPr>
            <w:r w:rsidRPr="00F94428">
              <w:rPr>
                <w:rFonts w:ascii="Calibri" w:hAnsi="Calibri" w:cs="Calibri"/>
                <w:lang w:val="en-GB"/>
              </w:rPr>
              <w:t>N/A</w:t>
            </w:r>
          </w:p>
        </w:tc>
        <w:tc>
          <w:tcPr>
            <w:tcW w:w="2788" w:type="pct"/>
            <w:shd w:val="clear" w:color="auto" w:fill="F2F2F2" w:themeFill="background1" w:themeFillShade="F2"/>
          </w:tcPr>
          <w:p w14:paraId="246F3FD5" w14:textId="77777777" w:rsidR="0042274E" w:rsidRPr="00F94428" w:rsidRDefault="0042274E" w:rsidP="00D96643">
            <w:pPr>
              <w:pStyle w:val="Heading2Text"/>
              <w:spacing w:before="60" w:after="60"/>
              <w:ind w:left="0"/>
              <w:rPr>
                <w:rFonts w:ascii="Calibri" w:hAnsi="Calibri" w:cs="Calibri"/>
                <w:lang w:val="en-GB"/>
              </w:rPr>
            </w:pPr>
            <w:r w:rsidRPr="00F94428">
              <w:rPr>
                <w:rFonts w:ascii="Calibri" w:hAnsi="Calibri" w:cs="Calibri"/>
                <w:lang w:val="en-GB"/>
              </w:rPr>
              <w:t>Allows the client and the gateway to terminate a Binary session.</w:t>
            </w:r>
          </w:p>
        </w:tc>
      </w:tr>
      <w:tr w:rsidR="0042274E" w:rsidRPr="00F94428" w14:paraId="1468D372" w14:textId="77777777" w:rsidTr="00D96643">
        <w:tc>
          <w:tcPr>
            <w:tcW w:w="1161" w:type="pct"/>
            <w:shd w:val="clear" w:color="auto" w:fill="F2F2F2" w:themeFill="background1" w:themeFillShade="F2"/>
          </w:tcPr>
          <w:p w14:paraId="5B43272B" w14:textId="77777777" w:rsidR="0042274E" w:rsidRPr="00F94428" w:rsidRDefault="0042274E" w:rsidP="00D96643">
            <w:pPr>
              <w:pStyle w:val="Heading2Text"/>
              <w:spacing w:before="60" w:after="60"/>
              <w:ind w:left="0"/>
              <w:jc w:val="left"/>
              <w:rPr>
                <w:rFonts w:ascii="Calibri" w:hAnsi="Calibri" w:cs="Calibri"/>
                <w:lang w:val="en-GB"/>
              </w:rPr>
            </w:pPr>
            <w:r w:rsidRPr="00F94428">
              <w:rPr>
                <w:rFonts w:ascii="Calibri" w:hAnsi="Calibri" w:cs="Calibri"/>
                <w:lang w:val="en-GB"/>
              </w:rPr>
              <w:t>Business Message Reject</w:t>
            </w:r>
          </w:p>
        </w:tc>
        <w:tc>
          <w:tcPr>
            <w:tcW w:w="419" w:type="pct"/>
            <w:tcBorders>
              <w:right w:val="single" w:sz="8" w:space="0" w:color="FFFFFF" w:themeColor="background1"/>
            </w:tcBorders>
            <w:shd w:val="clear" w:color="auto" w:fill="F2F2F2" w:themeFill="background1" w:themeFillShade="F2"/>
          </w:tcPr>
          <w:p w14:paraId="3A428512" w14:textId="77777777" w:rsidR="0042274E" w:rsidRPr="00F94428" w:rsidRDefault="0042274E" w:rsidP="00D96643">
            <w:pPr>
              <w:pStyle w:val="Heading2Text"/>
              <w:spacing w:before="60" w:after="60"/>
              <w:ind w:left="0"/>
              <w:jc w:val="center"/>
              <w:rPr>
                <w:rFonts w:ascii="Calibri" w:hAnsi="Calibri" w:cs="Calibri"/>
                <w:lang w:val="en-GB"/>
              </w:rPr>
            </w:pPr>
            <w:r w:rsidRPr="00F94428">
              <w:rPr>
                <w:rFonts w:ascii="Calibri" w:hAnsi="Calibri" w:cs="Calibri"/>
                <w:lang w:val="en-GB"/>
              </w:rPr>
              <w:t>8</w:t>
            </w:r>
          </w:p>
        </w:tc>
        <w:tc>
          <w:tcPr>
            <w:tcW w:w="632" w:type="pct"/>
            <w:tcBorders>
              <w:left w:val="single" w:sz="8" w:space="0" w:color="FFFFFF" w:themeColor="background1"/>
            </w:tcBorders>
            <w:shd w:val="clear" w:color="auto" w:fill="F2F2F2" w:themeFill="background1" w:themeFillShade="F2"/>
          </w:tcPr>
          <w:p w14:paraId="24F7E553" w14:textId="77777777" w:rsidR="0042274E" w:rsidRPr="00F94428" w:rsidRDefault="0042274E" w:rsidP="00D96643">
            <w:pPr>
              <w:pStyle w:val="Heading2Text"/>
              <w:spacing w:before="60" w:after="60"/>
              <w:ind w:left="0"/>
              <w:jc w:val="center"/>
              <w:rPr>
                <w:rFonts w:ascii="Calibri" w:hAnsi="Calibri" w:cs="Calibri"/>
                <w:lang w:val="en-GB"/>
              </w:rPr>
            </w:pPr>
            <w:r w:rsidRPr="00F94428">
              <w:rPr>
                <w:rFonts w:ascii="Calibri" w:hAnsi="Calibri" w:cs="Calibri"/>
                <w:lang w:val="en-GB"/>
              </w:rPr>
              <w:t>N/A</w:t>
            </w:r>
          </w:p>
        </w:tc>
        <w:tc>
          <w:tcPr>
            <w:tcW w:w="2788" w:type="pct"/>
            <w:shd w:val="clear" w:color="auto" w:fill="F2F2F2" w:themeFill="background1" w:themeFillShade="F2"/>
          </w:tcPr>
          <w:p w14:paraId="55255633" w14:textId="77777777" w:rsidR="0042274E" w:rsidRPr="00F94428" w:rsidRDefault="0042274E" w:rsidP="00D96643">
            <w:pPr>
              <w:pStyle w:val="Heading2Text"/>
              <w:spacing w:before="60" w:after="60"/>
              <w:ind w:left="0"/>
              <w:rPr>
                <w:rFonts w:ascii="Calibri" w:hAnsi="Calibri" w:cs="Calibri"/>
                <w:lang w:val="en-GB"/>
              </w:rPr>
            </w:pPr>
            <w:r w:rsidRPr="00F94428">
              <w:rPr>
                <w:rFonts w:ascii="Calibri" w:hAnsi="Calibri" w:cs="Calibri"/>
                <w:lang w:val="en-GB"/>
              </w:rPr>
              <w:t>Indicates that an application message could not be processed</w:t>
            </w:r>
          </w:p>
        </w:tc>
      </w:tr>
      <w:tr w:rsidR="0042274E" w:rsidRPr="00F94428" w14:paraId="2D93DF37" w14:textId="77777777" w:rsidTr="00D96643">
        <w:tc>
          <w:tcPr>
            <w:tcW w:w="1161" w:type="pct"/>
            <w:shd w:val="clear" w:color="auto" w:fill="F2F2F2" w:themeFill="background1" w:themeFillShade="F2"/>
          </w:tcPr>
          <w:p w14:paraId="14848BFE" w14:textId="77777777" w:rsidR="0042274E" w:rsidRPr="00F94428" w:rsidRDefault="0042274E" w:rsidP="00D96643">
            <w:pPr>
              <w:pStyle w:val="Heading2Text"/>
              <w:spacing w:before="60" w:after="60"/>
              <w:ind w:left="0"/>
              <w:jc w:val="left"/>
              <w:rPr>
                <w:rFonts w:ascii="Calibri" w:hAnsi="Calibri" w:cs="Calibri"/>
                <w:lang w:val="en-GB"/>
              </w:rPr>
            </w:pPr>
            <w:r w:rsidRPr="00F94428">
              <w:rPr>
                <w:rFonts w:ascii="Calibri" w:hAnsi="Calibri" w:cs="Calibri"/>
                <w:lang w:val="en-GB"/>
              </w:rPr>
              <w:t>Lookup Request</w:t>
            </w:r>
          </w:p>
        </w:tc>
        <w:tc>
          <w:tcPr>
            <w:tcW w:w="419" w:type="pct"/>
            <w:tcBorders>
              <w:right w:val="single" w:sz="8" w:space="0" w:color="FFFFFF" w:themeColor="background1"/>
            </w:tcBorders>
            <w:shd w:val="clear" w:color="auto" w:fill="F2F2F2" w:themeFill="background1" w:themeFillShade="F2"/>
          </w:tcPr>
          <w:p w14:paraId="3BFB3F01" w14:textId="77777777" w:rsidR="0042274E" w:rsidRPr="00F94428" w:rsidRDefault="0042274E" w:rsidP="00D96643">
            <w:pPr>
              <w:pStyle w:val="Heading2Text"/>
              <w:spacing w:before="60" w:after="60"/>
              <w:ind w:left="0"/>
              <w:jc w:val="center"/>
              <w:rPr>
                <w:rFonts w:ascii="Calibri" w:hAnsi="Calibri" w:cs="Calibri"/>
                <w:lang w:val="en-GB"/>
              </w:rPr>
            </w:pPr>
            <w:r w:rsidRPr="00F94428">
              <w:rPr>
                <w:rFonts w:ascii="Calibri" w:hAnsi="Calibri" w:cs="Calibri"/>
                <w:lang w:val="en-GB"/>
              </w:rPr>
              <w:t>9</w:t>
            </w:r>
          </w:p>
        </w:tc>
        <w:tc>
          <w:tcPr>
            <w:tcW w:w="632" w:type="pct"/>
            <w:tcBorders>
              <w:left w:val="single" w:sz="8" w:space="0" w:color="FFFFFF" w:themeColor="background1"/>
            </w:tcBorders>
            <w:shd w:val="clear" w:color="auto" w:fill="F2F2F2" w:themeFill="background1" w:themeFillShade="F2"/>
          </w:tcPr>
          <w:p w14:paraId="30ACD7E4" w14:textId="77777777" w:rsidR="0042274E" w:rsidRPr="00F94428" w:rsidRDefault="0042274E" w:rsidP="00D96643">
            <w:pPr>
              <w:pStyle w:val="Heading2Text"/>
              <w:spacing w:before="60" w:after="60"/>
              <w:ind w:left="0"/>
              <w:jc w:val="center"/>
              <w:rPr>
                <w:rFonts w:ascii="Calibri" w:hAnsi="Calibri" w:cs="Calibri"/>
                <w:lang w:val="en-GB"/>
              </w:rPr>
            </w:pPr>
            <w:r w:rsidRPr="00F94428">
              <w:rPr>
                <w:rFonts w:ascii="Calibri" w:hAnsi="Calibri" w:cs="Calibri"/>
                <w:lang w:val="en-GB"/>
              </w:rPr>
              <w:t>N/A</w:t>
            </w:r>
          </w:p>
        </w:tc>
        <w:tc>
          <w:tcPr>
            <w:tcW w:w="2788" w:type="pct"/>
            <w:shd w:val="clear" w:color="auto" w:fill="F2F2F2" w:themeFill="background1" w:themeFillShade="F2"/>
          </w:tcPr>
          <w:p w14:paraId="71E30717" w14:textId="77777777" w:rsidR="0042274E" w:rsidRPr="00F94428" w:rsidRDefault="0042274E" w:rsidP="00D96643">
            <w:pPr>
              <w:pStyle w:val="Heading2Text"/>
              <w:spacing w:before="60" w:after="60"/>
              <w:ind w:left="0"/>
              <w:rPr>
                <w:rFonts w:ascii="Calibri" w:hAnsi="Calibri" w:cs="Calibri"/>
                <w:lang w:val="en-GB"/>
              </w:rPr>
            </w:pPr>
            <w:r w:rsidRPr="00F94428">
              <w:rPr>
                <w:rFonts w:ascii="Calibri" w:hAnsi="Calibri" w:cs="Calibri"/>
                <w:lang w:val="en-GB"/>
              </w:rPr>
              <w:t xml:space="preserve">The Lookup Request can be used by a client to request for a connection point (IP/Port pair) to the gateway. </w:t>
            </w:r>
          </w:p>
        </w:tc>
      </w:tr>
      <w:tr w:rsidR="00F94428" w:rsidRPr="00F94428" w14:paraId="673E8C05" w14:textId="77777777" w:rsidTr="00D96643">
        <w:tc>
          <w:tcPr>
            <w:tcW w:w="1161" w:type="pct"/>
            <w:shd w:val="clear" w:color="auto" w:fill="F2F2F2" w:themeFill="background1" w:themeFillShade="F2"/>
          </w:tcPr>
          <w:p w14:paraId="1CE6FD26" w14:textId="08D2DD30" w:rsidR="00F94428" w:rsidRPr="00F94428" w:rsidRDefault="00F94428" w:rsidP="00F94428">
            <w:pPr>
              <w:pStyle w:val="Heading2Text"/>
              <w:spacing w:before="60" w:after="60"/>
              <w:ind w:left="0"/>
              <w:jc w:val="left"/>
              <w:rPr>
                <w:rFonts w:ascii="Calibri" w:hAnsi="Calibri" w:cs="Calibri"/>
                <w:lang w:val="en-GB"/>
              </w:rPr>
            </w:pPr>
            <w:r w:rsidRPr="00F94428">
              <w:rPr>
                <w:rFonts w:ascii="Calibri" w:hAnsi="Calibri" w:cs="Calibri"/>
              </w:rPr>
              <w:t>New Order Single</w:t>
            </w:r>
          </w:p>
        </w:tc>
        <w:tc>
          <w:tcPr>
            <w:tcW w:w="419" w:type="pct"/>
            <w:tcBorders>
              <w:right w:val="single" w:sz="8" w:space="0" w:color="FFFFFF" w:themeColor="background1"/>
            </w:tcBorders>
            <w:shd w:val="clear" w:color="auto" w:fill="F2F2F2" w:themeFill="background1" w:themeFillShade="F2"/>
            <w:vAlign w:val="center"/>
          </w:tcPr>
          <w:p w14:paraId="648A6F2C" w14:textId="77777777" w:rsidR="00F94428" w:rsidRPr="00F94428" w:rsidRDefault="00F94428" w:rsidP="00F94428">
            <w:pPr>
              <w:pStyle w:val="Heading2Text"/>
              <w:spacing w:before="60" w:after="60"/>
              <w:ind w:left="0"/>
              <w:jc w:val="center"/>
              <w:rPr>
                <w:rFonts w:ascii="Calibri" w:hAnsi="Calibri" w:cs="Calibri"/>
                <w:lang w:val="en-GB"/>
              </w:rPr>
            </w:pPr>
            <w:r w:rsidRPr="00F94428">
              <w:rPr>
                <w:rFonts w:ascii="Calibri" w:hAnsi="Calibri" w:cs="Calibri"/>
                <w:color w:val="000000"/>
                <w:lang w:val="en-GB"/>
              </w:rPr>
              <w:t>11</w:t>
            </w:r>
          </w:p>
        </w:tc>
        <w:tc>
          <w:tcPr>
            <w:tcW w:w="632" w:type="pct"/>
            <w:tcBorders>
              <w:left w:val="single" w:sz="8" w:space="0" w:color="FFFFFF" w:themeColor="background1"/>
            </w:tcBorders>
            <w:shd w:val="clear" w:color="auto" w:fill="F2F2F2" w:themeFill="background1" w:themeFillShade="F2"/>
            <w:vAlign w:val="center"/>
          </w:tcPr>
          <w:p w14:paraId="2DD7D90E" w14:textId="77777777" w:rsidR="00F94428" w:rsidRPr="00F94428" w:rsidRDefault="00F94428" w:rsidP="00F94428">
            <w:pPr>
              <w:pStyle w:val="Heading2Text"/>
              <w:spacing w:before="60" w:after="60"/>
              <w:ind w:left="0"/>
              <w:jc w:val="center"/>
              <w:rPr>
                <w:rFonts w:ascii="Calibri" w:hAnsi="Calibri" w:cs="Calibri"/>
                <w:lang w:val="en-GB"/>
              </w:rPr>
            </w:pPr>
            <w:r w:rsidRPr="00F94428">
              <w:rPr>
                <w:rFonts w:ascii="Calibri" w:hAnsi="Calibri" w:cs="Calibri"/>
                <w:color w:val="000000"/>
                <w:lang w:val="en-GB"/>
              </w:rPr>
              <w:t>10021</w:t>
            </w:r>
          </w:p>
        </w:tc>
        <w:tc>
          <w:tcPr>
            <w:tcW w:w="2788" w:type="pct"/>
            <w:shd w:val="clear" w:color="auto" w:fill="F2F2F2" w:themeFill="background1" w:themeFillShade="F2"/>
          </w:tcPr>
          <w:p w14:paraId="4CAEC168" w14:textId="77777777" w:rsidR="00F94428" w:rsidRPr="00F94428" w:rsidRDefault="00F94428" w:rsidP="00F94428">
            <w:pPr>
              <w:pStyle w:val="Heading2Text"/>
              <w:spacing w:before="60" w:after="60"/>
              <w:ind w:left="0"/>
              <w:rPr>
                <w:rFonts w:ascii="Calibri" w:hAnsi="Calibri" w:cs="Calibri"/>
                <w:lang w:val="en-GB"/>
              </w:rPr>
            </w:pPr>
            <w:r w:rsidRPr="00F94428">
              <w:rPr>
                <w:rFonts w:ascii="Calibri" w:hAnsi="Calibri" w:cs="Calibri"/>
                <w:lang w:val="en-GB"/>
              </w:rPr>
              <w:t>Allows the client to submit a new order.</w:t>
            </w:r>
          </w:p>
        </w:tc>
      </w:tr>
      <w:tr w:rsidR="00F94428" w:rsidRPr="00F94428" w14:paraId="1168D108" w14:textId="77777777" w:rsidTr="00D96643">
        <w:tc>
          <w:tcPr>
            <w:tcW w:w="1161" w:type="pct"/>
            <w:shd w:val="clear" w:color="auto" w:fill="F2F2F2" w:themeFill="background1" w:themeFillShade="F2"/>
          </w:tcPr>
          <w:p w14:paraId="658E8277" w14:textId="617BECE1" w:rsidR="00F94428" w:rsidRPr="00F94428" w:rsidRDefault="00F94428" w:rsidP="00F94428">
            <w:pPr>
              <w:pStyle w:val="Heading2Text"/>
              <w:spacing w:before="60" w:after="60"/>
              <w:ind w:left="0"/>
              <w:jc w:val="left"/>
              <w:rPr>
                <w:rFonts w:ascii="Calibri" w:hAnsi="Calibri" w:cs="Calibri"/>
                <w:lang w:val="en-GB"/>
              </w:rPr>
            </w:pPr>
            <w:r w:rsidRPr="00F94428">
              <w:rPr>
                <w:rFonts w:ascii="Calibri" w:hAnsi="Calibri" w:cs="Calibri"/>
              </w:rPr>
              <w:t>Order Amend Request</w:t>
            </w:r>
          </w:p>
        </w:tc>
        <w:tc>
          <w:tcPr>
            <w:tcW w:w="419" w:type="pct"/>
            <w:tcBorders>
              <w:right w:val="single" w:sz="8" w:space="0" w:color="FFFFFF" w:themeColor="background1"/>
            </w:tcBorders>
            <w:shd w:val="clear" w:color="auto" w:fill="F2F2F2" w:themeFill="background1" w:themeFillShade="F2"/>
            <w:vAlign w:val="center"/>
          </w:tcPr>
          <w:p w14:paraId="27300997" w14:textId="77777777" w:rsidR="00F94428" w:rsidRPr="00F94428" w:rsidRDefault="00F94428" w:rsidP="00F94428">
            <w:pPr>
              <w:pStyle w:val="Heading2Text"/>
              <w:spacing w:before="60" w:after="60"/>
              <w:ind w:left="0"/>
              <w:jc w:val="center"/>
              <w:rPr>
                <w:rFonts w:ascii="Calibri" w:hAnsi="Calibri" w:cs="Calibri"/>
                <w:lang w:val="en-GB"/>
              </w:rPr>
            </w:pPr>
            <w:r w:rsidRPr="00F94428">
              <w:rPr>
                <w:rFonts w:ascii="Calibri" w:hAnsi="Calibri" w:cs="Calibri"/>
                <w:color w:val="000000"/>
                <w:lang w:val="en-GB"/>
              </w:rPr>
              <w:t>12</w:t>
            </w:r>
          </w:p>
        </w:tc>
        <w:tc>
          <w:tcPr>
            <w:tcW w:w="632" w:type="pct"/>
            <w:tcBorders>
              <w:left w:val="single" w:sz="8" w:space="0" w:color="FFFFFF" w:themeColor="background1"/>
            </w:tcBorders>
            <w:shd w:val="clear" w:color="auto" w:fill="F2F2F2" w:themeFill="background1" w:themeFillShade="F2"/>
            <w:vAlign w:val="center"/>
          </w:tcPr>
          <w:p w14:paraId="78ECB115" w14:textId="77777777" w:rsidR="00F94428" w:rsidRPr="00F94428" w:rsidRDefault="00F94428" w:rsidP="00F94428">
            <w:pPr>
              <w:pStyle w:val="Heading2Text"/>
              <w:spacing w:before="60" w:after="60"/>
              <w:ind w:left="0"/>
              <w:jc w:val="center"/>
              <w:rPr>
                <w:rFonts w:ascii="Calibri" w:hAnsi="Calibri" w:cs="Calibri"/>
                <w:lang w:val="en-GB"/>
              </w:rPr>
            </w:pPr>
            <w:r w:rsidRPr="00F94428">
              <w:rPr>
                <w:rFonts w:ascii="Calibri" w:hAnsi="Calibri" w:cs="Calibri"/>
                <w:color w:val="000000"/>
              </w:rPr>
              <w:t>10012</w:t>
            </w:r>
          </w:p>
        </w:tc>
        <w:tc>
          <w:tcPr>
            <w:tcW w:w="2788" w:type="pct"/>
            <w:shd w:val="clear" w:color="auto" w:fill="F2F2F2" w:themeFill="background1" w:themeFillShade="F2"/>
          </w:tcPr>
          <w:p w14:paraId="2B525A8E" w14:textId="77777777" w:rsidR="00F94428" w:rsidRPr="00F94428" w:rsidRDefault="00F94428" w:rsidP="00F94428">
            <w:pPr>
              <w:pStyle w:val="Heading2Text"/>
              <w:spacing w:before="60" w:after="60"/>
              <w:ind w:left="0"/>
              <w:rPr>
                <w:rFonts w:ascii="Calibri" w:hAnsi="Calibri" w:cs="Calibri"/>
                <w:lang w:val="en-GB"/>
              </w:rPr>
            </w:pPr>
            <w:r w:rsidRPr="00F94428">
              <w:rPr>
                <w:rFonts w:ascii="Calibri" w:hAnsi="Calibri" w:cs="Calibri"/>
                <w:lang w:val="en-GB"/>
              </w:rPr>
              <w:t>Allows the client to amend specific attributes a live order.</w:t>
            </w:r>
          </w:p>
        </w:tc>
      </w:tr>
      <w:tr w:rsidR="00F94428" w:rsidRPr="00F94428" w14:paraId="3942A9AC" w14:textId="77777777" w:rsidTr="00D96643">
        <w:tc>
          <w:tcPr>
            <w:tcW w:w="1161" w:type="pct"/>
            <w:shd w:val="clear" w:color="auto" w:fill="F2F2F2" w:themeFill="background1" w:themeFillShade="F2"/>
          </w:tcPr>
          <w:p w14:paraId="7D27D268" w14:textId="01B14635" w:rsidR="00F94428" w:rsidRPr="00F94428" w:rsidRDefault="00F94428" w:rsidP="00F94428">
            <w:pPr>
              <w:pStyle w:val="Heading2Text"/>
              <w:spacing w:before="60" w:after="60"/>
              <w:ind w:left="0"/>
              <w:jc w:val="left"/>
              <w:rPr>
                <w:rFonts w:ascii="Calibri" w:hAnsi="Calibri" w:cs="Calibri"/>
                <w:lang w:val="en-GB"/>
              </w:rPr>
            </w:pPr>
            <w:r w:rsidRPr="00F94428">
              <w:rPr>
                <w:rFonts w:ascii="Calibri" w:hAnsi="Calibri" w:cs="Calibri"/>
              </w:rPr>
              <w:t>Order Cancel Request</w:t>
            </w:r>
          </w:p>
        </w:tc>
        <w:tc>
          <w:tcPr>
            <w:tcW w:w="419" w:type="pct"/>
            <w:tcBorders>
              <w:right w:val="single" w:sz="8" w:space="0" w:color="FFFFFF" w:themeColor="background1"/>
            </w:tcBorders>
            <w:shd w:val="clear" w:color="auto" w:fill="F2F2F2" w:themeFill="background1" w:themeFillShade="F2"/>
            <w:vAlign w:val="center"/>
          </w:tcPr>
          <w:p w14:paraId="7BBFC9F4" w14:textId="77777777" w:rsidR="00F94428" w:rsidRPr="00F94428" w:rsidRDefault="00F94428" w:rsidP="00F94428">
            <w:pPr>
              <w:pStyle w:val="Heading2Text"/>
              <w:spacing w:before="60" w:after="60"/>
              <w:ind w:left="0"/>
              <w:jc w:val="center"/>
              <w:rPr>
                <w:rFonts w:ascii="Calibri" w:hAnsi="Calibri" w:cs="Calibri"/>
                <w:lang w:val="en-GB"/>
              </w:rPr>
            </w:pPr>
            <w:r w:rsidRPr="00F94428">
              <w:rPr>
                <w:rFonts w:ascii="Calibri" w:hAnsi="Calibri" w:cs="Calibri"/>
                <w:color w:val="000000"/>
                <w:lang w:val="en-GB"/>
              </w:rPr>
              <w:t>13</w:t>
            </w:r>
          </w:p>
        </w:tc>
        <w:tc>
          <w:tcPr>
            <w:tcW w:w="632" w:type="pct"/>
            <w:tcBorders>
              <w:left w:val="single" w:sz="8" w:space="0" w:color="FFFFFF" w:themeColor="background1"/>
            </w:tcBorders>
            <w:shd w:val="clear" w:color="auto" w:fill="F2F2F2" w:themeFill="background1" w:themeFillShade="F2"/>
            <w:vAlign w:val="center"/>
          </w:tcPr>
          <w:p w14:paraId="07B37E52" w14:textId="77777777" w:rsidR="00F94428" w:rsidRPr="00F94428" w:rsidRDefault="00F94428" w:rsidP="00F94428">
            <w:pPr>
              <w:pStyle w:val="Heading2Text"/>
              <w:spacing w:before="60" w:after="60"/>
              <w:ind w:left="0"/>
              <w:jc w:val="center"/>
              <w:rPr>
                <w:rFonts w:ascii="Calibri" w:hAnsi="Calibri" w:cs="Calibri"/>
                <w:lang w:val="en-GB"/>
              </w:rPr>
            </w:pPr>
            <w:r w:rsidRPr="00F94428">
              <w:rPr>
                <w:rFonts w:ascii="Calibri" w:hAnsi="Calibri" w:cs="Calibri"/>
                <w:color w:val="000000"/>
              </w:rPr>
              <w:t>10013</w:t>
            </w:r>
          </w:p>
        </w:tc>
        <w:tc>
          <w:tcPr>
            <w:tcW w:w="2788" w:type="pct"/>
            <w:shd w:val="clear" w:color="auto" w:fill="F2F2F2" w:themeFill="background1" w:themeFillShade="F2"/>
          </w:tcPr>
          <w:p w14:paraId="0C01B9D4" w14:textId="77777777" w:rsidR="00F94428" w:rsidRPr="00F94428" w:rsidRDefault="00F94428" w:rsidP="00F94428">
            <w:pPr>
              <w:pStyle w:val="Heading2Text"/>
              <w:spacing w:before="60" w:after="60"/>
              <w:ind w:left="0"/>
              <w:rPr>
                <w:rFonts w:ascii="Calibri" w:hAnsi="Calibri" w:cs="Calibri"/>
                <w:lang w:val="en-GB"/>
              </w:rPr>
            </w:pPr>
            <w:r w:rsidRPr="00F94428">
              <w:rPr>
                <w:rFonts w:ascii="Calibri" w:hAnsi="Calibri" w:cs="Calibri"/>
                <w:lang w:val="en-GB"/>
              </w:rPr>
              <w:t>Allows the client to cancel a live order in the execution venue.</w:t>
            </w:r>
          </w:p>
        </w:tc>
      </w:tr>
      <w:tr w:rsidR="00F94428" w:rsidRPr="00F94428" w14:paraId="54C6A64B" w14:textId="77777777" w:rsidTr="00D96643">
        <w:tc>
          <w:tcPr>
            <w:tcW w:w="1161" w:type="pct"/>
            <w:shd w:val="clear" w:color="auto" w:fill="F2F2F2" w:themeFill="background1" w:themeFillShade="F2"/>
          </w:tcPr>
          <w:p w14:paraId="4D73F30A" w14:textId="6FF58C15" w:rsidR="00F94428" w:rsidRPr="00F94428" w:rsidRDefault="00F94428" w:rsidP="00F94428">
            <w:pPr>
              <w:pStyle w:val="Heading2Text"/>
              <w:spacing w:before="60" w:after="60"/>
              <w:ind w:left="0"/>
              <w:jc w:val="left"/>
              <w:rPr>
                <w:rFonts w:ascii="Calibri" w:hAnsi="Calibri" w:cs="Calibri"/>
                <w:lang w:val="en-GB"/>
              </w:rPr>
            </w:pPr>
            <w:r w:rsidRPr="00F94428">
              <w:rPr>
                <w:rFonts w:ascii="Calibri" w:hAnsi="Calibri" w:cs="Calibri"/>
              </w:rPr>
              <w:t>Mass Cancel Request</w:t>
            </w:r>
          </w:p>
        </w:tc>
        <w:tc>
          <w:tcPr>
            <w:tcW w:w="419" w:type="pct"/>
            <w:tcBorders>
              <w:right w:val="single" w:sz="8" w:space="0" w:color="FFFFFF" w:themeColor="background1"/>
            </w:tcBorders>
            <w:shd w:val="clear" w:color="auto" w:fill="F2F2F2" w:themeFill="background1" w:themeFillShade="F2"/>
            <w:vAlign w:val="center"/>
          </w:tcPr>
          <w:p w14:paraId="743FB260" w14:textId="77777777" w:rsidR="00F94428" w:rsidRPr="00F94428" w:rsidRDefault="00F94428" w:rsidP="00F94428">
            <w:pPr>
              <w:pStyle w:val="Heading2Text"/>
              <w:spacing w:before="60" w:after="60"/>
              <w:ind w:left="0"/>
              <w:jc w:val="center"/>
              <w:rPr>
                <w:rFonts w:ascii="Calibri" w:hAnsi="Calibri" w:cs="Calibri"/>
                <w:lang w:val="en-GB"/>
              </w:rPr>
            </w:pPr>
            <w:r w:rsidRPr="00F94428">
              <w:rPr>
                <w:rFonts w:ascii="Calibri" w:hAnsi="Calibri" w:cs="Calibri"/>
                <w:color w:val="000000"/>
                <w:lang w:val="en-GB"/>
              </w:rPr>
              <w:t>14</w:t>
            </w:r>
          </w:p>
        </w:tc>
        <w:tc>
          <w:tcPr>
            <w:tcW w:w="632" w:type="pct"/>
            <w:tcBorders>
              <w:left w:val="single" w:sz="8" w:space="0" w:color="FFFFFF" w:themeColor="background1"/>
            </w:tcBorders>
            <w:shd w:val="clear" w:color="auto" w:fill="F2F2F2" w:themeFill="background1" w:themeFillShade="F2"/>
            <w:vAlign w:val="center"/>
          </w:tcPr>
          <w:p w14:paraId="4AAB14B8" w14:textId="77777777" w:rsidR="00F94428" w:rsidRPr="00F94428" w:rsidRDefault="00F94428" w:rsidP="00F94428">
            <w:pPr>
              <w:pStyle w:val="Heading2Text"/>
              <w:spacing w:before="60" w:after="60"/>
              <w:ind w:left="0"/>
              <w:jc w:val="center"/>
              <w:rPr>
                <w:rFonts w:ascii="Calibri" w:hAnsi="Calibri" w:cs="Calibri"/>
                <w:lang w:val="en-GB"/>
              </w:rPr>
            </w:pPr>
            <w:r w:rsidRPr="00F94428">
              <w:rPr>
                <w:rFonts w:ascii="Calibri" w:hAnsi="Calibri" w:cs="Calibri"/>
                <w:color w:val="000000"/>
              </w:rPr>
              <w:t>10014</w:t>
            </w:r>
          </w:p>
        </w:tc>
        <w:tc>
          <w:tcPr>
            <w:tcW w:w="2788" w:type="pct"/>
            <w:shd w:val="clear" w:color="auto" w:fill="F2F2F2" w:themeFill="background1" w:themeFillShade="F2"/>
          </w:tcPr>
          <w:p w14:paraId="2046BCD3" w14:textId="77777777" w:rsidR="00F94428" w:rsidRPr="00F94428" w:rsidRDefault="00F94428" w:rsidP="00F94428">
            <w:pPr>
              <w:pStyle w:val="Heading2Text"/>
              <w:spacing w:before="60" w:after="60"/>
              <w:ind w:left="0"/>
              <w:rPr>
                <w:rFonts w:ascii="Calibri" w:hAnsi="Calibri" w:cs="Calibri"/>
                <w:lang w:val="en-GB"/>
              </w:rPr>
            </w:pPr>
            <w:r w:rsidRPr="00F94428">
              <w:rPr>
                <w:rFonts w:ascii="Calibri" w:hAnsi="Calibri" w:cs="Calibri"/>
                <w:lang w:val="en-GB"/>
              </w:rPr>
              <w:t>Allows the client to submit a mass cancel.</w:t>
            </w:r>
          </w:p>
        </w:tc>
      </w:tr>
      <w:tr w:rsidR="00F94428" w:rsidRPr="00F94428" w14:paraId="6455125B" w14:textId="77777777" w:rsidTr="00D96643">
        <w:tc>
          <w:tcPr>
            <w:tcW w:w="1161" w:type="pct"/>
            <w:shd w:val="clear" w:color="auto" w:fill="F2F2F2" w:themeFill="background1" w:themeFillShade="F2"/>
          </w:tcPr>
          <w:p w14:paraId="63E67B90" w14:textId="75986D2F" w:rsidR="00F94428" w:rsidRPr="00F94428" w:rsidRDefault="00F94428" w:rsidP="00F94428">
            <w:pPr>
              <w:pStyle w:val="Heading2Text"/>
              <w:spacing w:before="60" w:after="60"/>
              <w:ind w:left="0"/>
              <w:jc w:val="left"/>
              <w:rPr>
                <w:rFonts w:ascii="Calibri" w:hAnsi="Calibri" w:cs="Calibri"/>
                <w:lang w:val="en-GB"/>
              </w:rPr>
            </w:pPr>
            <w:r w:rsidRPr="00F94428">
              <w:rPr>
                <w:rFonts w:ascii="Calibri" w:hAnsi="Calibri" w:cs="Calibri"/>
              </w:rPr>
              <w:t>OBO Mass Cancel Request</w:t>
            </w:r>
          </w:p>
        </w:tc>
        <w:tc>
          <w:tcPr>
            <w:tcW w:w="419" w:type="pct"/>
            <w:tcBorders>
              <w:right w:val="single" w:sz="8" w:space="0" w:color="FFFFFF" w:themeColor="background1"/>
            </w:tcBorders>
            <w:shd w:val="clear" w:color="auto" w:fill="F2F2F2" w:themeFill="background1" w:themeFillShade="F2"/>
            <w:vAlign w:val="center"/>
          </w:tcPr>
          <w:p w14:paraId="1C1F27DE" w14:textId="77777777" w:rsidR="00F94428" w:rsidRPr="00F94428" w:rsidRDefault="00F94428" w:rsidP="00F94428">
            <w:pPr>
              <w:pStyle w:val="Heading2Text"/>
              <w:spacing w:before="60" w:after="60"/>
              <w:ind w:left="0"/>
              <w:jc w:val="center"/>
              <w:rPr>
                <w:rFonts w:ascii="Calibri" w:hAnsi="Calibri" w:cs="Calibri"/>
                <w:lang w:val="en-GB"/>
              </w:rPr>
            </w:pPr>
            <w:r w:rsidRPr="00F94428">
              <w:rPr>
                <w:rFonts w:ascii="Calibri" w:hAnsi="Calibri" w:cs="Calibri"/>
                <w:color w:val="000000"/>
                <w:lang w:val="en-GB"/>
              </w:rPr>
              <w:t>15</w:t>
            </w:r>
          </w:p>
        </w:tc>
        <w:tc>
          <w:tcPr>
            <w:tcW w:w="632" w:type="pct"/>
            <w:tcBorders>
              <w:left w:val="single" w:sz="8" w:space="0" w:color="FFFFFF" w:themeColor="background1"/>
            </w:tcBorders>
            <w:shd w:val="clear" w:color="auto" w:fill="F2F2F2" w:themeFill="background1" w:themeFillShade="F2"/>
            <w:vAlign w:val="center"/>
          </w:tcPr>
          <w:p w14:paraId="72494058" w14:textId="77777777" w:rsidR="00F94428" w:rsidRPr="00F94428" w:rsidRDefault="00F94428" w:rsidP="00F94428">
            <w:pPr>
              <w:pStyle w:val="Heading2Text"/>
              <w:spacing w:before="60" w:after="60"/>
              <w:ind w:left="0"/>
              <w:jc w:val="center"/>
              <w:rPr>
                <w:rFonts w:ascii="Calibri" w:hAnsi="Calibri" w:cs="Calibri"/>
                <w:lang w:val="en-GB"/>
              </w:rPr>
            </w:pPr>
            <w:r w:rsidRPr="00F94428">
              <w:rPr>
                <w:rFonts w:ascii="Calibri" w:hAnsi="Calibri" w:cs="Calibri"/>
                <w:color w:val="000000"/>
              </w:rPr>
              <w:t>10015</w:t>
            </w:r>
          </w:p>
        </w:tc>
        <w:tc>
          <w:tcPr>
            <w:tcW w:w="2788" w:type="pct"/>
            <w:shd w:val="clear" w:color="auto" w:fill="F2F2F2" w:themeFill="background1" w:themeFillShade="F2"/>
          </w:tcPr>
          <w:p w14:paraId="7F3661DB" w14:textId="77777777" w:rsidR="00F94428" w:rsidRPr="00F94428" w:rsidRDefault="00F94428" w:rsidP="00F94428">
            <w:pPr>
              <w:pStyle w:val="Heading2Text"/>
              <w:spacing w:before="60" w:after="60"/>
              <w:ind w:left="0"/>
              <w:rPr>
                <w:rFonts w:ascii="Calibri" w:hAnsi="Calibri" w:cs="Calibri"/>
                <w:lang w:val="en-GB"/>
              </w:rPr>
            </w:pPr>
            <w:r w:rsidRPr="00F94428">
              <w:rPr>
                <w:rFonts w:ascii="Calibri" w:hAnsi="Calibri" w:cs="Calibri"/>
                <w:lang w:val="en-GB"/>
              </w:rPr>
              <w:t>Allows the client to submit an OBO mass cancel.</w:t>
            </w:r>
          </w:p>
        </w:tc>
      </w:tr>
      <w:tr w:rsidR="00F94428" w:rsidRPr="00F94428" w14:paraId="5C493669" w14:textId="77777777" w:rsidTr="00D96643">
        <w:tc>
          <w:tcPr>
            <w:tcW w:w="1161" w:type="pct"/>
            <w:shd w:val="clear" w:color="auto" w:fill="F2F2F2" w:themeFill="background1" w:themeFillShade="F2"/>
          </w:tcPr>
          <w:p w14:paraId="2EAE1A61" w14:textId="1C671B43" w:rsidR="00F94428" w:rsidRPr="00F94428" w:rsidRDefault="00F94428" w:rsidP="00F94428">
            <w:pPr>
              <w:pStyle w:val="Heading2Text"/>
              <w:spacing w:before="60" w:after="60"/>
              <w:ind w:left="0"/>
              <w:jc w:val="left"/>
              <w:rPr>
                <w:rFonts w:ascii="Calibri" w:hAnsi="Calibri" w:cs="Calibri"/>
                <w:lang w:val="en-GB"/>
              </w:rPr>
            </w:pPr>
            <w:r w:rsidRPr="00F94428">
              <w:rPr>
                <w:rFonts w:ascii="Calibri" w:hAnsi="Calibri" w:cs="Calibri"/>
              </w:rPr>
              <w:t>Mass Quote</w:t>
            </w:r>
          </w:p>
        </w:tc>
        <w:tc>
          <w:tcPr>
            <w:tcW w:w="419" w:type="pct"/>
            <w:tcBorders>
              <w:right w:val="single" w:sz="8" w:space="0" w:color="FFFFFF" w:themeColor="background1"/>
            </w:tcBorders>
            <w:shd w:val="clear" w:color="auto" w:fill="F2F2F2" w:themeFill="background1" w:themeFillShade="F2"/>
            <w:vAlign w:val="center"/>
          </w:tcPr>
          <w:p w14:paraId="6836D59A" w14:textId="77777777" w:rsidR="00F94428" w:rsidRPr="00F94428" w:rsidRDefault="00F94428" w:rsidP="00F94428">
            <w:pPr>
              <w:pStyle w:val="Heading2Text"/>
              <w:spacing w:before="60" w:after="60"/>
              <w:ind w:left="0"/>
              <w:jc w:val="center"/>
              <w:rPr>
                <w:rFonts w:ascii="Calibri" w:hAnsi="Calibri" w:cs="Calibri"/>
                <w:lang w:val="en-GB"/>
              </w:rPr>
            </w:pPr>
            <w:r w:rsidRPr="00F94428">
              <w:rPr>
                <w:rFonts w:ascii="Calibri" w:hAnsi="Calibri" w:cs="Calibri"/>
                <w:color w:val="000000"/>
                <w:lang w:val="en-GB"/>
              </w:rPr>
              <w:t>16</w:t>
            </w:r>
          </w:p>
        </w:tc>
        <w:tc>
          <w:tcPr>
            <w:tcW w:w="632" w:type="pct"/>
            <w:tcBorders>
              <w:left w:val="single" w:sz="8" w:space="0" w:color="FFFFFF" w:themeColor="background1"/>
            </w:tcBorders>
            <w:shd w:val="clear" w:color="auto" w:fill="F2F2F2" w:themeFill="background1" w:themeFillShade="F2"/>
            <w:vAlign w:val="center"/>
          </w:tcPr>
          <w:p w14:paraId="1AAD5109" w14:textId="77777777" w:rsidR="00F94428" w:rsidRPr="00F94428" w:rsidRDefault="00F94428" w:rsidP="00F94428">
            <w:pPr>
              <w:pStyle w:val="Heading2Text"/>
              <w:spacing w:before="60" w:after="60"/>
              <w:ind w:left="0"/>
              <w:jc w:val="center"/>
              <w:rPr>
                <w:rFonts w:ascii="Calibri" w:hAnsi="Calibri" w:cs="Calibri"/>
                <w:lang w:val="en-GB"/>
              </w:rPr>
            </w:pPr>
            <w:r w:rsidRPr="00F94428">
              <w:rPr>
                <w:rFonts w:ascii="Calibri" w:hAnsi="Calibri" w:cs="Calibri"/>
                <w:color w:val="000000"/>
              </w:rPr>
              <w:t>10016</w:t>
            </w:r>
          </w:p>
        </w:tc>
        <w:tc>
          <w:tcPr>
            <w:tcW w:w="2788" w:type="pct"/>
            <w:shd w:val="clear" w:color="auto" w:fill="F2F2F2" w:themeFill="background1" w:themeFillShade="F2"/>
          </w:tcPr>
          <w:p w14:paraId="060A82D1" w14:textId="77777777" w:rsidR="00F94428" w:rsidRPr="00F94428" w:rsidRDefault="00F94428" w:rsidP="00F94428">
            <w:pPr>
              <w:pStyle w:val="Heading2Text"/>
              <w:spacing w:before="60" w:after="60"/>
              <w:ind w:left="0"/>
              <w:rPr>
                <w:rFonts w:ascii="Calibri" w:hAnsi="Calibri" w:cs="Calibri"/>
                <w:lang w:val="en-GB"/>
              </w:rPr>
            </w:pPr>
            <w:r w:rsidRPr="00F94428">
              <w:rPr>
                <w:rFonts w:ascii="Calibri" w:hAnsi="Calibri" w:cs="Calibri"/>
                <w:lang w:val="en-GB"/>
              </w:rPr>
              <w:t>Allows the client to submit a mass quote.</w:t>
            </w:r>
          </w:p>
        </w:tc>
      </w:tr>
      <w:tr w:rsidR="00F94428" w:rsidRPr="00F94428" w14:paraId="55173859" w14:textId="77777777" w:rsidTr="00D96643">
        <w:tc>
          <w:tcPr>
            <w:tcW w:w="1161" w:type="pct"/>
            <w:shd w:val="clear" w:color="auto" w:fill="F2F2F2" w:themeFill="background1" w:themeFillShade="F2"/>
          </w:tcPr>
          <w:p w14:paraId="7FB9339B" w14:textId="65D86325" w:rsidR="00F94428" w:rsidRPr="00F94428" w:rsidRDefault="00F94428" w:rsidP="00F94428">
            <w:pPr>
              <w:pStyle w:val="Heading2Text"/>
              <w:spacing w:before="60" w:after="60"/>
              <w:ind w:left="0"/>
              <w:jc w:val="left"/>
              <w:rPr>
                <w:rFonts w:ascii="Calibri" w:hAnsi="Calibri" w:cs="Calibri"/>
                <w:lang w:val="en-GB"/>
              </w:rPr>
            </w:pPr>
            <w:r w:rsidRPr="00F94428">
              <w:rPr>
                <w:rFonts w:ascii="Calibri" w:hAnsi="Calibri" w:cs="Calibri"/>
              </w:rPr>
              <w:t>Single Quote</w:t>
            </w:r>
          </w:p>
        </w:tc>
        <w:tc>
          <w:tcPr>
            <w:tcW w:w="419" w:type="pct"/>
            <w:tcBorders>
              <w:right w:val="single" w:sz="8" w:space="0" w:color="FFFFFF" w:themeColor="background1"/>
            </w:tcBorders>
            <w:shd w:val="clear" w:color="auto" w:fill="F2F2F2" w:themeFill="background1" w:themeFillShade="F2"/>
            <w:vAlign w:val="center"/>
          </w:tcPr>
          <w:p w14:paraId="7EFDBCDD" w14:textId="77777777" w:rsidR="00F94428" w:rsidRPr="00F94428" w:rsidRDefault="00F94428" w:rsidP="00F94428">
            <w:pPr>
              <w:pStyle w:val="Heading2Text"/>
              <w:spacing w:before="60" w:after="60"/>
              <w:ind w:left="0"/>
              <w:jc w:val="center"/>
              <w:rPr>
                <w:rFonts w:ascii="Calibri" w:hAnsi="Calibri" w:cs="Calibri"/>
                <w:lang w:val="en-GB"/>
              </w:rPr>
            </w:pPr>
            <w:r w:rsidRPr="00F94428">
              <w:rPr>
                <w:rFonts w:ascii="Calibri" w:hAnsi="Calibri" w:cs="Calibri"/>
                <w:color w:val="000000"/>
                <w:lang w:val="en-GB"/>
              </w:rPr>
              <w:t>17</w:t>
            </w:r>
          </w:p>
        </w:tc>
        <w:tc>
          <w:tcPr>
            <w:tcW w:w="632" w:type="pct"/>
            <w:tcBorders>
              <w:left w:val="single" w:sz="8" w:space="0" w:color="FFFFFF" w:themeColor="background1"/>
            </w:tcBorders>
            <w:shd w:val="clear" w:color="auto" w:fill="F2F2F2" w:themeFill="background1" w:themeFillShade="F2"/>
            <w:vAlign w:val="center"/>
          </w:tcPr>
          <w:p w14:paraId="6743585A" w14:textId="77777777" w:rsidR="00F94428" w:rsidRPr="00F94428" w:rsidRDefault="00F94428" w:rsidP="00F94428">
            <w:pPr>
              <w:pStyle w:val="Heading2Text"/>
              <w:spacing w:before="60" w:after="60"/>
              <w:ind w:left="0"/>
              <w:jc w:val="center"/>
              <w:rPr>
                <w:rFonts w:ascii="Calibri" w:hAnsi="Calibri" w:cs="Calibri"/>
                <w:lang w:val="en-GB"/>
              </w:rPr>
            </w:pPr>
            <w:r w:rsidRPr="00F94428">
              <w:rPr>
                <w:rFonts w:ascii="Calibri" w:hAnsi="Calibri" w:cs="Calibri"/>
                <w:color w:val="000000"/>
              </w:rPr>
              <w:t>10017</w:t>
            </w:r>
          </w:p>
        </w:tc>
        <w:tc>
          <w:tcPr>
            <w:tcW w:w="2788" w:type="pct"/>
            <w:shd w:val="clear" w:color="auto" w:fill="F2F2F2" w:themeFill="background1" w:themeFillShade="F2"/>
          </w:tcPr>
          <w:p w14:paraId="1DA16E75" w14:textId="77777777" w:rsidR="00F94428" w:rsidRPr="00F94428" w:rsidRDefault="00F94428" w:rsidP="00F94428">
            <w:pPr>
              <w:pStyle w:val="Heading2Text"/>
              <w:spacing w:before="60" w:after="60"/>
              <w:ind w:left="0"/>
              <w:rPr>
                <w:rFonts w:ascii="Calibri" w:hAnsi="Calibri" w:cs="Calibri"/>
                <w:lang w:val="en-GB"/>
              </w:rPr>
            </w:pPr>
            <w:r w:rsidRPr="00F94428">
              <w:rPr>
                <w:rFonts w:ascii="Calibri" w:hAnsi="Calibri" w:cs="Calibri"/>
                <w:lang w:val="en-GB"/>
              </w:rPr>
              <w:t>Allows the client to submit a single quote.</w:t>
            </w:r>
          </w:p>
        </w:tc>
      </w:tr>
      <w:tr w:rsidR="00F94428" w:rsidRPr="00F94428" w14:paraId="46A49934" w14:textId="77777777" w:rsidTr="00D96643">
        <w:tc>
          <w:tcPr>
            <w:tcW w:w="1161" w:type="pct"/>
            <w:shd w:val="clear" w:color="auto" w:fill="F2F2F2" w:themeFill="background1" w:themeFillShade="F2"/>
          </w:tcPr>
          <w:p w14:paraId="76D990DC" w14:textId="42CC304A" w:rsidR="00F94428" w:rsidRPr="00F94428" w:rsidRDefault="00F94428" w:rsidP="00F94428">
            <w:pPr>
              <w:pStyle w:val="Heading2Text"/>
              <w:spacing w:before="60" w:after="60"/>
              <w:ind w:left="0"/>
              <w:jc w:val="left"/>
              <w:rPr>
                <w:rFonts w:ascii="Calibri" w:hAnsi="Calibri" w:cs="Calibri"/>
                <w:lang w:val="en-GB"/>
              </w:rPr>
            </w:pPr>
            <w:r w:rsidRPr="00F94428">
              <w:rPr>
                <w:rFonts w:ascii="Calibri" w:hAnsi="Calibri" w:cs="Calibri"/>
              </w:rPr>
              <w:t>Quote Request</w:t>
            </w:r>
          </w:p>
        </w:tc>
        <w:tc>
          <w:tcPr>
            <w:tcW w:w="419" w:type="pct"/>
            <w:tcBorders>
              <w:right w:val="single" w:sz="8" w:space="0" w:color="FFFFFF" w:themeColor="background1"/>
            </w:tcBorders>
            <w:shd w:val="clear" w:color="auto" w:fill="F2F2F2" w:themeFill="background1" w:themeFillShade="F2"/>
            <w:vAlign w:val="center"/>
          </w:tcPr>
          <w:p w14:paraId="139742A8" w14:textId="77777777" w:rsidR="00F94428" w:rsidRPr="00F94428" w:rsidRDefault="00F94428" w:rsidP="00F94428">
            <w:pPr>
              <w:pStyle w:val="Heading2Text"/>
              <w:spacing w:before="60" w:after="60"/>
              <w:ind w:left="0"/>
              <w:jc w:val="center"/>
              <w:rPr>
                <w:rFonts w:ascii="Calibri" w:hAnsi="Calibri" w:cs="Calibri"/>
                <w:lang w:val="en-GB"/>
              </w:rPr>
            </w:pPr>
            <w:r w:rsidRPr="00F94428">
              <w:rPr>
                <w:rFonts w:ascii="Calibri" w:hAnsi="Calibri" w:cs="Calibri"/>
                <w:color w:val="000000"/>
                <w:lang w:val="en-GB"/>
              </w:rPr>
              <w:t>18</w:t>
            </w:r>
          </w:p>
        </w:tc>
        <w:tc>
          <w:tcPr>
            <w:tcW w:w="632" w:type="pct"/>
            <w:tcBorders>
              <w:left w:val="single" w:sz="8" w:space="0" w:color="FFFFFF" w:themeColor="background1"/>
            </w:tcBorders>
            <w:shd w:val="clear" w:color="auto" w:fill="F2F2F2" w:themeFill="background1" w:themeFillShade="F2"/>
            <w:vAlign w:val="center"/>
          </w:tcPr>
          <w:p w14:paraId="2CE4EEE4" w14:textId="77777777" w:rsidR="00F94428" w:rsidRPr="00F94428" w:rsidRDefault="00F94428" w:rsidP="00F94428">
            <w:pPr>
              <w:pStyle w:val="Heading2Text"/>
              <w:spacing w:before="60" w:after="60"/>
              <w:ind w:left="0"/>
              <w:jc w:val="center"/>
              <w:rPr>
                <w:rFonts w:ascii="Calibri" w:hAnsi="Calibri" w:cs="Calibri"/>
                <w:lang w:val="en-GB"/>
              </w:rPr>
            </w:pPr>
            <w:r w:rsidRPr="00F94428">
              <w:rPr>
                <w:rFonts w:ascii="Calibri" w:hAnsi="Calibri" w:cs="Calibri"/>
                <w:color w:val="000000"/>
              </w:rPr>
              <w:t>10018</w:t>
            </w:r>
          </w:p>
        </w:tc>
        <w:tc>
          <w:tcPr>
            <w:tcW w:w="2788" w:type="pct"/>
            <w:shd w:val="clear" w:color="auto" w:fill="F2F2F2" w:themeFill="background1" w:themeFillShade="F2"/>
          </w:tcPr>
          <w:p w14:paraId="65AD5BB8" w14:textId="77777777" w:rsidR="00F94428" w:rsidRPr="00F94428" w:rsidRDefault="00F94428" w:rsidP="00F94428">
            <w:pPr>
              <w:pStyle w:val="Heading2Text"/>
              <w:spacing w:before="60" w:after="60"/>
              <w:ind w:left="0"/>
              <w:rPr>
                <w:rFonts w:ascii="Calibri" w:hAnsi="Calibri" w:cs="Calibri"/>
                <w:lang w:val="en-GB"/>
              </w:rPr>
            </w:pPr>
            <w:r w:rsidRPr="00F94428">
              <w:rPr>
                <w:rFonts w:ascii="Calibri" w:hAnsi="Calibri" w:cs="Calibri"/>
                <w:lang w:val="en-GB"/>
              </w:rPr>
              <w:t>Allows the client to request for quote.</w:t>
            </w:r>
          </w:p>
        </w:tc>
      </w:tr>
      <w:tr w:rsidR="00F94428" w:rsidRPr="00F94428" w14:paraId="7BCBF33A" w14:textId="77777777" w:rsidTr="00D96643">
        <w:tc>
          <w:tcPr>
            <w:tcW w:w="1161" w:type="pct"/>
            <w:shd w:val="clear" w:color="auto" w:fill="F2F2F2" w:themeFill="background1" w:themeFillShade="F2"/>
          </w:tcPr>
          <w:p w14:paraId="3396474B" w14:textId="04C04DEA" w:rsidR="00F94428" w:rsidRPr="00F94428" w:rsidRDefault="00F94428" w:rsidP="00F94428">
            <w:pPr>
              <w:pStyle w:val="Heading2Text"/>
              <w:spacing w:before="60" w:after="60"/>
              <w:ind w:left="0"/>
              <w:jc w:val="left"/>
              <w:rPr>
                <w:rFonts w:ascii="Calibri" w:hAnsi="Calibri" w:cs="Calibri"/>
                <w:lang w:val="en-GB"/>
              </w:rPr>
            </w:pPr>
            <w:r w:rsidRPr="00F94428">
              <w:rPr>
                <w:rFonts w:ascii="Calibri" w:hAnsi="Calibri" w:cs="Calibri"/>
              </w:rPr>
              <w:t>Two-party Trade Request</w:t>
            </w:r>
          </w:p>
        </w:tc>
        <w:tc>
          <w:tcPr>
            <w:tcW w:w="419" w:type="pct"/>
            <w:tcBorders>
              <w:right w:val="single" w:sz="8" w:space="0" w:color="FFFFFF" w:themeColor="background1"/>
            </w:tcBorders>
            <w:shd w:val="clear" w:color="auto" w:fill="F2F2F2" w:themeFill="background1" w:themeFillShade="F2"/>
            <w:vAlign w:val="center"/>
          </w:tcPr>
          <w:p w14:paraId="2739D533" w14:textId="77777777" w:rsidR="00F94428" w:rsidRPr="00F94428" w:rsidRDefault="00F94428" w:rsidP="00F94428">
            <w:pPr>
              <w:pStyle w:val="Heading2Text"/>
              <w:spacing w:before="60" w:after="60"/>
              <w:ind w:left="0"/>
              <w:jc w:val="center"/>
              <w:rPr>
                <w:rFonts w:ascii="Calibri" w:hAnsi="Calibri" w:cs="Calibri"/>
                <w:lang w:val="en-GB"/>
              </w:rPr>
            </w:pPr>
            <w:r w:rsidRPr="00F94428">
              <w:rPr>
                <w:rFonts w:ascii="Calibri" w:hAnsi="Calibri" w:cs="Calibri"/>
                <w:color w:val="000000"/>
                <w:lang w:val="en-GB"/>
              </w:rPr>
              <w:t>19</w:t>
            </w:r>
          </w:p>
        </w:tc>
        <w:tc>
          <w:tcPr>
            <w:tcW w:w="632" w:type="pct"/>
            <w:tcBorders>
              <w:left w:val="single" w:sz="8" w:space="0" w:color="FFFFFF" w:themeColor="background1"/>
            </w:tcBorders>
            <w:shd w:val="clear" w:color="auto" w:fill="F2F2F2" w:themeFill="background1" w:themeFillShade="F2"/>
            <w:vAlign w:val="center"/>
          </w:tcPr>
          <w:p w14:paraId="70B4CDE8" w14:textId="77777777" w:rsidR="00F94428" w:rsidRPr="00F94428" w:rsidRDefault="00F94428" w:rsidP="00F94428">
            <w:pPr>
              <w:pStyle w:val="Heading2Text"/>
              <w:spacing w:before="60" w:after="60"/>
              <w:ind w:left="0"/>
              <w:jc w:val="center"/>
              <w:rPr>
                <w:rFonts w:ascii="Calibri" w:hAnsi="Calibri" w:cs="Calibri"/>
                <w:lang w:val="en-GB"/>
              </w:rPr>
            </w:pPr>
            <w:r w:rsidRPr="00F94428">
              <w:rPr>
                <w:rFonts w:ascii="Calibri" w:hAnsi="Calibri" w:cs="Calibri"/>
                <w:color w:val="000000"/>
              </w:rPr>
              <w:t>10019</w:t>
            </w:r>
          </w:p>
        </w:tc>
        <w:tc>
          <w:tcPr>
            <w:tcW w:w="2788" w:type="pct"/>
            <w:shd w:val="clear" w:color="auto" w:fill="F2F2F2" w:themeFill="background1" w:themeFillShade="F2"/>
          </w:tcPr>
          <w:p w14:paraId="634C28F4" w14:textId="77777777" w:rsidR="00F94428" w:rsidRPr="00F94428" w:rsidRDefault="00F94428" w:rsidP="00F94428">
            <w:pPr>
              <w:pStyle w:val="Heading2Text"/>
              <w:spacing w:before="60" w:after="60"/>
              <w:ind w:left="0"/>
              <w:rPr>
                <w:rFonts w:ascii="Calibri" w:hAnsi="Calibri" w:cs="Calibri"/>
                <w:lang w:val="en-GB"/>
              </w:rPr>
            </w:pPr>
            <w:r w:rsidRPr="00F94428">
              <w:rPr>
                <w:rFonts w:ascii="Calibri" w:hAnsi="Calibri" w:cs="Calibri"/>
                <w:lang w:val="en-GB"/>
              </w:rPr>
              <w:t xml:space="preserve">Allows the client to submit a </w:t>
            </w:r>
            <w:r w:rsidRPr="00F94428">
              <w:rPr>
                <w:rFonts w:ascii="Calibri" w:hAnsi="Calibri" w:cs="Calibri"/>
                <w:color w:val="000000"/>
              </w:rPr>
              <w:t>two-party trade request.</w:t>
            </w:r>
          </w:p>
        </w:tc>
      </w:tr>
      <w:tr w:rsidR="00F94428" w:rsidRPr="00F94428" w14:paraId="1DD661F1" w14:textId="77777777" w:rsidTr="00D96643">
        <w:tc>
          <w:tcPr>
            <w:tcW w:w="1161" w:type="pct"/>
            <w:shd w:val="clear" w:color="auto" w:fill="F2F2F2" w:themeFill="background1" w:themeFillShade="F2"/>
          </w:tcPr>
          <w:p w14:paraId="5A3EE910" w14:textId="38F9D4A2" w:rsidR="00F94428" w:rsidRPr="00F94428" w:rsidRDefault="00F94428" w:rsidP="00F94428">
            <w:pPr>
              <w:pStyle w:val="Heading2Text"/>
              <w:spacing w:before="60" w:after="60"/>
              <w:ind w:left="0"/>
              <w:jc w:val="left"/>
              <w:rPr>
                <w:rFonts w:ascii="Calibri" w:hAnsi="Calibri" w:cs="Calibri"/>
                <w:lang w:val="en-GB"/>
              </w:rPr>
            </w:pPr>
            <w:r w:rsidRPr="00F94428">
              <w:rPr>
                <w:rFonts w:ascii="Calibri" w:hAnsi="Calibri" w:cs="Calibri"/>
              </w:rPr>
              <w:t>One-party Trade Request</w:t>
            </w:r>
          </w:p>
        </w:tc>
        <w:tc>
          <w:tcPr>
            <w:tcW w:w="419" w:type="pct"/>
            <w:tcBorders>
              <w:right w:val="single" w:sz="8" w:space="0" w:color="FFFFFF" w:themeColor="background1"/>
            </w:tcBorders>
            <w:shd w:val="clear" w:color="auto" w:fill="F2F2F2" w:themeFill="background1" w:themeFillShade="F2"/>
            <w:vAlign w:val="center"/>
          </w:tcPr>
          <w:p w14:paraId="3A7FE15B" w14:textId="77777777" w:rsidR="00F94428" w:rsidRPr="00F94428" w:rsidRDefault="00F94428" w:rsidP="00F94428">
            <w:pPr>
              <w:pStyle w:val="Heading2Text"/>
              <w:spacing w:before="60" w:after="60"/>
              <w:ind w:left="0"/>
              <w:jc w:val="center"/>
              <w:rPr>
                <w:rFonts w:ascii="Calibri" w:hAnsi="Calibri" w:cs="Calibri"/>
                <w:lang w:val="en-GB"/>
              </w:rPr>
            </w:pPr>
            <w:r w:rsidRPr="00F94428">
              <w:rPr>
                <w:rFonts w:ascii="Calibri" w:hAnsi="Calibri" w:cs="Calibri"/>
                <w:color w:val="000000"/>
              </w:rPr>
              <w:t>20</w:t>
            </w:r>
          </w:p>
        </w:tc>
        <w:tc>
          <w:tcPr>
            <w:tcW w:w="632" w:type="pct"/>
            <w:tcBorders>
              <w:left w:val="single" w:sz="8" w:space="0" w:color="FFFFFF" w:themeColor="background1"/>
            </w:tcBorders>
            <w:shd w:val="clear" w:color="auto" w:fill="F2F2F2" w:themeFill="background1" w:themeFillShade="F2"/>
            <w:vAlign w:val="center"/>
          </w:tcPr>
          <w:p w14:paraId="56F53207" w14:textId="77777777" w:rsidR="00F94428" w:rsidRPr="00F94428" w:rsidRDefault="00F94428" w:rsidP="00F94428">
            <w:pPr>
              <w:pStyle w:val="Heading2Text"/>
              <w:spacing w:before="60" w:after="60"/>
              <w:ind w:left="0"/>
              <w:jc w:val="center"/>
              <w:rPr>
                <w:rFonts w:ascii="Calibri" w:hAnsi="Calibri" w:cs="Calibri"/>
                <w:lang w:val="en-GB"/>
              </w:rPr>
            </w:pPr>
            <w:r w:rsidRPr="00F94428">
              <w:rPr>
                <w:rFonts w:ascii="Calibri" w:hAnsi="Calibri" w:cs="Calibri"/>
                <w:color w:val="000000"/>
              </w:rPr>
              <w:t>10020</w:t>
            </w:r>
          </w:p>
        </w:tc>
        <w:tc>
          <w:tcPr>
            <w:tcW w:w="2788" w:type="pct"/>
            <w:shd w:val="clear" w:color="auto" w:fill="F2F2F2" w:themeFill="background1" w:themeFillShade="F2"/>
          </w:tcPr>
          <w:p w14:paraId="178D2BCF" w14:textId="77777777" w:rsidR="00F94428" w:rsidRPr="00F94428" w:rsidRDefault="00F94428" w:rsidP="00F94428">
            <w:pPr>
              <w:pStyle w:val="Heading2Text"/>
              <w:spacing w:before="60" w:after="60"/>
              <w:ind w:left="0"/>
              <w:rPr>
                <w:rFonts w:ascii="Calibri" w:hAnsi="Calibri" w:cs="Calibri"/>
                <w:lang w:val="en-GB"/>
              </w:rPr>
            </w:pPr>
            <w:r w:rsidRPr="00F94428">
              <w:rPr>
                <w:rFonts w:ascii="Calibri" w:hAnsi="Calibri" w:cs="Calibri"/>
                <w:lang w:val="en-GB"/>
              </w:rPr>
              <w:t xml:space="preserve">Allows the client to submit a </w:t>
            </w:r>
            <w:r w:rsidRPr="00F94428">
              <w:rPr>
                <w:rFonts w:ascii="Calibri" w:hAnsi="Calibri" w:cs="Calibri"/>
                <w:color w:val="000000"/>
              </w:rPr>
              <w:t>one-party trade request.</w:t>
            </w:r>
          </w:p>
        </w:tc>
      </w:tr>
      <w:tr w:rsidR="00F94428" w:rsidRPr="00F94428" w14:paraId="287DFA5A" w14:textId="77777777" w:rsidTr="00D96643">
        <w:tc>
          <w:tcPr>
            <w:tcW w:w="1161" w:type="pct"/>
            <w:shd w:val="clear" w:color="auto" w:fill="F2F2F2" w:themeFill="background1" w:themeFillShade="F2"/>
          </w:tcPr>
          <w:p w14:paraId="447827CD" w14:textId="5476E751" w:rsidR="00F94428" w:rsidRPr="00F94428" w:rsidRDefault="00F94428" w:rsidP="00F94428">
            <w:pPr>
              <w:pStyle w:val="Heading2Text"/>
              <w:spacing w:before="60" w:after="60"/>
              <w:ind w:left="0"/>
              <w:jc w:val="left"/>
              <w:rPr>
                <w:rFonts w:ascii="Calibri" w:hAnsi="Calibri" w:cs="Calibri"/>
              </w:rPr>
            </w:pPr>
            <w:r w:rsidRPr="00F94428">
              <w:rPr>
                <w:rFonts w:ascii="Calibri" w:hAnsi="Calibri" w:cs="Calibri"/>
              </w:rPr>
              <w:t>One-party Trade Cancel Request</w:t>
            </w:r>
          </w:p>
        </w:tc>
        <w:tc>
          <w:tcPr>
            <w:tcW w:w="419" w:type="pct"/>
            <w:tcBorders>
              <w:right w:val="single" w:sz="8" w:space="0" w:color="FFFFFF" w:themeColor="background1"/>
            </w:tcBorders>
            <w:shd w:val="clear" w:color="auto" w:fill="F2F2F2" w:themeFill="background1" w:themeFillShade="F2"/>
            <w:vAlign w:val="center"/>
          </w:tcPr>
          <w:p w14:paraId="509BC7BA" w14:textId="77777777" w:rsidR="00F94428" w:rsidRPr="00F94428" w:rsidRDefault="00F94428" w:rsidP="00F94428">
            <w:pPr>
              <w:pStyle w:val="Heading2Text"/>
              <w:spacing w:before="60" w:after="60"/>
              <w:ind w:left="0"/>
              <w:jc w:val="center"/>
              <w:rPr>
                <w:rFonts w:ascii="Calibri" w:hAnsi="Calibri" w:cs="Calibri"/>
              </w:rPr>
            </w:pPr>
            <w:r w:rsidRPr="00F94428">
              <w:rPr>
                <w:rFonts w:ascii="Calibri" w:hAnsi="Calibri" w:cs="Calibri"/>
                <w:color w:val="000000"/>
              </w:rPr>
              <w:t>21</w:t>
            </w:r>
          </w:p>
        </w:tc>
        <w:tc>
          <w:tcPr>
            <w:tcW w:w="632" w:type="pct"/>
            <w:tcBorders>
              <w:left w:val="single" w:sz="8" w:space="0" w:color="FFFFFF" w:themeColor="background1"/>
            </w:tcBorders>
            <w:shd w:val="clear" w:color="auto" w:fill="F2F2F2" w:themeFill="background1" w:themeFillShade="F2"/>
            <w:vAlign w:val="center"/>
          </w:tcPr>
          <w:p w14:paraId="034A05C3" w14:textId="77777777" w:rsidR="00F94428" w:rsidRPr="00F94428" w:rsidRDefault="00F94428" w:rsidP="00F94428">
            <w:pPr>
              <w:pStyle w:val="Heading2Text"/>
              <w:spacing w:before="60" w:after="60"/>
              <w:ind w:left="0"/>
              <w:jc w:val="center"/>
              <w:rPr>
                <w:rFonts w:ascii="Calibri" w:hAnsi="Calibri" w:cs="Calibri"/>
              </w:rPr>
            </w:pPr>
            <w:r w:rsidRPr="00F94428">
              <w:rPr>
                <w:rFonts w:ascii="Calibri" w:hAnsi="Calibri" w:cs="Calibri"/>
                <w:color w:val="000000"/>
              </w:rPr>
              <w:t>10021</w:t>
            </w:r>
          </w:p>
        </w:tc>
        <w:tc>
          <w:tcPr>
            <w:tcW w:w="2788" w:type="pct"/>
            <w:shd w:val="clear" w:color="auto" w:fill="F2F2F2" w:themeFill="background1" w:themeFillShade="F2"/>
          </w:tcPr>
          <w:p w14:paraId="49CBBF7D" w14:textId="77777777" w:rsidR="00F94428" w:rsidRPr="00F94428" w:rsidRDefault="00F94428" w:rsidP="00F94428">
            <w:pPr>
              <w:pStyle w:val="Heading2Text"/>
              <w:spacing w:before="60" w:after="60"/>
              <w:ind w:left="0"/>
              <w:rPr>
                <w:rFonts w:ascii="Calibri" w:hAnsi="Calibri" w:cs="Calibri"/>
              </w:rPr>
            </w:pPr>
            <w:r w:rsidRPr="00F94428">
              <w:rPr>
                <w:rFonts w:ascii="Calibri" w:hAnsi="Calibri" w:cs="Calibri"/>
                <w:lang w:val="en-GB"/>
              </w:rPr>
              <w:t xml:space="preserve">Allows the client to submit a </w:t>
            </w:r>
            <w:r w:rsidRPr="00F94428">
              <w:rPr>
                <w:rFonts w:ascii="Calibri" w:hAnsi="Calibri" w:cs="Calibri"/>
                <w:color w:val="000000"/>
              </w:rPr>
              <w:t>one-party trade cancel request.</w:t>
            </w:r>
          </w:p>
        </w:tc>
      </w:tr>
      <w:tr w:rsidR="00F94428" w:rsidRPr="00F94428" w14:paraId="35DB5FEB" w14:textId="77777777" w:rsidTr="00D96643">
        <w:tc>
          <w:tcPr>
            <w:tcW w:w="1161" w:type="pct"/>
            <w:shd w:val="clear" w:color="auto" w:fill="F2F2F2" w:themeFill="background1" w:themeFillShade="F2"/>
          </w:tcPr>
          <w:p w14:paraId="03FA144F" w14:textId="1C51825C" w:rsidR="00F94428" w:rsidRPr="00F94428" w:rsidRDefault="00F94428" w:rsidP="00F94428">
            <w:pPr>
              <w:pStyle w:val="Heading2Text"/>
              <w:spacing w:before="60" w:after="60"/>
              <w:ind w:left="0"/>
              <w:jc w:val="left"/>
              <w:rPr>
                <w:rFonts w:ascii="Calibri" w:hAnsi="Calibri" w:cs="Calibri"/>
              </w:rPr>
            </w:pPr>
            <w:r w:rsidRPr="00F94428">
              <w:rPr>
                <w:rFonts w:ascii="Calibri" w:hAnsi="Calibri" w:cs="Calibri"/>
              </w:rPr>
              <w:t>One-party Trade Decline Request</w:t>
            </w:r>
          </w:p>
        </w:tc>
        <w:tc>
          <w:tcPr>
            <w:tcW w:w="419" w:type="pct"/>
            <w:tcBorders>
              <w:right w:val="single" w:sz="8" w:space="0" w:color="FFFFFF" w:themeColor="background1"/>
            </w:tcBorders>
            <w:shd w:val="clear" w:color="auto" w:fill="F2F2F2" w:themeFill="background1" w:themeFillShade="F2"/>
            <w:vAlign w:val="center"/>
          </w:tcPr>
          <w:p w14:paraId="2BE9C45C" w14:textId="77777777" w:rsidR="00F94428" w:rsidRPr="00F94428" w:rsidRDefault="00F94428" w:rsidP="00F94428">
            <w:pPr>
              <w:pStyle w:val="Heading2Text"/>
              <w:spacing w:before="60" w:after="60"/>
              <w:ind w:left="0"/>
              <w:jc w:val="center"/>
              <w:rPr>
                <w:rFonts w:ascii="Calibri" w:hAnsi="Calibri" w:cs="Calibri"/>
              </w:rPr>
            </w:pPr>
            <w:r w:rsidRPr="00F94428">
              <w:rPr>
                <w:rFonts w:ascii="Calibri" w:hAnsi="Calibri" w:cs="Calibri"/>
                <w:color w:val="000000"/>
              </w:rPr>
              <w:t>23</w:t>
            </w:r>
          </w:p>
        </w:tc>
        <w:tc>
          <w:tcPr>
            <w:tcW w:w="632" w:type="pct"/>
            <w:tcBorders>
              <w:left w:val="single" w:sz="8" w:space="0" w:color="FFFFFF" w:themeColor="background1"/>
            </w:tcBorders>
            <w:shd w:val="clear" w:color="auto" w:fill="F2F2F2" w:themeFill="background1" w:themeFillShade="F2"/>
            <w:vAlign w:val="center"/>
          </w:tcPr>
          <w:p w14:paraId="421ED6F6" w14:textId="77777777" w:rsidR="00F94428" w:rsidRPr="00F94428" w:rsidRDefault="00F94428" w:rsidP="00F94428">
            <w:pPr>
              <w:pStyle w:val="Heading2Text"/>
              <w:spacing w:before="60" w:after="60"/>
              <w:ind w:left="0"/>
              <w:jc w:val="center"/>
              <w:rPr>
                <w:rFonts w:ascii="Calibri" w:hAnsi="Calibri" w:cs="Calibri"/>
              </w:rPr>
            </w:pPr>
            <w:r w:rsidRPr="00F94428">
              <w:rPr>
                <w:rFonts w:ascii="Calibri" w:hAnsi="Calibri" w:cs="Calibri"/>
                <w:color w:val="000000"/>
              </w:rPr>
              <w:t>10023</w:t>
            </w:r>
          </w:p>
        </w:tc>
        <w:tc>
          <w:tcPr>
            <w:tcW w:w="2788" w:type="pct"/>
            <w:shd w:val="clear" w:color="auto" w:fill="F2F2F2" w:themeFill="background1" w:themeFillShade="F2"/>
          </w:tcPr>
          <w:p w14:paraId="34297788" w14:textId="77777777" w:rsidR="00F94428" w:rsidRPr="00F94428" w:rsidRDefault="00F94428" w:rsidP="00F94428">
            <w:pPr>
              <w:pStyle w:val="Heading2Text"/>
              <w:spacing w:before="60" w:after="60"/>
              <w:ind w:left="0"/>
              <w:rPr>
                <w:rFonts w:ascii="Calibri" w:hAnsi="Calibri" w:cs="Calibri"/>
              </w:rPr>
            </w:pPr>
            <w:r w:rsidRPr="00F94428">
              <w:rPr>
                <w:rFonts w:ascii="Calibri" w:hAnsi="Calibri" w:cs="Calibri"/>
                <w:lang w:val="en-GB"/>
              </w:rPr>
              <w:t xml:space="preserve">Allows the client to submit a </w:t>
            </w:r>
            <w:r w:rsidRPr="00F94428">
              <w:rPr>
                <w:rFonts w:ascii="Calibri" w:hAnsi="Calibri" w:cs="Calibri"/>
                <w:color w:val="000000"/>
              </w:rPr>
              <w:t>one-party trade decline request.</w:t>
            </w:r>
          </w:p>
        </w:tc>
      </w:tr>
      <w:tr w:rsidR="00F94428" w:rsidRPr="00F94428" w14:paraId="7B26CF48" w14:textId="77777777" w:rsidTr="00D96643">
        <w:tc>
          <w:tcPr>
            <w:tcW w:w="1161" w:type="pct"/>
            <w:shd w:val="clear" w:color="auto" w:fill="F2F2F2" w:themeFill="background1" w:themeFillShade="F2"/>
          </w:tcPr>
          <w:p w14:paraId="3BFB8719" w14:textId="4B125180" w:rsidR="00F94428" w:rsidRPr="00F94428" w:rsidRDefault="00F94428" w:rsidP="00F94428">
            <w:pPr>
              <w:pStyle w:val="Heading2Text"/>
              <w:spacing w:before="60" w:after="60"/>
              <w:ind w:left="0"/>
              <w:jc w:val="left"/>
              <w:rPr>
                <w:rFonts w:ascii="Calibri" w:hAnsi="Calibri" w:cs="Calibri"/>
              </w:rPr>
            </w:pPr>
            <w:r w:rsidRPr="00F94428">
              <w:rPr>
                <w:rFonts w:ascii="Calibri" w:hAnsi="Calibri" w:cs="Calibri"/>
              </w:rPr>
              <w:t>On-behalf Trade Request</w:t>
            </w:r>
          </w:p>
        </w:tc>
        <w:tc>
          <w:tcPr>
            <w:tcW w:w="419" w:type="pct"/>
            <w:tcBorders>
              <w:right w:val="single" w:sz="8" w:space="0" w:color="FFFFFF" w:themeColor="background1"/>
            </w:tcBorders>
            <w:shd w:val="clear" w:color="auto" w:fill="F2F2F2" w:themeFill="background1" w:themeFillShade="F2"/>
            <w:vAlign w:val="center"/>
          </w:tcPr>
          <w:p w14:paraId="3B7AA3EC" w14:textId="77777777" w:rsidR="00F94428" w:rsidRPr="00F94428" w:rsidRDefault="00F94428" w:rsidP="00F94428">
            <w:pPr>
              <w:pStyle w:val="Heading2Text"/>
              <w:spacing w:before="60" w:after="60"/>
              <w:ind w:left="0"/>
              <w:jc w:val="center"/>
              <w:rPr>
                <w:rFonts w:ascii="Calibri" w:hAnsi="Calibri" w:cs="Calibri"/>
              </w:rPr>
            </w:pPr>
            <w:r w:rsidRPr="00F94428">
              <w:rPr>
                <w:rFonts w:ascii="Calibri" w:hAnsi="Calibri" w:cs="Calibri"/>
                <w:color w:val="000000"/>
              </w:rPr>
              <w:t>23</w:t>
            </w:r>
          </w:p>
        </w:tc>
        <w:tc>
          <w:tcPr>
            <w:tcW w:w="632" w:type="pct"/>
            <w:tcBorders>
              <w:left w:val="single" w:sz="8" w:space="0" w:color="FFFFFF" w:themeColor="background1"/>
            </w:tcBorders>
            <w:shd w:val="clear" w:color="auto" w:fill="F2F2F2" w:themeFill="background1" w:themeFillShade="F2"/>
            <w:vAlign w:val="center"/>
          </w:tcPr>
          <w:p w14:paraId="6AEF6667" w14:textId="77777777" w:rsidR="00F94428" w:rsidRPr="00F94428" w:rsidRDefault="00F94428" w:rsidP="00F94428">
            <w:pPr>
              <w:pStyle w:val="Heading2Text"/>
              <w:spacing w:before="60" w:after="60"/>
              <w:ind w:left="0"/>
              <w:jc w:val="center"/>
              <w:rPr>
                <w:rFonts w:ascii="Calibri" w:hAnsi="Calibri" w:cs="Calibri"/>
              </w:rPr>
            </w:pPr>
            <w:r w:rsidRPr="00F94428">
              <w:rPr>
                <w:rFonts w:ascii="Calibri" w:hAnsi="Calibri" w:cs="Calibri"/>
                <w:color w:val="000000"/>
              </w:rPr>
              <w:t>10023</w:t>
            </w:r>
          </w:p>
        </w:tc>
        <w:tc>
          <w:tcPr>
            <w:tcW w:w="2788" w:type="pct"/>
            <w:shd w:val="clear" w:color="auto" w:fill="F2F2F2" w:themeFill="background1" w:themeFillShade="F2"/>
          </w:tcPr>
          <w:p w14:paraId="7D387D2B" w14:textId="77777777" w:rsidR="00F94428" w:rsidRPr="00F94428" w:rsidRDefault="00F94428" w:rsidP="00F94428">
            <w:pPr>
              <w:pStyle w:val="Heading2Text"/>
              <w:spacing w:before="60" w:after="60"/>
              <w:ind w:left="0"/>
              <w:rPr>
                <w:rFonts w:ascii="Calibri" w:hAnsi="Calibri" w:cs="Calibri"/>
              </w:rPr>
            </w:pPr>
            <w:r w:rsidRPr="00F94428">
              <w:rPr>
                <w:rFonts w:ascii="Calibri" w:hAnsi="Calibri" w:cs="Calibri"/>
                <w:lang w:val="en-GB"/>
              </w:rPr>
              <w:t xml:space="preserve">Allows the client to submit an </w:t>
            </w:r>
            <w:r w:rsidRPr="00F94428">
              <w:rPr>
                <w:rFonts w:ascii="Calibri" w:hAnsi="Calibri" w:cs="Calibri"/>
                <w:color w:val="000000"/>
              </w:rPr>
              <w:t>on-behalf trade cancel request.</w:t>
            </w:r>
          </w:p>
        </w:tc>
      </w:tr>
      <w:tr w:rsidR="00F94428" w:rsidRPr="00F94428" w14:paraId="33DA6653" w14:textId="77777777" w:rsidTr="00D96643">
        <w:tc>
          <w:tcPr>
            <w:tcW w:w="1161" w:type="pct"/>
            <w:shd w:val="clear" w:color="auto" w:fill="F2F2F2" w:themeFill="background1" w:themeFillShade="F2"/>
          </w:tcPr>
          <w:p w14:paraId="1AEAF651" w14:textId="1CCADFE7" w:rsidR="00F94428" w:rsidRPr="00F94428" w:rsidRDefault="00F94428" w:rsidP="00F94428">
            <w:pPr>
              <w:pStyle w:val="Heading2Text"/>
              <w:spacing w:before="60" w:after="60"/>
              <w:ind w:left="0"/>
              <w:jc w:val="left"/>
              <w:rPr>
                <w:rFonts w:ascii="Calibri" w:hAnsi="Calibri" w:cs="Calibri"/>
              </w:rPr>
            </w:pPr>
            <w:r w:rsidRPr="00F94428">
              <w:rPr>
                <w:rFonts w:ascii="Calibri" w:hAnsi="Calibri" w:cs="Calibri"/>
              </w:rPr>
              <w:t>On-behalf Trade Cancel Request</w:t>
            </w:r>
          </w:p>
        </w:tc>
        <w:tc>
          <w:tcPr>
            <w:tcW w:w="419" w:type="pct"/>
            <w:tcBorders>
              <w:right w:val="single" w:sz="8" w:space="0" w:color="FFFFFF" w:themeColor="background1"/>
            </w:tcBorders>
            <w:shd w:val="clear" w:color="auto" w:fill="F2F2F2" w:themeFill="background1" w:themeFillShade="F2"/>
            <w:vAlign w:val="center"/>
          </w:tcPr>
          <w:p w14:paraId="42F85053" w14:textId="77777777" w:rsidR="00F94428" w:rsidRPr="00F94428" w:rsidRDefault="00F94428" w:rsidP="00F94428">
            <w:pPr>
              <w:pStyle w:val="Heading2Text"/>
              <w:spacing w:before="60" w:after="60"/>
              <w:ind w:left="0"/>
              <w:jc w:val="center"/>
              <w:rPr>
                <w:rFonts w:ascii="Calibri" w:hAnsi="Calibri" w:cs="Calibri"/>
              </w:rPr>
            </w:pPr>
            <w:r w:rsidRPr="00F94428">
              <w:rPr>
                <w:rFonts w:ascii="Calibri" w:hAnsi="Calibri" w:cs="Calibri"/>
                <w:color w:val="000000"/>
              </w:rPr>
              <w:t>24</w:t>
            </w:r>
          </w:p>
        </w:tc>
        <w:tc>
          <w:tcPr>
            <w:tcW w:w="632" w:type="pct"/>
            <w:tcBorders>
              <w:left w:val="single" w:sz="8" w:space="0" w:color="FFFFFF" w:themeColor="background1"/>
            </w:tcBorders>
            <w:shd w:val="clear" w:color="auto" w:fill="F2F2F2" w:themeFill="background1" w:themeFillShade="F2"/>
            <w:vAlign w:val="center"/>
          </w:tcPr>
          <w:p w14:paraId="4B2E6442" w14:textId="77777777" w:rsidR="00F94428" w:rsidRPr="00F94428" w:rsidRDefault="00F94428" w:rsidP="00F94428">
            <w:pPr>
              <w:pStyle w:val="Heading2Text"/>
              <w:spacing w:before="60" w:after="60"/>
              <w:ind w:left="0"/>
              <w:jc w:val="center"/>
              <w:rPr>
                <w:rFonts w:ascii="Calibri" w:hAnsi="Calibri" w:cs="Calibri"/>
              </w:rPr>
            </w:pPr>
            <w:r w:rsidRPr="00F94428">
              <w:rPr>
                <w:rFonts w:ascii="Calibri" w:hAnsi="Calibri" w:cs="Calibri"/>
                <w:color w:val="000000"/>
              </w:rPr>
              <w:t>10024</w:t>
            </w:r>
          </w:p>
        </w:tc>
        <w:tc>
          <w:tcPr>
            <w:tcW w:w="2788" w:type="pct"/>
            <w:shd w:val="clear" w:color="auto" w:fill="F2F2F2" w:themeFill="background1" w:themeFillShade="F2"/>
          </w:tcPr>
          <w:p w14:paraId="4DC9053A" w14:textId="77777777" w:rsidR="00F94428" w:rsidRPr="00F94428" w:rsidRDefault="00F94428" w:rsidP="00F94428">
            <w:pPr>
              <w:pStyle w:val="Heading2Text"/>
              <w:spacing w:before="60" w:after="60"/>
              <w:ind w:left="0"/>
              <w:rPr>
                <w:rFonts w:ascii="Calibri" w:hAnsi="Calibri" w:cs="Calibri"/>
              </w:rPr>
            </w:pPr>
            <w:r w:rsidRPr="00F94428">
              <w:rPr>
                <w:rFonts w:ascii="Calibri" w:hAnsi="Calibri" w:cs="Calibri"/>
                <w:lang w:val="en-GB"/>
              </w:rPr>
              <w:t xml:space="preserve">Allows the client to submit an </w:t>
            </w:r>
            <w:r w:rsidRPr="00F94428">
              <w:rPr>
                <w:rFonts w:ascii="Calibri" w:hAnsi="Calibri" w:cs="Calibri"/>
                <w:color w:val="000000"/>
              </w:rPr>
              <w:t>on-behalf trade cancel request.</w:t>
            </w:r>
          </w:p>
        </w:tc>
      </w:tr>
      <w:tr w:rsidR="00F94428" w:rsidRPr="00F94428" w14:paraId="2AE67BB5" w14:textId="77777777" w:rsidTr="00D96643">
        <w:tc>
          <w:tcPr>
            <w:tcW w:w="1161" w:type="pct"/>
            <w:shd w:val="clear" w:color="auto" w:fill="F2F2F2" w:themeFill="background1" w:themeFillShade="F2"/>
          </w:tcPr>
          <w:p w14:paraId="5C945957" w14:textId="4438B89F" w:rsidR="00F94428" w:rsidRPr="00F94428" w:rsidRDefault="00F94428" w:rsidP="00F94428">
            <w:pPr>
              <w:pStyle w:val="Heading2Text"/>
              <w:spacing w:before="60" w:after="60"/>
              <w:ind w:left="0"/>
              <w:jc w:val="left"/>
              <w:rPr>
                <w:rFonts w:ascii="Calibri" w:hAnsi="Calibri" w:cs="Calibri"/>
              </w:rPr>
            </w:pPr>
            <w:r w:rsidRPr="00F94428">
              <w:rPr>
                <w:rFonts w:ascii="Calibri" w:hAnsi="Calibri" w:cs="Calibri"/>
              </w:rPr>
              <w:t>On-behalf Trade Decline Request</w:t>
            </w:r>
          </w:p>
        </w:tc>
        <w:tc>
          <w:tcPr>
            <w:tcW w:w="419" w:type="pct"/>
            <w:tcBorders>
              <w:right w:val="single" w:sz="8" w:space="0" w:color="FFFFFF" w:themeColor="background1"/>
            </w:tcBorders>
            <w:shd w:val="clear" w:color="auto" w:fill="F2F2F2" w:themeFill="background1" w:themeFillShade="F2"/>
            <w:vAlign w:val="center"/>
          </w:tcPr>
          <w:p w14:paraId="42343A9E" w14:textId="77777777" w:rsidR="00F94428" w:rsidRPr="00F94428" w:rsidRDefault="00F94428" w:rsidP="00F94428">
            <w:pPr>
              <w:pStyle w:val="Heading2Text"/>
              <w:spacing w:before="60" w:after="60"/>
              <w:ind w:left="0"/>
              <w:jc w:val="center"/>
              <w:rPr>
                <w:rFonts w:ascii="Calibri" w:hAnsi="Calibri" w:cs="Calibri"/>
              </w:rPr>
            </w:pPr>
            <w:r w:rsidRPr="00F94428">
              <w:rPr>
                <w:rFonts w:ascii="Calibri" w:hAnsi="Calibri" w:cs="Calibri"/>
                <w:color w:val="000000"/>
              </w:rPr>
              <w:t>25</w:t>
            </w:r>
          </w:p>
        </w:tc>
        <w:tc>
          <w:tcPr>
            <w:tcW w:w="632" w:type="pct"/>
            <w:tcBorders>
              <w:left w:val="single" w:sz="8" w:space="0" w:color="FFFFFF" w:themeColor="background1"/>
            </w:tcBorders>
            <w:shd w:val="clear" w:color="auto" w:fill="F2F2F2" w:themeFill="background1" w:themeFillShade="F2"/>
            <w:vAlign w:val="center"/>
          </w:tcPr>
          <w:p w14:paraId="68B99B55" w14:textId="77777777" w:rsidR="00F94428" w:rsidRPr="00F94428" w:rsidRDefault="00F94428" w:rsidP="00F94428">
            <w:pPr>
              <w:pStyle w:val="Heading2Text"/>
              <w:spacing w:before="60" w:after="60"/>
              <w:ind w:left="0"/>
              <w:jc w:val="center"/>
              <w:rPr>
                <w:rFonts w:ascii="Calibri" w:hAnsi="Calibri" w:cs="Calibri"/>
              </w:rPr>
            </w:pPr>
            <w:r w:rsidRPr="00F94428">
              <w:rPr>
                <w:rFonts w:ascii="Calibri" w:hAnsi="Calibri" w:cs="Calibri"/>
                <w:color w:val="000000"/>
              </w:rPr>
              <w:t>10025</w:t>
            </w:r>
          </w:p>
        </w:tc>
        <w:tc>
          <w:tcPr>
            <w:tcW w:w="2788" w:type="pct"/>
            <w:shd w:val="clear" w:color="auto" w:fill="F2F2F2" w:themeFill="background1" w:themeFillShade="F2"/>
          </w:tcPr>
          <w:p w14:paraId="33890736" w14:textId="77777777" w:rsidR="00F94428" w:rsidRPr="00F94428" w:rsidRDefault="00F94428" w:rsidP="00F94428">
            <w:pPr>
              <w:pStyle w:val="Heading2Text"/>
              <w:spacing w:before="60" w:after="60"/>
              <w:ind w:left="0"/>
              <w:rPr>
                <w:rFonts w:ascii="Calibri" w:hAnsi="Calibri" w:cs="Calibri"/>
              </w:rPr>
            </w:pPr>
            <w:r w:rsidRPr="00F94428">
              <w:rPr>
                <w:rFonts w:ascii="Calibri" w:hAnsi="Calibri" w:cs="Calibri"/>
                <w:lang w:val="en-GB"/>
              </w:rPr>
              <w:t xml:space="preserve">Allows the client to submit an </w:t>
            </w:r>
            <w:r w:rsidRPr="00F94428">
              <w:rPr>
                <w:rFonts w:ascii="Calibri" w:hAnsi="Calibri" w:cs="Calibri"/>
                <w:color w:val="000000"/>
              </w:rPr>
              <w:t>on-behalf trade decline request.</w:t>
            </w:r>
          </w:p>
        </w:tc>
      </w:tr>
      <w:tr w:rsidR="00F94428" w:rsidRPr="00F94428" w14:paraId="50AA7C42" w14:textId="77777777" w:rsidTr="00D96643">
        <w:tc>
          <w:tcPr>
            <w:tcW w:w="1161" w:type="pct"/>
            <w:shd w:val="clear" w:color="auto" w:fill="F2F2F2" w:themeFill="background1" w:themeFillShade="F2"/>
          </w:tcPr>
          <w:p w14:paraId="6724A778" w14:textId="22B0292B" w:rsidR="00F94428" w:rsidRPr="00F94428" w:rsidRDefault="00F94428" w:rsidP="00F94428">
            <w:pPr>
              <w:pStyle w:val="Heading2Text"/>
              <w:spacing w:before="60" w:after="60"/>
              <w:ind w:left="0"/>
              <w:jc w:val="left"/>
              <w:rPr>
                <w:rFonts w:ascii="Calibri" w:hAnsi="Calibri" w:cs="Calibri"/>
              </w:rPr>
            </w:pPr>
            <w:r w:rsidRPr="00F94428">
              <w:rPr>
                <w:rFonts w:ascii="Calibri" w:hAnsi="Calibri" w:cs="Calibri"/>
              </w:rPr>
              <w:lastRenderedPageBreak/>
              <w:t>On-behalf Trade Accept Request</w:t>
            </w:r>
          </w:p>
        </w:tc>
        <w:tc>
          <w:tcPr>
            <w:tcW w:w="419" w:type="pct"/>
            <w:tcBorders>
              <w:right w:val="single" w:sz="8" w:space="0" w:color="FFFFFF" w:themeColor="background1"/>
            </w:tcBorders>
            <w:shd w:val="clear" w:color="auto" w:fill="F2F2F2" w:themeFill="background1" w:themeFillShade="F2"/>
            <w:vAlign w:val="center"/>
          </w:tcPr>
          <w:p w14:paraId="043982D6" w14:textId="77777777" w:rsidR="00F94428" w:rsidRPr="00F94428" w:rsidRDefault="00F94428" w:rsidP="00F94428">
            <w:pPr>
              <w:pStyle w:val="Heading2Text"/>
              <w:spacing w:before="60" w:after="60"/>
              <w:ind w:left="0"/>
              <w:jc w:val="center"/>
              <w:rPr>
                <w:rFonts w:ascii="Calibri" w:hAnsi="Calibri" w:cs="Calibri"/>
              </w:rPr>
            </w:pPr>
            <w:r w:rsidRPr="00F94428">
              <w:rPr>
                <w:rFonts w:ascii="Calibri" w:hAnsi="Calibri" w:cs="Calibri"/>
                <w:color w:val="000000"/>
              </w:rPr>
              <w:t>26</w:t>
            </w:r>
          </w:p>
        </w:tc>
        <w:tc>
          <w:tcPr>
            <w:tcW w:w="632" w:type="pct"/>
            <w:tcBorders>
              <w:left w:val="single" w:sz="8" w:space="0" w:color="FFFFFF" w:themeColor="background1"/>
            </w:tcBorders>
            <w:shd w:val="clear" w:color="auto" w:fill="F2F2F2" w:themeFill="background1" w:themeFillShade="F2"/>
            <w:vAlign w:val="center"/>
          </w:tcPr>
          <w:p w14:paraId="2D5CEFDC" w14:textId="77777777" w:rsidR="00F94428" w:rsidRPr="00F94428" w:rsidRDefault="00F94428" w:rsidP="00F94428">
            <w:pPr>
              <w:pStyle w:val="Heading2Text"/>
              <w:spacing w:before="60" w:after="60"/>
              <w:ind w:left="0"/>
              <w:jc w:val="center"/>
              <w:rPr>
                <w:rFonts w:ascii="Calibri" w:hAnsi="Calibri" w:cs="Calibri"/>
              </w:rPr>
            </w:pPr>
            <w:r w:rsidRPr="00F94428">
              <w:rPr>
                <w:rFonts w:ascii="Calibri" w:hAnsi="Calibri" w:cs="Calibri"/>
                <w:color w:val="000000"/>
              </w:rPr>
              <w:t>10026</w:t>
            </w:r>
          </w:p>
        </w:tc>
        <w:tc>
          <w:tcPr>
            <w:tcW w:w="2788" w:type="pct"/>
            <w:shd w:val="clear" w:color="auto" w:fill="F2F2F2" w:themeFill="background1" w:themeFillShade="F2"/>
          </w:tcPr>
          <w:p w14:paraId="616A9387" w14:textId="77777777" w:rsidR="00F94428" w:rsidRPr="00F94428" w:rsidRDefault="00F94428" w:rsidP="00F94428">
            <w:pPr>
              <w:pStyle w:val="Heading2Text"/>
              <w:spacing w:before="60" w:after="60"/>
              <w:ind w:left="0"/>
              <w:rPr>
                <w:rFonts w:ascii="Calibri" w:hAnsi="Calibri" w:cs="Calibri"/>
              </w:rPr>
            </w:pPr>
            <w:r w:rsidRPr="00F94428">
              <w:rPr>
                <w:rFonts w:ascii="Calibri" w:hAnsi="Calibri" w:cs="Calibri"/>
                <w:lang w:val="en-GB"/>
              </w:rPr>
              <w:t xml:space="preserve">Allows the client to submit an </w:t>
            </w:r>
            <w:r w:rsidRPr="00F94428">
              <w:rPr>
                <w:rFonts w:ascii="Calibri" w:hAnsi="Calibri" w:cs="Calibri"/>
                <w:color w:val="000000"/>
              </w:rPr>
              <w:t>on-behalf trade accept request.</w:t>
            </w:r>
          </w:p>
        </w:tc>
      </w:tr>
      <w:tr w:rsidR="00F94428" w:rsidRPr="00F94428" w14:paraId="3DC5EBC4" w14:textId="77777777" w:rsidTr="00D96643">
        <w:tc>
          <w:tcPr>
            <w:tcW w:w="1161" w:type="pct"/>
            <w:shd w:val="clear" w:color="auto" w:fill="F2F2F2" w:themeFill="background1" w:themeFillShade="F2"/>
          </w:tcPr>
          <w:p w14:paraId="376DBE21" w14:textId="2EC9BCB2" w:rsidR="00F94428" w:rsidRPr="00F94428" w:rsidRDefault="00F94428" w:rsidP="00F94428">
            <w:pPr>
              <w:pStyle w:val="Heading2Text"/>
              <w:spacing w:before="60" w:after="60"/>
              <w:ind w:left="0"/>
              <w:jc w:val="left"/>
              <w:rPr>
                <w:rFonts w:ascii="Calibri" w:hAnsi="Calibri" w:cs="Calibri"/>
                <w:color w:val="000000"/>
              </w:rPr>
            </w:pPr>
            <w:r w:rsidRPr="00F94428">
              <w:rPr>
                <w:rFonts w:ascii="Calibri" w:hAnsi="Calibri" w:cs="Calibri"/>
              </w:rPr>
              <w:t>Error Trade Request</w:t>
            </w:r>
          </w:p>
        </w:tc>
        <w:tc>
          <w:tcPr>
            <w:tcW w:w="419" w:type="pct"/>
            <w:tcBorders>
              <w:right w:val="single" w:sz="8" w:space="0" w:color="FFFFFF" w:themeColor="background1"/>
            </w:tcBorders>
            <w:shd w:val="clear" w:color="auto" w:fill="F2F2F2" w:themeFill="background1" w:themeFillShade="F2"/>
            <w:vAlign w:val="center"/>
          </w:tcPr>
          <w:p w14:paraId="0823BCC7" w14:textId="77777777" w:rsidR="00F94428" w:rsidRPr="00F94428" w:rsidRDefault="00F94428" w:rsidP="00F94428">
            <w:pPr>
              <w:pStyle w:val="Heading2Text"/>
              <w:spacing w:before="60" w:after="60"/>
              <w:ind w:left="0"/>
              <w:jc w:val="center"/>
              <w:rPr>
                <w:rFonts w:ascii="Calibri" w:hAnsi="Calibri" w:cs="Calibri"/>
                <w:color w:val="000000"/>
              </w:rPr>
            </w:pPr>
            <w:r w:rsidRPr="00F94428">
              <w:rPr>
                <w:rFonts w:ascii="Calibri" w:hAnsi="Calibri" w:cs="Calibri"/>
                <w:color w:val="000000"/>
              </w:rPr>
              <w:t>27</w:t>
            </w:r>
          </w:p>
        </w:tc>
        <w:tc>
          <w:tcPr>
            <w:tcW w:w="632" w:type="pct"/>
            <w:tcBorders>
              <w:left w:val="single" w:sz="8" w:space="0" w:color="FFFFFF" w:themeColor="background1"/>
            </w:tcBorders>
            <w:shd w:val="clear" w:color="auto" w:fill="F2F2F2" w:themeFill="background1" w:themeFillShade="F2"/>
            <w:vAlign w:val="center"/>
          </w:tcPr>
          <w:p w14:paraId="5E0DC807" w14:textId="77777777" w:rsidR="00F94428" w:rsidRPr="00F94428" w:rsidRDefault="00F94428" w:rsidP="00F94428">
            <w:pPr>
              <w:pStyle w:val="Heading2Text"/>
              <w:spacing w:before="60" w:after="60"/>
              <w:ind w:left="0"/>
              <w:jc w:val="center"/>
              <w:rPr>
                <w:rFonts w:ascii="Calibri" w:hAnsi="Calibri" w:cs="Calibri"/>
                <w:color w:val="000000"/>
              </w:rPr>
            </w:pPr>
            <w:r w:rsidRPr="00F94428">
              <w:rPr>
                <w:rFonts w:ascii="Calibri" w:hAnsi="Calibri" w:cs="Calibri"/>
                <w:color w:val="000000"/>
              </w:rPr>
              <w:t>10027</w:t>
            </w:r>
          </w:p>
        </w:tc>
        <w:tc>
          <w:tcPr>
            <w:tcW w:w="2788" w:type="pct"/>
            <w:shd w:val="clear" w:color="auto" w:fill="F2F2F2" w:themeFill="background1" w:themeFillShade="F2"/>
          </w:tcPr>
          <w:p w14:paraId="51BF950D" w14:textId="77777777" w:rsidR="00F94428" w:rsidRPr="00F94428" w:rsidRDefault="00F94428" w:rsidP="00F94428">
            <w:pPr>
              <w:pStyle w:val="Heading2Text"/>
              <w:spacing w:before="60" w:after="60"/>
              <w:ind w:left="0"/>
              <w:rPr>
                <w:rFonts w:ascii="Calibri" w:hAnsi="Calibri" w:cs="Calibri"/>
                <w:lang w:val="en-GB"/>
              </w:rPr>
            </w:pPr>
            <w:r w:rsidRPr="00F94428">
              <w:rPr>
                <w:rFonts w:ascii="Calibri" w:hAnsi="Calibri" w:cs="Calibri"/>
                <w:lang w:val="en-GB"/>
              </w:rPr>
              <w:t>Allows the client to submit an</w:t>
            </w:r>
            <w:r w:rsidRPr="00F94428">
              <w:rPr>
                <w:rFonts w:ascii="Calibri" w:hAnsi="Calibri" w:cs="Calibri"/>
              </w:rPr>
              <w:t xml:space="preserve"> error trade request.</w:t>
            </w:r>
          </w:p>
        </w:tc>
      </w:tr>
      <w:tr w:rsidR="00F94428" w:rsidRPr="00F94428" w14:paraId="149EC775" w14:textId="77777777" w:rsidTr="00D96643">
        <w:tc>
          <w:tcPr>
            <w:tcW w:w="1161" w:type="pct"/>
            <w:shd w:val="clear" w:color="auto" w:fill="F2F2F2" w:themeFill="background1" w:themeFillShade="F2"/>
          </w:tcPr>
          <w:p w14:paraId="6CF28216" w14:textId="470EEAD8" w:rsidR="00F94428" w:rsidRPr="00F94428" w:rsidRDefault="00F94428" w:rsidP="00F94428">
            <w:pPr>
              <w:pStyle w:val="Heading2Text"/>
              <w:spacing w:before="60" w:after="60"/>
              <w:ind w:left="0"/>
              <w:jc w:val="left"/>
              <w:rPr>
                <w:rFonts w:ascii="Calibri" w:hAnsi="Calibri" w:cs="Calibri"/>
                <w:color w:val="000000"/>
              </w:rPr>
            </w:pPr>
            <w:r w:rsidRPr="00F94428">
              <w:rPr>
                <w:rFonts w:ascii="Calibri" w:hAnsi="Calibri" w:cs="Calibri"/>
              </w:rPr>
              <w:t>Error Trade Contra-</w:t>
            </w:r>
            <w:proofErr w:type="gramStart"/>
            <w:r w:rsidRPr="00F94428">
              <w:rPr>
                <w:rFonts w:ascii="Calibri" w:hAnsi="Calibri" w:cs="Calibri"/>
              </w:rPr>
              <w:t>side</w:t>
            </w:r>
            <w:proofErr w:type="gramEnd"/>
            <w:r w:rsidRPr="00F94428">
              <w:rPr>
                <w:rFonts w:ascii="Calibri" w:hAnsi="Calibri" w:cs="Calibri"/>
              </w:rPr>
              <w:t xml:space="preserve"> Respond Request</w:t>
            </w:r>
          </w:p>
        </w:tc>
        <w:tc>
          <w:tcPr>
            <w:tcW w:w="419" w:type="pct"/>
            <w:tcBorders>
              <w:right w:val="single" w:sz="8" w:space="0" w:color="FFFFFF" w:themeColor="background1"/>
            </w:tcBorders>
            <w:shd w:val="clear" w:color="auto" w:fill="F2F2F2" w:themeFill="background1" w:themeFillShade="F2"/>
            <w:vAlign w:val="center"/>
          </w:tcPr>
          <w:p w14:paraId="2E757590" w14:textId="77777777" w:rsidR="00F94428" w:rsidRPr="00F94428" w:rsidRDefault="00F94428" w:rsidP="00F94428">
            <w:pPr>
              <w:pStyle w:val="Heading2Text"/>
              <w:spacing w:before="60" w:after="60"/>
              <w:ind w:left="0"/>
              <w:jc w:val="center"/>
              <w:rPr>
                <w:rFonts w:ascii="Calibri" w:hAnsi="Calibri" w:cs="Calibri"/>
                <w:color w:val="000000"/>
              </w:rPr>
            </w:pPr>
            <w:r w:rsidRPr="00F94428">
              <w:rPr>
                <w:rFonts w:ascii="Calibri" w:hAnsi="Calibri" w:cs="Calibri"/>
                <w:color w:val="000000"/>
              </w:rPr>
              <w:t>28</w:t>
            </w:r>
          </w:p>
        </w:tc>
        <w:tc>
          <w:tcPr>
            <w:tcW w:w="632" w:type="pct"/>
            <w:tcBorders>
              <w:left w:val="single" w:sz="8" w:space="0" w:color="FFFFFF" w:themeColor="background1"/>
            </w:tcBorders>
            <w:shd w:val="clear" w:color="auto" w:fill="F2F2F2" w:themeFill="background1" w:themeFillShade="F2"/>
            <w:vAlign w:val="center"/>
          </w:tcPr>
          <w:p w14:paraId="6B2BDA9E" w14:textId="77777777" w:rsidR="00F94428" w:rsidRPr="00F94428" w:rsidRDefault="00F94428" w:rsidP="00F94428">
            <w:pPr>
              <w:pStyle w:val="Heading2Text"/>
              <w:spacing w:before="60" w:after="60"/>
              <w:ind w:left="0"/>
              <w:jc w:val="center"/>
              <w:rPr>
                <w:rFonts w:ascii="Calibri" w:hAnsi="Calibri" w:cs="Calibri"/>
                <w:color w:val="000000"/>
              </w:rPr>
            </w:pPr>
            <w:r w:rsidRPr="00F94428">
              <w:rPr>
                <w:rFonts w:ascii="Calibri" w:hAnsi="Calibri" w:cs="Calibri"/>
                <w:color w:val="000000"/>
              </w:rPr>
              <w:t>10028</w:t>
            </w:r>
          </w:p>
        </w:tc>
        <w:tc>
          <w:tcPr>
            <w:tcW w:w="2788" w:type="pct"/>
            <w:shd w:val="clear" w:color="auto" w:fill="F2F2F2" w:themeFill="background1" w:themeFillShade="F2"/>
          </w:tcPr>
          <w:p w14:paraId="0C6EE047" w14:textId="77777777" w:rsidR="00F94428" w:rsidRPr="00F94428" w:rsidRDefault="00F94428" w:rsidP="00F94428">
            <w:pPr>
              <w:pStyle w:val="Heading2Text"/>
              <w:spacing w:before="60" w:after="60"/>
              <w:ind w:left="0"/>
              <w:rPr>
                <w:rFonts w:ascii="Calibri" w:hAnsi="Calibri" w:cs="Calibri"/>
                <w:lang w:val="en-GB"/>
              </w:rPr>
            </w:pPr>
            <w:r w:rsidRPr="00F94428">
              <w:rPr>
                <w:rFonts w:ascii="Calibri" w:hAnsi="Calibri" w:cs="Calibri"/>
                <w:lang w:val="en-GB"/>
              </w:rPr>
              <w:t>Allows the client to submit an</w:t>
            </w:r>
            <w:r w:rsidRPr="00F94428">
              <w:rPr>
                <w:rFonts w:ascii="Calibri" w:hAnsi="Calibri" w:cs="Calibri"/>
              </w:rPr>
              <w:t xml:space="preserve"> error trade contra-side response request.</w:t>
            </w:r>
          </w:p>
        </w:tc>
      </w:tr>
      <w:tr w:rsidR="00F94428" w:rsidRPr="00F94428" w14:paraId="2F10BFAD" w14:textId="77777777" w:rsidTr="00D96643">
        <w:tc>
          <w:tcPr>
            <w:tcW w:w="1161" w:type="pct"/>
            <w:shd w:val="clear" w:color="auto" w:fill="F2F2F2" w:themeFill="background1" w:themeFillShade="F2"/>
          </w:tcPr>
          <w:p w14:paraId="2A5687CE" w14:textId="15CEE90B" w:rsidR="00F94428" w:rsidRPr="00F94428" w:rsidRDefault="00F94428" w:rsidP="00F94428">
            <w:pPr>
              <w:pStyle w:val="Heading2Text"/>
              <w:spacing w:before="60" w:after="60"/>
              <w:ind w:left="0"/>
              <w:jc w:val="left"/>
              <w:rPr>
                <w:rFonts w:ascii="Calibri" w:hAnsi="Calibri" w:cs="Calibri"/>
                <w:color w:val="000000"/>
              </w:rPr>
            </w:pPr>
            <w:r w:rsidRPr="00F94428">
              <w:rPr>
                <w:rFonts w:ascii="Calibri" w:hAnsi="Calibri" w:cs="Calibri"/>
              </w:rPr>
              <w:t>Throttle Entitlement Request</w:t>
            </w:r>
          </w:p>
        </w:tc>
        <w:tc>
          <w:tcPr>
            <w:tcW w:w="419" w:type="pct"/>
            <w:tcBorders>
              <w:right w:val="single" w:sz="8" w:space="0" w:color="FFFFFF" w:themeColor="background1"/>
            </w:tcBorders>
            <w:shd w:val="clear" w:color="auto" w:fill="F2F2F2" w:themeFill="background1" w:themeFillShade="F2"/>
            <w:vAlign w:val="center"/>
          </w:tcPr>
          <w:p w14:paraId="54A4BB6F" w14:textId="77777777" w:rsidR="00F94428" w:rsidRPr="00F94428" w:rsidRDefault="00F94428" w:rsidP="00F94428">
            <w:pPr>
              <w:pStyle w:val="Heading2Text"/>
              <w:spacing w:before="60" w:after="60"/>
              <w:ind w:left="0"/>
              <w:jc w:val="center"/>
              <w:rPr>
                <w:rFonts w:ascii="Calibri" w:hAnsi="Calibri" w:cs="Calibri"/>
                <w:color w:val="000000"/>
              </w:rPr>
            </w:pPr>
            <w:r w:rsidRPr="00F94428">
              <w:rPr>
                <w:rFonts w:ascii="Calibri" w:hAnsi="Calibri" w:cs="Calibri"/>
                <w:color w:val="000000"/>
              </w:rPr>
              <w:t>29</w:t>
            </w:r>
          </w:p>
        </w:tc>
        <w:tc>
          <w:tcPr>
            <w:tcW w:w="632" w:type="pct"/>
            <w:tcBorders>
              <w:left w:val="single" w:sz="8" w:space="0" w:color="FFFFFF" w:themeColor="background1"/>
            </w:tcBorders>
            <w:shd w:val="clear" w:color="auto" w:fill="F2F2F2" w:themeFill="background1" w:themeFillShade="F2"/>
            <w:vAlign w:val="center"/>
          </w:tcPr>
          <w:p w14:paraId="4EB763BF" w14:textId="77777777" w:rsidR="00F94428" w:rsidRPr="00F94428" w:rsidRDefault="00F94428" w:rsidP="00F94428">
            <w:pPr>
              <w:pStyle w:val="Heading2Text"/>
              <w:spacing w:before="60" w:after="60"/>
              <w:ind w:left="0"/>
              <w:jc w:val="center"/>
              <w:rPr>
                <w:rFonts w:ascii="Calibri" w:hAnsi="Calibri" w:cs="Calibri"/>
                <w:color w:val="000000"/>
              </w:rPr>
            </w:pPr>
            <w:r w:rsidRPr="00F94428">
              <w:rPr>
                <w:rFonts w:ascii="Calibri" w:hAnsi="Calibri" w:cs="Calibri"/>
                <w:color w:val="000000"/>
              </w:rPr>
              <w:t>10030</w:t>
            </w:r>
          </w:p>
        </w:tc>
        <w:tc>
          <w:tcPr>
            <w:tcW w:w="2788" w:type="pct"/>
            <w:shd w:val="clear" w:color="auto" w:fill="F2F2F2" w:themeFill="background1" w:themeFillShade="F2"/>
          </w:tcPr>
          <w:p w14:paraId="6C7A68BB" w14:textId="77777777" w:rsidR="00F94428" w:rsidRPr="00F94428" w:rsidRDefault="00F94428" w:rsidP="00F94428">
            <w:pPr>
              <w:pStyle w:val="Heading2Text"/>
              <w:spacing w:before="60" w:after="60"/>
              <w:ind w:left="0"/>
              <w:rPr>
                <w:rFonts w:ascii="Calibri" w:hAnsi="Calibri" w:cs="Calibri"/>
                <w:lang w:val="en-GB"/>
              </w:rPr>
            </w:pPr>
            <w:r w:rsidRPr="00F94428">
              <w:rPr>
                <w:rFonts w:ascii="Calibri" w:hAnsi="Calibri" w:cs="Calibri"/>
                <w:lang w:val="en-GB"/>
              </w:rPr>
              <w:t>Allows the client to submit a</w:t>
            </w:r>
            <w:r w:rsidRPr="00F94428">
              <w:rPr>
                <w:rFonts w:ascii="Calibri" w:hAnsi="Calibri" w:cs="Calibri"/>
              </w:rPr>
              <w:t xml:space="preserve"> throttle entitlement request.</w:t>
            </w:r>
          </w:p>
        </w:tc>
      </w:tr>
    </w:tbl>
    <w:p w14:paraId="30961F7F" w14:textId="77777777" w:rsidR="0042274E" w:rsidRDefault="0042274E" w:rsidP="0042274E"/>
    <w:p w14:paraId="0A432834" w14:textId="77777777" w:rsidR="0042274E" w:rsidRPr="00417716" w:rsidRDefault="0042274E" w:rsidP="0042274E">
      <w:pPr>
        <w:pStyle w:val="Heading3"/>
      </w:pPr>
      <w:bookmarkStart w:id="682" w:name="_Toc170333734"/>
      <w:bookmarkStart w:id="683" w:name="_Toc170578867"/>
      <w:r>
        <w:t>Outbound Message</w:t>
      </w:r>
      <w:bookmarkEnd w:id="682"/>
      <w:bookmarkEnd w:id="683"/>
    </w:p>
    <w:p w14:paraId="4D69F6EE" w14:textId="77777777" w:rsidR="0042274E" w:rsidRPr="00417716" w:rsidRDefault="0042274E" w:rsidP="0042274E">
      <w:pPr>
        <w:pStyle w:val="NormalNGMDS"/>
        <w:spacing w:after="120"/>
        <w:ind w:left="0"/>
        <w:rPr>
          <w:rFonts w:asciiTheme="minorHAnsi" w:hAnsiTheme="minorHAnsi" w:cstheme="minorHAnsi"/>
        </w:rPr>
      </w:pPr>
      <w:r w:rsidRPr="00417716">
        <w:rPr>
          <w:rFonts w:asciiTheme="minorHAnsi" w:hAnsiTheme="minorHAnsi" w:cstheme="minorHAnsi"/>
        </w:rPr>
        <w:t xml:space="preserve">All supported message types initiated by the </w:t>
      </w:r>
      <w:r>
        <w:rPr>
          <w:rFonts w:asciiTheme="minorHAnsi" w:hAnsiTheme="minorHAnsi" w:cstheme="minorHAnsi"/>
        </w:rPr>
        <w:t>gateway, i.e. outbound message</w:t>
      </w:r>
      <w:r w:rsidRPr="00417716">
        <w:rPr>
          <w:rFonts w:asciiTheme="minorHAnsi" w:hAnsiTheme="minorHAnsi" w:cstheme="minorHAnsi"/>
        </w:rPr>
        <w:t>:</w:t>
      </w:r>
    </w:p>
    <w:tbl>
      <w:tblPr>
        <w:tblW w:w="4755"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989"/>
        <w:gridCol w:w="713"/>
        <w:gridCol w:w="7"/>
        <w:gridCol w:w="1083"/>
        <w:gridCol w:w="4769"/>
        <w:gridCol w:w="7"/>
      </w:tblGrid>
      <w:tr w:rsidR="0042274E" w:rsidRPr="00F94428" w14:paraId="71C8E54B" w14:textId="77777777" w:rsidTr="00D96643">
        <w:trPr>
          <w:trHeight w:val="300"/>
          <w:tblHeader/>
        </w:trPr>
        <w:tc>
          <w:tcPr>
            <w:tcW w:w="1161" w:type="pct"/>
            <w:vMerge w:val="restart"/>
            <w:shd w:val="clear" w:color="auto" w:fill="C6D9F1" w:themeFill="text2" w:themeFillTint="33"/>
            <w:noWrap/>
            <w:vAlign w:val="bottom"/>
          </w:tcPr>
          <w:p w14:paraId="7532F075" w14:textId="77777777" w:rsidR="0042274E" w:rsidRPr="00F94428" w:rsidRDefault="0042274E" w:rsidP="00D96643">
            <w:pPr>
              <w:pStyle w:val="Tablehead"/>
              <w:spacing w:after="0"/>
              <w:jc w:val="left"/>
              <w:rPr>
                <w:rFonts w:cstheme="minorHAnsi"/>
              </w:rPr>
            </w:pPr>
            <w:r w:rsidRPr="00F94428">
              <w:rPr>
                <w:rFonts w:cstheme="minorHAnsi"/>
              </w:rPr>
              <w:t>Message</w:t>
            </w:r>
          </w:p>
        </w:tc>
        <w:tc>
          <w:tcPr>
            <w:tcW w:w="1052" w:type="pct"/>
            <w:gridSpan w:val="3"/>
            <w:shd w:val="clear" w:color="auto" w:fill="C6D9F1" w:themeFill="text2" w:themeFillTint="33"/>
            <w:noWrap/>
            <w:vAlign w:val="bottom"/>
          </w:tcPr>
          <w:p w14:paraId="3E3FBD34" w14:textId="77777777" w:rsidR="0042274E" w:rsidRPr="00F94428" w:rsidRDefault="0042274E" w:rsidP="00D96643">
            <w:pPr>
              <w:pStyle w:val="Tablehead"/>
              <w:spacing w:after="0"/>
              <w:rPr>
                <w:rFonts w:cstheme="minorHAnsi"/>
              </w:rPr>
            </w:pPr>
            <w:r w:rsidRPr="00F94428">
              <w:rPr>
                <w:rFonts w:cstheme="minorHAnsi"/>
              </w:rPr>
              <w:t>Message ID</w:t>
            </w:r>
          </w:p>
        </w:tc>
        <w:tc>
          <w:tcPr>
            <w:tcW w:w="2787" w:type="pct"/>
            <w:gridSpan w:val="2"/>
            <w:vMerge w:val="restart"/>
            <w:shd w:val="clear" w:color="auto" w:fill="C6D9F1" w:themeFill="text2" w:themeFillTint="33"/>
            <w:vAlign w:val="bottom"/>
          </w:tcPr>
          <w:p w14:paraId="2E4A41BE" w14:textId="77777777" w:rsidR="0042274E" w:rsidRPr="00F94428" w:rsidRDefault="0042274E" w:rsidP="00D96643">
            <w:pPr>
              <w:pStyle w:val="Tablehead"/>
              <w:spacing w:after="0"/>
              <w:jc w:val="left"/>
              <w:rPr>
                <w:rFonts w:cstheme="minorHAnsi"/>
              </w:rPr>
            </w:pPr>
            <w:r w:rsidRPr="00F94428">
              <w:rPr>
                <w:rFonts w:cstheme="minorHAnsi"/>
              </w:rPr>
              <w:t>Usage</w:t>
            </w:r>
          </w:p>
        </w:tc>
      </w:tr>
      <w:tr w:rsidR="0042274E" w:rsidRPr="00F94428" w14:paraId="0CB7C700" w14:textId="77777777" w:rsidTr="00F94428">
        <w:trPr>
          <w:trHeight w:val="300"/>
          <w:tblHeader/>
        </w:trPr>
        <w:tc>
          <w:tcPr>
            <w:tcW w:w="1161" w:type="pct"/>
            <w:vMerge/>
            <w:shd w:val="clear" w:color="auto" w:fill="C6D9F1" w:themeFill="text2" w:themeFillTint="33"/>
            <w:noWrap/>
          </w:tcPr>
          <w:p w14:paraId="43117531" w14:textId="77777777" w:rsidR="0042274E" w:rsidRPr="00F94428" w:rsidRDefault="0042274E" w:rsidP="00D96643">
            <w:pPr>
              <w:pStyle w:val="Tablehead"/>
              <w:spacing w:after="0"/>
              <w:jc w:val="left"/>
              <w:rPr>
                <w:rFonts w:cstheme="minorHAnsi"/>
              </w:rPr>
            </w:pPr>
          </w:p>
        </w:tc>
        <w:tc>
          <w:tcPr>
            <w:tcW w:w="420" w:type="pct"/>
            <w:gridSpan w:val="2"/>
            <w:tcBorders>
              <w:right w:val="single" w:sz="8" w:space="0" w:color="FFFFFF" w:themeColor="background1"/>
            </w:tcBorders>
            <w:shd w:val="clear" w:color="auto" w:fill="C6D9F1" w:themeFill="text2" w:themeFillTint="33"/>
            <w:noWrap/>
            <w:vAlign w:val="bottom"/>
          </w:tcPr>
          <w:p w14:paraId="0FC9B7E3" w14:textId="77777777" w:rsidR="0042274E" w:rsidRPr="00F94428" w:rsidRDefault="0042274E" w:rsidP="00D96643">
            <w:pPr>
              <w:pStyle w:val="Tablehead"/>
              <w:spacing w:after="0"/>
              <w:rPr>
                <w:rFonts w:cstheme="minorHAnsi"/>
              </w:rPr>
            </w:pPr>
            <w:r w:rsidRPr="00F94428">
              <w:rPr>
                <w:rFonts w:cstheme="minorHAnsi"/>
              </w:rPr>
              <w:t>Basic</w:t>
            </w:r>
          </w:p>
        </w:tc>
        <w:tc>
          <w:tcPr>
            <w:tcW w:w="632" w:type="pct"/>
            <w:tcBorders>
              <w:left w:val="single" w:sz="8" w:space="0" w:color="FFFFFF" w:themeColor="background1"/>
            </w:tcBorders>
            <w:shd w:val="clear" w:color="auto" w:fill="C6D9F1" w:themeFill="text2" w:themeFillTint="33"/>
            <w:vAlign w:val="bottom"/>
          </w:tcPr>
          <w:p w14:paraId="48A04632" w14:textId="77777777" w:rsidR="0042274E" w:rsidRPr="00F94428" w:rsidRDefault="0042274E" w:rsidP="00D96643">
            <w:pPr>
              <w:pStyle w:val="Tablehead"/>
              <w:spacing w:after="0"/>
              <w:rPr>
                <w:rFonts w:cstheme="minorHAnsi"/>
              </w:rPr>
            </w:pPr>
            <w:r w:rsidRPr="00F94428">
              <w:rPr>
                <w:rFonts w:cstheme="minorHAnsi"/>
              </w:rPr>
              <w:t>Extended</w:t>
            </w:r>
          </w:p>
        </w:tc>
        <w:tc>
          <w:tcPr>
            <w:tcW w:w="2787" w:type="pct"/>
            <w:gridSpan w:val="2"/>
            <w:vMerge/>
            <w:shd w:val="clear" w:color="auto" w:fill="C6D9F1" w:themeFill="text2" w:themeFillTint="33"/>
          </w:tcPr>
          <w:p w14:paraId="47B1D7FC" w14:textId="77777777" w:rsidR="0042274E" w:rsidRPr="00F94428" w:rsidRDefault="0042274E" w:rsidP="00D96643">
            <w:pPr>
              <w:pStyle w:val="Tablehead"/>
              <w:spacing w:after="0"/>
              <w:jc w:val="left"/>
              <w:rPr>
                <w:rFonts w:cstheme="minorHAnsi"/>
              </w:rPr>
            </w:pPr>
          </w:p>
        </w:tc>
      </w:tr>
      <w:tr w:rsidR="0042274E" w:rsidRPr="00F94428" w14:paraId="2CC6DF5E" w14:textId="77777777" w:rsidTr="00D96643">
        <w:trPr>
          <w:gridAfter w:val="1"/>
          <w:wAfter w:w="4" w:type="pct"/>
        </w:trPr>
        <w:tc>
          <w:tcPr>
            <w:tcW w:w="1161" w:type="pct"/>
            <w:shd w:val="clear" w:color="auto" w:fill="F2F2F2" w:themeFill="background1" w:themeFillShade="F2"/>
          </w:tcPr>
          <w:p w14:paraId="015A066C" w14:textId="77777777" w:rsidR="0042274E" w:rsidRPr="00F94428" w:rsidRDefault="0042274E" w:rsidP="00D96643">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lang w:val="en-GB"/>
              </w:rPr>
              <w:t>Heartbeat</w:t>
            </w:r>
          </w:p>
        </w:tc>
        <w:tc>
          <w:tcPr>
            <w:tcW w:w="416" w:type="pct"/>
            <w:shd w:val="clear" w:color="auto" w:fill="F2F2F2" w:themeFill="background1" w:themeFillShade="F2"/>
          </w:tcPr>
          <w:p w14:paraId="75B51248" w14:textId="77777777" w:rsidR="0042274E" w:rsidRPr="00F94428" w:rsidRDefault="0042274E" w:rsidP="00D96643">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lang w:val="en-GB"/>
              </w:rPr>
              <w:t>0</w:t>
            </w:r>
          </w:p>
        </w:tc>
        <w:tc>
          <w:tcPr>
            <w:tcW w:w="636" w:type="pct"/>
            <w:gridSpan w:val="2"/>
            <w:shd w:val="clear" w:color="auto" w:fill="F2F2F2" w:themeFill="background1" w:themeFillShade="F2"/>
          </w:tcPr>
          <w:p w14:paraId="3E8B4513" w14:textId="77777777" w:rsidR="0042274E" w:rsidRPr="00F94428" w:rsidRDefault="0042274E" w:rsidP="00D96643">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lang w:val="en-GB"/>
              </w:rPr>
              <w:t>N/A</w:t>
            </w:r>
          </w:p>
        </w:tc>
        <w:tc>
          <w:tcPr>
            <w:tcW w:w="2783" w:type="pct"/>
            <w:shd w:val="clear" w:color="auto" w:fill="F2F2F2" w:themeFill="background1" w:themeFillShade="F2"/>
          </w:tcPr>
          <w:p w14:paraId="7FE5C516" w14:textId="77777777" w:rsidR="0042274E" w:rsidRPr="00F94428" w:rsidRDefault="0042274E" w:rsidP="00D96643">
            <w:pPr>
              <w:pStyle w:val="Heading2Text"/>
              <w:spacing w:before="60" w:after="60"/>
              <w:ind w:left="0"/>
              <w:rPr>
                <w:rFonts w:asciiTheme="minorHAnsi" w:hAnsiTheme="minorHAnsi" w:cstheme="minorHAnsi"/>
                <w:lang w:val="en-GB"/>
              </w:rPr>
            </w:pPr>
            <w:r w:rsidRPr="00F94428">
              <w:rPr>
                <w:rFonts w:asciiTheme="minorHAnsi" w:hAnsiTheme="minorHAnsi" w:cstheme="minorHAnsi"/>
                <w:lang w:val="en-GB"/>
              </w:rPr>
              <w:t>Allows the client and the gateway to exercise the communication line during periods of inactivity and verify that the interfaces at each end are available.</w:t>
            </w:r>
          </w:p>
        </w:tc>
      </w:tr>
      <w:tr w:rsidR="0042274E" w:rsidRPr="00F94428" w14:paraId="19790895" w14:textId="77777777" w:rsidTr="00D96643">
        <w:trPr>
          <w:gridAfter w:val="1"/>
          <w:wAfter w:w="4" w:type="pct"/>
        </w:trPr>
        <w:tc>
          <w:tcPr>
            <w:tcW w:w="1161" w:type="pct"/>
            <w:shd w:val="clear" w:color="auto" w:fill="F2F2F2" w:themeFill="background1" w:themeFillShade="F2"/>
          </w:tcPr>
          <w:p w14:paraId="6473F515" w14:textId="77777777" w:rsidR="0042274E" w:rsidRPr="00F94428" w:rsidRDefault="0042274E" w:rsidP="00D96643">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lang w:val="en-GB"/>
              </w:rPr>
              <w:t>Test Request</w:t>
            </w:r>
          </w:p>
        </w:tc>
        <w:tc>
          <w:tcPr>
            <w:tcW w:w="416" w:type="pct"/>
            <w:shd w:val="clear" w:color="auto" w:fill="F2F2F2" w:themeFill="background1" w:themeFillShade="F2"/>
          </w:tcPr>
          <w:p w14:paraId="4F8E21F6" w14:textId="77777777" w:rsidR="0042274E" w:rsidRPr="00F94428" w:rsidRDefault="0042274E" w:rsidP="00D96643">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lang w:val="en-GB"/>
              </w:rPr>
              <w:t>1</w:t>
            </w:r>
          </w:p>
        </w:tc>
        <w:tc>
          <w:tcPr>
            <w:tcW w:w="636" w:type="pct"/>
            <w:gridSpan w:val="2"/>
            <w:shd w:val="clear" w:color="auto" w:fill="F2F2F2" w:themeFill="background1" w:themeFillShade="F2"/>
          </w:tcPr>
          <w:p w14:paraId="1AB9B376" w14:textId="77777777" w:rsidR="0042274E" w:rsidRPr="00F94428" w:rsidRDefault="0042274E" w:rsidP="00D96643">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lang w:val="en-GB"/>
              </w:rPr>
              <w:t>N/A</w:t>
            </w:r>
          </w:p>
        </w:tc>
        <w:tc>
          <w:tcPr>
            <w:tcW w:w="2783" w:type="pct"/>
            <w:shd w:val="clear" w:color="auto" w:fill="F2F2F2" w:themeFill="background1" w:themeFillShade="F2"/>
          </w:tcPr>
          <w:p w14:paraId="61266838" w14:textId="77777777" w:rsidR="0042274E" w:rsidRPr="00F94428" w:rsidRDefault="0042274E" w:rsidP="00D96643">
            <w:pPr>
              <w:pStyle w:val="Heading2Text"/>
              <w:spacing w:before="60" w:after="60"/>
              <w:ind w:left="0"/>
              <w:rPr>
                <w:rFonts w:asciiTheme="minorHAnsi" w:hAnsiTheme="minorHAnsi" w:cstheme="minorHAnsi"/>
                <w:lang w:val="en-GB"/>
              </w:rPr>
            </w:pPr>
            <w:r w:rsidRPr="00F94428">
              <w:rPr>
                <w:rFonts w:asciiTheme="minorHAnsi" w:hAnsiTheme="minorHAnsi" w:cstheme="minorHAnsi"/>
                <w:lang w:val="en-GB"/>
              </w:rPr>
              <w:t>Allows the client or the gateway to request a response from the other party if inactivity is detected.</w:t>
            </w:r>
          </w:p>
        </w:tc>
      </w:tr>
      <w:tr w:rsidR="0042274E" w:rsidRPr="00F94428" w14:paraId="02AB9DE5" w14:textId="77777777" w:rsidTr="00D96643">
        <w:trPr>
          <w:gridAfter w:val="1"/>
          <w:wAfter w:w="4" w:type="pct"/>
        </w:trPr>
        <w:tc>
          <w:tcPr>
            <w:tcW w:w="1161" w:type="pct"/>
            <w:shd w:val="clear" w:color="auto" w:fill="F2F2F2" w:themeFill="background1" w:themeFillShade="F2"/>
          </w:tcPr>
          <w:p w14:paraId="534B069B" w14:textId="77777777" w:rsidR="0042274E" w:rsidRPr="00F94428" w:rsidRDefault="0042274E" w:rsidP="00D96643">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lang w:val="en-GB"/>
              </w:rPr>
              <w:t>Resend Request</w:t>
            </w:r>
          </w:p>
        </w:tc>
        <w:tc>
          <w:tcPr>
            <w:tcW w:w="416" w:type="pct"/>
            <w:shd w:val="clear" w:color="auto" w:fill="F2F2F2" w:themeFill="background1" w:themeFillShade="F2"/>
          </w:tcPr>
          <w:p w14:paraId="00495748" w14:textId="77777777" w:rsidR="0042274E" w:rsidRPr="00F94428" w:rsidRDefault="0042274E" w:rsidP="00D96643">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lang w:val="en-GB"/>
              </w:rPr>
              <w:t>2</w:t>
            </w:r>
          </w:p>
        </w:tc>
        <w:tc>
          <w:tcPr>
            <w:tcW w:w="636" w:type="pct"/>
            <w:gridSpan w:val="2"/>
            <w:shd w:val="clear" w:color="auto" w:fill="F2F2F2" w:themeFill="background1" w:themeFillShade="F2"/>
          </w:tcPr>
          <w:p w14:paraId="18A61902" w14:textId="77777777" w:rsidR="0042274E" w:rsidRPr="00F94428" w:rsidRDefault="0042274E" w:rsidP="00D96643">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lang w:val="en-GB"/>
              </w:rPr>
              <w:t>N/A</w:t>
            </w:r>
          </w:p>
        </w:tc>
        <w:tc>
          <w:tcPr>
            <w:tcW w:w="2783" w:type="pct"/>
            <w:shd w:val="clear" w:color="auto" w:fill="F2F2F2" w:themeFill="background1" w:themeFillShade="F2"/>
          </w:tcPr>
          <w:p w14:paraId="371A2FE1" w14:textId="77777777" w:rsidR="0042274E" w:rsidRPr="00F94428" w:rsidRDefault="0042274E" w:rsidP="00D96643">
            <w:pPr>
              <w:pStyle w:val="Heading2Text"/>
              <w:spacing w:before="60" w:after="60"/>
              <w:ind w:left="0"/>
              <w:rPr>
                <w:rFonts w:asciiTheme="minorHAnsi" w:hAnsiTheme="minorHAnsi" w:cstheme="minorHAnsi"/>
                <w:lang w:val="en-GB"/>
              </w:rPr>
            </w:pPr>
            <w:r w:rsidRPr="00F94428">
              <w:rPr>
                <w:rFonts w:asciiTheme="minorHAnsi" w:hAnsiTheme="minorHAnsi" w:cstheme="minorHAnsi"/>
                <w:lang w:val="en-GB"/>
              </w:rPr>
              <w:t>Allows for the recovery of messages lost during a malfunction of the communications layers.</w:t>
            </w:r>
          </w:p>
        </w:tc>
      </w:tr>
      <w:tr w:rsidR="0042274E" w:rsidRPr="00F94428" w14:paraId="48607FB5" w14:textId="77777777" w:rsidTr="00D96643">
        <w:trPr>
          <w:gridAfter w:val="1"/>
          <w:wAfter w:w="4" w:type="pct"/>
        </w:trPr>
        <w:tc>
          <w:tcPr>
            <w:tcW w:w="1161" w:type="pct"/>
            <w:shd w:val="clear" w:color="auto" w:fill="F2F2F2" w:themeFill="background1" w:themeFillShade="F2"/>
          </w:tcPr>
          <w:p w14:paraId="0CD50701" w14:textId="77777777" w:rsidR="0042274E" w:rsidRPr="00F94428" w:rsidRDefault="0042274E" w:rsidP="00D96643">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lang w:val="en-GB"/>
              </w:rPr>
              <w:t>Reject</w:t>
            </w:r>
          </w:p>
        </w:tc>
        <w:tc>
          <w:tcPr>
            <w:tcW w:w="416" w:type="pct"/>
            <w:shd w:val="clear" w:color="auto" w:fill="F2F2F2" w:themeFill="background1" w:themeFillShade="F2"/>
          </w:tcPr>
          <w:p w14:paraId="637A564E" w14:textId="77777777" w:rsidR="0042274E" w:rsidRPr="00F94428" w:rsidRDefault="0042274E" w:rsidP="00D96643">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lang w:val="en-GB"/>
              </w:rPr>
              <w:t>3</w:t>
            </w:r>
          </w:p>
        </w:tc>
        <w:tc>
          <w:tcPr>
            <w:tcW w:w="636" w:type="pct"/>
            <w:gridSpan w:val="2"/>
            <w:shd w:val="clear" w:color="auto" w:fill="F2F2F2" w:themeFill="background1" w:themeFillShade="F2"/>
          </w:tcPr>
          <w:p w14:paraId="674DCDDC" w14:textId="77777777" w:rsidR="0042274E" w:rsidRPr="00F94428" w:rsidRDefault="0042274E" w:rsidP="00D96643">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lang w:val="en-GB"/>
              </w:rPr>
              <w:t>N/A</w:t>
            </w:r>
          </w:p>
        </w:tc>
        <w:tc>
          <w:tcPr>
            <w:tcW w:w="2783" w:type="pct"/>
            <w:shd w:val="clear" w:color="auto" w:fill="F2F2F2" w:themeFill="background1" w:themeFillShade="F2"/>
          </w:tcPr>
          <w:p w14:paraId="2EDF522E" w14:textId="77777777" w:rsidR="0042274E" w:rsidRPr="00F94428" w:rsidRDefault="0042274E" w:rsidP="00D96643">
            <w:pPr>
              <w:pStyle w:val="Heading2Text"/>
              <w:spacing w:before="60" w:after="60"/>
              <w:ind w:left="0"/>
              <w:rPr>
                <w:rFonts w:asciiTheme="minorHAnsi" w:hAnsiTheme="minorHAnsi" w:cstheme="minorHAnsi"/>
                <w:lang w:val="en-GB"/>
              </w:rPr>
            </w:pPr>
            <w:r w:rsidRPr="00F94428">
              <w:rPr>
                <w:rFonts w:asciiTheme="minorHAnsi" w:hAnsiTheme="minorHAnsi" w:cstheme="minorHAnsi"/>
                <w:lang w:val="en-GB"/>
              </w:rPr>
              <w:t xml:space="preserve">Used to reject a message that does not comply with session level validations. </w:t>
            </w:r>
          </w:p>
        </w:tc>
      </w:tr>
      <w:tr w:rsidR="0042274E" w:rsidRPr="00F94428" w14:paraId="00B51495" w14:textId="77777777" w:rsidTr="00D96643">
        <w:trPr>
          <w:gridAfter w:val="1"/>
          <w:wAfter w:w="4" w:type="pct"/>
        </w:trPr>
        <w:tc>
          <w:tcPr>
            <w:tcW w:w="1161" w:type="pct"/>
            <w:shd w:val="clear" w:color="auto" w:fill="F2F2F2" w:themeFill="background1" w:themeFillShade="F2"/>
          </w:tcPr>
          <w:p w14:paraId="39102A28" w14:textId="77777777" w:rsidR="0042274E" w:rsidRPr="00F94428" w:rsidRDefault="0042274E" w:rsidP="00D96643">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lang w:val="en-GB"/>
              </w:rPr>
              <w:t>Sequence Reset</w:t>
            </w:r>
          </w:p>
        </w:tc>
        <w:tc>
          <w:tcPr>
            <w:tcW w:w="416" w:type="pct"/>
            <w:shd w:val="clear" w:color="auto" w:fill="F2F2F2" w:themeFill="background1" w:themeFillShade="F2"/>
          </w:tcPr>
          <w:p w14:paraId="3C2E0D7C" w14:textId="77777777" w:rsidR="0042274E" w:rsidRPr="00F94428" w:rsidRDefault="0042274E" w:rsidP="00D96643">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lang w:val="en-GB"/>
              </w:rPr>
              <w:t>4</w:t>
            </w:r>
          </w:p>
        </w:tc>
        <w:tc>
          <w:tcPr>
            <w:tcW w:w="636" w:type="pct"/>
            <w:gridSpan w:val="2"/>
            <w:shd w:val="clear" w:color="auto" w:fill="F2F2F2" w:themeFill="background1" w:themeFillShade="F2"/>
          </w:tcPr>
          <w:p w14:paraId="4DC8166D" w14:textId="77777777" w:rsidR="0042274E" w:rsidRPr="00F94428" w:rsidRDefault="0042274E" w:rsidP="00D96643">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lang w:val="en-GB"/>
              </w:rPr>
              <w:t>N/A</w:t>
            </w:r>
          </w:p>
        </w:tc>
        <w:tc>
          <w:tcPr>
            <w:tcW w:w="2783" w:type="pct"/>
            <w:shd w:val="clear" w:color="auto" w:fill="F2F2F2" w:themeFill="background1" w:themeFillShade="F2"/>
          </w:tcPr>
          <w:p w14:paraId="10113F46" w14:textId="77777777" w:rsidR="0042274E" w:rsidRPr="00F94428" w:rsidRDefault="0042274E" w:rsidP="00D96643">
            <w:pPr>
              <w:pStyle w:val="Heading2Text"/>
              <w:spacing w:before="60" w:after="60"/>
              <w:ind w:left="0"/>
              <w:rPr>
                <w:rFonts w:asciiTheme="minorHAnsi" w:hAnsiTheme="minorHAnsi" w:cstheme="minorHAnsi"/>
                <w:lang w:val="en-GB"/>
              </w:rPr>
            </w:pPr>
            <w:r w:rsidRPr="00F94428">
              <w:rPr>
                <w:rFonts w:asciiTheme="minorHAnsi" w:hAnsiTheme="minorHAnsi" w:cstheme="minorHAnsi"/>
                <w:lang w:val="en-GB"/>
              </w:rPr>
              <w:t>Allows the client or the gateway to increase the expected incoming sequence number of the other party.</w:t>
            </w:r>
          </w:p>
        </w:tc>
      </w:tr>
      <w:tr w:rsidR="0042274E" w:rsidRPr="00F94428" w14:paraId="62FB6637" w14:textId="77777777" w:rsidTr="00D96643">
        <w:trPr>
          <w:gridAfter w:val="1"/>
          <w:wAfter w:w="4" w:type="pct"/>
        </w:trPr>
        <w:tc>
          <w:tcPr>
            <w:tcW w:w="1161" w:type="pct"/>
            <w:shd w:val="clear" w:color="auto" w:fill="F2F2F2" w:themeFill="background1" w:themeFillShade="F2"/>
          </w:tcPr>
          <w:p w14:paraId="3DE35BCA" w14:textId="77777777" w:rsidR="0042274E" w:rsidRPr="00F94428" w:rsidRDefault="0042274E" w:rsidP="00D96643">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lang w:val="en-GB"/>
              </w:rPr>
              <w:t>Logon Response</w:t>
            </w:r>
          </w:p>
        </w:tc>
        <w:tc>
          <w:tcPr>
            <w:tcW w:w="416" w:type="pct"/>
            <w:shd w:val="clear" w:color="auto" w:fill="F2F2F2" w:themeFill="background1" w:themeFillShade="F2"/>
          </w:tcPr>
          <w:p w14:paraId="56452F0C" w14:textId="77777777" w:rsidR="0042274E" w:rsidRPr="00F94428" w:rsidRDefault="0042274E" w:rsidP="00D96643">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lang w:val="en-GB"/>
              </w:rPr>
              <w:t>6</w:t>
            </w:r>
          </w:p>
        </w:tc>
        <w:tc>
          <w:tcPr>
            <w:tcW w:w="636" w:type="pct"/>
            <w:gridSpan w:val="2"/>
            <w:shd w:val="clear" w:color="auto" w:fill="F2F2F2" w:themeFill="background1" w:themeFillShade="F2"/>
          </w:tcPr>
          <w:p w14:paraId="372ABC6C" w14:textId="77777777" w:rsidR="0042274E" w:rsidRPr="00F94428" w:rsidRDefault="0042274E" w:rsidP="00D96643">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lang w:val="en-GB"/>
              </w:rPr>
              <w:t>N/A</w:t>
            </w:r>
          </w:p>
        </w:tc>
        <w:tc>
          <w:tcPr>
            <w:tcW w:w="2783" w:type="pct"/>
            <w:shd w:val="clear" w:color="auto" w:fill="F2F2F2" w:themeFill="background1" w:themeFillShade="F2"/>
          </w:tcPr>
          <w:p w14:paraId="7D8B45A2" w14:textId="77777777" w:rsidR="0042274E" w:rsidRPr="00F94428" w:rsidRDefault="0042274E" w:rsidP="00D96643">
            <w:pPr>
              <w:pStyle w:val="Heading2Text"/>
              <w:spacing w:before="60" w:after="60"/>
              <w:ind w:left="0"/>
              <w:rPr>
                <w:rFonts w:asciiTheme="minorHAnsi" w:hAnsiTheme="minorHAnsi" w:cstheme="minorHAnsi"/>
                <w:lang w:val="en-GB"/>
              </w:rPr>
            </w:pPr>
            <w:r w:rsidRPr="00F94428">
              <w:rPr>
                <w:rFonts w:asciiTheme="minorHAnsi" w:hAnsiTheme="minorHAnsi" w:cstheme="minorHAnsi"/>
                <w:lang w:val="en-GB"/>
              </w:rPr>
              <w:t>Allows the client and the gateway to establish a Binary session.</w:t>
            </w:r>
          </w:p>
        </w:tc>
      </w:tr>
      <w:tr w:rsidR="0042274E" w:rsidRPr="00F94428" w14:paraId="6FBD0727" w14:textId="77777777" w:rsidTr="00D96643">
        <w:trPr>
          <w:gridAfter w:val="1"/>
          <w:wAfter w:w="4" w:type="pct"/>
        </w:trPr>
        <w:tc>
          <w:tcPr>
            <w:tcW w:w="1161" w:type="pct"/>
            <w:shd w:val="clear" w:color="auto" w:fill="F2F2F2" w:themeFill="background1" w:themeFillShade="F2"/>
          </w:tcPr>
          <w:p w14:paraId="618D2A50" w14:textId="77777777" w:rsidR="0042274E" w:rsidRPr="00F94428" w:rsidRDefault="0042274E" w:rsidP="00D96643">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lang w:val="en-GB"/>
              </w:rPr>
              <w:t>Logout</w:t>
            </w:r>
          </w:p>
        </w:tc>
        <w:tc>
          <w:tcPr>
            <w:tcW w:w="416" w:type="pct"/>
            <w:shd w:val="clear" w:color="auto" w:fill="F2F2F2" w:themeFill="background1" w:themeFillShade="F2"/>
          </w:tcPr>
          <w:p w14:paraId="7F9D3333" w14:textId="77777777" w:rsidR="0042274E" w:rsidRPr="00F94428" w:rsidRDefault="0042274E" w:rsidP="00D96643">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lang w:val="en-GB"/>
              </w:rPr>
              <w:t>7</w:t>
            </w:r>
          </w:p>
        </w:tc>
        <w:tc>
          <w:tcPr>
            <w:tcW w:w="636" w:type="pct"/>
            <w:gridSpan w:val="2"/>
            <w:shd w:val="clear" w:color="auto" w:fill="F2F2F2" w:themeFill="background1" w:themeFillShade="F2"/>
          </w:tcPr>
          <w:p w14:paraId="4CC21A32" w14:textId="77777777" w:rsidR="0042274E" w:rsidRPr="00F94428" w:rsidRDefault="0042274E" w:rsidP="00D96643">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lang w:val="en-GB"/>
              </w:rPr>
              <w:t>N/A</w:t>
            </w:r>
          </w:p>
        </w:tc>
        <w:tc>
          <w:tcPr>
            <w:tcW w:w="2783" w:type="pct"/>
            <w:shd w:val="clear" w:color="auto" w:fill="F2F2F2" w:themeFill="background1" w:themeFillShade="F2"/>
          </w:tcPr>
          <w:p w14:paraId="4D73D4F1" w14:textId="77777777" w:rsidR="0042274E" w:rsidRPr="00F94428" w:rsidRDefault="0042274E" w:rsidP="00D96643">
            <w:pPr>
              <w:pStyle w:val="Heading2Text"/>
              <w:spacing w:before="60" w:after="60"/>
              <w:ind w:left="0"/>
              <w:rPr>
                <w:rFonts w:asciiTheme="minorHAnsi" w:hAnsiTheme="minorHAnsi" w:cstheme="minorHAnsi"/>
                <w:lang w:val="en-GB"/>
              </w:rPr>
            </w:pPr>
            <w:r w:rsidRPr="00F94428">
              <w:rPr>
                <w:rFonts w:asciiTheme="minorHAnsi" w:hAnsiTheme="minorHAnsi" w:cstheme="minorHAnsi"/>
                <w:lang w:val="en-GB"/>
              </w:rPr>
              <w:t>Allows the client and the gateway to terminate a Binary session.</w:t>
            </w:r>
          </w:p>
        </w:tc>
      </w:tr>
      <w:tr w:rsidR="0042274E" w:rsidRPr="00F94428" w14:paraId="43E97919" w14:textId="77777777" w:rsidTr="00D96643">
        <w:trPr>
          <w:gridAfter w:val="1"/>
          <w:wAfter w:w="4" w:type="pct"/>
        </w:trPr>
        <w:tc>
          <w:tcPr>
            <w:tcW w:w="1161" w:type="pct"/>
            <w:shd w:val="clear" w:color="auto" w:fill="F2F2F2" w:themeFill="background1" w:themeFillShade="F2"/>
          </w:tcPr>
          <w:p w14:paraId="41C848B2" w14:textId="77777777" w:rsidR="0042274E" w:rsidRPr="00F94428" w:rsidRDefault="0042274E" w:rsidP="00D96643">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lang w:val="en-GB"/>
              </w:rPr>
              <w:t>Business Message Reject</w:t>
            </w:r>
          </w:p>
        </w:tc>
        <w:tc>
          <w:tcPr>
            <w:tcW w:w="416" w:type="pct"/>
            <w:shd w:val="clear" w:color="auto" w:fill="F2F2F2" w:themeFill="background1" w:themeFillShade="F2"/>
          </w:tcPr>
          <w:p w14:paraId="3B99B34D" w14:textId="77777777" w:rsidR="0042274E" w:rsidRPr="00F94428" w:rsidRDefault="0042274E" w:rsidP="00D96643">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lang w:val="en-GB"/>
              </w:rPr>
              <w:t>8</w:t>
            </w:r>
          </w:p>
        </w:tc>
        <w:tc>
          <w:tcPr>
            <w:tcW w:w="636" w:type="pct"/>
            <w:gridSpan w:val="2"/>
            <w:shd w:val="clear" w:color="auto" w:fill="F2F2F2" w:themeFill="background1" w:themeFillShade="F2"/>
          </w:tcPr>
          <w:p w14:paraId="12805443" w14:textId="77777777" w:rsidR="0042274E" w:rsidRPr="00F94428" w:rsidRDefault="0042274E" w:rsidP="00D96643">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lang w:val="en-GB"/>
              </w:rPr>
              <w:t>N/A</w:t>
            </w:r>
          </w:p>
        </w:tc>
        <w:tc>
          <w:tcPr>
            <w:tcW w:w="2783" w:type="pct"/>
            <w:shd w:val="clear" w:color="auto" w:fill="F2F2F2" w:themeFill="background1" w:themeFillShade="F2"/>
          </w:tcPr>
          <w:p w14:paraId="602D4629" w14:textId="77777777" w:rsidR="0042274E" w:rsidRPr="00F94428" w:rsidRDefault="0042274E" w:rsidP="00D96643">
            <w:pPr>
              <w:pStyle w:val="Heading2Text"/>
              <w:spacing w:before="60" w:after="60"/>
              <w:ind w:left="0"/>
              <w:rPr>
                <w:rFonts w:asciiTheme="minorHAnsi" w:hAnsiTheme="minorHAnsi" w:cstheme="minorHAnsi"/>
                <w:lang w:val="en-GB"/>
              </w:rPr>
            </w:pPr>
            <w:r w:rsidRPr="00F94428">
              <w:rPr>
                <w:rFonts w:asciiTheme="minorHAnsi" w:hAnsiTheme="minorHAnsi" w:cstheme="minorHAnsi"/>
                <w:lang w:val="en-GB"/>
              </w:rPr>
              <w:t>Indicates that an application message could not be processed.</w:t>
            </w:r>
          </w:p>
        </w:tc>
      </w:tr>
      <w:tr w:rsidR="0042274E" w:rsidRPr="00F94428" w14:paraId="528DA265" w14:textId="77777777" w:rsidTr="00D96643">
        <w:trPr>
          <w:gridAfter w:val="1"/>
          <w:wAfter w:w="4" w:type="pct"/>
        </w:trPr>
        <w:tc>
          <w:tcPr>
            <w:tcW w:w="1161" w:type="pct"/>
            <w:shd w:val="clear" w:color="auto" w:fill="F2F2F2" w:themeFill="background1" w:themeFillShade="F2"/>
          </w:tcPr>
          <w:p w14:paraId="6ED784A1" w14:textId="77777777" w:rsidR="0042274E" w:rsidRPr="00F94428" w:rsidRDefault="0042274E" w:rsidP="00D96643">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lang w:val="en-GB"/>
              </w:rPr>
              <w:t>Lookup Response</w:t>
            </w:r>
          </w:p>
        </w:tc>
        <w:tc>
          <w:tcPr>
            <w:tcW w:w="416" w:type="pct"/>
            <w:shd w:val="clear" w:color="auto" w:fill="F2F2F2" w:themeFill="background1" w:themeFillShade="F2"/>
          </w:tcPr>
          <w:p w14:paraId="5D07F871" w14:textId="77777777" w:rsidR="0042274E" w:rsidRPr="00F94428" w:rsidRDefault="0042274E" w:rsidP="00D96643">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lang w:val="en-GB"/>
              </w:rPr>
              <w:t>10</w:t>
            </w:r>
          </w:p>
        </w:tc>
        <w:tc>
          <w:tcPr>
            <w:tcW w:w="636" w:type="pct"/>
            <w:gridSpan w:val="2"/>
            <w:shd w:val="clear" w:color="auto" w:fill="F2F2F2" w:themeFill="background1" w:themeFillShade="F2"/>
          </w:tcPr>
          <w:p w14:paraId="15D2ECE2" w14:textId="77777777" w:rsidR="0042274E" w:rsidRPr="00F94428" w:rsidRDefault="0042274E" w:rsidP="00D96643">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lang w:val="en-GB"/>
              </w:rPr>
              <w:t>N/A</w:t>
            </w:r>
          </w:p>
        </w:tc>
        <w:tc>
          <w:tcPr>
            <w:tcW w:w="2783" w:type="pct"/>
            <w:shd w:val="clear" w:color="auto" w:fill="F2F2F2" w:themeFill="background1" w:themeFillShade="F2"/>
          </w:tcPr>
          <w:p w14:paraId="57D647CF" w14:textId="77777777" w:rsidR="0042274E" w:rsidRPr="00F94428" w:rsidRDefault="0042274E" w:rsidP="00D96643">
            <w:pPr>
              <w:pStyle w:val="Heading2Text"/>
              <w:spacing w:before="60" w:after="60"/>
              <w:ind w:left="0"/>
              <w:rPr>
                <w:rFonts w:asciiTheme="minorHAnsi" w:hAnsiTheme="minorHAnsi" w:cstheme="minorHAnsi"/>
                <w:lang w:val="en-GB"/>
              </w:rPr>
            </w:pPr>
            <w:r w:rsidRPr="00F94428">
              <w:rPr>
                <w:rFonts w:asciiTheme="minorHAnsi" w:hAnsiTheme="minorHAnsi" w:cstheme="minorHAnsi"/>
                <w:lang w:val="en-GB"/>
              </w:rPr>
              <w:t xml:space="preserve">The Lookup Response message is used by the gateway in response to a valid Lookup Request sent by the client. </w:t>
            </w:r>
          </w:p>
        </w:tc>
      </w:tr>
      <w:tr w:rsidR="00F94428" w:rsidRPr="00F94428" w14:paraId="176F0FE2" w14:textId="77777777" w:rsidTr="00D96643">
        <w:trPr>
          <w:gridAfter w:val="1"/>
          <w:wAfter w:w="4" w:type="pct"/>
        </w:trPr>
        <w:tc>
          <w:tcPr>
            <w:tcW w:w="1161" w:type="pct"/>
            <w:shd w:val="clear" w:color="auto" w:fill="F2F2F2" w:themeFill="background1" w:themeFillShade="F2"/>
          </w:tcPr>
          <w:p w14:paraId="1E9BE080" w14:textId="2771ECC8" w:rsidR="00F94428" w:rsidRPr="00F94428" w:rsidRDefault="00F94428" w:rsidP="00F94428">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rPr>
              <w:t>Order Rejected</w:t>
            </w:r>
          </w:p>
        </w:tc>
        <w:tc>
          <w:tcPr>
            <w:tcW w:w="416" w:type="pct"/>
            <w:shd w:val="clear" w:color="auto" w:fill="F2F2F2" w:themeFill="background1" w:themeFillShade="F2"/>
            <w:vAlign w:val="bottom"/>
          </w:tcPr>
          <w:p w14:paraId="5D003FE0"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51</w:t>
            </w:r>
          </w:p>
        </w:tc>
        <w:tc>
          <w:tcPr>
            <w:tcW w:w="636" w:type="pct"/>
            <w:gridSpan w:val="2"/>
            <w:shd w:val="clear" w:color="auto" w:fill="F2F2F2" w:themeFill="background1" w:themeFillShade="F2"/>
            <w:vAlign w:val="bottom"/>
          </w:tcPr>
          <w:p w14:paraId="6D9F691C"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10051</w:t>
            </w:r>
          </w:p>
        </w:tc>
        <w:tc>
          <w:tcPr>
            <w:tcW w:w="2783" w:type="pct"/>
            <w:shd w:val="clear" w:color="auto" w:fill="F2F2F2" w:themeFill="background1" w:themeFillShade="F2"/>
          </w:tcPr>
          <w:p w14:paraId="1790573A" w14:textId="77777777" w:rsidR="00F94428" w:rsidRPr="00F94428" w:rsidRDefault="00F94428" w:rsidP="00F94428">
            <w:pPr>
              <w:pStyle w:val="Heading2Text"/>
              <w:spacing w:before="60" w:after="60"/>
              <w:ind w:left="0"/>
              <w:rPr>
                <w:rFonts w:asciiTheme="minorHAnsi" w:hAnsiTheme="minorHAnsi" w:cstheme="minorHAnsi"/>
                <w:lang w:val="en-GB"/>
              </w:rPr>
            </w:pPr>
            <w:r w:rsidRPr="00F94428">
              <w:rPr>
                <w:rFonts w:asciiTheme="minorHAnsi" w:hAnsiTheme="minorHAnsi" w:cstheme="minorHAnsi"/>
              </w:rPr>
              <w:t>To convey a new order is rejected.</w:t>
            </w:r>
          </w:p>
        </w:tc>
      </w:tr>
      <w:tr w:rsidR="00F94428" w:rsidRPr="00F94428" w14:paraId="770C12F5" w14:textId="77777777" w:rsidTr="00D96643">
        <w:trPr>
          <w:gridAfter w:val="1"/>
          <w:wAfter w:w="4" w:type="pct"/>
        </w:trPr>
        <w:tc>
          <w:tcPr>
            <w:tcW w:w="1161" w:type="pct"/>
            <w:shd w:val="clear" w:color="auto" w:fill="F2F2F2" w:themeFill="background1" w:themeFillShade="F2"/>
          </w:tcPr>
          <w:p w14:paraId="1AC11357" w14:textId="7A8BA6B2" w:rsidR="00F94428" w:rsidRPr="00F94428" w:rsidRDefault="00F94428" w:rsidP="00F94428">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rPr>
              <w:t>Cancel Rejected</w:t>
            </w:r>
          </w:p>
        </w:tc>
        <w:tc>
          <w:tcPr>
            <w:tcW w:w="416" w:type="pct"/>
            <w:shd w:val="clear" w:color="auto" w:fill="F2F2F2" w:themeFill="background1" w:themeFillShade="F2"/>
            <w:vAlign w:val="bottom"/>
          </w:tcPr>
          <w:p w14:paraId="7C0FB9F5"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52</w:t>
            </w:r>
          </w:p>
        </w:tc>
        <w:tc>
          <w:tcPr>
            <w:tcW w:w="636" w:type="pct"/>
            <w:gridSpan w:val="2"/>
            <w:shd w:val="clear" w:color="auto" w:fill="F2F2F2" w:themeFill="background1" w:themeFillShade="F2"/>
            <w:vAlign w:val="bottom"/>
          </w:tcPr>
          <w:p w14:paraId="025DE58B"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10052</w:t>
            </w:r>
          </w:p>
        </w:tc>
        <w:tc>
          <w:tcPr>
            <w:tcW w:w="2783" w:type="pct"/>
            <w:shd w:val="clear" w:color="auto" w:fill="F2F2F2" w:themeFill="background1" w:themeFillShade="F2"/>
          </w:tcPr>
          <w:p w14:paraId="673BAA95" w14:textId="77777777" w:rsidR="00F94428" w:rsidRPr="00F94428" w:rsidRDefault="00F94428" w:rsidP="00F94428">
            <w:pPr>
              <w:pStyle w:val="Heading2Text"/>
              <w:spacing w:before="60" w:after="60"/>
              <w:ind w:left="0"/>
              <w:rPr>
                <w:rFonts w:asciiTheme="minorHAnsi" w:hAnsiTheme="minorHAnsi" w:cstheme="minorHAnsi"/>
                <w:lang w:val="en-GB"/>
              </w:rPr>
            </w:pPr>
            <w:r w:rsidRPr="00F94428">
              <w:rPr>
                <w:rFonts w:asciiTheme="minorHAnsi" w:hAnsiTheme="minorHAnsi" w:cstheme="minorHAnsi"/>
              </w:rPr>
              <w:t>To convey a cancel request is rejected.</w:t>
            </w:r>
          </w:p>
        </w:tc>
      </w:tr>
      <w:tr w:rsidR="00F94428" w:rsidRPr="00F94428" w14:paraId="6FA1912F" w14:textId="77777777" w:rsidTr="00D96643">
        <w:trPr>
          <w:gridAfter w:val="1"/>
          <w:wAfter w:w="4" w:type="pct"/>
        </w:trPr>
        <w:tc>
          <w:tcPr>
            <w:tcW w:w="1161" w:type="pct"/>
            <w:shd w:val="clear" w:color="auto" w:fill="F2F2F2" w:themeFill="background1" w:themeFillShade="F2"/>
          </w:tcPr>
          <w:p w14:paraId="25404960" w14:textId="0755C832" w:rsidR="00F94428" w:rsidRPr="00F94428" w:rsidRDefault="00F94428" w:rsidP="00F94428">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rPr>
              <w:t>Amend Rejected</w:t>
            </w:r>
          </w:p>
        </w:tc>
        <w:tc>
          <w:tcPr>
            <w:tcW w:w="416" w:type="pct"/>
            <w:shd w:val="clear" w:color="auto" w:fill="F2F2F2" w:themeFill="background1" w:themeFillShade="F2"/>
            <w:vAlign w:val="bottom"/>
          </w:tcPr>
          <w:p w14:paraId="2E4BB1D5"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53</w:t>
            </w:r>
          </w:p>
        </w:tc>
        <w:tc>
          <w:tcPr>
            <w:tcW w:w="636" w:type="pct"/>
            <w:gridSpan w:val="2"/>
            <w:shd w:val="clear" w:color="auto" w:fill="F2F2F2" w:themeFill="background1" w:themeFillShade="F2"/>
            <w:vAlign w:val="bottom"/>
          </w:tcPr>
          <w:p w14:paraId="28F1F692"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10053</w:t>
            </w:r>
          </w:p>
        </w:tc>
        <w:tc>
          <w:tcPr>
            <w:tcW w:w="2783" w:type="pct"/>
            <w:shd w:val="clear" w:color="auto" w:fill="F2F2F2" w:themeFill="background1" w:themeFillShade="F2"/>
          </w:tcPr>
          <w:p w14:paraId="658D0FBC" w14:textId="77777777" w:rsidR="00F94428" w:rsidRPr="00F94428" w:rsidRDefault="00F94428" w:rsidP="00F94428">
            <w:pPr>
              <w:pStyle w:val="Heading2Text"/>
              <w:spacing w:before="60" w:after="60"/>
              <w:ind w:left="0"/>
              <w:rPr>
                <w:rFonts w:asciiTheme="minorHAnsi" w:hAnsiTheme="minorHAnsi" w:cstheme="minorHAnsi"/>
                <w:lang w:val="en-GB"/>
              </w:rPr>
            </w:pPr>
            <w:r w:rsidRPr="00F94428">
              <w:rPr>
                <w:rFonts w:asciiTheme="minorHAnsi" w:hAnsiTheme="minorHAnsi" w:cstheme="minorHAnsi"/>
              </w:rPr>
              <w:t>To convey an amend request is rejected.</w:t>
            </w:r>
          </w:p>
        </w:tc>
      </w:tr>
      <w:tr w:rsidR="00F94428" w:rsidRPr="00F94428" w14:paraId="4F1F0394" w14:textId="77777777" w:rsidTr="00D96643">
        <w:trPr>
          <w:gridAfter w:val="1"/>
          <w:wAfter w:w="4" w:type="pct"/>
        </w:trPr>
        <w:tc>
          <w:tcPr>
            <w:tcW w:w="1161" w:type="pct"/>
            <w:shd w:val="clear" w:color="auto" w:fill="F2F2F2" w:themeFill="background1" w:themeFillShade="F2"/>
          </w:tcPr>
          <w:p w14:paraId="244BBBE0" w14:textId="3F13E224" w:rsidR="00F94428" w:rsidRPr="00F94428" w:rsidRDefault="00F94428" w:rsidP="00F94428">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rPr>
              <w:t>Order Accepted</w:t>
            </w:r>
          </w:p>
        </w:tc>
        <w:tc>
          <w:tcPr>
            <w:tcW w:w="416" w:type="pct"/>
            <w:shd w:val="clear" w:color="auto" w:fill="F2F2F2" w:themeFill="background1" w:themeFillShade="F2"/>
            <w:vAlign w:val="bottom"/>
          </w:tcPr>
          <w:p w14:paraId="08734756"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54</w:t>
            </w:r>
          </w:p>
        </w:tc>
        <w:tc>
          <w:tcPr>
            <w:tcW w:w="636" w:type="pct"/>
            <w:gridSpan w:val="2"/>
            <w:shd w:val="clear" w:color="auto" w:fill="F2F2F2" w:themeFill="background1" w:themeFillShade="F2"/>
            <w:vAlign w:val="bottom"/>
          </w:tcPr>
          <w:p w14:paraId="4984623E"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10054</w:t>
            </w:r>
          </w:p>
        </w:tc>
        <w:tc>
          <w:tcPr>
            <w:tcW w:w="2783" w:type="pct"/>
            <w:shd w:val="clear" w:color="auto" w:fill="F2F2F2" w:themeFill="background1" w:themeFillShade="F2"/>
          </w:tcPr>
          <w:p w14:paraId="76B9C09B" w14:textId="77777777" w:rsidR="00F94428" w:rsidRPr="00F94428" w:rsidRDefault="00F94428" w:rsidP="00F94428">
            <w:pPr>
              <w:pStyle w:val="Heading2Text"/>
              <w:spacing w:before="60" w:after="60"/>
              <w:ind w:left="0"/>
              <w:rPr>
                <w:rFonts w:asciiTheme="minorHAnsi" w:hAnsiTheme="minorHAnsi" w:cstheme="minorHAnsi"/>
                <w:lang w:val="en-GB"/>
              </w:rPr>
            </w:pPr>
            <w:r w:rsidRPr="00F94428">
              <w:rPr>
                <w:rFonts w:asciiTheme="minorHAnsi" w:hAnsiTheme="minorHAnsi" w:cstheme="minorHAnsi"/>
              </w:rPr>
              <w:t>To convey a new order is accepted.</w:t>
            </w:r>
          </w:p>
        </w:tc>
      </w:tr>
      <w:tr w:rsidR="00F94428" w:rsidRPr="00F94428" w14:paraId="79EE87BD" w14:textId="77777777" w:rsidTr="00D96643">
        <w:trPr>
          <w:gridAfter w:val="1"/>
          <w:wAfter w:w="4" w:type="pct"/>
        </w:trPr>
        <w:tc>
          <w:tcPr>
            <w:tcW w:w="1161" w:type="pct"/>
            <w:shd w:val="clear" w:color="auto" w:fill="F2F2F2" w:themeFill="background1" w:themeFillShade="F2"/>
          </w:tcPr>
          <w:p w14:paraId="73D9159C" w14:textId="75D78AE5" w:rsidR="00F94428" w:rsidRPr="00F94428" w:rsidRDefault="00F94428" w:rsidP="00F94428">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rPr>
              <w:t>Order Replaced</w:t>
            </w:r>
          </w:p>
        </w:tc>
        <w:tc>
          <w:tcPr>
            <w:tcW w:w="416" w:type="pct"/>
            <w:shd w:val="clear" w:color="auto" w:fill="F2F2F2" w:themeFill="background1" w:themeFillShade="F2"/>
            <w:vAlign w:val="bottom"/>
          </w:tcPr>
          <w:p w14:paraId="6A1F017F"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55</w:t>
            </w:r>
          </w:p>
        </w:tc>
        <w:tc>
          <w:tcPr>
            <w:tcW w:w="636" w:type="pct"/>
            <w:gridSpan w:val="2"/>
            <w:shd w:val="clear" w:color="auto" w:fill="F2F2F2" w:themeFill="background1" w:themeFillShade="F2"/>
            <w:vAlign w:val="bottom"/>
          </w:tcPr>
          <w:p w14:paraId="428960D8"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10055</w:t>
            </w:r>
          </w:p>
        </w:tc>
        <w:tc>
          <w:tcPr>
            <w:tcW w:w="2783" w:type="pct"/>
            <w:shd w:val="clear" w:color="auto" w:fill="F2F2F2" w:themeFill="background1" w:themeFillShade="F2"/>
          </w:tcPr>
          <w:p w14:paraId="2B55140A" w14:textId="77777777" w:rsidR="00F94428" w:rsidRPr="00F94428" w:rsidRDefault="00F94428" w:rsidP="00F94428">
            <w:pPr>
              <w:pStyle w:val="Heading2Text"/>
              <w:spacing w:before="60" w:after="60"/>
              <w:ind w:left="0"/>
              <w:rPr>
                <w:rFonts w:asciiTheme="minorHAnsi" w:hAnsiTheme="minorHAnsi" w:cstheme="minorHAnsi"/>
                <w:lang w:val="en-GB"/>
              </w:rPr>
            </w:pPr>
            <w:r w:rsidRPr="00F94428">
              <w:rPr>
                <w:rFonts w:asciiTheme="minorHAnsi" w:hAnsiTheme="minorHAnsi" w:cstheme="minorHAnsi"/>
              </w:rPr>
              <w:t>To convey an amend request is accepted.</w:t>
            </w:r>
          </w:p>
        </w:tc>
      </w:tr>
      <w:tr w:rsidR="00F94428" w:rsidRPr="00F94428" w14:paraId="384ECF28" w14:textId="77777777" w:rsidTr="00D96643">
        <w:trPr>
          <w:gridAfter w:val="1"/>
          <w:wAfter w:w="4" w:type="pct"/>
        </w:trPr>
        <w:tc>
          <w:tcPr>
            <w:tcW w:w="1161" w:type="pct"/>
            <w:shd w:val="clear" w:color="auto" w:fill="F2F2F2" w:themeFill="background1" w:themeFillShade="F2"/>
          </w:tcPr>
          <w:p w14:paraId="4EDA6222" w14:textId="1E9239E3" w:rsidR="00F94428" w:rsidRPr="00F94428" w:rsidRDefault="00F94428" w:rsidP="00F94428">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rPr>
              <w:t>Cancel Accepted</w:t>
            </w:r>
          </w:p>
        </w:tc>
        <w:tc>
          <w:tcPr>
            <w:tcW w:w="416" w:type="pct"/>
            <w:shd w:val="clear" w:color="auto" w:fill="F2F2F2" w:themeFill="background1" w:themeFillShade="F2"/>
            <w:vAlign w:val="bottom"/>
          </w:tcPr>
          <w:p w14:paraId="2AF39196"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56</w:t>
            </w:r>
          </w:p>
        </w:tc>
        <w:tc>
          <w:tcPr>
            <w:tcW w:w="636" w:type="pct"/>
            <w:gridSpan w:val="2"/>
            <w:shd w:val="clear" w:color="auto" w:fill="F2F2F2" w:themeFill="background1" w:themeFillShade="F2"/>
            <w:vAlign w:val="bottom"/>
          </w:tcPr>
          <w:p w14:paraId="5D24FC29"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10056</w:t>
            </w:r>
          </w:p>
        </w:tc>
        <w:tc>
          <w:tcPr>
            <w:tcW w:w="2783" w:type="pct"/>
            <w:shd w:val="clear" w:color="auto" w:fill="F2F2F2" w:themeFill="background1" w:themeFillShade="F2"/>
          </w:tcPr>
          <w:p w14:paraId="6EEA9479" w14:textId="77777777" w:rsidR="00F94428" w:rsidRPr="00F94428" w:rsidRDefault="00F94428" w:rsidP="00F94428">
            <w:pPr>
              <w:pStyle w:val="Heading2Text"/>
              <w:spacing w:before="60" w:after="60"/>
              <w:ind w:left="0"/>
              <w:rPr>
                <w:rFonts w:asciiTheme="minorHAnsi" w:hAnsiTheme="minorHAnsi" w:cstheme="minorHAnsi"/>
                <w:lang w:val="en-GB"/>
              </w:rPr>
            </w:pPr>
            <w:r w:rsidRPr="00F94428">
              <w:rPr>
                <w:rFonts w:asciiTheme="minorHAnsi" w:hAnsiTheme="minorHAnsi" w:cstheme="minorHAnsi"/>
              </w:rPr>
              <w:t>To convey a cancel request is accepted.</w:t>
            </w:r>
          </w:p>
        </w:tc>
      </w:tr>
      <w:tr w:rsidR="00F94428" w:rsidRPr="00F94428" w14:paraId="75A8E8AE" w14:textId="77777777" w:rsidTr="00D96643">
        <w:trPr>
          <w:gridAfter w:val="1"/>
          <w:wAfter w:w="4" w:type="pct"/>
        </w:trPr>
        <w:tc>
          <w:tcPr>
            <w:tcW w:w="1161" w:type="pct"/>
            <w:shd w:val="clear" w:color="auto" w:fill="F2F2F2" w:themeFill="background1" w:themeFillShade="F2"/>
          </w:tcPr>
          <w:p w14:paraId="426E0C45" w14:textId="6B4790E5" w:rsidR="00F94428" w:rsidRPr="00F94428" w:rsidRDefault="00F94428" w:rsidP="00F94428">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rPr>
              <w:t>Order Restated</w:t>
            </w:r>
          </w:p>
        </w:tc>
        <w:tc>
          <w:tcPr>
            <w:tcW w:w="416" w:type="pct"/>
            <w:shd w:val="clear" w:color="auto" w:fill="F2F2F2" w:themeFill="background1" w:themeFillShade="F2"/>
            <w:vAlign w:val="bottom"/>
          </w:tcPr>
          <w:p w14:paraId="12D98BA2"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57</w:t>
            </w:r>
          </w:p>
        </w:tc>
        <w:tc>
          <w:tcPr>
            <w:tcW w:w="636" w:type="pct"/>
            <w:gridSpan w:val="2"/>
            <w:shd w:val="clear" w:color="auto" w:fill="F2F2F2" w:themeFill="background1" w:themeFillShade="F2"/>
            <w:vAlign w:val="bottom"/>
          </w:tcPr>
          <w:p w14:paraId="3ECE9427"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10057</w:t>
            </w:r>
          </w:p>
        </w:tc>
        <w:tc>
          <w:tcPr>
            <w:tcW w:w="2783" w:type="pct"/>
            <w:shd w:val="clear" w:color="auto" w:fill="F2F2F2" w:themeFill="background1" w:themeFillShade="F2"/>
          </w:tcPr>
          <w:p w14:paraId="16166EE4" w14:textId="77777777" w:rsidR="00F94428" w:rsidRPr="00F94428" w:rsidRDefault="00F94428" w:rsidP="00F94428">
            <w:pPr>
              <w:pStyle w:val="Heading2Text"/>
              <w:spacing w:before="60" w:after="60"/>
              <w:ind w:left="0"/>
              <w:rPr>
                <w:rFonts w:asciiTheme="minorHAnsi" w:hAnsiTheme="minorHAnsi" w:cstheme="minorHAnsi"/>
                <w:lang w:val="en-GB"/>
              </w:rPr>
            </w:pPr>
            <w:r w:rsidRPr="00F94428">
              <w:rPr>
                <w:rFonts w:asciiTheme="minorHAnsi" w:hAnsiTheme="minorHAnsi" w:cstheme="minorHAnsi"/>
              </w:rPr>
              <w:t>To convey an order is restated.</w:t>
            </w:r>
          </w:p>
        </w:tc>
      </w:tr>
      <w:tr w:rsidR="00F94428" w:rsidRPr="00F94428" w14:paraId="431EC9EF" w14:textId="77777777" w:rsidTr="00D96643">
        <w:trPr>
          <w:gridAfter w:val="1"/>
          <w:wAfter w:w="4" w:type="pct"/>
        </w:trPr>
        <w:tc>
          <w:tcPr>
            <w:tcW w:w="1161" w:type="pct"/>
            <w:shd w:val="clear" w:color="auto" w:fill="F2F2F2" w:themeFill="background1" w:themeFillShade="F2"/>
          </w:tcPr>
          <w:p w14:paraId="6BF362D4" w14:textId="7F2EEFC0" w:rsidR="00F94428" w:rsidRPr="00F94428" w:rsidRDefault="00F94428" w:rsidP="00F94428">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rPr>
              <w:t>Order Executed</w:t>
            </w:r>
          </w:p>
        </w:tc>
        <w:tc>
          <w:tcPr>
            <w:tcW w:w="416" w:type="pct"/>
            <w:shd w:val="clear" w:color="auto" w:fill="F2F2F2" w:themeFill="background1" w:themeFillShade="F2"/>
            <w:vAlign w:val="bottom"/>
          </w:tcPr>
          <w:p w14:paraId="73235686"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58</w:t>
            </w:r>
          </w:p>
        </w:tc>
        <w:tc>
          <w:tcPr>
            <w:tcW w:w="636" w:type="pct"/>
            <w:gridSpan w:val="2"/>
            <w:shd w:val="clear" w:color="auto" w:fill="F2F2F2" w:themeFill="background1" w:themeFillShade="F2"/>
            <w:vAlign w:val="bottom"/>
          </w:tcPr>
          <w:p w14:paraId="2DBB4818"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10058</w:t>
            </w:r>
          </w:p>
        </w:tc>
        <w:tc>
          <w:tcPr>
            <w:tcW w:w="2783" w:type="pct"/>
            <w:shd w:val="clear" w:color="auto" w:fill="F2F2F2" w:themeFill="background1" w:themeFillShade="F2"/>
          </w:tcPr>
          <w:p w14:paraId="04C98C7A" w14:textId="77777777" w:rsidR="00F94428" w:rsidRPr="00F94428" w:rsidRDefault="00F94428" w:rsidP="00F94428">
            <w:pPr>
              <w:pStyle w:val="Heading2Text"/>
              <w:spacing w:before="60" w:after="60"/>
              <w:ind w:left="0"/>
              <w:rPr>
                <w:rFonts w:asciiTheme="minorHAnsi" w:hAnsiTheme="minorHAnsi" w:cstheme="minorHAnsi"/>
                <w:lang w:val="en-GB"/>
              </w:rPr>
            </w:pPr>
            <w:r w:rsidRPr="00F94428">
              <w:rPr>
                <w:rFonts w:asciiTheme="minorHAnsi" w:hAnsiTheme="minorHAnsi" w:cstheme="minorHAnsi"/>
              </w:rPr>
              <w:t>To convey an order is executed.</w:t>
            </w:r>
          </w:p>
        </w:tc>
      </w:tr>
      <w:tr w:rsidR="00F94428" w:rsidRPr="00F94428" w14:paraId="4E25332C" w14:textId="77777777" w:rsidTr="00D96643">
        <w:trPr>
          <w:gridAfter w:val="1"/>
          <w:wAfter w:w="4" w:type="pct"/>
        </w:trPr>
        <w:tc>
          <w:tcPr>
            <w:tcW w:w="1161" w:type="pct"/>
            <w:shd w:val="clear" w:color="auto" w:fill="F2F2F2" w:themeFill="background1" w:themeFillShade="F2"/>
          </w:tcPr>
          <w:p w14:paraId="0F35B6B6" w14:textId="013EAB14" w:rsidR="00F94428" w:rsidRPr="00F94428" w:rsidRDefault="00F94428" w:rsidP="00F94428">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rPr>
              <w:lastRenderedPageBreak/>
              <w:t>Order Cancelled by Mass Cancel</w:t>
            </w:r>
          </w:p>
        </w:tc>
        <w:tc>
          <w:tcPr>
            <w:tcW w:w="416" w:type="pct"/>
            <w:shd w:val="clear" w:color="auto" w:fill="F2F2F2" w:themeFill="background1" w:themeFillShade="F2"/>
            <w:vAlign w:val="bottom"/>
          </w:tcPr>
          <w:p w14:paraId="1AAF1247"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59</w:t>
            </w:r>
          </w:p>
        </w:tc>
        <w:tc>
          <w:tcPr>
            <w:tcW w:w="636" w:type="pct"/>
            <w:gridSpan w:val="2"/>
            <w:shd w:val="clear" w:color="auto" w:fill="F2F2F2" w:themeFill="background1" w:themeFillShade="F2"/>
            <w:vAlign w:val="bottom"/>
          </w:tcPr>
          <w:p w14:paraId="495CDD13"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10059</w:t>
            </w:r>
          </w:p>
        </w:tc>
        <w:tc>
          <w:tcPr>
            <w:tcW w:w="2783" w:type="pct"/>
            <w:shd w:val="clear" w:color="auto" w:fill="F2F2F2" w:themeFill="background1" w:themeFillShade="F2"/>
          </w:tcPr>
          <w:p w14:paraId="0A99ECFC" w14:textId="77777777" w:rsidR="00F94428" w:rsidRPr="00F94428" w:rsidRDefault="00F94428" w:rsidP="00F94428">
            <w:pPr>
              <w:pStyle w:val="Heading2Text"/>
              <w:spacing w:before="60" w:after="60"/>
              <w:ind w:left="0"/>
              <w:rPr>
                <w:rFonts w:asciiTheme="minorHAnsi" w:hAnsiTheme="minorHAnsi" w:cstheme="minorHAnsi"/>
                <w:lang w:val="en-GB"/>
              </w:rPr>
            </w:pPr>
            <w:r w:rsidRPr="00F94428">
              <w:rPr>
                <w:rFonts w:asciiTheme="minorHAnsi" w:hAnsiTheme="minorHAnsi" w:cstheme="minorHAnsi"/>
              </w:rPr>
              <w:t>To convey an order is cancelled mass cancel.</w:t>
            </w:r>
          </w:p>
        </w:tc>
      </w:tr>
      <w:tr w:rsidR="00F94428" w:rsidRPr="00F94428" w14:paraId="4C251F5F" w14:textId="77777777" w:rsidTr="00D96643">
        <w:trPr>
          <w:gridAfter w:val="1"/>
          <w:wAfter w:w="4" w:type="pct"/>
        </w:trPr>
        <w:tc>
          <w:tcPr>
            <w:tcW w:w="1161" w:type="pct"/>
            <w:shd w:val="clear" w:color="auto" w:fill="F2F2F2" w:themeFill="background1" w:themeFillShade="F2"/>
          </w:tcPr>
          <w:p w14:paraId="0428FE99" w14:textId="1540F448" w:rsidR="00F94428" w:rsidRPr="00F94428" w:rsidRDefault="00F94428" w:rsidP="00F94428">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rPr>
              <w:t>Order Unsolicited Cancelled</w:t>
            </w:r>
          </w:p>
        </w:tc>
        <w:tc>
          <w:tcPr>
            <w:tcW w:w="416" w:type="pct"/>
            <w:shd w:val="clear" w:color="auto" w:fill="F2F2F2" w:themeFill="background1" w:themeFillShade="F2"/>
            <w:vAlign w:val="bottom"/>
          </w:tcPr>
          <w:p w14:paraId="33BBDE5E"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60</w:t>
            </w:r>
          </w:p>
        </w:tc>
        <w:tc>
          <w:tcPr>
            <w:tcW w:w="636" w:type="pct"/>
            <w:gridSpan w:val="2"/>
            <w:shd w:val="clear" w:color="auto" w:fill="F2F2F2" w:themeFill="background1" w:themeFillShade="F2"/>
            <w:vAlign w:val="bottom"/>
          </w:tcPr>
          <w:p w14:paraId="494E8B1F"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10060</w:t>
            </w:r>
          </w:p>
        </w:tc>
        <w:tc>
          <w:tcPr>
            <w:tcW w:w="2783" w:type="pct"/>
            <w:shd w:val="clear" w:color="auto" w:fill="F2F2F2" w:themeFill="background1" w:themeFillShade="F2"/>
          </w:tcPr>
          <w:p w14:paraId="653C0F55" w14:textId="77777777" w:rsidR="00F94428" w:rsidRPr="00F94428" w:rsidRDefault="00F94428" w:rsidP="00F94428">
            <w:pPr>
              <w:pStyle w:val="Heading2Text"/>
              <w:spacing w:before="60" w:after="60"/>
              <w:ind w:left="0"/>
              <w:rPr>
                <w:rFonts w:asciiTheme="minorHAnsi" w:hAnsiTheme="minorHAnsi" w:cstheme="minorHAnsi"/>
                <w:lang w:val="en-GB"/>
              </w:rPr>
            </w:pPr>
            <w:r w:rsidRPr="00F94428">
              <w:rPr>
                <w:rFonts w:asciiTheme="minorHAnsi" w:hAnsiTheme="minorHAnsi" w:cstheme="minorHAnsi"/>
              </w:rPr>
              <w:t>To convey an order is unsolicitedly cancelled.</w:t>
            </w:r>
          </w:p>
        </w:tc>
      </w:tr>
      <w:tr w:rsidR="00F94428" w:rsidRPr="00F94428" w14:paraId="1D4A9C50" w14:textId="77777777" w:rsidTr="00D96643">
        <w:trPr>
          <w:gridAfter w:val="1"/>
          <w:wAfter w:w="4" w:type="pct"/>
        </w:trPr>
        <w:tc>
          <w:tcPr>
            <w:tcW w:w="1161" w:type="pct"/>
            <w:shd w:val="clear" w:color="auto" w:fill="F2F2F2" w:themeFill="background1" w:themeFillShade="F2"/>
          </w:tcPr>
          <w:p w14:paraId="47316424" w14:textId="1F8753B7" w:rsidR="00F94428" w:rsidRPr="00F94428" w:rsidRDefault="00F94428" w:rsidP="00F94428">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rPr>
              <w:t>Mass Cancel Report</w:t>
            </w:r>
          </w:p>
        </w:tc>
        <w:tc>
          <w:tcPr>
            <w:tcW w:w="416" w:type="pct"/>
            <w:shd w:val="clear" w:color="auto" w:fill="F2F2F2" w:themeFill="background1" w:themeFillShade="F2"/>
            <w:vAlign w:val="bottom"/>
          </w:tcPr>
          <w:p w14:paraId="4CDB90BE"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61</w:t>
            </w:r>
          </w:p>
        </w:tc>
        <w:tc>
          <w:tcPr>
            <w:tcW w:w="636" w:type="pct"/>
            <w:gridSpan w:val="2"/>
            <w:shd w:val="clear" w:color="auto" w:fill="F2F2F2" w:themeFill="background1" w:themeFillShade="F2"/>
            <w:vAlign w:val="bottom"/>
          </w:tcPr>
          <w:p w14:paraId="1E4CB6CC"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10061</w:t>
            </w:r>
          </w:p>
        </w:tc>
        <w:tc>
          <w:tcPr>
            <w:tcW w:w="2783" w:type="pct"/>
            <w:shd w:val="clear" w:color="auto" w:fill="F2F2F2" w:themeFill="background1" w:themeFillShade="F2"/>
          </w:tcPr>
          <w:p w14:paraId="000D678F" w14:textId="77777777" w:rsidR="00F94428" w:rsidRPr="00F94428" w:rsidRDefault="00F94428" w:rsidP="00F94428">
            <w:pPr>
              <w:pStyle w:val="Heading2Text"/>
              <w:spacing w:before="60" w:after="60"/>
              <w:ind w:left="0"/>
              <w:rPr>
                <w:rFonts w:asciiTheme="minorHAnsi" w:hAnsiTheme="minorHAnsi" w:cstheme="minorHAnsi"/>
                <w:lang w:val="en-GB"/>
              </w:rPr>
            </w:pPr>
            <w:r w:rsidRPr="00F94428">
              <w:rPr>
                <w:rFonts w:asciiTheme="minorHAnsi" w:hAnsiTheme="minorHAnsi" w:cstheme="minorHAnsi"/>
              </w:rPr>
              <w:t>To convey the mass cancel report.</w:t>
            </w:r>
          </w:p>
        </w:tc>
      </w:tr>
      <w:tr w:rsidR="00F94428" w:rsidRPr="00F94428" w14:paraId="26866EFC" w14:textId="77777777" w:rsidTr="00D96643">
        <w:trPr>
          <w:gridAfter w:val="1"/>
          <w:wAfter w:w="4" w:type="pct"/>
        </w:trPr>
        <w:tc>
          <w:tcPr>
            <w:tcW w:w="1161" w:type="pct"/>
            <w:shd w:val="clear" w:color="auto" w:fill="F2F2F2" w:themeFill="background1" w:themeFillShade="F2"/>
          </w:tcPr>
          <w:p w14:paraId="525B67DA" w14:textId="06AED69B" w:rsidR="00F94428" w:rsidRPr="00F94428" w:rsidRDefault="00F94428" w:rsidP="00F94428">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rPr>
              <w:t>OBO Mass Cancel Report</w:t>
            </w:r>
          </w:p>
        </w:tc>
        <w:tc>
          <w:tcPr>
            <w:tcW w:w="416" w:type="pct"/>
            <w:shd w:val="clear" w:color="auto" w:fill="F2F2F2" w:themeFill="background1" w:themeFillShade="F2"/>
            <w:vAlign w:val="bottom"/>
          </w:tcPr>
          <w:p w14:paraId="17AC05EB"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62</w:t>
            </w:r>
          </w:p>
        </w:tc>
        <w:tc>
          <w:tcPr>
            <w:tcW w:w="636" w:type="pct"/>
            <w:gridSpan w:val="2"/>
            <w:shd w:val="clear" w:color="auto" w:fill="F2F2F2" w:themeFill="background1" w:themeFillShade="F2"/>
            <w:vAlign w:val="bottom"/>
          </w:tcPr>
          <w:p w14:paraId="3D6BB52E"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10062</w:t>
            </w:r>
          </w:p>
        </w:tc>
        <w:tc>
          <w:tcPr>
            <w:tcW w:w="2783" w:type="pct"/>
            <w:shd w:val="clear" w:color="auto" w:fill="F2F2F2" w:themeFill="background1" w:themeFillShade="F2"/>
          </w:tcPr>
          <w:p w14:paraId="68127103" w14:textId="77777777" w:rsidR="00F94428" w:rsidRPr="00F94428" w:rsidRDefault="00F94428" w:rsidP="00F94428">
            <w:pPr>
              <w:pStyle w:val="Heading2Text"/>
              <w:spacing w:before="60" w:after="60"/>
              <w:ind w:left="0"/>
              <w:rPr>
                <w:rFonts w:asciiTheme="minorHAnsi" w:hAnsiTheme="minorHAnsi" w:cstheme="minorHAnsi"/>
                <w:lang w:val="en-GB"/>
              </w:rPr>
            </w:pPr>
            <w:r w:rsidRPr="00F94428">
              <w:rPr>
                <w:rFonts w:asciiTheme="minorHAnsi" w:hAnsiTheme="minorHAnsi" w:cstheme="minorHAnsi"/>
              </w:rPr>
              <w:t>To convey the mass cancel report.</w:t>
            </w:r>
          </w:p>
        </w:tc>
      </w:tr>
      <w:tr w:rsidR="00F94428" w:rsidRPr="00F94428" w14:paraId="37CB6F0D" w14:textId="77777777" w:rsidTr="00D96643">
        <w:trPr>
          <w:gridAfter w:val="1"/>
          <w:wAfter w:w="4" w:type="pct"/>
        </w:trPr>
        <w:tc>
          <w:tcPr>
            <w:tcW w:w="1161" w:type="pct"/>
            <w:shd w:val="clear" w:color="auto" w:fill="F2F2F2" w:themeFill="background1" w:themeFillShade="F2"/>
          </w:tcPr>
          <w:p w14:paraId="0E5C8CCC" w14:textId="4BA9B8AC" w:rsidR="00F94428" w:rsidRPr="00F94428" w:rsidRDefault="00F94428" w:rsidP="00F94428">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rPr>
              <w:t>Mass Quote Ack</w:t>
            </w:r>
          </w:p>
        </w:tc>
        <w:tc>
          <w:tcPr>
            <w:tcW w:w="416" w:type="pct"/>
            <w:shd w:val="clear" w:color="auto" w:fill="F2F2F2" w:themeFill="background1" w:themeFillShade="F2"/>
            <w:vAlign w:val="bottom"/>
          </w:tcPr>
          <w:p w14:paraId="0F921A05"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63</w:t>
            </w:r>
          </w:p>
        </w:tc>
        <w:tc>
          <w:tcPr>
            <w:tcW w:w="636" w:type="pct"/>
            <w:gridSpan w:val="2"/>
            <w:shd w:val="clear" w:color="auto" w:fill="F2F2F2" w:themeFill="background1" w:themeFillShade="F2"/>
            <w:vAlign w:val="bottom"/>
          </w:tcPr>
          <w:p w14:paraId="72FCF639"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10063</w:t>
            </w:r>
          </w:p>
        </w:tc>
        <w:tc>
          <w:tcPr>
            <w:tcW w:w="2783" w:type="pct"/>
            <w:shd w:val="clear" w:color="auto" w:fill="F2F2F2" w:themeFill="background1" w:themeFillShade="F2"/>
          </w:tcPr>
          <w:p w14:paraId="6D7EE2B0" w14:textId="77777777" w:rsidR="00F94428" w:rsidRPr="00F94428" w:rsidRDefault="00F94428" w:rsidP="00F94428">
            <w:pPr>
              <w:pStyle w:val="Heading2Text"/>
              <w:spacing w:before="60" w:after="60"/>
              <w:ind w:left="0"/>
              <w:rPr>
                <w:rFonts w:asciiTheme="minorHAnsi" w:hAnsiTheme="minorHAnsi" w:cstheme="minorHAnsi"/>
                <w:lang w:val="en-GB"/>
              </w:rPr>
            </w:pPr>
            <w:r w:rsidRPr="00F94428">
              <w:rPr>
                <w:rFonts w:asciiTheme="minorHAnsi" w:hAnsiTheme="minorHAnsi" w:cstheme="minorHAnsi"/>
                <w:lang w:val="en-GB"/>
              </w:rPr>
              <w:t>Acknowledgement for mass quote.</w:t>
            </w:r>
          </w:p>
        </w:tc>
      </w:tr>
      <w:tr w:rsidR="00F94428" w:rsidRPr="00F94428" w14:paraId="466B816B" w14:textId="77777777" w:rsidTr="00D96643">
        <w:trPr>
          <w:gridAfter w:val="1"/>
          <w:wAfter w:w="4" w:type="pct"/>
        </w:trPr>
        <w:tc>
          <w:tcPr>
            <w:tcW w:w="1161" w:type="pct"/>
            <w:shd w:val="clear" w:color="auto" w:fill="F2F2F2" w:themeFill="background1" w:themeFillShade="F2"/>
          </w:tcPr>
          <w:p w14:paraId="12701BF8" w14:textId="7CB4C4BC" w:rsidR="00F94428" w:rsidRPr="00F94428" w:rsidRDefault="000B4F42" w:rsidP="00F94428">
            <w:pPr>
              <w:pStyle w:val="Heading2Text"/>
              <w:spacing w:before="60" w:after="60"/>
              <w:ind w:left="0"/>
              <w:jc w:val="left"/>
              <w:rPr>
                <w:rFonts w:asciiTheme="minorHAnsi" w:hAnsiTheme="minorHAnsi" w:cstheme="minorHAnsi"/>
                <w:lang w:val="en-GB"/>
              </w:rPr>
            </w:pPr>
            <w:r>
              <w:rPr>
                <w:rFonts w:asciiTheme="minorHAnsi" w:hAnsiTheme="minorHAnsi" w:cstheme="minorHAnsi"/>
              </w:rPr>
              <w:t>Single Quote Rejected</w:t>
            </w:r>
          </w:p>
        </w:tc>
        <w:tc>
          <w:tcPr>
            <w:tcW w:w="416" w:type="pct"/>
            <w:shd w:val="clear" w:color="auto" w:fill="F2F2F2" w:themeFill="background1" w:themeFillShade="F2"/>
            <w:vAlign w:val="bottom"/>
          </w:tcPr>
          <w:p w14:paraId="71EDAF30"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64</w:t>
            </w:r>
          </w:p>
        </w:tc>
        <w:tc>
          <w:tcPr>
            <w:tcW w:w="636" w:type="pct"/>
            <w:gridSpan w:val="2"/>
            <w:shd w:val="clear" w:color="auto" w:fill="F2F2F2" w:themeFill="background1" w:themeFillShade="F2"/>
            <w:vAlign w:val="bottom"/>
          </w:tcPr>
          <w:p w14:paraId="4666CA2F"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10064</w:t>
            </w:r>
          </w:p>
        </w:tc>
        <w:tc>
          <w:tcPr>
            <w:tcW w:w="2783" w:type="pct"/>
            <w:shd w:val="clear" w:color="auto" w:fill="F2F2F2" w:themeFill="background1" w:themeFillShade="F2"/>
          </w:tcPr>
          <w:p w14:paraId="70674FC1" w14:textId="77777777" w:rsidR="00F94428" w:rsidRPr="00F94428" w:rsidRDefault="00F94428" w:rsidP="00F94428">
            <w:pPr>
              <w:pStyle w:val="Heading2Text"/>
              <w:spacing w:before="60" w:after="60"/>
              <w:ind w:left="0"/>
              <w:rPr>
                <w:rFonts w:asciiTheme="minorHAnsi" w:hAnsiTheme="minorHAnsi" w:cstheme="minorHAnsi"/>
                <w:lang w:val="en-GB"/>
              </w:rPr>
            </w:pPr>
            <w:r w:rsidRPr="00F94428">
              <w:rPr>
                <w:rFonts w:asciiTheme="minorHAnsi" w:hAnsiTheme="minorHAnsi" w:cstheme="minorHAnsi"/>
                <w:lang w:val="en-GB"/>
              </w:rPr>
              <w:t>Acknowledgement for single quote.</w:t>
            </w:r>
          </w:p>
        </w:tc>
      </w:tr>
      <w:tr w:rsidR="00F94428" w:rsidRPr="00F94428" w14:paraId="1AA9A753" w14:textId="77777777" w:rsidTr="00D96643">
        <w:trPr>
          <w:gridAfter w:val="1"/>
          <w:wAfter w:w="4" w:type="pct"/>
        </w:trPr>
        <w:tc>
          <w:tcPr>
            <w:tcW w:w="1161" w:type="pct"/>
            <w:shd w:val="clear" w:color="auto" w:fill="F2F2F2" w:themeFill="background1" w:themeFillShade="F2"/>
          </w:tcPr>
          <w:p w14:paraId="2550CBB3" w14:textId="6A7500D2" w:rsidR="00F94428" w:rsidRPr="00F94428" w:rsidRDefault="00B14581" w:rsidP="00F94428">
            <w:pPr>
              <w:pStyle w:val="Heading2Text"/>
              <w:spacing w:before="60" w:after="60"/>
              <w:ind w:left="0"/>
              <w:jc w:val="left"/>
              <w:rPr>
                <w:rFonts w:asciiTheme="minorHAnsi" w:hAnsiTheme="minorHAnsi" w:cstheme="minorHAnsi"/>
                <w:lang w:val="en-GB"/>
              </w:rPr>
            </w:pPr>
            <w:r>
              <w:rPr>
                <w:rFonts w:asciiTheme="minorHAnsi" w:hAnsiTheme="minorHAnsi" w:cstheme="minorHAnsi"/>
              </w:rPr>
              <w:t>Quote Order Ack</w:t>
            </w:r>
          </w:p>
        </w:tc>
        <w:tc>
          <w:tcPr>
            <w:tcW w:w="416" w:type="pct"/>
            <w:shd w:val="clear" w:color="auto" w:fill="F2F2F2" w:themeFill="background1" w:themeFillShade="F2"/>
            <w:vAlign w:val="bottom"/>
          </w:tcPr>
          <w:p w14:paraId="27A36619"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65</w:t>
            </w:r>
          </w:p>
        </w:tc>
        <w:tc>
          <w:tcPr>
            <w:tcW w:w="636" w:type="pct"/>
            <w:gridSpan w:val="2"/>
            <w:shd w:val="clear" w:color="auto" w:fill="F2F2F2" w:themeFill="background1" w:themeFillShade="F2"/>
            <w:vAlign w:val="bottom"/>
          </w:tcPr>
          <w:p w14:paraId="42909F47"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10065</w:t>
            </w:r>
          </w:p>
        </w:tc>
        <w:tc>
          <w:tcPr>
            <w:tcW w:w="2783" w:type="pct"/>
            <w:shd w:val="clear" w:color="auto" w:fill="F2F2F2" w:themeFill="background1" w:themeFillShade="F2"/>
          </w:tcPr>
          <w:p w14:paraId="413B4A99" w14:textId="77777777" w:rsidR="00F94428" w:rsidRPr="00F94428" w:rsidRDefault="00F94428" w:rsidP="00F94428">
            <w:pPr>
              <w:pStyle w:val="Heading2Text"/>
              <w:spacing w:before="60" w:after="60"/>
              <w:ind w:left="0"/>
              <w:rPr>
                <w:rFonts w:asciiTheme="minorHAnsi" w:hAnsiTheme="minorHAnsi" w:cstheme="minorHAnsi"/>
                <w:lang w:val="en-GB"/>
              </w:rPr>
            </w:pPr>
            <w:r w:rsidRPr="00F94428">
              <w:rPr>
                <w:rFonts w:asciiTheme="minorHAnsi" w:hAnsiTheme="minorHAnsi" w:cstheme="minorHAnsi"/>
                <w:lang w:val="en-GB"/>
              </w:rPr>
              <w:t>Acknowledgement for on order level.</w:t>
            </w:r>
          </w:p>
        </w:tc>
      </w:tr>
      <w:tr w:rsidR="00F94428" w:rsidRPr="00F94428" w14:paraId="3B5B165F" w14:textId="77777777" w:rsidTr="00D96643">
        <w:trPr>
          <w:gridAfter w:val="1"/>
          <w:wAfter w:w="4" w:type="pct"/>
        </w:trPr>
        <w:tc>
          <w:tcPr>
            <w:tcW w:w="1161" w:type="pct"/>
            <w:shd w:val="clear" w:color="auto" w:fill="F2F2F2" w:themeFill="background1" w:themeFillShade="F2"/>
          </w:tcPr>
          <w:p w14:paraId="7984E986" w14:textId="0F2E8836" w:rsidR="00F94428" w:rsidRPr="00F94428" w:rsidRDefault="00F94428" w:rsidP="00F94428">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rPr>
              <w:t>Quote Cancel on Security Level</w:t>
            </w:r>
          </w:p>
        </w:tc>
        <w:tc>
          <w:tcPr>
            <w:tcW w:w="416" w:type="pct"/>
            <w:shd w:val="clear" w:color="auto" w:fill="F2F2F2" w:themeFill="background1" w:themeFillShade="F2"/>
            <w:vAlign w:val="bottom"/>
          </w:tcPr>
          <w:p w14:paraId="7AFFB9BB"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66</w:t>
            </w:r>
          </w:p>
        </w:tc>
        <w:tc>
          <w:tcPr>
            <w:tcW w:w="636" w:type="pct"/>
            <w:gridSpan w:val="2"/>
            <w:shd w:val="clear" w:color="auto" w:fill="F2F2F2" w:themeFill="background1" w:themeFillShade="F2"/>
            <w:vAlign w:val="bottom"/>
          </w:tcPr>
          <w:p w14:paraId="3F85251B"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10066</w:t>
            </w:r>
          </w:p>
        </w:tc>
        <w:tc>
          <w:tcPr>
            <w:tcW w:w="2783" w:type="pct"/>
            <w:shd w:val="clear" w:color="auto" w:fill="F2F2F2" w:themeFill="background1" w:themeFillShade="F2"/>
          </w:tcPr>
          <w:p w14:paraId="71ED657B" w14:textId="77777777" w:rsidR="00F94428" w:rsidRPr="00F94428" w:rsidRDefault="00F94428" w:rsidP="00F94428">
            <w:pPr>
              <w:pStyle w:val="Heading2Text"/>
              <w:spacing w:before="60" w:after="60"/>
              <w:ind w:left="0"/>
              <w:rPr>
                <w:rFonts w:asciiTheme="minorHAnsi" w:hAnsiTheme="minorHAnsi" w:cstheme="minorHAnsi"/>
                <w:lang w:val="en-GB"/>
              </w:rPr>
            </w:pPr>
            <w:r w:rsidRPr="00F94428">
              <w:rPr>
                <w:rFonts w:asciiTheme="minorHAnsi" w:hAnsiTheme="minorHAnsi" w:cstheme="minorHAnsi"/>
              </w:rPr>
              <w:t>To convey</w:t>
            </w:r>
            <w:r w:rsidRPr="00F94428">
              <w:rPr>
                <w:rFonts w:asciiTheme="minorHAnsi" w:hAnsiTheme="minorHAnsi" w:cstheme="minorHAnsi"/>
                <w:color w:val="000000"/>
              </w:rPr>
              <w:t xml:space="preserve"> the </w:t>
            </w:r>
            <w:proofErr w:type="gramStart"/>
            <w:r w:rsidRPr="00F94428">
              <w:rPr>
                <w:rFonts w:asciiTheme="minorHAnsi" w:hAnsiTheme="minorHAnsi" w:cstheme="minorHAnsi"/>
                <w:color w:val="000000"/>
              </w:rPr>
              <w:t>quote</w:t>
            </w:r>
            <w:proofErr w:type="gramEnd"/>
            <w:r w:rsidRPr="00F94428">
              <w:rPr>
                <w:rFonts w:asciiTheme="minorHAnsi" w:hAnsiTheme="minorHAnsi" w:cstheme="minorHAnsi"/>
                <w:color w:val="000000"/>
              </w:rPr>
              <w:t xml:space="preserve"> cancel on security level</w:t>
            </w:r>
          </w:p>
        </w:tc>
      </w:tr>
      <w:tr w:rsidR="00F94428" w:rsidRPr="00F94428" w14:paraId="20B1FD0B" w14:textId="77777777" w:rsidTr="00D96643">
        <w:trPr>
          <w:gridAfter w:val="1"/>
          <w:wAfter w:w="4" w:type="pct"/>
        </w:trPr>
        <w:tc>
          <w:tcPr>
            <w:tcW w:w="1161" w:type="pct"/>
            <w:shd w:val="clear" w:color="auto" w:fill="F2F2F2" w:themeFill="background1" w:themeFillShade="F2"/>
          </w:tcPr>
          <w:p w14:paraId="30760990" w14:textId="44E7BA72" w:rsidR="00F94428" w:rsidRPr="00F94428" w:rsidRDefault="00F94428" w:rsidP="00F94428">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rPr>
              <w:t>Quote Cancel on Order Level</w:t>
            </w:r>
          </w:p>
        </w:tc>
        <w:tc>
          <w:tcPr>
            <w:tcW w:w="416" w:type="pct"/>
            <w:shd w:val="clear" w:color="auto" w:fill="F2F2F2" w:themeFill="background1" w:themeFillShade="F2"/>
            <w:vAlign w:val="bottom"/>
          </w:tcPr>
          <w:p w14:paraId="3B59A4FE"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67</w:t>
            </w:r>
          </w:p>
        </w:tc>
        <w:tc>
          <w:tcPr>
            <w:tcW w:w="636" w:type="pct"/>
            <w:gridSpan w:val="2"/>
            <w:shd w:val="clear" w:color="auto" w:fill="F2F2F2" w:themeFill="background1" w:themeFillShade="F2"/>
            <w:vAlign w:val="bottom"/>
          </w:tcPr>
          <w:p w14:paraId="791B6947"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10067</w:t>
            </w:r>
          </w:p>
        </w:tc>
        <w:tc>
          <w:tcPr>
            <w:tcW w:w="2783" w:type="pct"/>
            <w:shd w:val="clear" w:color="auto" w:fill="F2F2F2" w:themeFill="background1" w:themeFillShade="F2"/>
          </w:tcPr>
          <w:p w14:paraId="2BA2D429" w14:textId="77777777" w:rsidR="00F94428" w:rsidRPr="00F94428" w:rsidRDefault="00F94428" w:rsidP="00F94428">
            <w:pPr>
              <w:pStyle w:val="Heading2Text"/>
              <w:spacing w:before="60" w:after="60"/>
              <w:ind w:left="0"/>
              <w:rPr>
                <w:rFonts w:asciiTheme="minorHAnsi" w:hAnsiTheme="minorHAnsi" w:cstheme="minorHAnsi"/>
                <w:lang w:val="en-GB"/>
              </w:rPr>
            </w:pPr>
            <w:r w:rsidRPr="00F94428">
              <w:rPr>
                <w:rFonts w:asciiTheme="minorHAnsi" w:hAnsiTheme="minorHAnsi" w:cstheme="minorHAnsi"/>
              </w:rPr>
              <w:t>To convey</w:t>
            </w:r>
            <w:r w:rsidRPr="00F94428">
              <w:rPr>
                <w:rFonts w:asciiTheme="minorHAnsi" w:hAnsiTheme="minorHAnsi" w:cstheme="minorHAnsi"/>
                <w:color w:val="000000"/>
              </w:rPr>
              <w:t xml:space="preserve"> the </w:t>
            </w:r>
            <w:proofErr w:type="gramStart"/>
            <w:r w:rsidRPr="00F94428">
              <w:rPr>
                <w:rFonts w:asciiTheme="minorHAnsi" w:hAnsiTheme="minorHAnsi" w:cstheme="minorHAnsi"/>
                <w:color w:val="000000"/>
              </w:rPr>
              <w:t>quote</w:t>
            </w:r>
            <w:proofErr w:type="gramEnd"/>
            <w:r w:rsidRPr="00F94428">
              <w:rPr>
                <w:rFonts w:asciiTheme="minorHAnsi" w:hAnsiTheme="minorHAnsi" w:cstheme="minorHAnsi"/>
                <w:color w:val="000000"/>
              </w:rPr>
              <w:t xml:space="preserve"> cancel on order level</w:t>
            </w:r>
          </w:p>
        </w:tc>
      </w:tr>
      <w:tr w:rsidR="00F94428" w:rsidRPr="00F94428" w14:paraId="7596B029" w14:textId="77777777" w:rsidTr="00D96643">
        <w:trPr>
          <w:gridAfter w:val="1"/>
          <w:wAfter w:w="4" w:type="pct"/>
        </w:trPr>
        <w:tc>
          <w:tcPr>
            <w:tcW w:w="1161" w:type="pct"/>
            <w:shd w:val="clear" w:color="auto" w:fill="F2F2F2" w:themeFill="background1" w:themeFillShade="F2"/>
          </w:tcPr>
          <w:p w14:paraId="674541CC" w14:textId="57DF0CE0" w:rsidR="00F94428" w:rsidRPr="00F94428" w:rsidRDefault="00F94428" w:rsidP="00F94428">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rPr>
              <w:t>Quote Executed</w:t>
            </w:r>
          </w:p>
        </w:tc>
        <w:tc>
          <w:tcPr>
            <w:tcW w:w="416" w:type="pct"/>
            <w:shd w:val="clear" w:color="auto" w:fill="F2F2F2" w:themeFill="background1" w:themeFillShade="F2"/>
            <w:vAlign w:val="bottom"/>
          </w:tcPr>
          <w:p w14:paraId="66FA0ECA"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68</w:t>
            </w:r>
          </w:p>
        </w:tc>
        <w:tc>
          <w:tcPr>
            <w:tcW w:w="636" w:type="pct"/>
            <w:gridSpan w:val="2"/>
            <w:shd w:val="clear" w:color="auto" w:fill="F2F2F2" w:themeFill="background1" w:themeFillShade="F2"/>
            <w:vAlign w:val="bottom"/>
          </w:tcPr>
          <w:p w14:paraId="221659DD"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10068</w:t>
            </w:r>
          </w:p>
        </w:tc>
        <w:tc>
          <w:tcPr>
            <w:tcW w:w="2783" w:type="pct"/>
            <w:shd w:val="clear" w:color="auto" w:fill="F2F2F2" w:themeFill="background1" w:themeFillShade="F2"/>
          </w:tcPr>
          <w:p w14:paraId="4E823E23" w14:textId="77777777" w:rsidR="00F94428" w:rsidRPr="00F94428" w:rsidRDefault="00F94428" w:rsidP="00F94428">
            <w:pPr>
              <w:pStyle w:val="Heading2Text"/>
              <w:spacing w:before="60" w:after="60"/>
              <w:ind w:left="0"/>
              <w:rPr>
                <w:rFonts w:asciiTheme="minorHAnsi" w:hAnsiTheme="minorHAnsi" w:cstheme="minorHAnsi"/>
                <w:lang w:val="en-GB"/>
              </w:rPr>
            </w:pPr>
            <w:r w:rsidRPr="00F94428">
              <w:rPr>
                <w:rFonts w:asciiTheme="minorHAnsi" w:hAnsiTheme="minorHAnsi" w:cstheme="minorHAnsi"/>
              </w:rPr>
              <w:t>To convey a quote order is executed</w:t>
            </w:r>
          </w:p>
        </w:tc>
      </w:tr>
      <w:tr w:rsidR="00F94428" w:rsidRPr="00F94428" w14:paraId="21ECC1AF" w14:textId="77777777" w:rsidTr="00D96643">
        <w:trPr>
          <w:gridAfter w:val="1"/>
          <w:wAfter w:w="4" w:type="pct"/>
        </w:trPr>
        <w:tc>
          <w:tcPr>
            <w:tcW w:w="1161" w:type="pct"/>
            <w:shd w:val="clear" w:color="auto" w:fill="F2F2F2" w:themeFill="background1" w:themeFillShade="F2"/>
          </w:tcPr>
          <w:p w14:paraId="30F100DE" w14:textId="7D2696C5" w:rsidR="00F94428" w:rsidRPr="00F94428" w:rsidRDefault="00F94428" w:rsidP="00F94428">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rPr>
              <w:t>Quote Request Ack</w:t>
            </w:r>
          </w:p>
        </w:tc>
        <w:tc>
          <w:tcPr>
            <w:tcW w:w="416" w:type="pct"/>
            <w:shd w:val="clear" w:color="auto" w:fill="F2F2F2" w:themeFill="background1" w:themeFillShade="F2"/>
            <w:vAlign w:val="bottom"/>
          </w:tcPr>
          <w:p w14:paraId="28BB14C0"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69</w:t>
            </w:r>
          </w:p>
        </w:tc>
        <w:tc>
          <w:tcPr>
            <w:tcW w:w="636" w:type="pct"/>
            <w:gridSpan w:val="2"/>
            <w:shd w:val="clear" w:color="auto" w:fill="F2F2F2" w:themeFill="background1" w:themeFillShade="F2"/>
            <w:vAlign w:val="bottom"/>
          </w:tcPr>
          <w:p w14:paraId="2C17C3E5"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10069</w:t>
            </w:r>
          </w:p>
        </w:tc>
        <w:tc>
          <w:tcPr>
            <w:tcW w:w="2783" w:type="pct"/>
            <w:shd w:val="clear" w:color="auto" w:fill="F2F2F2" w:themeFill="background1" w:themeFillShade="F2"/>
          </w:tcPr>
          <w:p w14:paraId="26C3003C" w14:textId="77777777" w:rsidR="00F94428" w:rsidRPr="00F94428" w:rsidRDefault="00F94428" w:rsidP="00F94428">
            <w:pPr>
              <w:pStyle w:val="Heading2Text"/>
              <w:spacing w:before="60" w:after="60"/>
              <w:ind w:left="0"/>
              <w:rPr>
                <w:rFonts w:asciiTheme="minorHAnsi" w:hAnsiTheme="minorHAnsi" w:cstheme="minorHAnsi"/>
                <w:lang w:val="en-GB"/>
              </w:rPr>
            </w:pPr>
            <w:r w:rsidRPr="00F94428">
              <w:rPr>
                <w:rFonts w:asciiTheme="minorHAnsi" w:hAnsiTheme="minorHAnsi" w:cstheme="minorHAnsi"/>
                <w:lang w:val="en-GB"/>
              </w:rPr>
              <w:t>Acknowledgement for quote request</w:t>
            </w:r>
          </w:p>
        </w:tc>
      </w:tr>
      <w:tr w:rsidR="00AF3692" w:rsidRPr="00F94428" w14:paraId="33718DF0" w14:textId="77777777" w:rsidTr="00CA622D">
        <w:trPr>
          <w:gridAfter w:val="1"/>
          <w:wAfter w:w="4" w:type="pct"/>
        </w:trPr>
        <w:tc>
          <w:tcPr>
            <w:tcW w:w="1161" w:type="pct"/>
            <w:shd w:val="clear" w:color="auto" w:fill="F2F2F2" w:themeFill="background1" w:themeFillShade="F2"/>
          </w:tcPr>
          <w:p w14:paraId="2D0FB05D" w14:textId="77777777" w:rsidR="00AF3692" w:rsidRPr="00F94428" w:rsidRDefault="00AF3692" w:rsidP="00CA622D">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rPr>
              <w:t xml:space="preserve">Block Trade </w:t>
            </w:r>
            <w:r>
              <w:rPr>
                <w:rFonts w:asciiTheme="minorHAnsi" w:hAnsiTheme="minorHAnsi" w:cstheme="minorHAnsi"/>
              </w:rPr>
              <w:t>Confirmed</w:t>
            </w:r>
          </w:p>
        </w:tc>
        <w:tc>
          <w:tcPr>
            <w:tcW w:w="416" w:type="pct"/>
            <w:shd w:val="clear" w:color="auto" w:fill="F2F2F2" w:themeFill="background1" w:themeFillShade="F2"/>
            <w:vAlign w:val="bottom"/>
          </w:tcPr>
          <w:p w14:paraId="4DEDB487" w14:textId="2D791E5E" w:rsidR="00AF3692" w:rsidRPr="00F94428" w:rsidRDefault="00AF3692" w:rsidP="00CA622D">
            <w:pPr>
              <w:pStyle w:val="Heading2Text"/>
              <w:spacing w:before="60" w:after="60"/>
              <w:ind w:left="0"/>
              <w:jc w:val="center"/>
              <w:rPr>
                <w:rFonts w:asciiTheme="minorHAnsi" w:hAnsiTheme="minorHAnsi" w:cstheme="minorHAnsi"/>
                <w:lang w:val="en-GB"/>
              </w:rPr>
            </w:pPr>
            <w:r>
              <w:rPr>
                <w:rFonts w:asciiTheme="minorHAnsi" w:hAnsiTheme="minorHAnsi" w:cstheme="minorHAnsi"/>
                <w:color w:val="000000"/>
              </w:rPr>
              <w:t>70</w:t>
            </w:r>
          </w:p>
        </w:tc>
        <w:tc>
          <w:tcPr>
            <w:tcW w:w="636" w:type="pct"/>
            <w:gridSpan w:val="2"/>
            <w:shd w:val="clear" w:color="auto" w:fill="F2F2F2" w:themeFill="background1" w:themeFillShade="F2"/>
            <w:vAlign w:val="bottom"/>
          </w:tcPr>
          <w:p w14:paraId="33338998" w14:textId="77777777" w:rsidR="00AF3692" w:rsidRPr="00F94428" w:rsidRDefault="00AF3692" w:rsidP="00CA622D">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10072</w:t>
            </w:r>
          </w:p>
        </w:tc>
        <w:tc>
          <w:tcPr>
            <w:tcW w:w="2783" w:type="pct"/>
            <w:shd w:val="clear" w:color="auto" w:fill="F2F2F2" w:themeFill="background1" w:themeFillShade="F2"/>
          </w:tcPr>
          <w:p w14:paraId="5B324AEF" w14:textId="77777777" w:rsidR="00AF3692" w:rsidRPr="00F94428" w:rsidRDefault="00AF3692" w:rsidP="00CA622D">
            <w:pPr>
              <w:pStyle w:val="Heading2Text"/>
              <w:spacing w:before="60" w:after="60"/>
              <w:ind w:left="0"/>
              <w:rPr>
                <w:rFonts w:asciiTheme="minorHAnsi" w:hAnsiTheme="minorHAnsi" w:cstheme="minorHAnsi"/>
                <w:lang w:val="en-GB"/>
              </w:rPr>
            </w:pPr>
            <w:r w:rsidRPr="00F94428">
              <w:rPr>
                <w:rFonts w:asciiTheme="minorHAnsi" w:hAnsiTheme="minorHAnsi" w:cstheme="minorHAnsi"/>
              </w:rPr>
              <w:t>To convey the block trade matched.</w:t>
            </w:r>
          </w:p>
        </w:tc>
      </w:tr>
      <w:tr w:rsidR="00F94428" w:rsidRPr="00F94428" w14:paraId="4ABAB752" w14:textId="77777777" w:rsidTr="00D96643">
        <w:trPr>
          <w:gridAfter w:val="1"/>
          <w:wAfter w:w="4" w:type="pct"/>
        </w:trPr>
        <w:tc>
          <w:tcPr>
            <w:tcW w:w="1161" w:type="pct"/>
            <w:shd w:val="clear" w:color="auto" w:fill="F2F2F2" w:themeFill="background1" w:themeFillShade="F2"/>
          </w:tcPr>
          <w:p w14:paraId="12CF1FC8" w14:textId="720B7DD4" w:rsidR="00F94428" w:rsidRPr="00F94428" w:rsidRDefault="00F94428" w:rsidP="00F94428">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rPr>
              <w:t>Leg Instrument Matched</w:t>
            </w:r>
          </w:p>
        </w:tc>
        <w:tc>
          <w:tcPr>
            <w:tcW w:w="416" w:type="pct"/>
            <w:shd w:val="clear" w:color="auto" w:fill="F2F2F2" w:themeFill="background1" w:themeFillShade="F2"/>
            <w:vAlign w:val="bottom"/>
          </w:tcPr>
          <w:p w14:paraId="2F0300E4" w14:textId="751E77CB"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7</w:t>
            </w:r>
            <w:r w:rsidR="00AF3692">
              <w:rPr>
                <w:rFonts w:asciiTheme="minorHAnsi" w:hAnsiTheme="minorHAnsi" w:cstheme="minorHAnsi"/>
                <w:color w:val="000000"/>
              </w:rPr>
              <w:t>1</w:t>
            </w:r>
          </w:p>
        </w:tc>
        <w:tc>
          <w:tcPr>
            <w:tcW w:w="636" w:type="pct"/>
            <w:gridSpan w:val="2"/>
            <w:shd w:val="clear" w:color="auto" w:fill="F2F2F2" w:themeFill="background1" w:themeFillShade="F2"/>
            <w:vAlign w:val="bottom"/>
          </w:tcPr>
          <w:p w14:paraId="2145FE60"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10070</w:t>
            </w:r>
          </w:p>
        </w:tc>
        <w:tc>
          <w:tcPr>
            <w:tcW w:w="2783" w:type="pct"/>
            <w:shd w:val="clear" w:color="auto" w:fill="F2F2F2" w:themeFill="background1" w:themeFillShade="F2"/>
          </w:tcPr>
          <w:p w14:paraId="153C70A9" w14:textId="77777777" w:rsidR="00F94428" w:rsidRPr="00F94428" w:rsidRDefault="00F94428" w:rsidP="00F94428">
            <w:pPr>
              <w:pStyle w:val="Heading2Text"/>
              <w:spacing w:before="60" w:after="60"/>
              <w:ind w:left="0"/>
              <w:rPr>
                <w:rFonts w:asciiTheme="minorHAnsi" w:hAnsiTheme="minorHAnsi" w:cstheme="minorHAnsi"/>
                <w:lang w:val="en-GB"/>
              </w:rPr>
            </w:pPr>
            <w:r w:rsidRPr="00F94428">
              <w:rPr>
                <w:rFonts w:asciiTheme="minorHAnsi" w:hAnsiTheme="minorHAnsi" w:cstheme="minorHAnsi"/>
              </w:rPr>
              <w:t>To convey a b</w:t>
            </w:r>
            <w:r w:rsidRPr="00F94428">
              <w:rPr>
                <w:rFonts w:asciiTheme="minorHAnsi" w:hAnsiTheme="minorHAnsi" w:cstheme="minorHAnsi"/>
                <w:lang w:val="en-GB"/>
              </w:rPr>
              <w:t>lock trade is confirmed and leg instrument is matched</w:t>
            </w:r>
          </w:p>
        </w:tc>
      </w:tr>
      <w:tr w:rsidR="00F94428" w:rsidRPr="00F94428" w14:paraId="35C100EF" w14:textId="77777777" w:rsidTr="00D96643">
        <w:trPr>
          <w:gridAfter w:val="1"/>
          <w:wAfter w:w="4" w:type="pct"/>
        </w:trPr>
        <w:tc>
          <w:tcPr>
            <w:tcW w:w="1161" w:type="pct"/>
            <w:shd w:val="clear" w:color="auto" w:fill="F2F2F2" w:themeFill="background1" w:themeFillShade="F2"/>
          </w:tcPr>
          <w:p w14:paraId="781799E8" w14:textId="693E0827" w:rsidR="00F94428" w:rsidRPr="00F94428" w:rsidRDefault="00F94428" w:rsidP="00F94428">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rPr>
              <w:t>Two-party Trade Request Ack</w:t>
            </w:r>
          </w:p>
        </w:tc>
        <w:tc>
          <w:tcPr>
            <w:tcW w:w="416" w:type="pct"/>
            <w:shd w:val="clear" w:color="auto" w:fill="F2F2F2" w:themeFill="background1" w:themeFillShade="F2"/>
            <w:vAlign w:val="bottom"/>
          </w:tcPr>
          <w:p w14:paraId="3C78404F" w14:textId="27B3A932"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7</w:t>
            </w:r>
            <w:r w:rsidR="00AF3692">
              <w:rPr>
                <w:rFonts w:asciiTheme="minorHAnsi" w:hAnsiTheme="minorHAnsi" w:cstheme="minorHAnsi"/>
                <w:color w:val="000000"/>
              </w:rPr>
              <w:t>2</w:t>
            </w:r>
          </w:p>
        </w:tc>
        <w:tc>
          <w:tcPr>
            <w:tcW w:w="636" w:type="pct"/>
            <w:gridSpan w:val="2"/>
            <w:shd w:val="clear" w:color="auto" w:fill="F2F2F2" w:themeFill="background1" w:themeFillShade="F2"/>
            <w:vAlign w:val="bottom"/>
          </w:tcPr>
          <w:p w14:paraId="6C47E73F"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10071</w:t>
            </w:r>
          </w:p>
        </w:tc>
        <w:tc>
          <w:tcPr>
            <w:tcW w:w="2783" w:type="pct"/>
            <w:shd w:val="clear" w:color="auto" w:fill="F2F2F2" w:themeFill="background1" w:themeFillShade="F2"/>
          </w:tcPr>
          <w:p w14:paraId="1D7F3FD8" w14:textId="77777777" w:rsidR="00F94428" w:rsidRPr="00F94428" w:rsidRDefault="00F94428" w:rsidP="00F94428">
            <w:pPr>
              <w:pStyle w:val="Heading2Text"/>
              <w:spacing w:before="60" w:after="60"/>
              <w:ind w:left="0"/>
              <w:rPr>
                <w:rFonts w:asciiTheme="minorHAnsi" w:hAnsiTheme="minorHAnsi" w:cstheme="minorHAnsi"/>
                <w:lang w:val="en-GB"/>
              </w:rPr>
            </w:pPr>
            <w:r w:rsidRPr="00F94428">
              <w:rPr>
                <w:rFonts w:asciiTheme="minorHAnsi" w:hAnsiTheme="minorHAnsi" w:cstheme="minorHAnsi"/>
                <w:lang w:val="en-GB"/>
              </w:rPr>
              <w:t xml:space="preserve">Acknowledgement for </w:t>
            </w:r>
            <w:r w:rsidRPr="00F94428">
              <w:rPr>
                <w:rFonts w:asciiTheme="minorHAnsi" w:hAnsiTheme="minorHAnsi" w:cstheme="minorHAnsi"/>
                <w:color w:val="000000"/>
              </w:rPr>
              <w:t>two-party trade request.</w:t>
            </w:r>
          </w:p>
        </w:tc>
      </w:tr>
      <w:tr w:rsidR="00F94428" w:rsidRPr="00F94428" w14:paraId="05E8586C" w14:textId="77777777" w:rsidTr="00D96643">
        <w:trPr>
          <w:gridAfter w:val="1"/>
          <w:wAfter w:w="4" w:type="pct"/>
        </w:trPr>
        <w:tc>
          <w:tcPr>
            <w:tcW w:w="1161" w:type="pct"/>
            <w:shd w:val="clear" w:color="auto" w:fill="F2F2F2" w:themeFill="background1" w:themeFillShade="F2"/>
          </w:tcPr>
          <w:p w14:paraId="39648C77" w14:textId="6606A7AF" w:rsidR="00F94428" w:rsidRPr="00F94428" w:rsidRDefault="00F94428" w:rsidP="00F94428">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rPr>
              <w:t>One-party Trade Request Ack</w:t>
            </w:r>
          </w:p>
        </w:tc>
        <w:tc>
          <w:tcPr>
            <w:tcW w:w="416" w:type="pct"/>
            <w:shd w:val="clear" w:color="auto" w:fill="F2F2F2" w:themeFill="background1" w:themeFillShade="F2"/>
            <w:vAlign w:val="bottom"/>
          </w:tcPr>
          <w:p w14:paraId="616D70D8"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73</w:t>
            </w:r>
          </w:p>
        </w:tc>
        <w:tc>
          <w:tcPr>
            <w:tcW w:w="636" w:type="pct"/>
            <w:gridSpan w:val="2"/>
            <w:shd w:val="clear" w:color="auto" w:fill="F2F2F2" w:themeFill="background1" w:themeFillShade="F2"/>
            <w:vAlign w:val="bottom"/>
          </w:tcPr>
          <w:p w14:paraId="3E8F077A"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10073</w:t>
            </w:r>
          </w:p>
        </w:tc>
        <w:tc>
          <w:tcPr>
            <w:tcW w:w="2783" w:type="pct"/>
            <w:shd w:val="clear" w:color="auto" w:fill="F2F2F2" w:themeFill="background1" w:themeFillShade="F2"/>
          </w:tcPr>
          <w:p w14:paraId="101EBA93" w14:textId="77777777" w:rsidR="00F94428" w:rsidRPr="00F94428" w:rsidRDefault="00F94428" w:rsidP="00F94428">
            <w:pPr>
              <w:pStyle w:val="Heading2Text"/>
              <w:spacing w:before="60" w:after="60"/>
              <w:ind w:left="0"/>
              <w:rPr>
                <w:rFonts w:asciiTheme="minorHAnsi" w:hAnsiTheme="minorHAnsi" w:cstheme="minorHAnsi"/>
                <w:lang w:val="en-GB"/>
              </w:rPr>
            </w:pPr>
            <w:r w:rsidRPr="00F94428">
              <w:rPr>
                <w:rFonts w:asciiTheme="minorHAnsi" w:hAnsiTheme="minorHAnsi" w:cstheme="minorHAnsi"/>
                <w:lang w:val="en-GB"/>
              </w:rPr>
              <w:t xml:space="preserve">Acknowledgement for </w:t>
            </w:r>
            <w:r w:rsidRPr="00F94428">
              <w:rPr>
                <w:rFonts w:asciiTheme="minorHAnsi" w:hAnsiTheme="minorHAnsi" w:cstheme="minorHAnsi"/>
                <w:color w:val="000000"/>
              </w:rPr>
              <w:t>one-party trade request</w:t>
            </w:r>
          </w:p>
        </w:tc>
      </w:tr>
      <w:tr w:rsidR="00F94428" w:rsidRPr="00F94428" w14:paraId="5D529CE5" w14:textId="77777777" w:rsidTr="00D96643">
        <w:trPr>
          <w:gridAfter w:val="1"/>
          <w:wAfter w:w="4" w:type="pct"/>
        </w:trPr>
        <w:tc>
          <w:tcPr>
            <w:tcW w:w="1161" w:type="pct"/>
            <w:shd w:val="clear" w:color="auto" w:fill="F2F2F2" w:themeFill="background1" w:themeFillShade="F2"/>
          </w:tcPr>
          <w:p w14:paraId="3D94D17F" w14:textId="6639B0EC" w:rsidR="00F94428" w:rsidRPr="00F94428" w:rsidRDefault="00F94428" w:rsidP="00F94428">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rPr>
              <w:t>One-party Trade Submission Notification</w:t>
            </w:r>
          </w:p>
        </w:tc>
        <w:tc>
          <w:tcPr>
            <w:tcW w:w="416" w:type="pct"/>
            <w:shd w:val="clear" w:color="auto" w:fill="F2F2F2" w:themeFill="background1" w:themeFillShade="F2"/>
            <w:vAlign w:val="bottom"/>
          </w:tcPr>
          <w:p w14:paraId="1135B9B3"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74</w:t>
            </w:r>
          </w:p>
        </w:tc>
        <w:tc>
          <w:tcPr>
            <w:tcW w:w="636" w:type="pct"/>
            <w:gridSpan w:val="2"/>
            <w:shd w:val="clear" w:color="auto" w:fill="F2F2F2" w:themeFill="background1" w:themeFillShade="F2"/>
            <w:vAlign w:val="bottom"/>
          </w:tcPr>
          <w:p w14:paraId="5521C338"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10074</w:t>
            </w:r>
          </w:p>
        </w:tc>
        <w:tc>
          <w:tcPr>
            <w:tcW w:w="2783" w:type="pct"/>
            <w:shd w:val="clear" w:color="auto" w:fill="F2F2F2" w:themeFill="background1" w:themeFillShade="F2"/>
          </w:tcPr>
          <w:p w14:paraId="0B4B2838" w14:textId="77777777" w:rsidR="00F94428" w:rsidRPr="00F94428" w:rsidRDefault="00F94428" w:rsidP="00F94428">
            <w:pPr>
              <w:pStyle w:val="Heading2Text"/>
              <w:spacing w:before="60" w:after="60"/>
              <w:ind w:left="0"/>
              <w:rPr>
                <w:rFonts w:asciiTheme="minorHAnsi" w:hAnsiTheme="minorHAnsi" w:cstheme="minorHAnsi"/>
                <w:lang w:val="en-GB"/>
              </w:rPr>
            </w:pPr>
            <w:r w:rsidRPr="00F94428">
              <w:rPr>
                <w:rFonts w:asciiTheme="minorHAnsi" w:hAnsiTheme="minorHAnsi" w:cstheme="minorHAnsi"/>
              </w:rPr>
              <w:t xml:space="preserve">To convey the </w:t>
            </w:r>
            <w:r w:rsidRPr="00F94428">
              <w:rPr>
                <w:rFonts w:asciiTheme="minorHAnsi" w:hAnsiTheme="minorHAnsi" w:cstheme="minorHAnsi"/>
                <w:color w:val="000000"/>
              </w:rPr>
              <w:t>one-party trade submission notification</w:t>
            </w:r>
          </w:p>
        </w:tc>
      </w:tr>
      <w:tr w:rsidR="00F94428" w:rsidRPr="00F94428" w14:paraId="5B5FF111" w14:textId="77777777" w:rsidTr="00D96643">
        <w:trPr>
          <w:gridAfter w:val="1"/>
          <w:wAfter w:w="4" w:type="pct"/>
        </w:trPr>
        <w:tc>
          <w:tcPr>
            <w:tcW w:w="1161" w:type="pct"/>
            <w:shd w:val="clear" w:color="auto" w:fill="F2F2F2" w:themeFill="background1" w:themeFillShade="F2"/>
          </w:tcPr>
          <w:p w14:paraId="4559F201" w14:textId="5230B45A" w:rsidR="00F94428" w:rsidRPr="00F94428" w:rsidRDefault="00F94428" w:rsidP="00F94428">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rPr>
              <w:t>One-party Trade Cancel Request Ack</w:t>
            </w:r>
          </w:p>
        </w:tc>
        <w:tc>
          <w:tcPr>
            <w:tcW w:w="416" w:type="pct"/>
            <w:shd w:val="clear" w:color="auto" w:fill="F2F2F2" w:themeFill="background1" w:themeFillShade="F2"/>
            <w:vAlign w:val="bottom"/>
          </w:tcPr>
          <w:p w14:paraId="26A5F106"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75</w:t>
            </w:r>
          </w:p>
        </w:tc>
        <w:tc>
          <w:tcPr>
            <w:tcW w:w="636" w:type="pct"/>
            <w:gridSpan w:val="2"/>
            <w:shd w:val="clear" w:color="auto" w:fill="F2F2F2" w:themeFill="background1" w:themeFillShade="F2"/>
            <w:vAlign w:val="bottom"/>
          </w:tcPr>
          <w:p w14:paraId="471C32CB"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10075</w:t>
            </w:r>
          </w:p>
        </w:tc>
        <w:tc>
          <w:tcPr>
            <w:tcW w:w="2783" w:type="pct"/>
            <w:shd w:val="clear" w:color="auto" w:fill="F2F2F2" w:themeFill="background1" w:themeFillShade="F2"/>
          </w:tcPr>
          <w:p w14:paraId="1FD577C1" w14:textId="77777777" w:rsidR="00F94428" w:rsidRPr="00F94428" w:rsidRDefault="00F94428" w:rsidP="00F94428">
            <w:pPr>
              <w:pStyle w:val="Heading2Text"/>
              <w:spacing w:before="60" w:after="60"/>
              <w:ind w:left="0"/>
              <w:rPr>
                <w:rFonts w:asciiTheme="minorHAnsi" w:hAnsiTheme="minorHAnsi" w:cstheme="minorHAnsi"/>
                <w:lang w:val="en-GB"/>
              </w:rPr>
            </w:pPr>
            <w:r w:rsidRPr="00F94428">
              <w:rPr>
                <w:rFonts w:asciiTheme="minorHAnsi" w:hAnsiTheme="minorHAnsi" w:cstheme="minorHAnsi"/>
                <w:lang w:val="en-GB"/>
              </w:rPr>
              <w:t>Acknowledgement for one-party trade cancel request</w:t>
            </w:r>
          </w:p>
        </w:tc>
      </w:tr>
      <w:tr w:rsidR="00F94428" w:rsidRPr="00F94428" w14:paraId="1B189EBB" w14:textId="77777777" w:rsidTr="00D96643">
        <w:trPr>
          <w:gridAfter w:val="1"/>
          <w:wAfter w:w="4" w:type="pct"/>
        </w:trPr>
        <w:tc>
          <w:tcPr>
            <w:tcW w:w="1161" w:type="pct"/>
            <w:shd w:val="clear" w:color="auto" w:fill="F2F2F2" w:themeFill="background1" w:themeFillShade="F2"/>
          </w:tcPr>
          <w:p w14:paraId="0AAFFDBC" w14:textId="279A744B" w:rsidR="00F94428" w:rsidRPr="00F94428" w:rsidRDefault="00F94428" w:rsidP="00F94428">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rPr>
              <w:t>One-party Trade Cancellation Notification</w:t>
            </w:r>
          </w:p>
        </w:tc>
        <w:tc>
          <w:tcPr>
            <w:tcW w:w="416" w:type="pct"/>
            <w:shd w:val="clear" w:color="auto" w:fill="F2F2F2" w:themeFill="background1" w:themeFillShade="F2"/>
            <w:vAlign w:val="bottom"/>
          </w:tcPr>
          <w:p w14:paraId="1CA5BFA2"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76</w:t>
            </w:r>
          </w:p>
        </w:tc>
        <w:tc>
          <w:tcPr>
            <w:tcW w:w="636" w:type="pct"/>
            <w:gridSpan w:val="2"/>
            <w:shd w:val="clear" w:color="auto" w:fill="F2F2F2" w:themeFill="background1" w:themeFillShade="F2"/>
            <w:vAlign w:val="bottom"/>
          </w:tcPr>
          <w:p w14:paraId="1DB57562"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10076</w:t>
            </w:r>
          </w:p>
        </w:tc>
        <w:tc>
          <w:tcPr>
            <w:tcW w:w="2783" w:type="pct"/>
            <w:shd w:val="clear" w:color="auto" w:fill="F2F2F2" w:themeFill="background1" w:themeFillShade="F2"/>
          </w:tcPr>
          <w:p w14:paraId="5564E7AC" w14:textId="77777777" w:rsidR="00F94428" w:rsidRPr="00F94428" w:rsidRDefault="00F94428" w:rsidP="00F94428">
            <w:pPr>
              <w:pStyle w:val="Heading2Text"/>
              <w:spacing w:before="60" w:after="60"/>
              <w:ind w:left="0"/>
              <w:rPr>
                <w:rFonts w:asciiTheme="minorHAnsi" w:hAnsiTheme="minorHAnsi" w:cstheme="minorHAnsi"/>
                <w:lang w:val="en-GB"/>
              </w:rPr>
            </w:pPr>
            <w:r w:rsidRPr="00F94428">
              <w:rPr>
                <w:rFonts w:asciiTheme="minorHAnsi" w:hAnsiTheme="minorHAnsi" w:cstheme="minorHAnsi"/>
              </w:rPr>
              <w:t xml:space="preserve">To convey the </w:t>
            </w:r>
            <w:r w:rsidRPr="00F94428">
              <w:rPr>
                <w:rFonts w:asciiTheme="minorHAnsi" w:hAnsiTheme="minorHAnsi" w:cstheme="minorHAnsi"/>
                <w:color w:val="000000"/>
              </w:rPr>
              <w:t>one-party trade cancellation notification</w:t>
            </w:r>
          </w:p>
        </w:tc>
      </w:tr>
      <w:tr w:rsidR="00F94428" w:rsidRPr="00F94428" w14:paraId="7E45959C" w14:textId="77777777" w:rsidTr="00D96643">
        <w:trPr>
          <w:gridAfter w:val="1"/>
          <w:wAfter w:w="4" w:type="pct"/>
        </w:trPr>
        <w:tc>
          <w:tcPr>
            <w:tcW w:w="1161" w:type="pct"/>
            <w:shd w:val="clear" w:color="auto" w:fill="F2F2F2" w:themeFill="background1" w:themeFillShade="F2"/>
          </w:tcPr>
          <w:p w14:paraId="1A8E3F55" w14:textId="30C1FC93" w:rsidR="00F94428" w:rsidRPr="00F94428" w:rsidRDefault="00F94428" w:rsidP="00F94428">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rPr>
              <w:t>One-party Trade Decline Request Ack</w:t>
            </w:r>
          </w:p>
        </w:tc>
        <w:tc>
          <w:tcPr>
            <w:tcW w:w="416" w:type="pct"/>
            <w:shd w:val="clear" w:color="auto" w:fill="F2F2F2" w:themeFill="background1" w:themeFillShade="F2"/>
            <w:vAlign w:val="bottom"/>
          </w:tcPr>
          <w:p w14:paraId="5E2059B9"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77</w:t>
            </w:r>
          </w:p>
        </w:tc>
        <w:tc>
          <w:tcPr>
            <w:tcW w:w="636" w:type="pct"/>
            <w:gridSpan w:val="2"/>
            <w:shd w:val="clear" w:color="auto" w:fill="F2F2F2" w:themeFill="background1" w:themeFillShade="F2"/>
            <w:vAlign w:val="bottom"/>
          </w:tcPr>
          <w:p w14:paraId="1A1EF0BE"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10077</w:t>
            </w:r>
          </w:p>
        </w:tc>
        <w:tc>
          <w:tcPr>
            <w:tcW w:w="2783" w:type="pct"/>
            <w:shd w:val="clear" w:color="auto" w:fill="F2F2F2" w:themeFill="background1" w:themeFillShade="F2"/>
          </w:tcPr>
          <w:p w14:paraId="30065708" w14:textId="77777777" w:rsidR="00F94428" w:rsidRPr="00F94428" w:rsidRDefault="00F94428" w:rsidP="00F94428">
            <w:pPr>
              <w:pStyle w:val="Heading2Text"/>
              <w:spacing w:before="60" w:after="60"/>
              <w:ind w:left="0"/>
              <w:rPr>
                <w:rFonts w:asciiTheme="minorHAnsi" w:hAnsiTheme="minorHAnsi" w:cstheme="minorHAnsi"/>
                <w:lang w:val="en-GB"/>
              </w:rPr>
            </w:pPr>
            <w:r w:rsidRPr="00F94428">
              <w:rPr>
                <w:rFonts w:asciiTheme="minorHAnsi" w:hAnsiTheme="minorHAnsi" w:cstheme="minorHAnsi"/>
                <w:lang w:val="en-GB"/>
              </w:rPr>
              <w:t xml:space="preserve">Acknowledgement for </w:t>
            </w:r>
            <w:r w:rsidRPr="00F94428">
              <w:rPr>
                <w:rFonts w:asciiTheme="minorHAnsi" w:hAnsiTheme="minorHAnsi" w:cstheme="minorHAnsi"/>
                <w:color w:val="000000"/>
              </w:rPr>
              <w:t>one-party trade decline request</w:t>
            </w:r>
          </w:p>
        </w:tc>
      </w:tr>
      <w:tr w:rsidR="00F94428" w:rsidRPr="00F94428" w14:paraId="7D2F4577" w14:textId="77777777" w:rsidTr="00D96643">
        <w:trPr>
          <w:gridAfter w:val="1"/>
          <w:wAfter w:w="4" w:type="pct"/>
        </w:trPr>
        <w:tc>
          <w:tcPr>
            <w:tcW w:w="1161" w:type="pct"/>
            <w:shd w:val="clear" w:color="auto" w:fill="F2F2F2" w:themeFill="background1" w:themeFillShade="F2"/>
          </w:tcPr>
          <w:p w14:paraId="4E897B5B" w14:textId="22EDE9F6" w:rsidR="00F94428" w:rsidRPr="00F94428" w:rsidRDefault="00F94428" w:rsidP="00F94428">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rPr>
              <w:t>On-behalf Trade Request Ack</w:t>
            </w:r>
          </w:p>
        </w:tc>
        <w:tc>
          <w:tcPr>
            <w:tcW w:w="416" w:type="pct"/>
            <w:shd w:val="clear" w:color="auto" w:fill="F2F2F2" w:themeFill="background1" w:themeFillShade="F2"/>
            <w:vAlign w:val="bottom"/>
          </w:tcPr>
          <w:p w14:paraId="0B4E2B4D"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78</w:t>
            </w:r>
          </w:p>
        </w:tc>
        <w:tc>
          <w:tcPr>
            <w:tcW w:w="636" w:type="pct"/>
            <w:gridSpan w:val="2"/>
            <w:shd w:val="clear" w:color="auto" w:fill="F2F2F2" w:themeFill="background1" w:themeFillShade="F2"/>
            <w:vAlign w:val="bottom"/>
          </w:tcPr>
          <w:p w14:paraId="50DFE943"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10078</w:t>
            </w:r>
          </w:p>
        </w:tc>
        <w:tc>
          <w:tcPr>
            <w:tcW w:w="2783" w:type="pct"/>
            <w:shd w:val="clear" w:color="auto" w:fill="F2F2F2" w:themeFill="background1" w:themeFillShade="F2"/>
          </w:tcPr>
          <w:p w14:paraId="39048356" w14:textId="77777777" w:rsidR="00F94428" w:rsidRPr="00F94428" w:rsidRDefault="00F94428" w:rsidP="00F94428">
            <w:pPr>
              <w:pStyle w:val="Heading2Text"/>
              <w:spacing w:before="60" w:after="60"/>
              <w:ind w:left="0"/>
              <w:rPr>
                <w:rFonts w:asciiTheme="minorHAnsi" w:hAnsiTheme="minorHAnsi" w:cstheme="minorHAnsi"/>
                <w:lang w:val="en-GB"/>
              </w:rPr>
            </w:pPr>
            <w:r w:rsidRPr="00F94428">
              <w:rPr>
                <w:rFonts w:asciiTheme="minorHAnsi" w:hAnsiTheme="minorHAnsi" w:cstheme="minorHAnsi"/>
                <w:lang w:val="en-GB"/>
              </w:rPr>
              <w:t xml:space="preserve">Acknowledgement for </w:t>
            </w:r>
            <w:r w:rsidRPr="00F94428">
              <w:rPr>
                <w:rFonts w:asciiTheme="minorHAnsi" w:hAnsiTheme="minorHAnsi" w:cstheme="minorHAnsi"/>
                <w:color w:val="000000"/>
              </w:rPr>
              <w:t>on-behalf trade request</w:t>
            </w:r>
          </w:p>
        </w:tc>
      </w:tr>
      <w:tr w:rsidR="00F94428" w:rsidRPr="00F94428" w14:paraId="5C9991E4" w14:textId="77777777" w:rsidTr="00D96643">
        <w:trPr>
          <w:gridAfter w:val="1"/>
          <w:wAfter w:w="4" w:type="pct"/>
        </w:trPr>
        <w:tc>
          <w:tcPr>
            <w:tcW w:w="1161" w:type="pct"/>
            <w:shd w:val="clear" w:color="auto" w:fill="F2F2F2" w:themeFill="background1" w:themeFillShade="F2"/>
          </w:tcPr>
          <w:p w14:paraId="1988F486" w14:textId="4510FB15" w:rsidR="00F94428" w:rsidRPr="00F94428" w:rsidRDefault="00F94428" w:rsidP="00F94428">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rPr>
              <w:t>On-behalf Trade Submission Notification</w:t>
            </w:r>
          </w:p>
        </w:tc>
        <w:tc>
          <w:tcPr>
            <w:tcW w:w="416" w:type="pct"/>
            <w:shd w:val="clear" w:color="auto" w:fill="F2F2F2" w:themeFill="background1" w:themeFillShade="F2"/>
            <w:vAlign w:val="bottom"/>
          </w:tcPr>
          <w:p w14:paraId="361969C2"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79</w:t>
            </w:r>
          </w:p>
        </w:tc>
        <w:tc>
          <w:tcPr>
            <w:tcW w:w="636" w:type="pct"/>
            <w:gridSpan w:val="2"/>
            <w:shd w:val="clear" w:color="auto" w:fill="F2F2F2" w:themeFill="background1" w:themeFillShade="F2"/>
            <w:vAlign w:val="bottom"/>
          </w:tcPr>
          <w:p w14:paraId="07FB1058"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10079</w:t>
            </w:r>
          </w:p>
        </w:tc>
        <w:tc>
          <w:tcPr>
            <w:tcW w:w="2783" w:type="pct"/>
            <w:shd w:val="clear" w:color="auto" w:fill="F2F2F2" w:themeFill="background1" w:themeFillShade="F2"/>
          </w:tcPr>
          <w:p w14:paraId="45AEC3C7" w14:textId="77777777" w:rsidR="00F94428" w:rsidRPr="00F94428" w:rsidRDefault="00F94428" w:rsidP="00F94428">
            <w:pPr>
              <w:pStyle w:val="Heading2Text"/>
              <w:spacing w:before="60" w:after="60"/>
              <w:ind w:left="0"/>
              <w:rPr>
                <w:rFonts w:asciiTheme="minorHAnsi" w:hAnsiTheme="minorHAnsi" w:cstheme="minorHAnsi"/>
                <w:lang w:val="en-GB"/>
              </w:rPr>
            </w:pPr>
            <w:r w:rsidRPr="00F94428">
              <w:rPr>
                <w:rFonts w:asciiTheme="minorHAnsi" w:hAnsiTheme="minorHAnsi" w:cstheme="minorHAnsi"/>
              </w:rPr>
              <w:t>To convey the</w:t>
            </w:r>
            <w:r w:rsidRPr="00F94428">
              <w:rPr>
                <w:rFonts w:asciiTheme="minorHAnsi" w:hAnsiTheme="minorHAnsi" w:cstheme="minorHAnsi"/>
                <w:color w:val="000000"/>
              </w:rPr>
              <w:t xml:space="preserve"> on-behalf trade submission notification</w:t>
            </w:r>
          </w:p>
        </w:tc>
      </w:tr>
      <w:tr w:rsidR="00F94428" w:rsidRPr="00F94428" w14:paraId="4D94D00D" w14:textId="77777777" w:rsidTr="00D96643">
        <w:trPr>
          <w:gridAfter w:val="1"/>
          <w:wAfter w:w="4" w:type="pct"/>
        </w:trPr>
        <w:tc>
          <w:tcPr>
            <w:tcW w:w="1161" w:type="pct"/>
            <w:shd w:val="clear" w:color="auto" w:fill="F2F2F2" w:themeFill="background1" w:themeFillShade="F2"/>
          </w:tcPr>
          <w:p w14:paraId="0A7EC78D" w14:textId="58EAFD93" w:rsidR="00F94428" w:rsidRPr="00F94428" w:rsidRDefault="00F94428" w:rsidP="00F94428">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rPr>
              <w:lastRenderedPageBreak/>
              <w:t>On-behalf Trade Cancel Request Ack</w:t>
            </w:r>
          </w:p>
        </w:tc>
        <w:tc>
          <w:tcPr>
            <w:tcW w:w="416" w:type="pct"/>
            <w:shd w:val="clear" w:color="auto" w:fill="F2F2F2" w:themeFill="background1" w:themeFillShade="F2"/>
            <w:vAlign w:val="bottom"/>
          </w:tcPr>
          <w:p w14:paraId="3CBA1908"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80</w:t>
            </w:r>
          </w:p>
        </w:tc>
        <w:tc>
          <w:tcPr>
            <w:tcW w:w="636" w:type="pct"/>
            <w:gridSpan w:val="2"/>
            <w:shd w:val="clear" w:color="auto" w:fill="F2F2F2" w:themeFill="background1" w:themeFillShade="F2"/>
            <w:vAlign w:val="bottom"/>
          </w:tcPr>
          <w:p w14:paraId="4A5F1335"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10080</w:t>
            </w:r>
          </w:p>
        </w:tc>
        <w:tc>
          <w:tcPr>
            <w:tcW w:w="2783" w:type="pct"/>
            <w:shd w:val="clear" w:color="auto" w:fill="F2F2F2" w:themeFill="background1" w:themeFillShade="F2"/>
          </w:tcPr>
          <w:p w14:paraId="3C70C726" w14:textId="77777777" w:rsidR="00F94428" w:rsidRPr="00F94428" w:rsidRDefault="00F94428" w:rsidP="00F94428">
            <w:pPr>
              <w:pStyle w:val="Heading2Text"/>
              <w:spacing w:before="60" w:after="60"/>
              <w:ind w:left="0"/>
              <w:rPr>
                <w:rFonts w:asciiTheme="minorHAnsi" w:hAnsiTheme="minorHAnsi" w:cstheme="minorHAnsi"/>
                <w:lang w:val="en-GB"/>
              </w:rPr>
            </w:pPr>
            <w:r w:rsidRPr="00F94428">
              <w:rPr>
                <w:rFonts w:asciiTheme="minorHAnsi" w:hAnsiTheme="minorHAnsi" w:cstheme="minorHAnsi"/>
                <w:lang w:val="en-GB"/>
              </w:rPr>
              <w:t xml:space="preserve">Acknowledgement for </w:t>
            </w:r>
            <w:r w:rsidRPr="00F94428">
              <w:rPr>
                <w:rFonts w:asciiTheme="minorHAnsi" w:hAnsiTheme="minorHAnsi" w:cstheme="minorHAnsi"/>
                <w:color w:val="000000"/>
              </w:rPr>
              <w:t>on-behalf trade cancel request</w:t>
            </w:r>
          </w:p>
        </w:tc>
      </w:tr>
      <w:tr w:rsidR="00F94428" w:rsidRPr="00F94428" w14:paraId="63C6D7FD" w14:textId="77777777" w:rsidTr="00D96643">
        <w:trPr>
          <w:gridAfter w:val="1"/>
          <w:wAfter w:w="4" w:type="pct"/>
        </w:trPr>
        <w:tc>
          <w:tcPr>
            <w:tcW w:w="1161" w:type="pct"/>
            <w:shd w:val="clear" w:color="auto" w:fill="F2F2F2" w:themeFill="background1" w:themeFillShade="F2"/>
          </w:tcPr>
          <w:p w14:paraId="60FE54FE" w14:textId="35F2ACDE" w:rsidR="00F94428" w:rsidRPr="00F94428" w:rsidRDefault="00F94428" w:rsidP="00F94428">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rPr>
              <w:t>On-behalf Trade Decline Request Ack</w:t>
            </w:r>
          </w:p>
        </w:tc>
        <w:tc>
          <w:tcPr>
            <w:tcW w:w="416" w:type="pct"/>
            <w:shd w:val="clear" w:color="auto" w:fill="F2F2F2" w:themeFill="background1" w:themeFillShade="F2"/>
            <w:vAlign w:val="bottom"/>
          </w:tcPr>
          <w:p w14:paraId="180F7F0D"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81</w:t>
            </w:r>
          </w:p>
        </w:tc>
        <w:tc>
          <w:tcPr>
            <w:tcW w:w="636" w:type="pct"/>
            <w:gridSpan w:val="2"/>
            <w:shd w:val="clear" w:color="auto" w:fill="F2F2F2" w:themeFill="background1" w:themeFillShade="F2"/>
            <w:vAlign w:val="bottom"/>
          </w:tcPr>
          <w:p w14:paraId="2589C2FB"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10081</w:t>
            </w:r>
          </w:p>
        </w:tc>
        <w:tc>
          <w:tcPr>
            <w:tcW w:w="2783" w:type="pct"/>
            <w:shd w:val="clear" w:color="auto" w:fill="F2F2F2" w:themeFill="background1" w:themeFillShade="F2"/>
          </w:tcPr>
          <w:p w14:paraId="3109E5EF" w14:textId="77777777" w:rsidR="00F94428" w:rsidRPr="00F94428" w:rsidRDefault="00F94428" w:rsidP="00F94428">
            <w:pPr>
              <w:pStyle w:val="Heading2Text"/>
              <w:spacing w:before="60" w:after="60"/>
              <w:ind w:left="0"/>
              <w:rPr>
                <w:rFonts w:asciiTheme="minorHAnsi" w:hAnsiTheme="minorHAnsi" w:cstheme="minorHAnsi"/>
                <w:lang w:val="en-GB"/>
              </w:rPr>
            </w:pPr>
            <w:r w:rsidRPr="00F94428">
              <w:rPr>
                <w:rFonts w:asciiTheme="minorHAnsi" w:hAnsiTheme="minorHAnsi" w:cstheme="minorHAnsi"/>
                <w:lang w:val="en-GB"/>
              </w:rPr>
              <w:t xml:space="preserve">Acknowledgement for </w:t>
            </w:r>
            <w:r w:rsidRPr="00F94428">
              <w:rPr>
                <w:rFonts w:asciiTheme="minorHAnsi" w:hAnsiTheme="minorHAnsi" w:cstheme="minorHAnsi"/>
                <w:color w:val="000000"/>
              </w:rPr>
              <w:t>on-behalf trade decline request</w:t>
            </w:r>
          </w:p>
        </w:tc>
      </w:tr>
      <w:tr w:rsidR="00F94428" w:rsidRPr="00F94428" w14:paraId="61BF5AF8" w14:textId="77777777" w:rsidTr="00D96643">
        <w:trPr>
          <w:gridAfter w:val="1"/>
          <w:wAfter w:w="4" w:type="pct"/>
        </w:trPr>
        <w:tc>
          <w:tcPr>
            <w:tcW w:w="1161" w:type="pct"/>
            <w:shd w:val="clear" w:color="auto" w:fill="F2F2F2" w:themeFill="background1" w:themeFillShade="F2"/>
          </w:tcPr>
          <w:p w14:paraId="5E5900C4" w14:textId="298399FC" w:rsidR="00F94428" w:rsidRPr="00F94428" w:rsidRDefault="00F94428" w:rsidP="00F94428">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rPr>
              <w:t>On-behalf Trade Cancellation Notification</w:t>
            </w:r>
          </w:p>
        </w:tc>
        <w:tc>
          <w:tcPr>
            <w:tcW w:w="416" w:type="pct"/>
            <w:shd w:val="clear" w:color="auto" w:fill="F2F2F2" w:themeFill="background1" w:themeFillShade="F2"/>
            <w:vAlign w:val="bottom"/>
          </w:tcPr>
          <w:p w14:paraId="177F42B6"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82</w:t>
            </w:r>
          </w:p>
        </w:tc>
        <w:tc>
          <w:tcPr>
            <w:tcW w:w="636" w:type="pct"/>
            <w:gridSpan w:val="2"/>
            <w:shd w:val="clear" w:color="auto" w:fill="F2F2F2" w:themeFill="background1" w:themeFillShade="F2"/>
            <w:vAlign w:val="bottom"/>
          </w:tcPr>
          <w:p w14:paraId="082EFBFD"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10082</w:t>
            </w:r>
          </w:p>
        </w:tc>
        <w:tc>
          <w:tcPr>
            <w:tcW w:w="2783" w:type="pct"/>
            <w:shd w:val="clear" w:color="auto" w:fill="F2F2F2" w:themeFill="background1" w:themeFillShade="F2"/>
          </w:tcPr>
          <w:p w14:paraId="0D85D169" w14:textId="77777777" w:rsidR="00F94428" w:rsidRPr="00F94428" w:rsidRDefault="00F94428" w:rsidP="00F94428">
            <w:pPr>
              <w:pStyle w:val="Heading2Text"/>
              <w:spacing w:before="60" w:after="60"/>
              <w:ind w:left="0"/>
              <w:rPr>
                <w:rFonts w:asciiTheme="minorHAnsi" w:hAnsiTheme="minorHAnsi" w:cstheme="minorHAnsi"/>
                <w:lang w:val="en-GB"/>
              </w:rPr>
            </w:pPr>
            <w:r w:rsidRPr="00F94428">
              <w:rPr>
                <w:rFonts w:asciiTheme="minorHAnsi" w:hAnsiTheme="minorHAnsi" w:cstheme="minorHAnsi"/>
              </w:rPr>
              <w:t>To convey the</w:t>
            </w:r>
            <w:r w:rsidRPr="00F94428">
              <w:rPr>
                <w:rFonts w:asciiTheme="minorHAnsi" w:hAnsiTheme="minorHAnsi" w:cstheme="minorHAnsi"/>
                <w:color w:val="000000"/>
              </w:rPr>
              <w:t xml:space="preserve"> on-behalf trade cancellation notification</w:t>
            </w:r>
          </w:p>
        </w:tc>
      </w:tr>
      <w:tr w:rsidR="00F94428" w:rsidRPr="00F94428" w14:paraId="7DD1B842" w14:textId="77777777" w:rsidTr="00D96643">
        <w:trPr>
          <w:gridAfter w:val="1"/>
          <w:wAfter w:w="4" w:type="pct"/>
        </w:trPr>
        <w:tc>
          <w:tcPr>
            <w:tcW w:w="1161" w:type="pct"/>
            <w:shd w:val="clear" w:color="auto" w:fill="F2F2F2" w:themeFill="background1" w:themeFillShade="F2"/>
          </w:tcPr>
          <w:p w14:paraId="0511D448" w14:textId="633DBDDD" w:rsidR="00F94428" w:rsidRPr="00F94428" w:rsidRDefault="00F94428" w:rsidP="00F94428">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rPr>
              <w:t>On-behalf Trade Accept Request Ack</w:t>
            </w:r>
          </w:p>
        </w:tc>
        <w:tc>
          <w:tcPr>
            <w:tcW w:w="416" w:type="pct"/>
            <w:shd w:val="clear" w:color="auto" w:fill="F2F2F2" w:themeFill="background1" w:themeFillShade="F2"/>
            <w:vAlign w:val="bottom"/>
          </w:tcPr>
          <w:p w14:paraId="18098F1F"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83</w:t>
            </w:r>
          </w:p>
        </w:tc>
        <w:tc>
          <w:tcPr>
            <w:tcW w:w="636" w:type="pct"/>
            <w:gridSpan w:val="2"/>
            <w:shd w:val="clear" w:color="auto" w:fill="F2F2F2" w:themeFill="background1" w:themeFillShade="F2"/>
            <w:vAlign w:val="bottom"/>
          </w:tcPr>
          <w:p w14:paraId="41C45E3F"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10083</w:t>
            </w:r>
          </w:p>
        </w:tc>
        <w:tc>
          <w:tcPr>
            <w:tcW w:w="2783" w:type="pct"/>
            <w:shd w:val="clear" w:color="auto" w:fill="F2F2F2" w:themeFill="background1" w:themeFillShade="F2"/>
          </w:tcPr>
          <w:p w14:paraId="25606364" w14:textId="77777777" w:rsidR="00F94428" w:rsidRPr="00F94428" w:rsidRDefault="00F94428" w:rsidP="00F94428">
            <w:pPr>
              <w:pStyle w:val="Heading2Text"/>
              <w:spacing w:before="60" w:after="60"/>
              <w:ind w:left="0"/>
              <w:rPr>
                <w:rFonts w:asciiTheme="minorHAnsi" w:hAnsiTheme="minorHAnsi" w:cstheme="minorHAnsi"/>
                <w:lang w:val="en-GB"/>
              </w:rPr>
            </w:pPr>
            <w:r w:rsidRPr="00F94428">
              <w:rPr>
                <w:rFonts w:asciiTheme="minorHAnsi" w:hAnsiTheme="minorHAnsi" w:cstheme="minorHAnsi"/>
                <w:lang w:val="en-GB"/>
              </w:rPr>
              <w:t xml:space="preserve">Acknowledgement for </w:t>
            </w:r>
            <w:r w:rsidRPr="00F94428">
              <w:rPr>
                <w:rFonts w:asciiTheme="minorHAnsi" w:hAnsiTheme="minorHAnsi" w:cstheme="minorHAnsi"/>
                <w:color w:val="000000"/>
              </w:rPr>
              <w:t>on-behalf trade accept request</w:t>
            </w:r>
          </w:p>
        </w:tc>
      </w:tr>
      <w:tr w:rsidR="00F94428" w:rsidRPr="00F94428" w14:paraId="539C4902" w14:textId="77777777" w:rsidTr="00D96643">
        <w:trPr>
          <w:gridAfter w:val="1"/>
          <w:wAfter w:w="4" w:type="pct"/>
        </w:trPr>
        <w:tc>
          <w:tcPr>
            <w:tcW w:w="1161" w:type="pct"/>
            <w:shd w:val="clear" w:color="auto" w:fill="F2F2F2" w:themeFill="background1" w:themeFillShade="F2"/>
          </w:tcPr>
          <w:p w14:paraId="7196C05F" w14:textId="54C46A30" w:rsidR="00F94428" w:rsidRPr="00F94428" w:rsidRDefault="00F94428" w:rsidP="00F94428">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rPr>
              <w:t>Error Trade Request Ack</w:t>
            </w:r>
          </w:p>
        </w:tc>
        <w:tc>
          <w:tcPr>
            <w:tcW w:w="416" w:type="pct"/>
            <w:shd w:val="clear" w:color="auto" w:fill="F2F2F2" w:themeFill="background1" w:themeFillShade="F2"/>
            <w:vAlign w:val="bottom"/>
          </w:tcPr>
          <w:p w14:paraId="3F5EFB37"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84</w:t>
            </w:r>
          </w:p>
        </w:tc>
        <w:tc>
          <w:tcPr>
            <w:tcW w:w="636" w:type="pct"/>
            <w:gridSpan w:val="2"/>
            <w:shd w:val="clear" w:color="auto" w:fill="F2F2F2" w:themeFill="background1" w:themeFillShade="F2"/>
            <w:vAlign w:val="bottom"/>
          </w:tcPr>
          <w:p w14:paraId="39D84CD1"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10084</w:t>
            </w:r>
          </w:p>
        </w:tc>
        <w:tc>
          <w:tcPr>
            <w:tcW w:w="2783" w:type="pct"/>
            <w:shd w:val="clear" w:color="auto" w:fill="F2F2F2" w:themeFill="background1" w:themeFillShade="F2"/>
          </w:tcPr>
          <w:p w14:paraId="3A07AD9E" w14:textId="77777777" w:rsidR="00F94428" w:rsidRPr="00F94428" w:rsidRDefault="00F94428" w:rsidP="00F94428">
            <w:pPr>
              <w:pStyle w:val="Heading2Text"/>
              <w:spacing w:before="60" w:after="60"/>
              <w:ind w:left="0"/>
              <w:rPr>
                <w:rFonts w:asciiTheme="minorHAnsi" w:hAnsiTheme="minorHAnsi" w:cstheme="minorHAnsi"/>
                <w:lang w:val="en-GB"/>
              </w:rPr>
            </w:pPr>
            <w:r w:rsidRPr="00F94428">
              <w:rPr>
                <w:rFonts w:asciiTheme="minorHAnsi" w:hAnsiTheme="minorHAnsi" w:cstheme="minorHAnsi"/>
                <w:lang w:val="en-GB"/>
              </w:rPr>
              <w:t xml:space="preserve">Acknowledgement for </w:t>
            </w:r>
            <w:r w:rsidRPr="00F94428">
              <w:rPr>
                <w:rFonts w:asciiTheme="minorHAnsi" w:hAnsiTheme="minorHAnsi" w:cstheme="minorHAnsi"/>
                <w:color w:val="000000"/>
              </w:rPr>
              <w:t>error trade request</w:t>
            </w:r>
          </w:p>
        </w:tc>
      </w:tr>
      <w:tr w:rsidR="00F94428" w:rsidRPr="00F94428" w14:paraId="566ED47B" w14:textId="77777777" w:rsidTr="00D96643">
        <w:trPr>
          <w:gridAfter w:val="1"/>
          <w:wAfter w:w="4" w:type="pct"/>
        </w:trPr>
        <w:tc>
          <w:tcPr>
            <w:tcW w:w="1161" w:type="pct"/>
            <w:shd w:val="clear" w:color="auto" w:fill="F2F2F2" w:themeFill="background1" w:themeFillShade="F2"/>
          </w:tcPr>
          <w:p w14:paraId="2DA9BDED" w14:textId="11A2ECA8" w:rsidR="00F94428" w:rsidRPr="00F94428" w:rsidRDefault="00F94428" w:rsidP="00F94428">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rPr>
              <w:t>Error Trade Claim Notification</w:t>
            </w:r>
          </w:p>
        </w:tc>
        <w:tc>
          <w:tcPr>
            <w:tcW w:w="416" w:type="pct"/>
            <w:shd w:val="clear" w:color="auto" w:fill="F2F2F2" w:themeFill="background1" w:themeFillShade="F2"/>
            <w:vAlign w:val="bottom"/>
          </w:tcPr>
          <w:p w14:paraId="63E7EBA9"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85</w:t>
            </w:r>
          </w:p>
        </w:tc>
        <w:tc>
          <w:tcPr>
            <w:tcW w:w="636" w:type="pct"/>
            <w:gridSpan w:val="2"/>
            <w:shd w:val="clear" w:color="auto" w:fill="F2F2F2" w:themeFill="background1" w:themeFillShade="F2"/>
            <w:vAlign w:val="bottom"/>
          </w:tcPr>
          <w:p w14:paraId="5348A5EF"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10085</w:t>
            </w:r>
          </w:p>
        </w:tc>
        <w:tc>
          <w:tcPr>
            <w:tcW w:w="2783" w:type="pct"/>
            <w:shd w:val="clear" w:color="auto" w:fill="F2F2F2" w:themeFill="background1" w:themeFillShade="F2"/>
          </w:tcPr>
          <w:p w14:paraId="25129F1D" w14:textId="77777777" w:rsidR="00F94428" w:rsidRPr="00F94428" w:rsidRDefault="00F94428" w:rsidP="00F94428">
            <w:pPr>
              <w:pStyle w:val="Heading2Text"/>
              <w:spacing w:before="60" w:after="60"/>
              <w:ind w:left="0"/>
              <w:rPr>
                <w:rFonts w:asciiTheme="minorHAnsi" w:hAnsiTheme="minorHAnsi" w:cstheme="minorHAnsi"/>
                <w:lang w:val="en-GB"/>
              </w:rPr>
            </w:pPr>
            <w:r w:rsidRPr="00F94428">
              <w:rPr>
                <w:rFonts w:asciiTheme="minorHAnsi" w:hAnsiTheme="minorHAnsi" w:cstheme="minorHAnsi"/>
              </w:rPr>
              <w:t>To convey the</w:t>
            </w:r>
            <w:r w:rsidRPr="00F94428">
              <w:rPr>
                <w:rFonts w:asciiTheme="minorHAnsi" w:hAnsiTheme="minorHAnsi" w:cstheme="minorHAnsi"/>
                <w:color w:val="000000"/>
              </w:rPr>
              <w:t xml:space="preserve"> error trade claim notification</w:t>
            </w:r>
          </w:p>
        </w:tc>
      </w:tr>
      <w:tr w:rsidR="00F94428" w:rsidRPr="00F94428" w14:paraId="3ABA969B" w14:textId="77777777" w:rsidTr="00D96643">
        <w:trPr>
          <w:gridAfter w:val="1"/>
          <w:wAfter w:w="4" w:type="pct"/>
        </w:trPr>
        <w:tc>
          <w:tcPr>
            <w:tcW w:w="1161" w:type="pct"/>
            <w:shd w:val="clear" w:color="auto" w:fill="F2F2F2" w:themeFill="background1" w:themeFillShade="F2"/>
          </w:tcPr>
          <w:p w14:paraId="74DA4E51" w14:textId="4F12D8D3" w:rsidR="00F94428" w:rsidRPr="00F94428" w:rsidRDefault="00F94428" w:rsidP="00F94428">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rPr>
              <w:t>Error Trade Contra-</w:t>
            </w:r>
            <w:proofErr w:type="gramStart"/>
            <w:r w:rsidRPr="00F94428">
              <w:rPr>
                <w:rFonts w:asciiTheme="minorHAnsi" w:hAnsiTheme="minorHAnsi" w:cstheme="minorHAnsi"/>
              </w:rPr>
              <w:t>side</w:t>
            </w:r>
            <w:proofErr w:type="gramEnd"/>
            <w:r w:rsidRPr="00F94428">
              <w:rPr>
                <w:rFonts w:asciiTheme="minorHAnsi" w:hAnsiTheme="minorHAnsi" w:cstheme="minorHAnsi"/>
              </w:rPr>
              <w:t xml:space="preserve"> Respond Request Ack</w:t>
            </w:r>
          </w:p>
        </w:tc>
        <w:tc>
          <w:tcPr>
            <w:tcW w:w="416" w:type="pct"/>
            <w:shd w:val="clear" w:color="auto" w:fill="F2F2F2" w:themeFill="background1" w:themeFillShade="F2"/>
            <w:vAlign w:val="bottom"/>
          </w:tcPr>
          <w:p w14:paraId="75FB7F3F"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86</w:t>
            </w:r>
          </w:p>
        </w:tc>
        <w:tc>
          <w:tcPr>
            <w:tcW w:w="636" w:type="pct"/>
            <w:gridSpan w:val="2"/>
            <w:shd w:val="clear" w:color="auto" w:fill="F2F2F2" w:themeFill="background1" w:themeFillShade="F2"/>
            <w:vAlign w:val="bottom"/>
          </w:tcPr>
          <w:p w14:paraId="4C4D7D9C"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10086</w:t>
            </w:r>
          </w:p>
        </w:tc>
        <w:tc>
          <w:tcPr>
            <w:tcW w:w="2783" w:type="pct"/>
            <w:shd w:val="clear" w:color="auto" w:fill="F2F2F2" w:themeFill="background1" w:themeFillShade="F2"/>
          </w:tcPr>
          <w:p w14:paraId="53D8AEE6" w14:textId="77777777" w:rsidR="00F94428" w:rsidRPr="00F94428" w:rsidRDefault="00F94428" w:rsidP="00F94428">
            <w:pPr>
              <w:pStyle w:val="Heading2Text"/>
              <w:spacing w:before="60" w:after="60"/>
              <w:ind w:left="0"/>
              <w:rPr>
                <w:rFonts w:asciiTheme="minorHAnsi" w:hAnsiTheme="minorHAnsi" w:cstheme="minorHAnsi"/>
                <w:lang w:val="en-GB"/>
              </w:rPr>
            </w:pPr>
            <w:r w:rsidRPr="00F94428">
              <w:rPr>
                <w:rFonts w:asciiTheme="minorHAnsi" w:hAnsiTheme="minorHAnsi" w:cstheme="minorHAnsi"/>
                <w:lang w:val="en-GB"/>
              </w:rPr>
              <w:t xml:space="preserve">Acknowledgement for </w:t>
            </w:r>
            <w:r w:rsidRPr="00F94428">
              <w:rPr>
                <w:rFonts w:asciiTheme="minorHAnsi" w:hAnsiTheme="minorHAnsi" w:cstheme="minorHAnsi"/>
                <w:color w:val="000000"/>
              </w:rPr>
              <w:t>error trade contra-side response</w:t>
            </w:r>
          </w:p>
        </w:tc>
      </w:tr>
      <w:tr w:rsidR="00F94428" w:rsidRPr="00F94428" w14:paraId="4C368784" w14:textId="77777777" w:rsidTr="00D96643">
        <w:trPr>
          <w:gridAfter w:val="1"/>
          <w:wAfter w:w="4" w:type="pct"/>
        </w:trPr>
        <w:tc>
          <w:tcPr>
            <w:tcW w:w="1161" w:type="pct"/>
            <w:shd w:val="clear" w:color="auto" w:fill="F2F2F2" w:themeFill="background1" w:themeFillShade="F2"/>
          </w:tcPr>
          <w:p w14:paraId="2330851D" w14:textId="3D5A8C6D" w:rsidR="00F94428" w:rsidRPr="00F94428" w:rsidRDefault="00F94428" w:rsidP="00F94428">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rPr>
              <w:t>Error Trade Claim Status Report</w:t>
            </w:r>
          </w:p>
        </w:tc>
        <w:tc>
          <w:tcPr>
            <w:tcW w:w="416" w:type="pct"/>
            <w:shd w:val="clear" w:color="auto" w:fill="F2F2F2" w:themeFill="background1" w:themeFillShade="F2"/>
            <w:vAlign w:val="bottom"/>
          </w:tcPr>
          <w:p w14:paraId="176F63FB"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87</w:t>
            </w:r>
          </w:p>
        </w:tc>
        <w:tc>
          <w:tcPr>
            <w:tcW w:w="636" w:type="pct"/>
            <w:gridSpan w:val="2"/>
            <w:shd w:val="clear" w:color="auto" w:fill="F2F2F2" w:themeFill="background1" w:themeFillShade="F2"/>
            <w:vAlign w:val="bottom"/>
          </w:tcPr>
          <w:p w14:paraId="275B61BC"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10087</w:t>
            </w:r>
          </w:p>
        </w:tc>
        <w:tc>
          <w:tcPr>
            <w:tcW w:w="2783" w:type="pct"/>
            <w:shd w:val="clear" w:color="auto" w:fill="F2F2F2" w:themeFill="background1" w:themeFillShade="F2"/>
          </w:tcPr>
          <w:p w14:paraId="77C1430F" w14:textId="77777777" w:rsidR="00F94428" w:rsidRPr="00F94428" w:rsidRDefault="00F94428" w:rsidP="00F94428">
            <w:pPr>
              <w:pStyle w:val="Heading2Text"/>
              <w:spacing w:before="60" w:after="60"/>
              <w:ind w:left="0"/>
              <w:rPr>
                <w:rFonts w:asciiTheme="minorHAnsi" w:hAnsiTheme="minorHAnsi" w:cstheme="minorHAnsi"/>
                <w:lang w:val="en-GB"/>
              </w:rPr>
            </w:pPr>
            <w:r w:rsidRPr="00F94428">
              <w:rPr>
                <w:rFonts w:asciiTheme="minorHAnsi" w:hAnsiTheme="minorHAnsi" w:cstheme="minorHAnsi"/>
              </w:rPr>
              <w:t>To convey the</w:t>
            </w:r>
            <w:r w:rsidRPr="00F94428">
              <w:rPr>
                <w:rFonts w:asciiTheme="minorHAnsi" w:hAnsiTheme="minorHAnsi" w:cstheme="minorHAnsi"/>
                <w:color w:val="000000"/>
              </w:rPr>
              <w:t xml:space="preserve"> error trade claim status report</w:t>
            </w:r>
          </w:p>
        </w:tc>
      </w:tr>
      <w:tr w:rsidR="00F94428" w:rsidRPr="00F94428" w14:paraId="34FA1DE1" w14:textId="77777777" w:rsidTr="00D96643">
        <w:trPr>
          <w:gridAfter w:val="1"/>
          <w:wAfter w:w="4" w:type="pct"/>
        </w:trPr>
        <w:tc>
          <w:tcPr>
            <w:tcW w:w="1161" w:type="pct"/>
            <w:shd w:val="clear" w:color="auto" w:fill="F2F2F2" w:themeFill="background1" w:themeFillShade="F2"/>
          </w:tcPr>
          <w:p w14:paraId="62F9B089" w14:textId="42622227" w:rsidR="00F94428" w:rsidRPr="00F94428" w:rsidRDefault="00F94428" w:rsidP="00F94428">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rPr>
              <w:t>Trade Cancelled</w:t>
            </w:r>
          </w:p>
        </w:tc>
        <w:tc>
          <w:tcPr>
            <w:tcW w:w="416" w:type="pct"/>
            <w:shd w:val="clear" w:color="auto" w:fill="F2F2F2" w:themeFill="background1" w:themeFillShade="F2"/>
            <w:vAlign w:val="bottom"/>
          </w:tcPr>
          <w:p w14:paraId="1FF672F4"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88</w:t>
            </w:r>
          </w:p>
        </w:tc>
        <w:tc>
          <w:tcPr>
            <w:tcW w:w="636" w:type="pct"/>
            <w:gridSpan w:val="2"/>
            <w:shd w:val="clear" w:color="auto" w:fill="F2F2F2" w:themeFill="background1" w:themeFillShade="F2"/>
            <w:vAlign w:val="bottom"/>
          </w:tcPr>
          <w:p w14:paraId="4CA4C5CB"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10088</w:t>
            </w:r>
          </w:p>
        </w:tc>
        <w:tc>
          <w:tcPr>
            <w:tcW w:w="2783" w:type="pct"/>
            <w:shd w:val="clear" w:color="auto" w:fill="F2F2F2" w:themeFill="background1" w:themeFillShade="F2"/>
          </w:tcPr>
          <w:p w14:paraId="6844DDB3" w14:textId="77777777" w:rsidR="00F94428" w:rsidRPr="00F94428" w:rsidRDefault="00F94428" w:rsidP="00F94428">
            <w:pPr>
              <w:pStyle w:val="Heading2Text"/>
              <w:spacing w:before="60" w:after="60"/>
              <w:ind w:left="0"/>
              <w:rPr>
                <w:rFonts w:asciiTheme="minorHAnsi" w:hAnsiTheme="minorHAnsi" w:cstheme="minorHAnsi"/>
                <w:lang w:val="en-GB"/>
              </w:rPr>
            </w:pPr>
            <w:r w:rsidRPr="00F94428">
              <w:rPr>
                <w:rFonts w:asciiTheme="minorHAnsi" w:hAnsiTheme="minorHAnsi" w:cstheme="minorHAnsi"/>
              </w:rPr>
              <w:t>To convey the</w:t>
            </w:r>
            <w:r w:rsidRPr="00F94428">
              <w:rPr>
                <w:rFonts w:asciiTheme="minorHAnsi" w:hAnsiTheme="minorHAnsi" w:cstheme="minorHAnsi"/>
                <w:color w:val="000000"/>
              </w:rPr>
              <w:t xml:space="preserve"> trade cancelled</w:t>
            </w:r>
          </w:p>
        </w:tc>
      </w:tr>
      <w:tr w:rsidR="00F94428" w:rsidRPr="00F94428" w14:paraId="67CD9575" w14:textId="77777777" w:rsidTr="00D96643">
        <w:trPr>
          <w:gridAfter w:val="1"/>
          <w:wAfter w:w="4" w:type="pct"/>
        </w:trPr>
        <w:tc>
          <w:tcPr>
            <w:tcW w:w="1161" w:type="pct"/>
            <w:shd w:val="clear" w:color="auto" w:fill="F2F2F2" w:themeFill="background1" w:themeFillShade="F2"/>
          </w:tcPr>
          <w:p w14:paraId="7A591242" w14:textId="2919A700" w:rsidR="00F94428" w:rsidRPr="00F94428" w:rsidRDefault="00F94428" w:rsidP="00F94428">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rPr>
              <w:t>Trade Corrected</w:t>
            </w:r>
          </w:p>
        </w:tc>
        <w:tc>
          <w:tcPr>
            <w:tcW w:w="416" w:type="pct"/>
            <w:shd w:val="clear" w:color="auto" w:fill="F2F2F2" w:themeFill="background1" w:themeFillShade="F2"/>
            <w:vAlign w:val="bottom"/>
          </w:tcPr>
          <w:p w14:paraId="461E5FCB"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89</w:t>
            </w:r>
          </w:p>
        </w:tc>
        <w:tc>
          <w:tcPr>
            <w:tcW w:w="636" w:type="pct"/>
            <w:gridSpan w:val="2"/>
            <w:shd w:val="clear" w:color="auto" w:fill="F2F2F2" w:themeFill="background1" w:themeFillShade="F2"/>
            <w:vAlign w:val="bottom"/>
          </w:tcPr>
          <w:p w14:paraId="164DC54B"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10089</w:t>
            </w:r>
          </w:p>
        </w:tc>
        <w:tc>
          <w:tcPr>
            <w:tcW w:w="2783" w:type="pct"/>
            <w:shd w:val="clear" w:color="auto" w:fill="F2F2F2" w:themeFill="background1" w:themeFillShade="F2"/>
          </w:tcPr>
          <w:p w14:paraId="409679DB" w14:textId="77777777" w:rsidR="00F94428" w:rsidRPr="00F94428" w:rsidRDefault="00F94428" w:rsidP="00F94428">
            <w:pPr>
              <w:pStyle w:val="Heading2Text"/>
              <w:spacing w:before="60" w:after="60"/>
              <w:ind w:left="0"/>
              <w:rPr>
                <w:rFonts w:asciiTheme="minorHAnsi" w:hAnsiTheme="minorHAnsi" w:cstheme="minorHAnsi"/>
                <w:lang w:val="en-GB"/>
              </w:rPr>
            </w:pPr>
            <w:r w:rsidRPr="00F94428">
              <w:rPr>
                <w:rFonts w:asciiTheme="minorHAnsi" w:hAnsiTheme="minorHAnsi" w:cstheme="minorHAnsi"/>
              </w:rPr>
              <w:t>To convey the</w:t>
            </w:r>
            <w:r w:rsidRPr="00F94428">
              <w:rPr>
                <w:rFonts w:asciiTheme="minorHAnsi" w:hAnsiTheme="minorHAnsi" w:cstheme="minorHAnsi"/>
                <w:color w:val="000000"/>
              </w:rPr>
              <w:t xml:space="preserve"> trade corrected</w:t>
            </w:r>
          </w:p>
        </w:tc>
      </w:tr>
      <w:tr w:rsidR="00F94428" w:rsidRPr="00F94428" w14:paraId="198BF2D7" w14:textId="77777777" w:rsidTr="00D96643">
        <w:trPr>
          <w:gridAfter w:val="1"/>
          <w:wAfter w:w="4" w:type="pct"/>
        </w:trPr>
        <w:tc>
          <w:tcPr>
            <w:tcW w:w="1161" w:type="pct"/>
            <w:shd w:val="clear" w:color="auto" w:fill="F2F2F2" w:themeFill="background1" w:themeFillShade="F2"/>
          </w:tcPr>
          <w:p w14:paraId="54EB8D9B" w14:textId="24C5060E" w:rsidR="00F94428" w:rsidRPr="00F94428" w:rsidRDefault="00F94428" w:rsidP="00F94428">
            <w:pPr>
              <w:pStyle w:val="Heading2Text"/>
              <w:spacing w:before="60" w:after="60"/>
              <w:ind w:left="0"/>
              <w:jc w:val="left"/>
              <w:rPr>
                <w:rFonts w:asciiTheme="minorHAnsi" w:hAnsiTheme="minorHAnsi" w:cstheme="minorHAnsi"/>
                <w:lang w:val="en-GB"/>
              </w:rPr>
            </w:pPr>
            <w:r w:rsidRPr="00F94428">
              <w:rPr>
                <w:rFonts w:asciiTheme="minorHAnsi" w:hAnsiTheme="minorHAnsi" w:cstheme="minorHAnsi"/>
              </w:rPr>
              <w:t>Throttle Entitlement Response</w:t>
            </w:r>
          </w:p>
        </w:tc>
        <w:tc>
          <w:tcPr>
            <w:tcW w:w="416" w:type="pct"/>
            <w:shd w:val="clear" w:color="auto" w:fill="F2F2F2" w:themeFill="background1" w:themeFillShade="F2"/>
            <w:vAlign w:val="bottom"/>
          </w:tcPr>
          <w:p w14:paraId="6BA466EC"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90</w:t>
            </w:r>
          </w:p>
        </w:tc>
        <w:tc>
          <w:tcPr>
            <w:tcW w:w="636" w:type="pct"/>
            <w:gridSpan w:val="2"/>
            <w:shd w:val="clear" w:color="auto" w:fill="F2F2F2" w:themeFill="background1" w:themeFillShade="F2"/>
            <w:vAlign w:val="bottom"/>
          </w:tcPr>
          <w:p w14:paraId="1D0D4FFE" w14:textId="77777777" w:rsidR="00F94428" w:rsidRPr="00F94428" w:rsidRDefault="00F94428" w:rsidP="00F94428">
            <w:pPr>
              <w:pStyle w:val="Heading2Text"/>
              <w:spacing w:before="60" w:after="60"/>
              <w:ind w:left="0"/>
              <w:jc w:val="center"/>
              <w:rPr>
                <w:rFonts w:asciiTheme="minorHAnsi" w:hAnsiTheme="minorHAnsi" w:cstheme="minorHAnsi"/>
                <w:lang w:val="en-GB"/>
              </w:rPr>
            </w:pPr>
            <w:r w:rsidRPr="00F94428">
              <w:rPr>
                <w:rFonts w:asciiTheme="minorHAnsi" w:hAnsiTheme="minorHAnsi" w:cstheme="minorHAnsi"/>
                <w:color w:val="000000"/>
              </w:rPr>
              <w:t>N/A</w:t>
            </w:r>
          </w:p>
        </w:tc>
        <w:tc>
          <w:tcPr>
            <w:tcW w:w="2783" w:type="pct"/>
            <w:shd w:val="clear" w:color="auto" w:fill="F2F2F2" w:themeFill="background1" w:themeFillShade="F2"/>
          </w:tcPr>
          <w:p w14:paraId="22C27840" w14:textId="77777777" w:rsidR="00F94428" w:rsidRPr="00F94428" w:rsidRDefault="00F94428" w:rsidP="00F94428">
            <w:pPr>
              <w:pStyle w:val="Heading2Text"/>
              <w:spacing w:before="60" w:after="60"/>
              <w:ind w:left="0"/>
              <w:rPr>
                <w:rFonts w:asciiTheme="minorHAnsi" w:hAnsiTheme="minorHAnsi" w:cstheme="minorHAnsi"/>
                <w:lang w:val="en-GB"/>
              </w:rPr>
            </w:pPr>
            <w:r w:rsidRPr="00F94428">
              <w:rPr>
                <w:rFonts w:asciiTheme="minorHAnsi" w:hAnsiTheme="minorHAnsi" w:cstheme="minorHAnsi"/>
                <w:lang w:val="en-GB"/>
              </w:rPr>
              <w:t xml:space="preserve">Acknowledgement for </w:t>
            </w:r>
            <w:r w:rsidRPr="00F94428">
              <w:rPr>
                <w:rFonts w:asciiTheme="minorHAnsi" w:hAnsiTheme="minorHAnsi" w:cstheme="minorHAnsi"/>
                <w:color w:val="000000"/>
              </w:rPr>
              <w:t>throttle entitlement request</w:t>
            </w:r>
          </w:p>
        </w:tc>
      </w:tr>
    </w:tbl>
    <w:p w14:paraId="28EFCF70" w14:textId="77777777" w:rsidR="0042274E" w:rsidRPr="00155703" w:rsidRDefault="0042274E" w:rsidP="0042274E">
      <w:pPr>
        <w:pStyle w:val="NormalNGMDS"/>
        <w:rPr>
          <w:rFonts w:asciiTheme="minorHAnsi" w:hAnsiTheme="minorHAnsi" w:cstheme="minorHAnsi"/>
          <w:lang w:val="en-US"/>
        </w:rPr>
      </w:pPr>
    </w:p>
    <w:p w14:paraId="12F5D169" w14:textId="77777777" w:rsidR="0042274E" w:rsidRPr="00417716" w:rsidRDefault="0042274E" w:rsidP="0042274E">
      <w:pPr>
        <w:pStyle w:val="Heading2"/>
        <w:rPr>
          <w:rFonts w:asciiTheme="minorHAnsi" w:hAnsiTheme="minorHAnsi" w:cstheme="minorHAnsi"/>
        </w:rPr>
      </w:pPr>
      <w:bookmarkStart w:id="684" w:name="_Toc338664131"/>
      <w:bookmarkStart w:id="685" w:name="_Toc338664323"/>
      <w:bookmarkStart w:id="686" w:name="_Toc338674557"/>
      <w:bookmarkStart w:id="687" w:name="_Toc338685334"/>
      <w:bookmarkStart w:id="688" w:name="_Toc338685883"/>
      <w:bookmarkStart w:id="689" w:name="_Toc338692289"/>
      <w:bookmarkStart w:id="690" w:name="_Toc338835392"/>
      <w:bookmarkStart w:id="691" w:name="_Ref338010093"/>
      <w:bookmarkStart w:id="692" w:name="_Toc170578868"/>
      <w:bookmarkEnd w:id="684"/>
      <w:bookmarkEnd w:id="685"/>
      <w:bookmarkEnd w:id="686"/>
      <w:bookmarkEnd w:id="687"/>
      <w:bookmarkEnd w:id="688"/>
      <w:bookmarkEnd w:id="689"/>
      <w:bookmarkEnd w:id="690"/>
      <w:r w:rsidRPr="00417716">
        <w:rPr>
          <w:rFonts w:asciiTheme="minorHAnsi" w:hAnsiTheme="minorHAnsi" w:cstheme="minorHAnsi"/>
        </w:rPr>
        <w:t>Message Header</w:t>
      </w:r>
      <w:bookmarkEnd w:id="691"/>
      <w:bookmarkEnd w:id="692"/>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886"/>
        <w:gridCol w:w="7123"/>
      </w:tblGrid>
      <w:tr w:rsidR="0042274E" w:rsidRPr="003C47FD" w14:paraId="60ABA43C" w14:textId="77777777" w:rsidTr="00D96643">
        <w:trPr>
          <w:trHeight w:val="300"/>
        </w:trPr>
        <w:tc>
          <w:tcPr>
            <w:tcW w:w="1047" w:type="pct"/>
            <w:shd w:val="clear" w:color="auto" w:fill="C6D9F1"/>
            <w:noWrap/>
          </w:tcPr>
          <w:p w14:paraId="7B6F54D3" w14:textId="77777777" w:rsidR="0042274E" w:rsidRPr="003C47FD" w:rsidRDefault="0042274E" w:rsidP="00D96643">
            <w:pPr>
              <w:pStyle w:val="Tablehead"/>
              <w:spacing w:after="0"/>
              <w:rPr>
                <w:rFonts w:cstheme="minorHAnsi"/>
              </w:rPr>
            </w:pPr>
            <w:r>
              <w:rPr>
                <w:rFonts w:cstheme="minorHAnsi"/>
              </w:rPr>
              <w:t>Field Name</w:t>
            </w:r>
          </w:p>
        </w:tc>
        <w:tc>
          <w:tcPr>
            <w:tcW w:w="3953" w:type="pct"/>
            <w:shd w:val="clear" w:color="auto" w:fill="C6D9F1"/>
          </w:tcPr>
          <w:p w14:paraId="79161EE1"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3C47FD" w14:paraId="49DF543B" w14:textId="77777777" w:rsidTr="00D96643">
        <w:trPr>
          <w:trHeight w:val="600"/>
        </w:trPr>
        <w:tc>
          <w:tcPr>
            <w:tcW w:w="1047" w:type="pct"/>
            <w:shd w:val="clear" w:color="auto" w:fill="F2F2F2" w:themeFill="background1" w:themeFillShade="F2"/>
            <w:hideMark/>
          </w:tcPr>
          <w:p w14:paraId="33C86D6F" w14:textId="77777777" w:rsidR="0042274E" w:rsidRDefault="0042274E" w:rsidP="00D96643">
            <w:pPr>
              <w:spacing w:before="60" w:after="60"/>
              <w:rPr>
                <w:rFonts w:cs="Arial"/>
                <w:szCs w:val="20"/>
                <w:lang w:val="en-GB"/>
              </w:rPr>
            </w:pPr>
            <w:r>
              <w:rPr>
                <w:rFonts w:cs="Arial"/>
                <w:szCs w:val="20"/>
                <w:lang w:val="en-GB"/>
              </w:rPr>
              <w:t>Length</w:t>
            </w:r>
          </w:p>
        </w:tc>
        <w:tc>
          <w:tcPr>
            <w:tcW w:w="3953" w:type="pct"/>
            <w:shd w:val="clear" w:color="auto" w:fill="F2F2F2" w:themeFill="background1" w:themeFillShade="F2"/>
            <w:hideMark/>
          </w:tcPr>
          <w:p w14:paraId="2B1B1AC9" w14:textId="77777777" w:rsidR="0042274E" w:rsidRDefault="0042274E" w:rsidP="00D96643">
            <w:pPr>
              <w:spacing w:before="60" w:after="60"/>
              <w:rPr>
                <w:rFonts w:cs="Arial"/>
                <w:szCs w:val="20"/>
                <w:lang w:val="en-GB"/>
              </w:rPr>
            </w:pPr>
            <w:r>
              <w:rPr>
                <w:rFonts w:cs="Arial"/>
                <w:szCs w:val="20"/>
                <w:lang w:val="en-GB"/>
              </w:rPr>
              <w:t>Length of the messaging including all the fields in the message (i.e., length of all header and body (and bitmap field and optional as for extended message))</w:t>
            </w:r>
          </w:p>
        </w:tc>
      </w:tr>
      <w:tr w:rsidR="0042274E" w:rsidRPr="003C47FD" w14:paraId="525394A9" w14:textId="77777777" w:rsidTr="00D96643">
        <w:trPr>
          <w:trHeight w:val="421"/>
        </w:trPr>
        <w:tc>
          <w:tcPr>
            <w:tcW w:w="1047" w:type="pct"/>
            <w:shd w:val="clear" w:color="auto" w:fill="F2F2F2" w:themeFill="background1" w:themeFillShade="F2"/>
            <w:hideMark/>
          </w:tcPr>
          <w:p w14:paraId="17AF32A7" w14:textId="77777777" w:rsidR="0042274E" w:rsidRDefault="0042274E" w:rsidP="00D96643">
            <w:pPr>
              <w:spacing w:before="60" w:after="60"/>
              <w:rPr>
                <w:rFonts w:cs="Arial"/>
                <w:szCs w:val="20"/>
                <w:lang w:val="en-GB"/>
              </w:rPr>
            </w:pPr>
            <w:r>
              <w:rPr>
                <w:rFonts w:cs="Arial"/>
                <w:szCs w:val="20"/>
                <w:lang w:val="en-GB"/>
              </w:rPr>
              <w:t>Message ID</w:t>
            </w:r>
          </w:p>
        </w:tc>
        <w:tc>
          <w:tcPr>
            <w:tcW w:w="3953" w:type="pct"/>
            <w:shd w:val="clear" w:color="auto" w:fill="F2F2F2" w:themeFill="background1" w:themeFillShade="F2"/>
            <w:hideMark/>
          </w:tcPr>
          <w:p w14:paraId="3736F4A1" w14:textId="77777777" w:rsidR="0042274E" w:rsidRDefault="0042274E" w:rsidP="00D96643">
            <w:pPr>
              <w:spacing w:before="60" w:after="60"/>
              <w:rPr>
                <w:rFonts w:cs="Arial"/>
                <w:szCs w:val="20"/>
                <w:lang w:val="en-GB"/>
              </w:rPr>
            </w:pPr>
            <w:r>
              <w:rPr>
                <w:rFonts w:cs="Arial"/>
                <w:szCs w:val="20"/>
                <w:lang w:val="en-GB"/>
              </w:rPr>
              <w:t xml:space="preserve">Message ID. Refer to </w:t>
            </w:r>
            <w:r>
              <w:fldChar w:fldCharType="begin"/>
            </w:r>
            <w:r>
              <w:instrText xml:space="preserve"> REF _Ref337109726 \h  \* MERGEFORMAT </w:instrText>
            </w:r>
            <w:r>
              <w:fldChar w:fldCharType="separate"/>
            </w:r>
            <w:r w:rsidRPr="006F01A0">
              <w:rPr>
                <w:rFonts w:cstheme="minorHAnsi"/>
                <w:color w:val="0000FF"/>
                <w:szCs w:val="20"/>
                <w:lang w:val="en-GB"/>
              </w:rPr>
              <w:t>Data Dictionary</w:t>
            </w:r>
            <w:r>
              <w:fldChar w:fldCharType="end"/>
            </w:r>
          </w:p>
        </w:tc>
      </w:tr>
      <w:tr w:rsidR="0042274E" w:rsidRPr="003C47FD" w14:paraId="0B488916" w14:textId="77777777" w:rsidTr="00D96643">
        <w:trPr>
          <w:trHeight w:val="358"/>
        </w:trPr>
        <w:tc>
          <w:tcPr>
            <w:tcW w:w="1047" w:type="pct"/>
            <w:shd w:val="clear" w:color="auto" w:fill="F2F2F2" w:themeFill="background1" w:themeFillShade="F2"/>
          </w:tcPr>
          <w:p w14:paraId="6B7AFEDE" w14:textId="77777777" w:rsidR="0042274E" w:rsidRDefault="0042274E" w:rsidP="00D96643">
            <w:pPr>
              <w:spacing w:before="60" w:after="60"/>
              <w:rPr>
                <w:rFonts w:cs="Arial"/>
                <w:szCs w:val="20"/>
                <w:lang w:val="en-GB"/>
              </w:rPr>
            </w:pPr>
            <w:r>
              <w:rPr>
                <w:rFonts w:cs="Arial"/>
                <w:szCs w:val="20"/>
                <w:lang w:val="en-GB"/>
              </w:rPr>
              <w:t>MsgSeqNum</w:t>
            </w:r>
          </w:p>
        </w:tc>
        <w:tc>
          <w:tcPr>
            <w:tcW w:w="3953" w:type="pct"/>
            <w:shd w:val="clear" w:color="auto" w:fill="F2F2F2" w:themeFill="background1" w:themeFillShade="F2"/>
          </w:tcPr>
          <w:p w14:paraId="689084EE" w14:textId="77777777" w:rsidR="0042274E" w:rsidRDefault="0042274E" w:rsidP="00D96643">
            <w:pPr>
              <w:spacing w:before="60" w:after="60"/>
              <w:rPr>
                <w:rFonts w:cs="Arial"/>
                <w:szCs w:val="20"/>
                <w:lang w:val="en-GB"/>
              </w:rPr>
            </w:pPr>
            <w:r>
              <w:rPr>
                <w:rFonts w:cs="Arial"/>
                <w:szCs w:val="20"/>
                <w:lang w:val="en-GB"/>
              </w:rPr>
              <w:t>Message sequence number (MsgSeqNum) applicable to this message</w:t>
            </w:r>
          </w:p>
        </w:tc>
      </w:tr>
      <w:tr w:rsidR="0042274E" w:rsidRPr="003C47FD" w14:paraId="52D0EA99" w14:textId="77777777" w:rsidTr="00D96643">
        <w:trPr>
          <w:trHeight w:val="250"/>
        </w:trPr>
        <w:tc>
          <w:tcPr>
            <w:tcW w:w="1047" w:type="pct"/>
            <w:shd w:val="clear" w:color="auto" w:fill="F2F2F2" w:themeFill="background1" w:themeFillShade="F2"/>
          </w:tcPr>
          <w:p w14:paraId="78BFD6AC" w14:textId="77777777" w:rsidR="0042274E" w:rsidRDefault="0042274E" w:rsidP="00D96643">
            <w:pPr>
              <w:spacing w:before="60" w:after="60"/>
              <w:rPr>
                <w:rFonts w:cs="Arial"/>
                <w:szCs w:val="20"/>
                <w:lang w:val="en-GB"/>
              </w:rPr>
            </w:pPr>
            <w:r>
              <w:rPr>
                <w:rFonts w:cs="Arial"/>
                <w:szCs w:val="20"/>
                <w:lang w:val="en-GB"/>
              </w:rPr>
              <w:t>PossDup</w:t>
            </w:r>
          </w:p>
        </w:tc>
        <w:tc>
          <w:tcPr>
            <w:tcW w:w="3953" w:type="pct"/>
            <w:shd w:val="clear" w:color="auto" w:fill="F2F2F2" w:themeFill="background1" w:themeFillShade="F2"/>
          </w:tcPr>
          <w:p w14:paraId="729B81D6" w14:textId="77777777" w:rsidR="0042274E" w:rsidRDefault="0042274E" w:rsidP="00D96643">
            <w:pPr>
              <w:spacing w:before="60" w:after="60"/>
              <w:rPr>
                <w:rFonts w:cs="Arial"/>
                <w:szCs w:val="20"/>
                <w:lang w:val="en-GB"/>
              </w:rPr>
            </w:pPr>
            <w:r>
              <w:rPr>
                <w:rFonts w:cs="Arial"/>
                <w:szCs w:val="20"/>
                <w:lang w:val="en-GB"/>
              </w:rPr>
              <w:t>Message with the same sequence number may have been sent previously?</w:t>
            </w:r>
          </w:p>
        </w:tc>
      </w:tr>
      <w:tr w:rsidR="0042274E" w:rsidRPr="003C47FD" w14:paraId="27613475" w14:textId="77777777" w:rsidTr="00D96643">
        <w:trPr>
          <w:trHeight w:val="232"/>
        </w:trPr>
        <w:tc>
          <w:tcPr>
            <w:tcW w:w="1047" w:type="pct"/>
            <w:shd w:val="clear" w:color="auto" w:fill="F2F2F2" w:themeFill="background1" w:themeFillShade="F2"/>
          </w:tcPr>
          <w:p w14:paraId="33C4D32A" w14:textId="77777777" w:rsidR="0042274E" w:rsidRDefault="0042274E" w:rsidP="00D96643">
            <w:pPr>
              <w:spacing w:before="60" w:after="60"/>
              <w:rPr>
                <w:rFonts w:cs="Arial"/>
                <w:szCs w:val="20"/>
                <w:lang w:val="en-GB"/>
              </w:rPr>
            </w:pPr>
            <w:r>
              <w:rPr>
                <w:rFonts w:cs="Arial"/>
                <w:szCs w:val="20"/>
                <w:lang w:val="en-GB"/>
              </w:rPr>
              <w:t>PossResend</w:t>
            </w:r>
          </w:p>
        </w:tc>
        <w:tc>
          <w:tcPr>
            <w:tcW w:w="3953" w:type="pct"/>
            <w:shd w:val="clear" w:color="auto" w:fill="F2F2F2" w:themeFill="background1" w:themeFillShade="F2"/>
          </w:tcPr>
          <w:p w14:paraId="20E5B519" w14:textId="77777777" w:rsidR="0042274E" w:rsidRDefault="0042274E" w:rsidP="00D96643">
            <w:pPr>
              <w:spacing w:before="60" w:after="60"/>
              <w:rPr>
                <w:rFonts w:cs="Arial"/>
                <w:szCs w:val="20"/>
                <w:lang w:val="en-GB"/>
              </w:rPr>
            </w:pPr>
            <w:r>
              <w:rPr>
                <w:rFonts w:cs="Arial"/>
                <w:szCs w:val="20"/>
                <w:lang w:val="en-GB"/>
              </w:rPr>
              <w:t>Message with the same business data may have been sent previously?</w:t>
            </w:r>
          </w:p>
        </w:tc>
      </w:tr>
      <w:tr w:rsidR="0042274E" w:rsidRPr="003C47FD" w14:paraId="65CBB7D3" w14:textId="77777777" w:rsidTr="00D96643">
        <w:trPr>
          <w:trHeight w:val="376"/>
        </w:trPr>
        <w:tc>
          <w:tcPr>
            <w:tcW w:w="1047" w:type="pct"/>
            <w:shd w:val="clear" w:color="auto" w:fill="F2F2F2" w:themeFill="background1" w:themeFillShade="F2"/>
          </w:tcPr>
          <w:p w14:paraId="57264511" w14:textId="77777777" w:rsidR="0042274E" w:rsidRDefault="0042274E" w:rsidP="00D96643">
            <w:pPr>
              <w:spacing w:before="60" w:after="60"/>
              <w:rPr>
                <w:rFonts w:cs="Arial"/>
                <w:szCs w:val="20"/>
                <w:lang w:val="en-GB"/>
              </w:rPr>
            </w:pPr>
            <w:r>
              <w:rPr>
                <w:rFonts w:cs="Arial"/>
                <w:szCs w:val="20"/>
                <w:lang w:val="en-GB"/>
              </w:rPr>
              <w:t>Comp ID</w:t>
            </w:r>
          </w:p>
        </w:tc>
        <w:tc>
          <w:tcPr>
            <w:tcW w:w="3953" w:type="pct"/>
            <w:shd w:val="clear" w:color="auto" w:fill="F2F2F2" w:themeFill="background1" w:themeFillShade="F2"/>
          </w:tcPr>
          <w:p w14:paraId="723491D6" w14:textId="77777777" w:rsidR="0042274E" w:rsidRDefault="0042274E" w:rsidP="00D96643">
            <w:pPr>
              <w:spacing w:before="60" w:after="60"/>
              <w:rPr>
                <w:rFonts w:cs="Arial"/>
                <w:szCs w:val="20"/>
                <w:lang w:val="en-GB"/>
              </w:rPr>
            </w:pPr>
            <w:r>
              <w:rPr>
                <w:rFonts w:cs="Arial"/>
                <w:szCs w:val="20"/>
                <w:lang w:val="en-GB"/>
              </w:rPr>
              <w:t>Comp ID assigned to the client</w:t>
            </w:r>
          </w:p>
        </w:tc>
      </w:tr>
    </w:tbl>
    <w:p w14:paraId="535807DF" w14:textId="77777777" w:rsidR="0042274E" w:rsidRPr="00224F5D" w:rsidRDefault="0042274E" w:rsidP="0042274E">
      <w:pPr>
        <w:ind w:left="720"/>
        <w:rPr>
          <w:rFonts w:cstheme="minorHAnsi"/>
          <w:szCs w:val="20"/>
        </w:rPr>
      </w:pPr>
      <w:r>
        <w:rPr>
          <w:rFonts w:cstheme="minorHAnsi"/>
          <w:szCs w:val="20"/>
        </w:rPr>
        <w:t xml:space="preserve"> </w:t>
      </w:r>
    </w:p>
    <w:p w14:paraId="7332D744" w14:textId="77777777" w:rsidR="0042274E" w:rsidRDefault="0042274E" w:rsidP="0042274E">
      <w:pPr>
        <w:pStyle w:val="Heading2"/>
      </w:pPr>
      <w:bookmarkStart w:id="693" w:name="_Toc142489309"/>
      <w:bookmarkStart w:id="694" w:name="_Toc143269874"/>
      <w:bookmarkStart w:id="695" w:name="_Toc170578869"/>
      <w:r>
        <w:t>Lookup Service</w:t>
      </w:r>
      <w:bookmarkEnd w:id="693"/>
      <w:bookmarkEnd w:id="694"/>
      <w:bookmarkEnd w:id="695"/>
    </w:p>
    <w:p w14:paraId="00794311" w14:textId="77777777" w:rsidR="0042274E" w:rsidRDefault="0042274E" w:rsidP="0042274E">
      <w:pPr>
        <w:pStyle w:val="Heading3"/>
      </w:pPr>
      <w:bookmarkStart w:id="696" w:name="_Toc142489310"/>
      <w:bookmarkStart w:id="697" w:name="_Toc143269875"/>
      <w:bookmarkStart w:id="698" w:name="_Toc170578870"/>
      <w:r>
        <w:t>Lookup Request (9)</w:t>
      </w:r>
      <w:bookmarkEnd w:id="696"/>
      <w:bookmarkEnd w:id="697"/>
      <w:bookmarkEnd w:id="698"/>
    </w:p>
    <w:p w14:paraId="470EA44A" w14:textId="77777777" w:rsidR="0042274E" w:rsidRDefault="0042274E" w:rsidP="0042274E">
      <w:pPr>
        <w:spacing w:before="120" w:after="120"/>
        <w:jc w:val="both"/>
        <w:rPr>
          <w:rFonts w:cstheme="minorHAnsi"/>
          <w:sz w:val="22"/>
          <w:szCs w:val="22"/>
        </w:rPr>
      </w:pPr>
      <w:r w:rsidRPr="00471B8B">
        <w:rPr>
          <w:rFonts w:cstheme="minorHAnsi"/>
          <w:sz w:val="22"/>
          <w:szCs w:val="22"/>
        </w:rPr>
        <w:t xml:space="preserve">This message </w:t>
      </w:r>
      <w:proofErr w:type="gramStart"/>
      <w:r w:rsidRPr="00471B8B">
        <w:rPr>
          <w:rFonts w:cstheme="minorHAnsi"/>
          <w:sz w:val="22"/>
          <w:szCs w:val="22"/>
        </w:rPr>
        <w:t>is</w:t>
      </w:r>
      <w:proofErr w:type="gramEnd"/>
      <w:r w:rsidRPr="00471B8B">
        <w:rPr>
          <w:rFonts w:cstheme="minorHAnsi"/>
          <w:sz w:val="22"/>
          <w:szCs w:val="22"/>
        </w:rPr>
        <w:t xml:space="preserve"> initiated by the client.</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886"/>
        <w:gridCol w:w="7123"/>
      </w:tblGrid>
      <w:tr w:rsidR="0042274E" w:rsidRPr="003C47FD" w14:paraId="78C675FA" w14:textId="77777777" w:rsidTr="00D96643">
        <w:trPr>
          <w:trHeight w:val="300"/>
        </w:trPr>
        <w:tc>
          <w:tcPr>
            <w:tcW w:w="1047" w:type="pct"/>
            <w:shd w:val="clear" w:color="auto" w:fill="C6D9F1"/>
            <w:noWrap/>
          </w:tcPr>
          <w:p w14:paraId="17C17ECE" w14:textId="77777777" w:rsidR="0042274E" w:rsidRPr="003C47FD" w:rsidRDefault="0042274E" w:rsidP="00D96643">
            <w:pPr>
              <w:pStyle w:val="Tablehead"/>
              <w:spacing w:after="0"/>
              <w:rPr>
                <w:rFonts w:cstheme="minorHAnsi"/>
              </w:rPr>
            </w:pPr>
            <w:r>
              <w:rPr>
                <w:rFonts w:cstheme="minorHAnsi"/>
              </w:rPr>
              <w:lastRenderedPageBreak/>
              <w:t>Field Name</w:t>
            </w:r>
          </w:p>
        </w:tc>
        <w:tc>
          <w:tcPr>
            <w:tcW w:w="3953" w:type="pct"/>
            <w:shd w:val="clear" w:color="auto" w:fill="C6D9F1"/>
          </w:tcPr>
          <w:p w14:paraId="752A748F"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3C47FD" w14:paraId="54F898C2" w14:textId="77777777" w:rsidTr="00D96643">
        <w:trPr>
          <w:trHeight w:val="600"/>
        </w:trPr>
        <w:tc>
          <w:tcPr>
            <w:tcW w:w="1047" w:type="pct"/>
            <w:shd w:val="clear" w:color="auto" w:fill="F2F2F2" w:themeFill="background1" w:themeFillShade="F2"/>
            <w:hideMark/>
          </w:tcPr>
          <w:p w14:paraId="70A8E48A" w14:textId="77777777" w:rsidR="0042274E" w:rsidRDefault="0042274E" w:rsidP="00D96643">
            <w:pPr>
              <w:spacing w:before="60" w:after="60"/>
              <w:rPr>
                <w:rFonts w:cs="Arial"/>
                <w:szCs w:val="20"/>
                <w:lang w:val="en-GB"/>
              </w:rPr>
            </w:pPr>
            <w:r>
              <w:rPr>
                <w:rFonts w:cs="Arial"/>
                <w:szCs w:val="20"/>
                <w:lang w:val="en-GB"/>
              </w:rPr>
              <w:t>Type Of Service</w:t>
            </w:r>
          </w:p>
        </w:tc>
        <w:tc>
          <w:tcPr>
            <w:tcW w:w="3953" w:type="pct"/>
            <w:shd w:val="clear" w:color="auto" w:fill="F2F2F2" w:themeFill="background1" w:themeFillShade="F2"/>
            <w:hideMark/>
          </w:tcPr>
          <w:p w14:paraId="1A54718E" w14:textId="77777777" w:rsidR="0042274E" w:rsidRDefault="0042274E" w:rsidP="00D96643">
            <w:pPr>
              <w:spacing w:before="60" w:after="60"/>
              <w:rPr>
                <w:rFonts w:cs="Arial"/>
                <w:szCs w:val="20"/>
                <w:lang w:val="en-GB"/>
              </w:rPr>
            </w:pPr>
            <w:r>
              <w:rPr>
                <w:rFonts w:cs="Arial"/>
                <w:szCs w:val="20"/>
                <w:lang w:val="en-GB"/>
              </w:rPr>
              <w:t>Type of service required for the client:</w:t>
            </w:r>
          </w:p>
          <w:p w14:paraId="34950BF5" w14:textId="77777777" w:rsidR="0042274E" w:rsidRPr="003E6E84" w:rsidRDefault="0042274E" w:rsidP="00D96643">
            <w:pPr>
              <w:pStyle w:val="ListParagraph"/>
              <w:numPr>
                <w:ilvl w:val="0"/>
                <w:numId w:val="113"/>
              </w:numPr>
              <w:spacing w:before="60" w:after="60"/>
              <w:rPr>
                <w:rFonts w:cs="Arial"/>
                <w:szCs w:val="20"/>
                <w:lang w:val="en-GB"/>
              </w:rPr>
            </w:pPr>
            <w:r w:rsidRPr="003E6E84">
              <w:rPr>
                <w:rFonts w:cs="Arial"/>
                <w:szCs w:val="20"/>
                <w:lang w:val="en-GB"/>
              </w:rPr>
              <w:t xml:space="preserve">1 = Order </w:t>
            </w:r>
            <w:r>
              <w:rPr>
                <w:rFonts w:cs="Arial"/>
                <w:szCs w:val="20"/>
                <w:lang w:val="en-GB"/>
              </w:rPr>
              <w:t>Entry</w:t>
            </w:r>
          </w:p>
        </w:tc>
      </w:tr>
      <w:tr w:rsidR="0042274E" w:rsidRPr="003C47FD" w14:paraId="3CE5C2F4" w14:textId="77777777" w:rsidTr="00D96643">
        <w:trPr>
          <w:trHeight w:val="600"/>
        </w:trPr>
        <w:tc>
          <w:tcPr>
            <w:tcW w:w="1047" w:type="pct"/>
            <w:shd w:val="clear" w:color="auto" w:fill="F2F2F2" w:themeFill="background1" w:themeFillShade="F2"/>
            <w:hideMark/>
          </w:tcPr>
          <w:p w14:paraId="600933C0" w14:textId="77777777" w:rsidR="0042274E" w:rsidRDefault="0042274E" w:rsidP="00D96643">
            <w:pPr>
              <w:spacing w:before="60" w:after="60"/>
              <w:rPr>
                <w:rFonts w:cs="Arial"/>
                <w:szCs w:val="20"/>
                <w:lang w:val="en-GB"/>
              </w:rPr>
            </w:pPr>
            <w:r>
              <w:rPr>
                <w:rFonts w:cs="Arial"/>
                <w:szCs w:val="20"/>
                <w:lang w:val="en-GB"/>
              </w:rPr>
              <w:t>Protocol Type</w:t>
            </w:r>
          </w:p>
        </w:tc>
        <w:tc>
          <w:tcPr>
            <w:tcW w:w="3953" w:type="pct"/>
            <w:shd w:val="clear" w:color="auto" w:fill="F2F2F2" w:themeFill="background1" w:themeFillShade="F2"/>
            <w:hideMark/>
          </w:tcPr>
          <w:p w14:paraId="5C132E75" w14:textId="77777777" w:rsidR="0042274E" w:rsidRDefault="0042274E" w:rsidP="00D96643">
            <w:pPr>
              <w:spacing w:before="60" w:after="60"/>
              <w:rPr>
                <w:rFonts w:cs="Arial"/>
                <w:szCs w:val="20"/>
                <w:lang w:val="en-GB"/>
              </w:rPr>
            </w:pPr>
            <w:r>
              <w:rPr>
                <w:rFonts w:cs="Arial"/>
                <w:szCs w:val="20"/>
                <w:lang w:val="en-GB"/>
              </w:rPr>
              <w:t xml:space="preserve">Type of message protocol required by the client </w:t>
            </w:r>
            <w:proofErr w:type="gramStart"/>
            <w:r>
              <w:rPr>
                <w:rFonts w:cs="Arial"/>
                <w:szCs w:val="20"/>
                <w:lang w:val="en-GB"/>
              </w:rPr>
              <w:t>in order to</w:t>
            </w:r>
            <w:proofErr w:type="gramEnd"/>
            <w:r>
              <w:rPr>
                <w:rFonts w:cs="Arial"/>
                <w:szCs w:val="20"/>
                <w:lang w:val="en-GB"/>
              </w:rPr>
              <w:t xml:space="preserve"> connect to the specified service:</w:t>
            </w:r>
          </w:p>
          <w:p w14:paraId="66EA12F2" w14:textId="77777777" w:rsidR="0042274E" w:rsidRPr="003E6E84" w:rsidRDefault="0042274E" w:rsidP="00D96643">
            <w:pPr>
              <w:pStyle w:val="ListParagraph"/>
              <w:numPr>
                <w:ilvl w:val="0"/>
                <w:numId w:val="112"/>
              </w:numPr>
              <w:spacing w:before="60" w:after="60"/>
              <w:rPr>
                <w:rFonts w:cs="Arial"/>
                <w:szCs w:val="20"/>
                <w:lang w:val="en-GB"/>
              </w:rPr>
            </w:pPr>
            <w:r w:rsidRPr="003E6E84">
              <w:rPr>
                <w:rFonts w:cs="Arial"/>
                <w:szCs w:val="20"/>
                <w:lang w:val="en-GB"/>
              </w:rPr>
              <w:t>1 = Binary</w:t>
            </w:r>
          </w:p>
        </w:tc>
      </w:tr>
    </w:tbl>
    <w:p w14:paraId="5574D9D7" w14:textId="77777777" w:rsidR="0042274E" w:rsidRPr="00A76964" w:rsidRDefault="0042274E" w:rsidP="0042274E">
      <w:pPr>
        <w:spacing w:before="120" w:after="120"/>
        <w:jc w:val="both"/>
        <w:rPr>
          <w:sz w:val="22"/>
          <w:szCs w:val="18"/>
        </w:rPr>
      </w:pPr>
      <w:r w:rsidRPr="00A76964">
        <w:rPr>
          <w:sz w:val="22"/>
          <w:szCs w:val="18"/>
        </w:rPr>
        <w:t>Note:</w:t>
      </w:r>
    </w:p>
    <w:p w14:paraId="7ED5E6B7" w14:textId="77777777" w:rsidR="0042274E" w:rsidRPr="00A76964" w:rsidRDefault="0042274E" w:rsidP="0042274E">
      <w:pPr>
        <w:pStyle w:val="ListParagraph"/>
        <w:numPr>
          <w:ilvl w:val="0"/>
          <w:numId w:val="96"/>
        </w:numPr>
        <w:spacing w:before="120" w:after="120"/>
        <w:jc w:val="both"/>
        <w:rPr>
          <w:rFonts w:cs="Arial"/>
          <w:i/>
          <w:sz w:val="22"/>
          <w:szCs w:val="22"/>
        </w:rPr>
      </w:pPr>
      <w:r w:rsidRPr="00A76964">
        <w:rPr>
          <w:sz w:val="22"/>
          <w:szCs w:val="22"/>
        </w:rPr>
        <w:t xml:space="preserve">The </w:t>
      </w:r>
      <w:r>
        <w:rPr>
          <w:rFonts w:cstheme="minorHAnsi"/>
          <w:sz w:val="22"/>
          <w:szCs w:val="22"/>
          <w:lang w:val="en-GB"/>
        </w:rPr>
        <w:t>MsgSeqNum</w:t>
      </w:r>
      <w:r w:rsidRPr="00A76964">
        <w:rPr>
          <w:sz w:val="22"/>
          <w:szCs w:val="22"/>
        </w:rPr>
        <w:t xml:space="preserve"> field in the header of this message should be always set to 1.</w:t>
      </w:r>
    </w:p>
    <w:p w14:paraId="6F0103F9" w14:textId="77777777" w:rsidR="0042274E" w:rsidRPr="00A76964" w:rsidRDefault="0042274E" w:rsidP="0042274E">
      <w:pPr>
        <w:spacing w:before="120"/>
        <w:jc w:val="both"/>
        <w:rPr>
          <w:rFonts w:cstheme="minorHAnsi"/>
          <w:sz w:val="22"/>
          <w:szCs w:val="22"/>
        </w:rPr>
      </w:pPr>
      <w:r w:rsidRPr="00A76964">
        <w:rPr>
          <w:rFonts w:cstheme="minorHAnsi"/>
          <w:sz w:val="22"/>
          <w:szCs w:val="22"/>
        </w:rPr>
        <w:t>Optional Fields:</w:t>
      </w:r>
    </w:p>
    <w:p w14:paraId="15024D4A" w14:textId="77777777" w:rsidR="0042274E" w:rsidRPr="00A76964" w:rsidRDefault="0042274E" w:rsidP="0042274E">
      <w:pPr>
        <w:pStyle w:val="ListParagraph"/>
        <w:numPr>
          <w:ilvl w:val="0"/>
          <w:numId w:val="96"/>
        </w:numPr>
        <w:spacing w:before="120"/>
        <w:jc w:val="both"/>
        <w:rPr>
          <w:rFonts w:cstheme="minorHAnsi"/>
          <w:sz w:val="22"/>
          <w:szCs w:val="22"/>
        </w:rPr>
      </w:pPr>
      <w:r>
        <w:rPr>
          <w:rFonts w:cstheme="minorHAnsi"/>
          <w:sz w:val="22"/>
          <w:szCs w:val="22"/>
        </w:rPr>
        <w:t>There is no optional</w:t>
      </w:r>
      <w:r w:rsidRPr="00A76964">
        <w:rPr>
          <w:rFonts w:cstheme="minorHAnsi"/>
          <w:sz w:val="22"/>
          <w:szCs w:val="22"/>
        </w:rPr>
        <w:t xml:space="preserve"> field for this message.</w:t>
      </w:r>
    </w:p>
    <w:p w14:paraId="145BBDAB" w14:textId="77777777" w:rsidR="0042274E" w:rsidRPr="00A76964" w:rsidRDefault="0042274E" w:rsidP="0042274E">
      <w:pPr>
        <w:spacing w:before="120" w:after="120"/>
        <w:jc w:val="both"/>
        <w:rPr>
          <w:rFonts w:cs="Arial"/>
          <w:iCs/>
          <w:sz w:val="22"/>
          <w:szCs w:val="22"/>
        </w:rPr>
      </w:pPr>
    </w:p>
    <w:p w14:paraId="1E87FBED" w14:textId="77777777" w:rsidR="0042274E" w:rsidRDefault="0042274E" w:rsidP="0042274E">
      <w:pPr>
        <w:pStyle w:val="Heading3"/>
      </w:pPr>
      <w:bookmarkStart w:id="699" w:name="_Toc142489311"/>
      <w:bookmarkStart w:id="700" w:name="_Toc143269876"/>
      <w:bookmarkStart w:id="701" w:name="_Toc170578871"/>
      <w:r>
        <w:t>Lookup Response (10)</w:t>
      </w:r>
      <w:bookmarkEnd w:id="699"/>
      <w:bookmarkEnd w:id="700"/>
      <w:bookmarkEnd w:id="701"/>
    </w:p>
    <w:p w14:paraId="61D86C6B" w14:textId="51B27B29" w:rsidR="0042274E" w:rsidRPr="00471B8B" w:rsidRDefault="0042274E" w:rsidP="0042274E">
      <w:pPr>
        <w:spacing w:before="120" w:after="120"/>
        <w:jc w:val="both"/>
        <w:rPr>
          <w:rFonts w:cstheme="minorHAnsi"/>
          <w:szCs w:val="22"/>
        </w:rPr>
      </w:pPr>
      <w:r w:rsidRPr="00471B8B">
        <w:rPr>
          <w:rFonts w:cstheme="minorHAnsi"/>
          <w:sz w:val="22"/>
          <w:szCs w:val="22"/>
        </w:rPr>
        <w:t xml:space="preserve">This response message is initiated by the </w:t>
      </w:r>
      <w:r>
        <w:rPr>
          <w:rFonts w:cstheme="minorHAnsi"/>
          <w:sz w:val="22"/>
          <w:szCs w:val="22"/>
        </w:rPr>
        <w:t>OCG-</w:t>
      </w:r>
      <w:r w:rsidR="00BB022E">
        <w:rPr>
          <w:rFonts w:cstheme="minorHAnsi"/>
          <w:sz w:val="22"/>
          <w:szCs w:val="22"/>
        </w:rPr>
        <w:t>D</w:t>
      </w:r>
      <w:r w:rsidRPr="00471B8B">
        <w:rPr>
          <w:rFonts w:cstheme="minorHAnsi"/>
          <w:sz w:val="22"/>
          <w:szCs w:val="22"/>
        </w:rPr>
        <w:t>.</w:t>
      </w:r>
    </w:p>
    <w:tbl>
      <w:tblPr>
        <w:tblW w:w="4995"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890"/>
        <w:gridCol w:w="7110"/>
      </w:tblGrid>
      <w:tr w:rsidR="0042274E" w:rsidRPr="003C47FD" w14:paraId="3FF3844A" w14:textId="77777777" w:rsidTr="00D96643">
        <w:trPr>
          <w:trHeight w:val="300"/>
        </w:trPr>
        <w:tc>
          <w:tcPr>
            <w:tcW w:w="1050" w:type="pct"/>
            <w:shd w:val="clear" w:color="auto" w:fill="C6D9F1" w:themeFill="text2" w:themeFillTint="33"/>
            <w:noWrap/>
          </w:tcPr>
          <w:p w14:paraId="46C41CFD" w14:textId="77777777" w:rsidR="0042274E" w:rsidRPr="003C47FD" w:rsidRDefault="0042274E" w:rsidP="00D96643">
            <w:pPr>
              <w:pStyle w:val="Tablehead"/>
              <w:spacing w:after="0"/>
              <w:rPr>
                <w:rFonts w:cstheme="minorHAnsi"/>
              </w:rPr>
            </w:pPr>
            <w:r>
              <w:rPr>
                <w:rFonts w:cstheme="minorHAnsi"/>
              </w:rPr>
              <w:t>Field Name</w:t>
            </w:r>
          </w:p>
        </w:tc>
        <w:tc>
          <w:tcPr>
            <w:tcW w:w="3950" w:type="pct"/>
            <w:shd w:val="clear" w:color="auto" w:fill="C6D9F1" w:themeFill="text2" w:themeFillTint="33"/>
          </w:tcPr>
          <w:p w14:paraId="6C98E0C3"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444DF6" w14:paraId="59E9B57E" w14:textId="77777777" w:rsidTr="00D96643">
        <w:trPr>
          <w:trHeight w:val="43"/>
        </w:trPr>
        <w:tc>
          <w:tcPr>
            <w:tcW w:w="1050" w:type="pct"/>
            <w:shd w:val="clear" w:color="auto" w:fill="F2F2F2" w:themeFill="background1" w:themeFillShade="F2"/>
            <w:hideMark/>
          </w:tcPr>
          <w:p w14:paraId="7C26D0A3" w14:textId="77777777" w:rsidR="0042274E" w:rsidRPr="003C47FD" w:rsidRDefault="0042274E" w:rsidP="00D96643">
            <w:pPr>
              <w:spacing w:before="60" w:after="60"/>
              <w:rPr>
                <w:rFonts w:cs="Arial"/>
                <w:szCs w:val="20"/>
                <w:lang w:val="en-GB"/>
              </w:rPr>
            </w:pPr>
            <w:r>
              <w:rPr>
                <w:rFonts w:cs="Arial"/>
                <w:szCs w:val="20"/>
                <w:lang w:val="en-GB"/>
              </w:rPr>
              <w:t>Status</w:t>
            </w:r>
          </w:p>
        </w:tc>
        <w:tc>
          <w:tcPr>
            <w:tcW w:w="3950" w:type="pct"/>
            <w:shd w:val="clear" w:color="auto" w:fill="F2F2F2" w:themeFill="background1" w:themeFillShade="F2"/>
            <w:hideMark/>
          </w:tcPr>
          <w:p w14:paraId="781F0189" w14:textId="6FF46B24" w:rsidR="0042274E" w:rsidRDefault="0042274E" w:rsidP="00D96643">
            <w:pPr>
              <w:spacing w:before="60" w:after="60"/>
              <w:rPr>
                <w:rFonts w:cs="Arial"/>
                <w:szCs w:val="20"/>
                <w:lang w:val="en-GB"/>
              </w:rPr>
            </w:pPr>
            <w:r>
              <w:rPr>
                <w:rFonts w:cs="Arial"/>
                <w:szCs w:val="20"/>
                <w:lang w:val="en-GB"/>
              </w:rPr>
              <w:t>Indicates whether the Lookup Request was accepted or rejected by the OCG-</w:t>
            </w:r>
            <w:r w:rsidR="00BB022E">
              <w:rPr>
                <w:rFonts w:cs="Arial"/>
                <w:szCs w:val="20"/>
                <w:lang w:val="en-GB"/>
              </w:rPr>
              <w:t>D</w:t>
            </w:r>
            <w:r>
              <w:rPr>
                <w:rFonts w:cs="Arial"/>
                <w:szCs w:val="20"/>
                <w:lang w:val="en-GB"/>
              </w:rPr>
              <w:t xml:space="preserve">: </w:t>
            </w:r>
          </w:p>
          <w:p w14:paraId="588ADC94" w14:textId="77777777" w:rsidR="0042274E" w:rsidRDefault="0042274E" w:rsidP="00D96643">
            <w:pPr>
              <w:pStyle w:val="ListParagraph"/>
              <w:numPr>
                <w:ilvl w:val="0"/>
                <w:numId w:val="110"/>
              </w:numPr>
              <w:spacing w:before="60" w:after="60"/>
              <w:rPr>
                <w:rFonts w:cs="Arial"/>
                <w:szCs w:val="20"/>
                <w:lang w:val="en-GB"/>
              </w:rPr>
            </w:pPr>
            <w:r>
              <w:rPr>
                <w:rFonts w:cs="Arial"/>
                <w:szCs w:val="20"/>
                <w:lang w:val="en-GB"/>
              </w:rPr>
              <w:t>0 = Accepted</w:t>
            </w:r>
          </w:p>
          <w:p w14:paraId="623D04B0" w14:textId="77777777" w:rsidR="0042274E" w:rsidRPr="00101248" w:rsidRDefault="0042274E" w:rsidP="00D96643">
            <w:pPr>
              <w:pStyle w:val="ListParagraph"/>
              <w:numPr>
                <w:ilvl w:val="0"/>
                <w:numId w:val="110"/>
              </w:numPr>
              <w:spacing w:before="60" w:after="60"/>
              <w:rPr>
                <w:rFonts w:cs="Arial"/>
                <w:szCs w:val="20"/>
                <w:lang w:val="en-GB"/>
              </w:rPr>
            </w:pPr>
            <w:r>
              <w:rPr>
                <w:rFonts w:cs="Arial"/>
                <w:szCs w:val="20"/>
                <w:lang w:val="en-GB"/>
              </w:rPr>
              <w:t>1 = Rejected</w:t>
            </w:r>
          </w:p>
        </w:tc>
      </w:tr>
      <w:tr w:rsidR="0042274E" w:rsidRPr="00444DF6" w14:paraId="6379B583" w14:textId="77777777" w:rsidTr="00D96643">
        <w:trPr>
          <w:trHeight w:val="600"/>
        </w:trPr>
        <w:tc>
          <w:tcPr>
            <w:tcW w:w="1050" w:type="pct"/>
            <w:shd w:val="clear" w:color="auto" w:fill="F2F2F2" w:themeFill="background1" w:themeFillShade="F2"/>
          </w:tcPr>
          <w:p w14:paraId="75E48FA4" w14:textId="77777777" w:rsidR="0042274E" w:rsidRDefault="0042274E" w:rsidP="00D96643">
            <w:pPr>
              <w:spacing w:before="60" w:after="60"/>
              <w:rPr>
                <w:rFonts w:cs="Arial"/>
                <w:szCs w:val="20"/>
                <w:lang w:val="en-GB"/>
              </w:rPr>
            </w:pPr>
            <w:r>
              <w:rPr>
                <w:rFonts w:cs="Arial"/>
                <w:szCs w:val="20"/>
                <w:lang w:val="en-GB"/>
              </w:rPr>
              <w:t>Lookup Reject Code</w:t>
            </w:r>
          </w:p>
        </w:tc>
        <w:tc>
          <w:tcPr>
            <w:tcW w:w="3950" w:type="pct"/>
            <w:shd w:val="clear" w:color="auto" w:fill="F2F2F2" w:themeFill="background1" w:themeFillShade="F2"/>
          </w:tcPr>
          <w:p w14:paraId="5C6783DB" w14:textId="77777777" w:rsidR="0042274E" w:rsidRDefault="0042274E" w:rsidP="00D96643">
            <w:pPr>
              <w:spacing w:before="60" w:after="60"/>
              <w:rPr>
                <w:rFonts w:cs="Arial"/>
                <w:szCs w:val="20"/>
                <w:lang w:val="en-GB"/>
              </w:rPr>
            </w:pPr>
            <w:r>
              <w:rPr>
                <w:rFonts w:cs="Arial"/>
                <w:szCs w:val="20"/>
                <w:lang w:val="en-GB"/>
              </w:rPr>
              <w:t xml:space="preserve">If request is </w:t>
            </w:r>
            <w:proofErr w:type="gramStart"/>
            <w:r>
              <w:rPr>
                <w:rFonts w:cs="Arial"/>
                <w:szCs w:val="20"/>
                <w:lang w:val="en-GB"/>
              </w:rPr>
              <w:t>rejected</w:t>
            </w:r>
            <w:proofErr w:type="gramEnd"/>
            <w:r>
              <w:rPr>
                <w:rFonts w:cs="Arial"/>
                <w:szCs w:val="20"/>
                <w:lang w:val="en-GB"/>
              </w:rPr>
              <w:t xml:space="preserve"> then a code to identify the rejection:</w:t>
            </w:r>
          </w:p>
          <w:p w14:paraId="0A3A5D60" w14:textId="77777777" w:rsidR="0042274E" w:rsidRDefault="0042274E" w:rsidP="00D96643">
            <w:pPr>
              <w:pStyle w:val="ListParagraph"/>
              <w:numPr>
                <w:ilvl w:val="0"/>
                <w:numId w:val="110"/>
              </w:numPr>
              <w:spacing w:before="60" w:after="60"/>
              <w:rPr>
                <w:rFonts w:cs="Arial"/>
                <w:szCs w:val="20"/>
                <w:lang w:val="en-GB"/>
              </w:rPr>
            </w:pPr>
            <w:r>
              <w:rPr>
                <w:rFonts w:cs="Arial"/>
                <w:szCs w:val="20"/>
                <w:lang w:val="en-GB"/>
              </w:rPr>
              <w:t>0 = Invalid Client</w:t>
            </w:r>
          </w:p>
          <w:p w14:paraId="7C1CE62A" w14:textId="77777777" w:rsidR="0042274E" w:rsidRDefault="0042274E" w:rsidP="00D96643">
            <w:pPr>
              <w:pStyle w:val="ListParagraph"/>
              <w:numPr>
                <w:ilvl w:val="0"/>
                <w:numId w:val="110"/>
              </w:numPr>
              <w:spacing w:before="60" w:after="60"/>
              <w:rPr>
                <w:rFonts w:cs="Arial"/>
                <w:szCs w:val="20"/>
                <w:lang w:val="en-GB"/>
              </w:rPr>
            </w:pPr>
            <w:r>
              <w:rPr>
                <w:rFonts w:cs="Arial"/>
                <w:szCs w:val="20"/>
                <w:lang w:val="en-GB"/>
              </w:rPr>
              <w:t>1 = Invalid service type</w:t>
            </w:r>
          </w:p>
          <w:p w14:paraId="7BB6E598" w14:textId="77777777" w:rsidR="0042274E" w:rsidRDefault="0042274E" w:rsidP="00D96643">
            <w:pPr>
              <w:pStyle w:val="ListParagraph"/>
              <w:numPr>
                <w:ilvl w:val="0"/>
                <w:numId w:val="110"/>
              </w:numPr>
              <w:spacing w:before="60" w:after="60"/>
              <w:rPr>
                <w:rFonts w:cs="Arial"/>
                <w:szCs w:val="20"/>
                <w:lang w:val="en-GB"/>
              </w:rPr>
            </w:pPr>
            <w:r>
              <w:rPr>
                <w:rFonts w:cs="Arial"/>
                <w:szCs w:val="20"/>
                <w:lang w:val="en-GB"/>
              </w:rPr>
              <w:t>2 = Invalid Protocol</w:t>
            </w:r>
          </w:p>
          <w:p w14:paraId="329300AA" w14:textId="77777777" w:rsidR="0042274E" w:rsidRDefault="0042274E" w:rsidP="00D96643">
            <w:pPr>
              <w:pStyle w:val="ListParagraph"/>
              <w:numPr>
                <w:ilvl w:val="0"/>
                <w:numId w:val="110"/>
              </w:numPr>
              <w:spacing w:before="60" w:after="60"/>
              <w:rPr>
                <w:rFonts w:cs="Arial"/>
                <w:szCs w:val="20"/>
                <w:lang w:val="en-GB"/>
              </w:rPr>
            </w:pPr>
            <w:r>
              <w:rPr>
                <w:rFonts w:cs="Arial"/>
                <w:szCs w:val="20"/>
                <w:lang w:val="en-GB"/>
              </w:rPr>
              <w:t>3 = Client is blocked</w:t>
            </w:r>
          </w:p>
          <w:p w14:paraId="4C8D4AC1" w14:textId="77777777" w:rsidR="0042274E" w:rsidRPr="00101248" w:rsidRDefault="0042274E" w:rsidP="00D96643">
            <w:pPr>
              <w:pStyle w:val="ListParagraph"/>
              <w:numPr>
                <w:ilvl w:val="0"/>
                <w:numId w:val="110"/>
              </w:numPr>
              <w:spacing w:before="60" w:after="60"/>
              <w:rPr>
                <w:rFonts w:cs="Arial"/>
                <w:szCs w:val="20"/>
                <w:lang w:val="en-GB"/>
              </w:rPr>
            </w:pPr>
            <w:r>
              <w:rPr>
                <w:rFonts w:cs="Arial"/>
                <w:szCs w:val="20"/>
                <w:lang w:val="en-GB"/>
              </w:rPr>
              <w:t>4 = Other</w:t>
            </w:r>
          </w:p>
        </w:tc>
      </w:tr>
      <w:tr w:rsidR="0042274E" w:rsidRPr="00444DF6" w14:paraId="05D4D812" w14:textId="77777777" w:rsidTr="00D96643">
        <w:trPr>
          <w:trHeight w:val="331"/>
        </w:trPr>
        <w:tc>
          <w:tcPr>
            <w:tcW w:w="1050" w:type="pct"/>
            <w:shd w:val="clear" w:color="auto" w:fill="F2F2F2" w:themeFill="background1" w:themeFillShade="F2"/>
          </w:tcPr>
          <w:p w14:paraId="4F3555E7" w14:textId="77777777" w:rsidR="0042274E" w:rsidRDefault="0042274E" w:rsidP="00D96643">
            <w:pPr>
              <w:spacing w:before="60" w:after="60"/>
              <w:rPr>
                <w:rFonts w:cs="Arial"/>
                <w:szCs w:val="20"/>
                <w:lang w:val="en-GB"/>
              </w:rPr>
            </w:pPr>
            <w:r>
              <w:rPr>
                <w:rFonts w:cs="Arial"/>
                <w:szCs w:val="20"/>
                <w:lang w:val="en-GB"/>
              </w:rPr>
              <w:t>Reason</w:t>
            </w:r>
          </w:p>
        </w:tc>
        <w:tc>
          <w:tcPr>
            <w:tcW w:w="3950" w:type="pct"/>
            <w:shd w:val="clear" w:color="auto" w:fill="F2F2F2" w:themeFill="background1" w:themeFillShade="F2"/>
          </w:tcPr>
          <w:p w14:paraId="4C2D6DA9" w14:textId="77777777" w:rsidR="0042274E" w:rsidRDefault="0042274E" w:rsidP="00D96643">
            <w:pPr>
              <w:spacing w:before="60" w:after="60"/>
              <w:rPr>
                <w:rFonts w:cs="Arial"/>
                <w:szCs w:val="20"/>
                <w:lang w:val="en-GB"/>
              </w:rPr>
            </w:pPr>
            <w:r>
              <w:rPr>
                <w:rFonts w:cs="Arial"/>
                <w:szCs w:val="20"/>
                <w:lang w:val="en-GB"/>
              </w:rPr>
              <w:t>Textual reason for the Lookup Request rejection</w:t>
            </w:r>
          </w:p>
        </w:tc>
      </w:tr>
      <w:tr w:rsidR="0042274E" w:rsidRPr="00444DF6" w14:paraId="729A8B07" w14:textId="77777777" w:rsidTr="00D96643">
        <w:trPr>
          <w:trHeight w:val="600"/>
        </w:trPr>
        <w:tc>
          <w:tcPr>
            <w:tcW w:w="1050" w:type="pct"/>
            <w:shd w:val="clear" w:color="auto" w:fill="F2F2F2" w:themeFill="background1" w:themeFillShade="F2"/>
          </w:tcPr>
          <w:p w14:paraId="5171DEB0" w14:textId="77777777" w:rsidR="0042274E" w:rsidRDefault="0042274E" w:rsidP="00D96643">
            <w:pPr>
              <w:spacing w:before="60" w:after="60"/>
              <w:rPr>
                <w:rFonts w:cs="Arial"/>
                <w:szCs w:val="20"/>
                <w:lang w:val="en-GB"/>
              </w:rPr>
            </w:pPr>
            <w:r>
              <w:rPr>
                <w:rFonts w:cs="Arial"/>
                <w:szCs w:val="20"/>
                <w:lang w:val="en-GB"/>
              </w:rPr>
              <w:t>Number of IP</w:t>
            </w:r>
          </w:p>
        </w:tc>
        <w:tc>
          <w:tcPr>
            <w:tcW w:w="3950" w:type="pct"/>
            <w:shd w:val="clear" w:color="auto" w:fill="F2F2F2" w:themeFill="background1" w:themeFillShade="F2"/>
          </w:tcPr>
          <w:p w14:paraId="1878EFF7" w14:textId="77777777" w:rsidR="0042274E" w:rsidRDefault="0042274E" w:rsidP="00D96643">
            <w:pPr>
              <w:spacing w:before="60" w:after="60"/>
              <w:rPr>
                <w:rFonts w:cs="Arial"/>
                <w:szCs w:val="20"/>
                <w:lang w:val="en-GB"/>
              </w:rPr>
            </w:pPr>
            <w:r>
              <w:rPr>
                <w:rFonts w:cs="Arial"/>
                <w:szCs w:val="20"/>
                <w:lang w:val="en-GB"/>
              </w:rPr>
              <w:t>The number of valid IP addresses. Set to 2.</w:t>
            </w:r>
          </w:p>
        </w:tc>
      </w:tr>
      <w:tr w:rsidR="0042274E" w:rsidRPr="00444DF6" w14:paraId="5924A8BC" w14:textId="77777777" w:rsidTr="00D96643">
        <w:trPr>
          <w:trHeight w:val="250"/>
        </w:trPr>
        <w:tc>
          <w:tcPr>
            <w:tcW w:w="1050" w:type="pct"/>
            <w:shd w:val="clear" w:color="auto" w:fill="F2F2F2" w:themeFill="background1" w:themeFillShade="F2"/>
          </w:tcPr>
          <w:p w14:paraId="2DD48381" w14:textId="77777777" w:rsidR="0042274E" w:rsidRDefault="0042274E" w:rsidP="00D96643">
            <w:pPr>
              <w:spacing w:before="60" w:after="60"/>
              <w:rPr>
                <w:rFonts w:cs="Arial"/>
                <w:szCs w:val="20"/>
                <w:lang w:val="en-GB"/>
              </w:rPr>
            </w:pPr>
            <w:r>
              <w:rPr>
                <w:rFonts w:cs="Arial"/>
                <w:szCs w:val="20"/>
                <w:lang w:val="en-GB"/>
              </w:rPr>
              <w:t>IP Address 1</w:t>
            </w:r>
          </w:p>
        </w:tc>
        <w:tc>
          <w:tcPr>
            <w:tcW w:w="3950" w:type="pct"/>
            <w:shd w:val="clear" w:color="auto" w:fill="F2F2F2" w:themeFill="background1" w:themeFillShade="F2"/>
          </w:tcPr>
          <w:p w14:paraId="4CC5BE5C" w14:textId="77777777" w:rsidR="0042274E" w:rsidRDefault="0042274E" w:rsidP="00D96643">
            <w:pPr>
              <w:spacing w:before="60" w:after="60"/>
              <w:rPr>
                <w:rFonts w:cs="Arial"/>
                <w:szCs w:val="20"/>
                <w:lang w:val="en-GB"/>
              </w:rPr>
            </w:pPr>
            <w:r>
              <w:rPr>
                <w:rFonts w:cs="Arial"/>
                <w:szCs w:val="20"/>
                <w:lang w:val="en-GB"/>
              </w:rPr>
              <w:t>IP Address 1</w:t>
            </w:r>
          </w:p>
        </w:tc>
      </w:tr>
      <w:tr w:rsidR="0042274E" w:rsidRPr="00444DF6" w14:paraId="4743B0A4" w14:textId="77777777" w:rsidTr="00D96643">
        <w:trPr>
          <w:trHeight w:val="250"/>
        </w:trPr>
        <w:tc>
          <w:tcPr>
            <w:tcW w:w="1050" w:type="pct"/>
            <w:shd w:val="clear" w:color="auto" w:fill="F2F2F2" w:themeFill="background1" w:themeFillShade="F2"/>
          </w:tcPr>
          <w:p w14:paraId="6E6A21EA" w14:textId="77777777" w:rsidR="0042274E" w:rsidRDefault="0042274E" w:rsidP="00D96643">
            <w:pPr>
              <w:spacing w:before="60" w:after="60"/>
              <w:rPr>
                <w:rFonts w:cs="Arial"/>
                <w:szCs w:val="20"/>
                <w:lang w:val="en-GB"/>
              </w:rPr>
            </w:pPr>
            <w:r>
              <w:rPr>
                <w:rFonts w:cs="Arial"/>
                <w:szCs w:val="20"/>
                <w:lang w:val="en-GB"/>
              </w:rPr>
              <w:t>Port Number 1</w:t>
            </w:r>
          </w:p>
        </w:tc>
        <w:tc>
          <w:tcPr>
            <w:tcW w:w="3950" w:type="pct"/>
            <w:shd w:val="clear" w:color="auto" w:fill="F2F2F2" w:themeFill="background1" w:themeFillShade="F2"/>
          </w:tcPr>
          <w:p w14:paraId="78A4043E" w14:textId="77777777" w:rsidR="0042274E" w:rsidRDefault="0042274E" w:rsidP="00D96643">
            <w:pPr>
              <w:spacing w:before="60" w:after="60"/>
              <w:rPr>
                <w:rFonts w:cs="Arial"/>
                <w:szCs w:val="20"/>
                <w:lang w:val="en-GB"/>
              </w:rPr>
            </w:pPr>
            <w:r>
              <w:rPr>
                <w:rFonts w:cs="Arial"/>
                <w:szCs w:val="20"/>
                <w:lang w:val="en-GB"/>
              </w:rPr>
              <w:t>Port Number 1</w:t>
            </w:r>
          </w:p>
        </w:tc>
      </w:tr>
      <w:tr w:rsidR="0042274E" w:rsidRPr="00444DF6" w14:paraId="150AC902" w14:textId="77777777" w:rsidTr="00D96643">
        <w:trPr>
          <w:trHeight w:val="223"/>
        </w:trPr>
        <w:tc>
          <w:tcPr>
            <w:tcW w:w="1050" w:type="pct"/>
            <w:shd w:val="clear" w:color="auto" w:fill="F2F2F2" w:themeFill="background1" w:themeFillShade="F2"/>
          </w:tcPr>
          <w:p w14:paraId="0ADC4FA2" w14:textId="77777777" w:rsidR="0042274E" w:rsidRDefault="0042274E" w:rsidP="00D96643">
            <w:pPr>
              <w:spacing w:before="60" w:after="60"/>
              <w:rPr>
                <w:rFonts w:cs="Arial"/>
                <w:szCs w:val="20"/>
                <w:lang w:val="en-GB"/>
              </w:rPr>
            </w:pPr>
            <w:r>
              <w:rPr>
                <w:rFonts w:cs="Arial"/>
                <w:szCs w:val="20"/>
                <w:lang w:val="en-GB"/>
              </w:rPr>
              <w:t>IP Address 2</w:t>
            </w:r>
          </w:p>
        </w:tc>
        <w:tc>
          <w:tcPr>
            <w:tcW w:w="3950" w:type="pct"/>
            <w:shd w:val="clear" w:color="auto" w:fill="F2F2F2" w:themeFill="background1" w:themeFillShade="F2"/>
          </w:tcPr>
          <w:p w14:paraId="40E7BB57" w14:textId="77777777" w:rsidR="0042274E" w:rsidRDefault="0042274E" w:rsidP="00D96643">
            <w:pPr>
              <w:spacing w:before="60" w:after="60"/>
              <w:rPr>
                <w:rFonts w:cs="Arial"/>
                <w:szCs w:val="20"/>
                <w:lang w:val="en-GB"/>
              </w:rPr>
            </w:pPr>
            <w:r>
              <w:rPr>
                <w:rFonts w:cs="Arial"/>
                <w:szCs w:val="20"/>
                <w:lang w:val="en-GB"/>
              </w:rPr>
              <w:t>IP Address 2</w:t>
            </w:r>
          </w:p>
        </w:tc>
      </w:tr>
      <w:tr w:rsidR="0042274E" w:rsidRPr="00444DF6" w14:paraId="6032EE47" w14:textId="77777777" w:rsidTr="00D96643">
        <w:trPr>
          <w:trHeight w:val="286"/>
        </w:trPr>
        <w:tc>
          <w:tcPr>
            <w:tcW w:w="1050" w:type="pct"/>
            <w:shd w:val="clear" w:color="auto" w:fill="F2F2F2" w:themeFill="background1" w:themeFillShade="F2"/>
          </w:tcPr>
          <w:p w14:paraId="59CE0161" w14:textId="77777777" w:rsidR="0042274E" w:rsidRDefault="0042274E" w:rsidP="00D96643">
            <w:pPr>
              <w:spacing w:before="60" w:after="60"/>
              <w:rPr>
                <w:rFonts w:cs="Arial"/>
                <w:szCs w:val="20"/>
                <w:lang w:val="en-GB"/>
              </w:rPr>
            </w:pPr>
            <w:r>
              <w:rPr>
                <w:rFonts w:cs="Arial"/>
                <w:szCs w:val="20"/>
                <w:lang w:val="en-GB"/>
              </w:rPr>
              <w:t>Port Number 2</w:t>
            </w:r>
          </w:p>
        </w:tc>
        <w:tc>
          <w:tcPr>
            <w:tcW w:w="3950" w:type="pct"/>
            <w:shd w:val="clear" w:color="auto" w:fill="F2F2F2" w:themeFill="background1" w:themeFillShade="F2"/>
          </w:tcPr>
          <w:p w14:paraId="4F17D428" w14:textId="77777777" w:rsidR="0042274E" w:rsidRDefault="0042274E" w:rsidP="00D96643">
            <w:pPr>
              <w:spacing w:before="60" w:after="60"/>
              <w:rPr>
                <w:rFonts w:cs="Arial"/>
                <w:szCs w:val="20"/>
                <w:lang w:val="en-GB"/>
              </w:rPr>
            </w:pPr>
            <w:r>
              <w:rPr>
                <w:rFonts w:cs="Arial"/>
                <w:szCs w:val="20"/>
                <w:lang w:val="en-GB"/>
              </w:rPr>
              <w:t>Port Number 2</w:t>
            </w:r>
          </w:p>
        </w:tc>
      </w:tr>
    </w:tbl>
    <w:p w14:paraId="1CEBFB47" w14:textId="77777777" w:rsidR="0042274E" w:rsidRPr="00A76964" w:rsidRDefault="0042274E" w:rsidP="0042274E">
      <w:pPr>
        <w:spacing w:before="120" w:after="120"/>
        <w:jc w:val="both"/>
        <w:rPr>
          <w:sz w:val="22"/>
          <w:szCs w:val="22"/>
        </w:rPr>
      </w:pPr>
      <w:r w:rsidRPr="00A76964">
        <w:rPr>
          <w:sz w:val="22"/>
          <w:szCs w:val="22"/>
        </w:rPr>
        <w:t>Note:</w:t>
      </w:r>
    </w:p>
    <w:p w14:paraId="24139256" w14:textId="77777777" w:rsidR="0042274E" w:rsidRPr="00A76964" w:rsidRDefault="0042274E" w:rsidP="0042274E">
      <w:pPr>
        <w:pStyle w:val="ListParagraph"/>
        <w:numPr>
          <w:ilvl w:val="0"/>
          <w:numId w:val="96"/>
        </w:numPr>
        <w:spacing w:before="120" w:after="120"/>
        <w:jc w:val="both"/>
        <w:rPr>
          <w:rFonts w:cs="Arial"/>
          <w:i/>
          <w:szCs w:val="20"/>
        </w:rPr>
      </w:pPr>
      <w:r w:rsidRPr="00A76964">
        <w:rPr>
          <w:sz w:val="22"/>
          <w:szCs w:val="18"/>
        </w:rPr>
        <w:t xml:space="preserve">The </w:t>
      </w:r>
      <w:r>
        <w:rPr>
          <w:rFonts w:cstheme="minorHAnsi"/>
          <w:sz w:val="22"/>
          <w:szCs w:val="22"/>
          <w:lang w:val="en-GB"/>
        </w:rPr>
        <w:t>MsgSeqNum</w:t>
      </w:r>
      <w:r w:rsidRPr="00A76964">
        <w:rPr>
          <w:sz w:val="22"/>
          <w:szCs w:val="18"/>
        </w:rPr>
        <w:t xml:space="preserve"> field in the header of this message is always set to 1.</w:t>
      </w:r>
    </w:p>
    <w:p w14:paraId="1DE1A1EB" w14:textId="77777777" w:rsidR="0042274E" w:rsidRDefault="0042274E" w:rsidP="0042274E">
      <w:pPr>
        <w:spacing w:before="120"/>
        <w:jc w:val="both"/>
        <w:rPr>
          <w:rFonts w:cstheme="minorHAnsi"/>
          <w:sz w:val="22"/>
          <w:szCs w:val="22"/>
        </w:rPr>
      </w:pPr>
      <w:r>
        <w:rPr>
          <w:rFonts w:cstheme="minorHAnsi"/>
          <w:sz w:val="22"/>
          <w:szCs w:val="22"/>
        </w:rPr>
        <w:t>Optional Fields:</w:t>
      </w:r>
    </w:p>
    <w:p w14:paraId="740D8272" w14:textId="77777777" w:rsidR="0042274E" w:rsidRDefault="0042274E" w:rsidP="0042274E">
      <w:pPr>
        <w:spacing w:before="120"/>
        <w:jc w:val="both"/>
        <w:rPr>
          <w:rFonts w:cstheme="minorHAnsi"/>
          <w:sz w:val="22"/>
          <w:szCs w:val="22"/>
        </w:rPr>
      </w:pPr>
      <w:r>
        <w:rPr>
          <w:rFonts w:cstheme="minorHAnsi"/>
          <w:sz w:val="22"/>
          <w:szCs w:val="22"/>
        </w:rPr>
        <w:t>There is no optional field for this message.</w:t>
      </w:r>
    </w:p>
    <w:p w14:paraId="45523398" w14:textId="77777777" w:rsidR="0042274E" w:rsidRPr="00417716" w:rsidRDefault="0042274E" w:rsidP="0042274E">
      <w:pPr>
        <w:spacing w:before="120"/>
        <w:jc w:val="both"/>
        <w:rPr>
          <w:rFonts w:cstheme="minorHAnsi"/>
          <w:sz w:val="22"/>
          <w:szCs w:val="22"/>
        </w:rPr>
      </w:pPr>
    </w:p>
    <w:p w14:paraId="7D922282" w14:textId="77777777" w:rsidR="0042274E" w:rsidRPr="00417716" w:rsidRDefault="0042274E" w:rsidP="0042274E">
      <w:pPr>
        <w:pStyle w:val="Heading2"/>
        <w:rPr>
          <w:rFonts w:asciiTheme="minorHAnsi" w:hAnsiTheme="minorHAnsi" w:cstheme="minorHAnsi"/>
        </w:rPr>
      </w:pPr>
      <w:bookmarkStart w:id="702" w:name="_Toc170578872"/>
      <w:r w:rsidRPr="00417716">
        <w:rPr>
          <w:rFonts w:asciiTheme="minorHAnsi" w:hAnsiTheme="minorHAnsi" w:cstheme="minorHAnsi"/>
        </w:rPr>
        <w:t>Administrative Messages</w:t>
      </w:r>
      <w:r>
        <w:rPr>
          <w:rFonts w:asciiTheme="minorHAnsi" w:hAnsiTheme="minorHAnsi" w:cstheme="minorHAnsi"/>
        </w:rPr>
        <w:t xml:space="preserve"> and Business Message Reject</w:t>
      </w:r>
      <w:bookmarkEnd w:id="702"/>
    </w:p>
    <w:p w14:paraId="6A42E2B0" w14:textId="77777777" w:rsidR="0042274E" w:rsidRPr="00417716" w:rsidRDefault="0042274E" w:rsidP="0042274E">
      <w:pPr>
        <w:spacing w:before="120" w:after="120"/>
        <w:ind w:left="720"/>
        <w:jc w:val="both"/>
        <w:rPr>
          <w:rFonts w:cstheme="minorHAnsi"/>
          <w:szCs w:val="20"/>
        </w:rPr>
      </w:pPr>
    </w:p>
    <w:p w14:paraId="22FF77BF" w14:textId="77777777" w:rsidR="0042274E" w:rsidRPr="00417716" w:rsidRDefault="0042274E" w:rsidP="0042274E">
      <w:pPr>
        <w:pStyle w:val="Heading3"/>
      </w:pPr>
      <w:bookmarkStart w:id="703" w:name="_Toc170578873"/>
      <w:r w:rsidRPr="00417716">
        <w:t xml:space="preserve">Logon </w:t>
      </w:r>
      <w:r>
        <w:t xml:space="preserve">Request </w:t>
      </w:r>
      <w:r w:rsidRPr="00417716">
        <w:t>(</w:t>
      </w:r>
      <w:r>
        <w:t>5</w:t>
      </w:r>
      <w:r w:rsidRPr="00417716">
        <w:t>)</w:t>
      </w:r>
      <w:bookmarkEnd w:id="703"/>
    </w:p>
    <w:p w14:paraId="3DA18CE4" w14:textId="77777777" w:rsidR="0042274E" w:rsidRDefault="0042274E" w:rsidP="0042274E">
      <w:pPr>
        <w:pStyle w:val="NormalNGMDS"/>
        <w:spacing w:after="120"/>
        <w:ind w:left="0"/>
        <w:rPr>
          <w:rFonts w:asciiTheme="minorHAnsi" w:hAnsiTheme="minorHAnsi" w:cstheme="minorHAnsi"/>
        </w:rPr>
      </w:pPr>
      <w:r w:rsidRPr="00417716">
        <w:rPr>
          <w:rFonts w:asciiTheme="minorHAnsi" w:hAnsiTheme="minorHAnsi" w:cstheme="minorHAnsi"/>
        </w:rPr>
        <w:t xml:space="preserve">This message is initiated by the client and the </w:t>
      </w:r>
      <w:r>
        <w:rPr>
          <w:rFonts w:asciiTheme="minorHAnsi" w:hAnsiTheme="minorHAnsi" w:cstheme="minorHAnsi"/>
        </w:rPr>
        <w:t>gateway</w:t>
      </w:r>
      <w:r w:rsidRPr="00417716">
        <w:rPr>
          <w:rFonts w:asciiTheme="minorHAnsi" w:hAnsiTheme="minorHAnsi" w:cstheme="minorHAnsi"/>
        </w:rPr>
        <w:t xml:space="preserve"> may respond with the same message. </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874"/>
        <w:gridCol w:w="7135"/>
      </w:tblGrid>
      <w:tr w:rsidR="0042274E" w:rsidRPr="003C47FD" w14:paraId="5F709647" w14:textId="77777777" w:rsidTr="00D96643">
        <w:trPr>
          <w:trHeight w:val="300"/>
        </w:trPr>
        <w:tc>
          <w:tcPr>
            <w:tcW w:w="1040" w:type="pct"/>
            <w:shd w:val="clear" w:color="auto" w:fill="C6D9F1" w:themeFill="text2" w:themeFillTint="33"/>
            <w:noWrap/>
          </w:tcPr>
          <w:p w14:paraId="79A6CAA3" w14:textId="77777777" w:rsidR="0042274E" w:rsidRPr="003C47FD" w:rsidRDefault="0042274E" w:rsidP="00D96643">
            <w:pPr>
              <w:pStyle w:val="Tablehead"/>
              <w:spacing w:after="0"/>
              <w:rPr>
                <w:rFonts w:cstheme="minorHAnsi"/>
              </w:rPr>
            </w:pPr>
            <w:r>
              <w:rPr>
                <w:rFonts w:cstheme="minorHAnsi"/>
              </w:rPr>
              <w:lastRenderedPageBreak/>
              <w:t>Field Name</w:t>
            </w:r>
          </w:p>
        </w:tc>
        <w:tc>
          <w:tcPr>
            <w:tcW w:w="3960" w:type="pct"/>
            <w:shd w:val="clear" w:color="auto" w:fill="C6D9F1" w:themeFill="text2" w:themeFillTint="33"/>
          </w:tcPr>
          <w:p w14:paraId="0EB8B7D1"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46AF1B7B" w14:textId="77777777" w:rsidTr="00D96643">
        <w:tblPrEx>
          <w:tblLook w:val="01E0" w:firstRow="1" w:lastRow="1" w:firstColumn="1" w:lastColumn="1" w:noHBand="0" w:noVBand="0"/>
        </w:tblPrEx>
        <w:trPr>
          <w:cantSplit/>
          <w:trHeight w:val="343"/>
        </w:trPr>
        <w:tc>
          <w:tcPr>
            <w:tcW w:w="1040" w:type="pct"/>
            <w:shd w:val="clear" w:color="auto" w:fill="F2F2F2" w:themeFill="background1" w:themeFillShade="F2"/>
          </w:tcPr>
          <w:p w14:paraId="7D421B53" w14:textId="77777777" w:rsidR="0042274E" w:rsidRPr="00754E31" w:rsidRDefault="0042274E" w:rsidP="00D96643">
            <w:pPr>
              <w:spacing w:before="60" w:after="60"/>
              <w:rPr>
                <w:rFonts w:cstheme="minorHAnsi"/>
                <w:szCs w:val="20"/>
                <w:lang w:val="en-GB"/>
              </w:rPr>
            </w:pPr>
            <w:r w:rsidRPr="00754E31">
              <w:rPr>
                <w:rFonts w:cstheme="minorHAnsi"/>
                <w:szCs w:val="20"/>
                <w:lang w:val="en-GB"/>
              </w:rPr>
              <w:t>Password</w:t>
            </w:r>
          </w:p>
        </w:tc>
        <w:tc>
          <w:tcPr>
            <w:tcW w:w="3960" w:type="pct"/>
            <w:shd w:val="clear" w:color="auto" w:fill="F2F2F2" w:themeFill="background1" w:themeFillShade="F2"/>
          </w:tcPr>
          <w:p w14:paraId="6C1F30D1" w14:textId="77777777" w:rsidR="0042274E" w:rsidRDefault="0042274E" w:rsidP="00D96643">
            <w:pPr>
              <w:spacing w:before="60" w:after="60"/>
              <w:rPr>
                <w:rFonts w:cstheme="minorHAnsi"/>
                <w:szCs w:val="20"/>
                <w:lang w:val="en-GB"/>
              </w:rPr>
            </w:pPr>
            <w:r w:rsidRPr="00754E31">
              <w:rPr>
                <w:rFonts w:cstheme="minorHAnsi"/>
                <w:szCs w:val="20"/>
                <w:lang w:val="en-GB"/>
              </w:rPr>
              <w:t xml:space="preserve">Encrypted </w:t>
            </w:r>
            <w:r>
              <w:rPr>
                <w:rFonts w:cstheme="minorHAnsi"/>
                <w:szCs w:val="20"/>
                <w:lang w:val="en-GB"/>
              </w:rPr>
              <w:t>P</w:t>
            </w:r>
            <w:r w:rsidRPr="00754E31">
              <w:rPr>
                <w:rFonts w:cstheme="minorHAnsi"/>
                <w:szCs w:val="20"/>
                <w:lang w:val="en-GB"/>
              </w:rPr>
              <w:t>assword assigned to the Comp</w:t>
            </w:r>
            <w:r>
              <w:rPr>
                <w:rFonts w:cstheme="minorHAnsi"/>
                <w:szCs w:val="20"/>
                <w:lang w:val="en-GB"/>
              </w:rPr>
              <w:t xml:space="preserve"> </w:t>
            </w:r>
            <w:r w:rsidRPr="00754E31">
              <w:rPr>
                <w:rFonts w:cstheme="minorHAnsi"/>
                <w:szCs w:val="20"/>
                <w:lang w:val="en-GB"/>
              </w:rPr>
              <w:t>ID.</w:t>
            </w:r>
          </w:p>
          <w:p w14:paraId="03A0B0E6" w14:textId="77777777" w:rsidR="0042274E" w:rsidRPr="00754E31" w:rsidRDefault="0042274E" w:rsidP="00D96643">
            <w:pPr>
              <w:spacing w:before="60" w:after="60"/>
              <w:rPr>
                <w:rFonts w:cstheme="minorHAnsi"/>
                <w:szCs w:val="20"/>
                <w:lang w:val="en-GB"/>
              </w:rPr>
            </w:pPr>
            <w:r>
              <w:rPr>
                <w:rFonts w:cstheme="minorHAnsi"/>
                <w:szCs w:val="20"/>
                <w:lang w:val="en-GB"/>
              </w:rPr>
              <w:t>P</w:t>
            </w:r>
            <w:r w:rsidRPr="005470AC">
              <w:rPr>
                <w:rFonts w:cstheme="minorHAnsi"/>
                <w:szCs w:val="20"/>
              </w:rPr>
              <w:t xml:space="preserve">adding scheme </w:t>
            </w:r>
            <w:r>
              <w:rPr>
                <w:rFonts w:cstheme="minorHAnsi"/>
                <w:szCs w:val="20"/>
              </w:rPr>
              <w:t xml:space="preserve">supported </w:t>
            </w:r>
            <w:r w:rsidRPr="005470AC">
              <w:rPr>
                <w:rFonts w:cstheme="minorHAnsi"/>
                <w:szCs w:val="20"/>
              </w:rPr>
              <w:t>is OAEP</w:t>
            </w:r>
            <w:r>
              <w:rPr>
                <w:rFonts w:cstheme="minorHAnsi"/>
                <w:szCs w:val="20"/>
              </w:rPr>
              <w:t>.</w:t>
            </w:r>
          </w:p>
        </w:tc>
      </w:tr>
      <w:tr w:rsidR="0042274E" w:rsidRPr="00754E31" w14:paraId="4018E3F9" w14:textId="77777777" w:rsidTr="00D96643">
        <w:tblPrEx>
          <w:tblLook w:val="01E0" w:firstRow="1" w:lastRow="1" w:firstColumn="1" w:lastColumn="1" w:noHBand="0" w:noVBand="0"/>
        </w:tblPrEx>
        <w:trPr>
          <w:cantSplit/>
          <w:trHeight w:val="79"/>
        </w:trPr>
        <w:tc>
          <w:tcPr>
            <w:tcW w:w="1040" w:type="pct"/>
            <w:shd w:val="clear" w:color="auto" w:fill="F2F2F2" w:themeFill="background1" w:themeFillShade="F2"/>
          </w:tcPr>
          <w:p w14:paraId="46BE12CD" w14:textId="77777777" w:rsidR="0042274E" w:rsidRPr="00754E31" w:rsidRDefault="0042274E" w:rsidP="00D96643">
            <w:pPr>
              <w:spacing w:before="60" w:after="60"/>
              <w:rPr>
                <w:rFonts w:cstheme="minorHAnsi"/>
                <w:szCs w:val="20"/>
                <w:lang w:val="en-GB"/>
              </w:rPr>
            </w:pPr>
            <w:r w:rsidRPr="00754E31">
              <w:rPr>
                <w:rFonts w:cstheme="minorHAnsi"/>
                <w:szCs w:val="20"/>
                <w:lang w:val="en-GB"/>
              </w:rPr>
              <w:t>New Password</w:t>
            </w:r>
          </w:p>
        </w:tc>
        <w:tc>
          <w:tcPr>
            <w:tcW w:w="3960" w:type="pct"/>
            <w:shd w:val="clear" w:color="auto" w:fill="F2F2F2" w:themeFill="background1" w:themeFillShade="F2"/>
          </w:tcPr>
          <w:p w14:paraId="04E42981" w14:textId="77777777" w:rsidR="0042274E" w:rsidRPr="00754E31" w:rsidRDefault="0042274E" w:rsidP="00D96643">
            <w:pPr>
              <w:spacing w:before="60" w:after="60"/>
              <w:rPr>
                <w:rFonts w:cstheme="minorHAnsi"/>
                <w:szCs w:val="20"/>
                <w:lang w:val="en-GB"/>
              </w:rPr>
            </w:pPr>
            <w:r w:rsidRPr="00754E31">
              <w:rPr>
                <w:rFonts w:cstheme="minorHAnsi"/>
                <w:szCs w:val="20"/>
                <w:lang w:val="en-GB"/>
              </w:rPr>
              <w:t xml:space="preserve">New encrypted </w:t>
            </w:r>
            <w:r>
              <w:rPr>
                <w:rFonts w:cstheme="minorHAnsi"/>
                <w:szCs w:val="20"/>
                <w:lang w:val="en-GB"/>
              </w:rPr>
              <w:t>P</w:t>
            </w:r>
            <w:r w:rsidRPr="00754E31">
              <w:rPr>
                <w:rFonts w:cstheme="minorHAnsi"/>
                <w:szCs w:val="20"/>
                <w:lang w:val="en-GB"/>
              </w:rPr>
              <w:t>assword for Comp</w:t>
            </w:r>
            <w:r>
              <w:rPr>
                <w:rFonts w:cstheme="minorHAnsi"/>
                <w:szCs w:val="20"/>
                <w:lang w:val="en-GB"/>
              </w:rPr>
              <w:t xml:space="preserve"> </w:t>
            </w:r>
            <w:r w:rsidRPr="00754E31">
              <w:rPr>
                <w:rFonts w:cstheme="minorHAnsi"/>
                <w:szCs w:val="20"/>
                <w:lang w:val="en-GB"/>
              </w:rPr>
              <w:t>ID</w:t>
            </w:r>
            <w:r>
              <w:rPr>
                <w:rFonts w:cstheme="minorHAnsi"/>
                <w:szCs w:val="20"/>
                <w:lang w:val="en-GB"/>
              </w:rPr>
              <w:t xml:space="preserve">. </w:t>
            </w:r>
            <w:r w:rsidRPr="005470AC">
              <w:rPr>
                <w:rFonts w:cstheme="minorHAnsi"/>
                <w:szCs w:val="20"/>
                <w:lang w:val="en-GB"/>
              </w:rPr>
              <w:t>P</w:t>
            </w:r>
            <w:r w:rsidRPr="005470AC">
              <w:rPr>
                <w:rFonts w:cstheme="minorHAnsi"/>
                <w:szCs w:val="20"/>
              </w:rPr>
              <w:t>adding scheme supported is OAEP.</w:t>
            </w:r>
          </w:p>
        </w:tc>
      </w:tr>
      <w:tr w:rsidR="00AA0CF1" w:rsidRPr="00754E31" w14:paraId="1C4C6450" w14:textId="77777777" w:rsidTr="000159CA">
        <w:tblPrEx>
          <w:tblLook w:val="01E0" w:firstRow="1" w:lastRow="1" w:firstColumn="1" w:lastColumn="1" w:noHBand="0" w:noVBand="0"/>
        </w:tblPrEx>
        <w:trPr>
          <w:cantSplit/>
          <w:trHeight w:val="79"/>
          <w:ins w:id="704" w:author="Robert Lau" w:date="2024-07-18T17:37:00Z" w16du:dateUtc="2024-07-18T09:37:00Z"/>
        </w:trPr>
        <w:tc>
          <w:tcPr>
            <w:tcW w:w="1040" w:type="pct"/>
            <w:shd w:val="clear" w:color="auto" w:fill="F2F2F2" w:themeFill="background1" w:themeFillShade="F2"/>
          </w:tcPr>
          <w:p w14:paraId="0D682539" w14:textId="77777777" w:rsidR="00AA0CF1" w:rsidRPr="00754E31" w:rsidRDefault="00AA0CF1" w:rsidP="000159CA">
            <w:pPr>
              <w:spacing w:before="60" w:after="60"/>
              <w:rPr>
                <w:ins w:id="705" w:author="Robert Lau" w:date="2024-07-18T17:37:00Z" w16du:dateUtc="2024-07-18T09:37:00Z"/>
                <w:rFonts w:cstheme="minorHAnsi"/>
                <w:szCs w:val="20"/>
                <w:lang w:val="en-GB"/>
              </w:rPr>
            </w:pPr>
            <w:ins w:id="706" w:author="Robert Lau" w:date="2024-07-18T17:37:00Z" w16du:dateUtc="2024-07-18T09:37:00Z">
              <w:r w:rsidRPr="00754E31">
                <w:rPr>
                  <w:rFonts w:cstheme="minorHAnsi"/>
                  <w:szCs w:val="20"/>
                  <w:lang w:val="en-GB"/>
                </w:rPr>
                <w:t xml:space="preserve">Next Expected </w:t>
              </w:r>
              <w:r>
                <w:rPr>
                  <w:rFonts w:cstheme="minorHAnsi"/>
                  <w:szCs w:val="20"/>
                  <w:lang w:val="en-GB"/>
                </w:rPr>
                <w:t>MsgSeqNum</w:t>
              </w:r>
            </w:ins>
          </w:p>
        </w:tc>
        <w:tc>
          <w:tcPr>
            <w:tcW w:w="3960" w:type="pct"/>
            <w:shd w:val="clear" w:color="auto" w:fill="F2F2F2" w:themeFill="background1" w:themeFillShade="F2"/>
          </w:tcPr>
          <w:p w14:paraId="6F68A344" w14:textId="77777777" w:rsidR="00AA0CF1" w:rsidRPr="00754E31" w:rsidRDefault="00AA0CF1" w:rsidP="000159CA">
            <w:pPr>
              <w:spacing w:before="60" w:after="60"/>
              <w:rPr>
                <w:ins w:id="707" w:author="Robert Lau" w:date="2024-07-18T17:37:00Z" w16du:dateUtc="2024-07-18T09:37:00Z"/>
                <w:rFonts w:cstheme="minorHAnsi"/>
                <w:szCs w:val="20"/>
                <w:lang w:val="en-GB"/>
              </w:rPr>
            </w:pPr>
            <w:ins w:id="708" w:author="Robert Lau" w:date="2024-07-18T17:37:00Z" w16du:dateUtc="2024-07-18T09:37:00Z">
              <w:r w:rsidRPr="00754E31">
                <w:rPr>
                  <w:rFonts w:cstheme="minorHAnsi"/>
                  <w:szCs w:val="20"/>
                  <w:lang w:val="en-GB"/>
                </w:rPr>
                <w:t>Indicates the next expected message sequence number by the party initiating this message</w:t>
              </w:r>
            </w:ins>
          </w:p>
        </w:tc>
      </w:tr>
      <w:tr w:rsidR="0042274E" w:rsidRPr="00754E31" w14:paraId="2687ACF5" w14:textId="77777777" w:rsidTr="00D96643">
        <w:tblPrEx>
          <w:tblLook w:val="01E0" w:firstRow="1" w:lastRow="1" w:firstColumn="1" w:lastColumn="1" w:noHBand="0" w:noVBand="0"/>
        </w:tblPrEx>
        <w:trPr>
          <w:cantSplit/>
          <w:trHeight w:val="79"/>
        </w:trPr>
        <w:tc>
          <w:tcPr>
            <w:tcW w:w="1040" w:type="pct"/>
            <w:shd w:val="clear" w:color="auto" w:fill="F2F2F2" w:themeFill="background1" w:themeFillShade="F2"/>
          </w:tcPr>
          <w:p w14:paraId="15EEA472" w14:textId="4C7D99D1" w:rsidR="0042274E" w:rsidRPr="00754E31" w:rsidRDefault="0042274E" w:rsidP="00D96643">
            <w:pPr>
              <w:spacing w:before="60" w:after="60"/>
              <w:rPr>
                <w:rFonts w:cstheme="minorHAnsi"/>
                <w:szCs w:val="20"/>
                <w:lang w:val="en-GB"/>
              </w:rPr>
            </w:pPr>
            <w:del w:id="709" w:author="Robert Lau" w:date="2024-07-18T17:37:00Z" w16du:dateUtc="2024-07-18T09:37:00Z">
              <w:r w:rsidRPr="00754E31" w:rsidDel="00AA0CF1">
                <w:rPr>
                  <w:rFonts w:cstheme="minorHAnsi"/>
                  <w:szCs w:val="20"/>
                  <w:lang w:val="en-GB"/>
                </w:rPr>
                <w:delText xml:space="preserve">Next Expected </w:delText>
              </w:r>
              <w:r w:rsidDel="00AA0CF1">
                <w:rPr>
                  <w:rFonts w:cstheme="minorHAnsi"/>
                  <w:szCs w:val="20"/>
                  <w:lang w:val="en-GB"/>
                </w:rPr>
                <w:delText>MsgSeqNum</w:delText>
              </w:r>
            </w:del>
            <w:ins w:id="710" w:author="Robert Lau" w:date="2024-07-18T17:37:00Z" w16du:dateUtc="2024-07-18T09:37:00Z">
              <w:r w:rsidR="00AA0CF1">
                <w:rPr>
                  <w:rFonts w:cstheme="minorHAnsi"/>
                  <w:szCs w:val="20"/>
                  <w:lang w:val="en-GB"/>
                </w:rPr>
                <w:t>Heartbeat In</w:t>
              </w:r>
            </w:ins>
            <w:ins w:id="711" w:author="Robert Lau" w:date="2024-07-18T17:38:00Z" w16du:dateUtc="2024-07-18T09:38:00Z">
              <w:r w:rsidR="00AA0CF1">
                <w:rPr>
                  <w:rFonts w:cstheme="minorHAnsi"/>
                  <w:szCs w:val="20"/>
                  <w:lang w:val="en-GB"/>
                </w:rPr>
                <w:t>terval</w:t>
              </w:r>
            </w:ins>
          </w:p>
        </w:tc>
        <w:tc>
          <w:tcPr>
            <w:tcW w:w="3960" w:type="pct"/>
            <w:shd w:val="clear" w:color="auto" w:fill="F2F2F2" w:themeFill="background1" w:themeFillShade="F2"/>
          </w:tcPr>
          <w:p w14:paraId="7F276CD9" w14:textId="2C4E6393" w:rsidR="0042274E" w:rsidRPr="00754E31" w:rsidRDefault="00AA0CF1" w:rsidP="00D96643">
            <w:pPr>
              <w:spacing w:before="60" w:after="60"/>
              <w:rPr>
                <w:rFonts w:cstheme="minorHAnsi"/>
                <w:szCs w:val="20"/>
                <w:lang w:val="en-GB"/>
              </w:rPr>
            </w:pPr>
            <w:ins w:id="712" w:author="Robert Lau" w:date="2024-07-18T17:38:00Z" w16du:dateUtc="2024-07-18T09:38:00Z">
              <w:r w:rsidRPr="00AA0CF1">
                <w:rPr>
                  <w:rFonts w:cstheme="minorHAnsi"/>
                  <w:szCs w:val="20"/>
                  <w:lang w:val="en-GB"/>
                </w:rPr>
                <w:t>Indicates the heartbeat interval in seconds.</w:t>
              </w:r>
            </w:ins>
            <w:ins w:id="713" w:author="Robert Lau" w:date="2024-07-18T17:39:00Z" w16du:dateUtc="2024-07-18T09:39:00Z">
              <w:r>
                <w:rPr>
                  <w:rFonts w:cstheme="minorHAnsi"/>
                  <w:szCs w:val="20"/>
                  <w:lang w:val="en-GB"/>
                </w:rPr>
                <w:t xml:space="preserve"> Each side should send a Heartbeat (0) message if there is no message </w:t>
              </w:r>
            </w:ins>
            <w:ins w:id="714" w:author="Robert Lau" w:date="2024-07-18T17:40:00Z" w16du:dateUtc="2024-07-18T09:40:00Z">
              <w:r>
                <w:rPr>
                  <w:rFonts w:cstheme="minorHAnsi"/>
                  <w:szCs w:val="20"/>
                  <w:lang w:val="en-GB"/>
                </w:rPr>
                <w:t>sending out after this interval.</w:t>
              </w:r>
            </w:ins>
            <w:del w:id="715" w:author="Robert Lau" w:date="2024-07-18T17:38:00Z" w16du:dateUtc="2024-07-18T09:38:00Z">
              <w:r w:rsidR="0042274E" w:rsidRPr="00754E31" w:rsidDel="00AA0CF1">
                <w:rPr>
                  <w:rFonts w:cstheme="minorHAnsi"/>
                  <w:szCs w:val="20"/>
                  <w:lang w:val="en-GB"/>
                </w:rPr>
                <w:delText>Indicates the next expected message sequence number by the party initiating this message</w:delText>
              </w:r>
            </w:del>
          </w:p>
        </w:tc>
      </w:tr>
    </w:tbl>
    <w:p w14:paraId="3E02EAAD" w14:textId="77777777" w:rsidR="0042274E" w:rsidRDefault="0042274E" w:rsidP="0042274E">
      <w:pPr>
        <w:spacing w:before="120"/>
        <w:jc w:val="both"/>
        <w:rPr>
          <w:rFonts w:cstheme="minorHAnsi"/>
          <w:sz w:val="22"/>
          <w:szCs w:val="22"/>
        </w:rPr>
      </w:pPr>
      <w:r>
        <w:rPr>
          <w:rFonts w:cstheme="minorHAnsi"/>
          <w:sz w:val="22"/>
          <w:szCs w:val="22"/>
        </w:rPr>
        <w:t>Optional Fields:</w:t>
      </w:r>
    </w:p>
    <w:p w14:paraId="10F1C71E" w14:textId="77777777" w:rsidR="0042274E" w:rsidRDefault="0042274E" w:rsidP="0042274E">
      <w:pPr>
        <w:spacing w:before="120"/>
        <w:jc w:val="both"/>
        <w:rPr>
          <w:rFonts w:cstheme="minorHAnsi"/>
          <w:sz w:val="22"/>
          <w:szCs w:val="22"/>
        </w:rPr>
      </w:pPr>
      <w:r>
        <w:rPr>
          <w:rFonts w:cstheme="minorHAnsi"/>
          <w:sz w:val="22"/>
          <w:szCs w:val="22"/>
        </w:rPr>
        <w:t>There is no optional field for this message.</w:t>
      </w:r>
    </w:p>
    <w:p w14:paraId="26707C54" w14:textId="77777777" w:rsidR="0042274E" w:rsidRPr="00417716" w:rsidRDefault="0042274E" w:rsidP="0042274E">
      <w:pPr>
        <w:spacing w:before="120"/>
        <w:jc w:val="both"/>
        <w:rPr>
          <w:rFonts w:cstheme="minorHAnsi"/>
          <w:sz w:val="22"/>
          <w:szCs w:val="22"/>
        </w:rPr>
      </w:pPr>
    </w:p>
    <w:p w14:paraId="445E5F5C" w14:textId="77777777" w:rsidR="0042274E" w:rsidRPr="00417716" w:rsidRDefault="0042274E" w:rsidP="0042274E">
      <w:pPr>
        <w:spacing w:before="120" w:after="120"/>
        <w:ind w:left="720"/>
        <w:jc w:val="both"/>
        <w:rPr>
          <w:rFonts w:cstheme="minorHAnsi"/>
          <w:szCs w:val="20"/>
        </w:rPr>
      </w:pPr>
    </w:p>
    <w:p w14:paraId="737D12C7" w14:textId="77777777" w:rsidR="0042274E" w:rsidRPr="00417716" w:rsidRDefault="0042274E" w:rsidP="0042274E">
      <w:pPr>
        <w:pStyle w:val="Heading3"/>
      </w:pPr>
      <w:bookmarkStart w:id="716" w:name="_Toc170578874"/>
      <w:r w:rsidRPr="00417716">
        <w:t xml:space="preserve">Logon </w:t>
      </w:r>
      <w:r>
        <w:t xml:space="preserve">Response </w:t>
      </w:r>
      <w:r w:rsidRPr="00417716">
        <w:t>(</w:t>
      </w:r>
      <w:r>
        <w:t>6</w:t>
      </w:r>
      <w:r w:rsidRPr="00417716">
        <w:t>)</w:t>
      </w:r>
      <w:bookmarkEnd w:id="716"/>
    </w:p>
    <w:p w14:paraId="20464BA4" w14:textId="77777777" w:rsidR="0042274E" w:rsidRDefault="0042274E" w:rsidP="0042274E">
      <w:pPr>
        <w:pStyle w:val="NormalNGMDS"/>
        <w:spacing w:after="120"/>
        <w:ind w:left="0"/>
        <w:rPr>
          <w:rFonts w:asciiTheme="minorHAnsi" w:hAnsiTheme="minorHAnsi" w:cstheme="minorHAnsi"/>
        </w:rPr>
      </w:pPr>
      <w:r w:rsidRPr="00417716">
        <w:rPr>
          <w:rFonts w:asciiTheme="minorHAnsi" w:hAnsiTheme="minorHAnsi" w:cstheme="minorHAnsi"/>
        </w:rPr>
        <w:t xml:space="preserve">This message is initiated by the client and the </w:t>
      </w:r>
      <w:r>
        <w:rPr>
          <w:rFonts w:asciiTheme="minorHAnsi" w:hAnsiTheme="minorHAnsi" w:cstheme="minorHAnsi"/>
        </w:rPr>
        <w:t>gateway</w:t>
      </w:r>
      <w:r w:rsidRPr="00417716">
        <w:rPr>
          <w:rFonts w:asciiTheme="minorHAnsi" w:hAnsiTheme="minorHAnsi" w:cstheme="minorHAnsi"/>
        </w:rPr>
        <w:t xml:space="preserve"> may respond with the same message. </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874"/>
        <w:gridCol w:w="7135"/>
      </w:tblGrid>
      <w:tr w:rsidR="0042274E" w:rsidRPr="003C47FD" w14:paraId="16F7983E" w14:textId="77777777" w:rsidTr="00D96643">
        <w:trPr>
          <w:trHeight w:val="300"/>
        </w:trPr>
        <w:tc>
          <w:tcPr>
            <w:tcW w:w="1040" w:type="pct"/>
            <w:shd w:val="clear" w:color="auto" w:fill="C6D9F1" w:themeFill="text2" w:themeFillTint="33"/>
            <w:noWrap/>
          </w:tcPr>
          <w:p w14:paraId="43D0830F" w14:textId="77777777" w:rsidR="0042274E" w:rsidRPr="003C47FD" w:rsidRDefault="0042274E" w:rsidP="00D96643">
            <w:pPr>
              <w:pStyle w:val="Tablehead"/>
              <w:spacing w:after="0"/>
              <w:rPr>
                <w:rFonts w:cstheme="minorHAnsi"/>
              </w:rPr>
            </w:pPr>
            <w:r>
              <w:rPr>
                <w:rFonts w:cstheme="minorHAnsi"/>
              </w:rPr>
              <w:t>Field Name</w:t>
            </w:r>
          </w:p>
        </w:tc>
        <w:tc>
          <w:tcPr>
            <w:tcW w:w="3960" w:type="pct"/>
            <w:shd w:val="clear" w:color="auto" w:fill="C6D9F1" w:themeFill="text2" w:themeFillTint="33"/>
          </w:tcPr>
          <w:p w14:paraId="31409DEF"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A76964" w14:paraId="2363E3B6" w14:textId="77777777" w:rsidTr="00D96643">
        <w:tblPrEx>
          <w:tblLook w:val="01E0" w:firstRow="1" w:lastRow="1" w:firstColumn="1" w:lastColumn="1" w:noHBand="0" w:noVBand="0"/>
        </w:tblPrEx>
        <w:trPr>
          <w:cantSplit/>
          <w:trHeight w:val="79"/>
        </w:trPr>
        <w:tc>
          <w:tcPr>
            <w:tcW w:w="1040" w:type="pct"/>
            <w:shd w:val="clear" w:color="auto" w:fill="F2F2F2" w:themeFill="background1" w:themeFillShade="F2"/>
          </w:tcPr>
          <w:p w14:paraId="339841C4" w14:textId="77777777" w:rsidR="0042274E" w:rsidRPr="00A76964" w:rsidRDefault="0042274E" w:rsidP="00D96643">
            <w:pPr>
              <w:spacing w:before="60" w:after="60"/>
              <w:rPr>
                <w:rFonts w:cstheme="minorHAnsi"/>
                <w:szCs w:val="20"/>
                <w:lang w:val="en-GB"/>
              </w:rPr>
            </w:pPr>
            <w:r w:rsidRPr="00A76964">
              <w:rPr>
                <w:rFonts w:cstheme="minorHAnsi"/>
                <w:szCs w:val="20"/>
                <w:lang w:val="en-GB"/>
              </w:rPr>
              <w:t xml:space="preserve">Next Expected </w:t>
            </w:r>
            <w:r>
              <w:rPr>
                <w:rFonts w:cstheme="minorHAnsi"/>
                <w:szCs w:val="20"/>
                <w:lang w:val="en-GB"/>
              </w:rPr>
              <w:t>MsgSeqNum</w:t>
            </w:r>
          </w:p>
        </w:tc>
        <w:tc>
          <w:tcPr>
            <w:tcW w:w="3960" w:type="pct"/>
            <w:shd w:val="clear" w:color="auto" w:fill="F2F2F2" w:themeFill="background1" w:themeFillShade="F2"/>
          </w:tcPr>
          <w:p w14:paraId="731FBB5D" w14:textId="77777777" w:rsidR="0042274E" w:rsidRPr="00A76964" w:rsidRDefault="0042274E" w:rsidP="00D96643">
            <w:pPr>
              <w:spacing w:before="60" w:after="60"/>
              <w:rPr>
                <w:rFonts w:cstheme="minorHAnsi"/>
                <w:szCs w:val="20"/>
                <w:lang w:val="en-GB"/>
              </w:rPr>
            </w:pPr>
            <w:r w:rsidRPr="00A76964">
              <w:rPr>
                <w:rFonts w:cstheme="minorHAnsi"/>
                <w:szCs w:val="20"/>
                <w:lang w:val="en-GB"/>
              </w:rPr>
              <w:t>Indicates the next expected message sequence number by the party initiating this message</w:t>
            </w:r>
          </w:p>
        </w:tc>
      </w:tr>
      <w:tr w:rsidR="0042274E" w:rsidRPr="00A76964" w14:paraId="05797980" w14:textId="77777777" w:rsidTr="00D96643">
        <w:tblPrEx>
          <w:tblLook w:val="01E0" w:firstRow="1" w:lastRow="1" w:firstColumn="1" w:lastColumn="1" w:noHBand="0" w:noVBand="0"/>
        </w:tblPrEx>
        <w:trPr>
          <w:cantSplit/>
          <w:trHeight w:val="79"/>
        </w:trPr>
        <w:tc>
          <w:tcPr>
            <w:tcW w:w="1040" w:type="pct"/>
            <w:shd w:val="clear" w:color="auto" w:fill="F2F2F2" w:themeFill="background1" w:themeFillShade="F2"/>
          </w:tcPr>
          <w:p w14:paraId="4A237996" w14:textId="77777777" w:rsidR="0042274E" w:rsidRPr="00A76964" w:rsidRDefault="0042274E" w:rsidP="00D96643">
            <w:pPr>
              <w:spacing w:before="60" w:after="60"/>
              <w:rPr>
                <w:rFonts w:cstheme="minorHAnsi"/>
                <w:szCs w:val="20"/>
                <w:lang w:val="en-GB"/>
              </w:rPr>
            </w:pPr>
            <w:r w:rsidRPr="00A76964">
              <w:rPr>
                <w:rFonts w:cstheme="minorHAnsi"/>
                <w:szCs w:val="20"/>
                <w:lang w:val="en-GB"/>
              </w:rPr>
              <w:t>Session Status</w:t>
            </w:r>
          </w:p>
        </w:tc>
        <w:tc>
          <w:tcPr>
            <w:tcW w:w="3960" w:type="pct"/>
            <w:shd w:val="clear" w:color="auto" w:fill="F2F2F2" w:themeFill="background1" w:themeFillShade="F2"/>
          </w:tcPr>
          <w:p w14:paraId="4DFC395F" w14:textId="77777777" w:rsidR="0042274E" w:rsidRDefault="0042274E" w:rsidP="00D96643">
            <w:pPr>
              <w:spacing w:before="60" w:after="60"/>
              <w:rPr>
                <w:rFonts w:cstheme="minorHAnsi"/>
                <w:szCs w:val="20"/>
                <w:lang w:val="en-GB"/>
              </w:rPr>
            </w:pPr>
            <w:r w:rsidRPr="00A76964">
              <w:rPr>
                <w:rFonts w:cstheme="minorHAnsi"/>
                <w:szCs w:val="20"/>
                <w:lang w:val="en-GB"/>
              </w:rPr>
              <w:t>Status of the session</w:t>
            </w:r>
            <w:r>
              <w:rPr>
                <w:rFonts w:cstheme="minorHAnsi"/>
                <w:szCs w:val="20"/>
                <w:lang w:val="en-GB"/>
              </w:rPr>
              <w:t>:</w:t>
            </w:r>
          </w:p>
          <w:p w14:paraId="6031CF18" w14:textId="77777777" w:rsidR="0042274E" w:rsidRPr="00A76964" w:rsidRDefault="0042274E" w:rsidP="00D96643">
            <w:pPr>
              <w:pStyle w:val="ListParagraph"/>
              <w:numPr>
                <w:ilvl w:val="0"/>
                <w:numId w:val="115"/>
              </w:numPr>
              <w:spacing w:before="60" w:after="60"/>
              <w:rPr>
                <w:rFonts w:cstheme="minorHAnsi"/>
                <w:szCs w:val="20"/>
                <w:lang w:val="en-GB"/>
              </w:rPr>
            </w:pPr>
            <w:r w:rsidRPr="00A76964">
              <w:rPr>
                <w:rFonts w:cstheme="minorHAnsi" w:hint="eastAsia"/>
                <w:szCs w:val="20"/>
                <w:lang w:val="en-GB"/>
              </w:rPr>
              <w:t xml:space="preserve">0 = Session active </w:t>
            </w:r>
          </w:p>
          <w:p w14:paraId="71E2C6E6" w14:textId="77777777" w:rsidR="0042274E" w:rsidRPr="00A76964" w:rsidRDefault="0042274E" w:rsidP="00D96643">
            <w:pPr>
              <w:pStyle w:val="ListParagraph"/>
              <w:numPr>
                <w:ilvl w:val="0"/>
                <w:numId w:val="115"/>
              </w:numPr>
              <w:spacing w:before="60" w:after="60"/>
              <w:rPr>
                <w:rFonts w:cstheme="minorHAnsi"/>
                <w:szCs w:val="20"/>
                <w:lang w:val="en-GB"/>
              </w:rPr>
            </w:pPr>
            <w:r>
              <w:rPr>
                <w:rFonts w:cstheme="minorHAnsi"/>
                <w:szCs w:val="20"/>
                <w:lang w:val="en-GB"/>
              </w:rPr>
              <w:t xml:space="preserve">1 </w:t>
            </w:r>
            <w:r w:rsidRPr="00A76964">
              <w:rPr>
                <w:rFonts w:cstheme="minorHAnsi" w:hint="eastAsia"/>
                <w:szCs w:val="20"/>
                <w:lang w:val="en-GB"/>
              </w:rPr>
              <w:t>= Session password change</w:t>
            </w:r>
          </w:p>
          <w:p w14:paraId="23F55713" w14:textId="77777777" w:rsidR="0042274E" w:rsidRDefault="0042274E" w:rsidP="00D96643">
            <w:pPr>
              <w:pStyle w:val="ListParagraph"/>
              <w:numPr>
                <w:ilvl w:val="0"/>
                <w:numId w:val="115"/>
              </w:numPr>
              <w:spacing w:before="60" w:after="60"/>
              <w:rPr>
                <w:rFonts w:cstheme="minorHAnsi"/>
                <w:szCs w:val="20"/>
                <w:lang w:val="en-GB"/>
              </w:rPr>
            </w:pPr>
            <w:r w:rsidRPr="00A76964">
              <w:rPr>
                <w:rFonts w:cstheme="minorHAnsi" w:hint="eastAsia"/>
                <w:szCs w:val="20"/>
                <w:lang w:val="en-GB"/>
              </w:rPr>
              <w:t>2 = Session password due to expire</w:t>
            </w:r>
          </w:p>
          <w:p w14:paraId="161A2E93" w14:textId="77777777" w:rsidR="0042274E" w:rsidRPr="00A76964" w:rsidRDefault="0042274E" w:rsidP="00D96643">
            <w:pPr>
              <w:pStyle w:val="ListParagraph"/>
              <w:numPr>
                <w:ilvl w:val="0"/>
                <w:numId w:val="115"/>
              </w:numPr>
              <w:spacing w:before="60" w:after="60"/>
              <w:rPr>
                <w:rFonts w:cstheme="minorHAnsi"/>
                <w:szCs w:val="20"/>
                <w:lang w:val="en-GB"/>
              </w:rPr>
            </w:pPr>
            <w:r>
              <w:rPr>
                <w:rFonts w:cstheme="minorHAnsi"/>
                <w:szCs w:val="20"/>
              </w:rPr>
              <w:t>101 = Other</w:t>
            </w:r>
          </w:p>
        </w:tc>
      </w:tr>
      <w:tr w:rsidR="0042274E" w:rsidRPr="00A76964" w14:paraId="4C408BEB" w14:textId="77777777" w:rsidTr="00D96643">
        <w:tblPrEx>
          <w:tblLook w:val="01E0" w:firstRow="1" w:lastRow="1" w:firstColumn="1" w:lastColumn="1" w:noHBand="0" w:noVBand="0"/>
        </w:tblPrEx>
        <w:trPr>
          <w:cantSplit/>
          <w:trHeight w:val="79"/>
        </w:trPr>
        <w:tc>
          <w:tcPr>
            <w:tcW w:w="1040" w:type="pct"/>
            <w:shd w:val="clear" w:color="auto" w:fill="F2F2F2" w:themeFill="background1" w:themeFillShade="F2"/>
          </w:tcPr>
          <w:p w14:paraId="2036CA8A" w14:textId="77777777" w:rsidR="0042274E" w:rsidRPr="00A76964" w:rsidRDefault="0042274E" w:rsidP="00D96643">
            <w:pPr>
              <w:spacing w:before="60" w:after="60"/>
              <w:rPr>
                <w:rFonts w:cstheme="minorHAnsi"/>
                <w:szCs w:val="20"/>
                <w:lang w:val="en-GB"/>
              </w:rPr>
            </w:pPr>
            <w:r>
              <w:rPr>
                <w:rFonts w:cstheme="minorHAnsi"/>
                <w:szCs w:val="20"/>
                <w:lang w:val="en-GB"/>
              </w:rPr>
              <w:t xml:space="preserve">Logon </w:t>
            </w:r>
            <w:r w:rsidRPr="00A76964">
              <w:rPr>
                <w:rFonts w:cstheme="minorHAnsi"/>
                <w:szCs w:val="20"/>
                <w:lang w:val="en-GB"/>
              </w:rPr>
              <w:t>Text</w:t>
            </w:r>
          </w:p>
        </w:tc>
        <w:tc>
          <w:tcPr>
            <w:tcW w:w="3960" w:type="pct"/>
            <w:shd w:val="clear" w:color="auto" w:fill="F2F2F2" w:themeFill="background1" w:themeFillShade="F2"/>
          </w:tcPr>
          <w:p w14:paraId="7104DBF5" w14:textId="77777777" w:rsidR="0042274E" w:rsidRDefault="0042274E" w:rsidP="00D96643">
            <w:pPr>
              <w:spacing w:before="60" w:after="60"/>
              <w:rPr>
                <w:rFonts w:cstheme="minorHAnsi"/>
                <w:szCs w:val="20"/>
                <w:lang w:val="en-GB"/>
              </w:rPr>
            </w:pPr>
            <w:r>
              <w:rPr>
                <w:rFonts w:cstheme="minorHAnsi"/>
                <w:szCs w:val="20"/>
                <w:lang w:val="en-GB"/>
              </w:rPr>
              <w:t>Carry the reason for the following Session Status:</w:t>
            </w:r>
          </w:p>
          <w:p w14:paraId="62773F50" w14:textId="77777777" w:rsidR="0042274E" w:rsidRDefault="0042274E" w:rsidP="00D96643">
            <w:pPr>
              <w:pStyle w:val="ListParagraph"/>
              <w:numPr>
                <w:ilvl w:val="0"/>
                <w:numId w:val="115"/>
              </w:numPr>
              <w:spacing w:before="60" w:after="60"/>
              <w:rPr>
                <w:rFonts w:cstheme="minorHAnsi"/>
                <w:szCs w:val="20"/>
                <w:lang w:val="en-GB"/>
              </w:rPr>
            </w:pPr>
            <w:r w:rsidRPr="00A76964">
              <w:rPr>
                <w:rFonts w:cstheme="minorHAnsi" w:hint="eastAsia"/>
                <w:szCs w:val="20"/>
                <w:lang w:val="en-GB"/>
              </w:rPr>
              <w:t>2 = Session password due to expire</w:t>
            </w:r>
          </w:p>
          <w:p w14:paraId="13C4BCE7" w14:textId="77777777" w:rsidR="0042274E" w:rsidRDefault="0042274E" w:rsidP="00D96643">
            <w:pPr>
              <w:pStyle w:val="ListParagraph"/>
              <w:spacing w:before="60" w:after="60"/>
              <w:ind w:left="360"/>
              <w:rPr>
                <w:rFonts w:cstheme="minorHAnsi"/>
                <w:szCs w:val="20"/>
                <w:lang w:val="en-GB"/>
              </w:rPr>
            </w:pPr>
            <w:r>
              <w:rPr>
                <w:rFonts w:cstheme="minorHAnsi"/>
                <w:szCs w:val="20"/>
                <w:lang w:val="en-GB"/>
              </w:rPr>
              <w:t>Textual wordings to convey the remaining days to be expired.</w:t>
            </w:r>
          </w:p>
          <w:p w14:paraId="7D8F9F6A" w14:textId="77777777" w:rsidR="0042274E" w:rsidRDefault="0042274E" w:rsidP="00D96643">
            <w:pPr>
              <w:pStyle w:val="ListParagraph"/>
              <w:numPr>
                <w:ilvl w:val="0"/>
                <w:numId w:val="115"/>
              </w:numPr>
              <w:spacing w:before="60" w:after="60"/>
              <w:rPr>
                <w:rFonts w:cstheme="minorHAnsi"/>
                <w:szCs w:val="20"/>
                <w:lang w:val="en-GB"/>
              </w:rPr>
            </w:pPr>
            <w:r>
              <w:rPr>
                <w:rFonts w:cstheme="minorHAnsi"/>
                <w:szCs w:val="20"/>
              </w:rPr>
              <w:t>101 = Other</w:t>
            </w:r>
          </w:p>
          <w:p w14:paraId="09E399E0" w14:textId="77777777" w:rsidR="0042274E" w:rsidRDefault="0042274E" w:rsidP="00D96643">
            <w:pPr>
              <w:spacing w:before="60" w:after="60"/>
              <w:ind w:left="360"/>
              <w:rPr>
                <w:rFonts w:cstheme="minorHAnsi"/>
                <w:szCs w:val="20"/>
                <w:lang w:val="en-GB"/>
              </w:rPr>
            </w:pPr>
            <w:r>
              <w:rPr>
                <w:rFonts w:cstheme="minorHAnsi"/>
                <w:szCs w:val="20"/>
                <w:lang w:val="en-GB"/>
              </w:rPr>
              <w:t xml:space="preserve">Textual </w:t>
            </w:r>
            <w:r w:rsidRPr="00795DFA">
              <w:rPr>
                <w:rFonts w:cstheme="minorHAnsi"/>
                <w:szCs w:val="20"/>
                <w:lang w:val="en-GB"/>
              </w:rPr>
              <w:t xml:space="preserve">reason </w:t>
            </w:r>
            <w:r>
              <w:rPr>
                <w:rFonts w:cstheme="minorHAnsi"/>
                <w:szCs w:val="20"/>
                <w:lang w:val="en-GB"/>
              </w:rPr>
              <w:t>for the logon.</w:t>
            </w:r>
          </w:p>
          <w:p w14:paraId="7B92DD4B" w14:textId="77777777" w:rsidR="0042274E" w:rsidRPr="00A76964" w:rsidRDefault="0042274E" w:rsidP="00D96643">
            <w:pPr>
              <w:spacing w:before="60" w:after="60"/>
              <w:rPr>
                <w:rFonts w:cstheme="minorHAnsi"/>
                <w:szCs w:val="20"/>
                <w:lang w:val="en-GB"/>
              </w:rPr>
            </w:pPr>
            <w:r>
              <w:rPr>
                <w:rFonts w:cstheme="minorHAnsi"/>
                <w:szCs w:val="20"/>
                <w:lang w:val="en-GB"/>
              </w:rPr>
              <w:t>For other Session Status, not used.</w:t>
            </w:r>
          </w:p>
        </w:tc>
      </w:tr>
    </w:tbl>
    <w:p w14:paraId="63449202" w14:textId="77777777" w:rsidR="0042274E" w:rsidRDefault="0042274E" w:rsidP="0042274E">
      <w:pPr>
        <w:spacing w:before="120"/>
        <w:jc w:val="both"/>
        <w:rPr>
          <w:rFonts w:cstheme="minorHAnsi"/>
          <w:sz w:val="22"/>
          <w:szCs w:val="22"/>
        </w:rPr>
      </w:pPr>
      <w:r>
        <w:rPr>
          <w:rFonts w:cstheme="minorHAnsi"/>
          <w:sz w:val="22"/>
          <w:szCs w:val="22"/>
        </w:rPr>
        <w:t>Optional Fields:</w:t>
      </w:r>
    </w:p>
    <w:p w14:paraId="58A2362F" w14:textId="77777777" w:rsidR="0042274E" w:rsidRDefault="0042274E" w:rsidP="0042274E">
      <w:pPr>
        <w:spacing w:before="120"/>
        <w:jc w:val="both"/>
        <w:rPr>
          <w:rFonts w:cstheme="minorHAnsi"/>
          <w:sz w:val="22"/>
          <w:szCs w:val="22"/>
        </w:rPr>
      </w:pPr>
      <w:r>
        <w:rPr>
          <w:rFonts w:cstheme="minorHAnsi"/>
          <w:sz w:val="22"/>
          <w:szCs w:val="22"/>
        </w:rPr>
        <w:t>There is no optional field for this message.</w:t>
      </w:r>
    </w:p>
    <w:p w14:paraId="620592A5" w14:textId="77777777" w:rsidR="0042274E" w:rsidRPr="00417716" w:rsidRDefault="0042274E" w:rsidP="0042274E">
      <w:pPr>
        <w:rPr>
          <w:rFonts w:cstheme="minorHAnsi"/>
        </w:rPr>
      </w:pPr>
      <w:r w:rsidRPr="00417716">
        <w:rPr>
          <w:rFonts w:cstheme="minorHAnsi"/>
        </w:rPr>
        <w:tab/>
      </w:r>
    </w:p>
    <w:p w14:paraId="0AD7C186" w14:textId="77777777" w:rsidR="0042274E" w:rsidRPr="00417716" w:rsidRDefault="0042274E" w:rsidP="0042274E">
      <w:pPr>
        <w:pStyle w:val="Heading3"/>
        <w:rPr>
          <w:lang w:val="en-GB"/>
        </w:rPr>
      </w:pPr>
      <w:bookmarkStart w:id="717" w:name="_Toc170578875"/>
      <w:r w:rsidRPr="00417716">
        <w:rPr>
          <w:lang w:val="en-GB"/>
        </w:rPr>
        <w:t>Logout (</w:t>
      </w:r>
      <w:r>
        <w:rPr>
          <w:lang w:val="en-GB"/>
        </w:rPr>
        <w:t>7</w:t>
      </w:r>
      <w:r w:rsidRPr="00417716">
        <w:rPr>
          <w:lang w:val="en-GB"/>
        </w:rPr>
        <w:t>)</w:t>
      </w:r>
      <w:bookmarkEnd w:id="717"/>
    </w:p>
    <w:p w14:paraId="1227F5A5" w14:textId="77777777" w:rsidR="0042274E" w:rsidRDefault="0042274E" w:rsidP="0042274E">
      <w:pPr>
        <w:pStyle w:val="NormalNGMDS"/>
        <w:spacing w:after="120"/>
        <w:ind w:left="0"/>
        <w:rPr>
          <w:rFonts w:asciiTheme="minorHAnsi" w:hAnsiTheme="minorHAnsi" w:cstheme="minorHAnsi"/>
        </w:rPr>
      </w:pPr>
      <w:r w:rsidRPr="00417716">
        <w:rPr>
          <w:rFonts w:asciiTheme="minorHAnsi" w:hAnsiTheme="minorHAnsi" w:cstheme="minorHAnsi"/>
        </w:rPr>
        <w:t xml:space="preserve">This message can be initiated by both client and the </w:t>
      </w:r>
      <w:r>
        <w:rPr>
          <w:rFonts w:asciiTheme="minorHAnsi" w:hAnsiTheme="minorHAnsi" w:cstheme="minorHAnsi"/>
        </w:rPr>
        <w:t>gateway</w:t>
      </w:r>
      <w:r w:rsidRPr="00417716">
        <w:rPr>
          <w:rFonts w:asciiTheme="minorHAnsi" w:hAnsiTheme="minorHAnsi" w:cstheme="minorHAnsi"/>
        </w:rPr>
        <w:t>.</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874"/>
        <w:gridCol w:w="7135"/>
      </w:tblGrid>
      <w:tr w:rsidR="0042274E" w:rsidRPr="003C47FD" w14:paraId="7188E1FD" w14:textId="77777777" w:rsidTr="00D96643">
        <w:trPr>
          <w:trHeight w:val="300"/>
        </w:trPr>
        <w:tc>
          <w:tcPr>
            <w:tcW w:w="1040" w:type="pct"/>
            <w:shd w:val="clear" w:color="auto" w:fill="C6D9F1" w:themeFill="text2" w:themeFillTint="33"/>
            <w:noWrap/>
          </w:tcPr>
          <w:p w14:paraId="220764C1" w14:textId="77777777" w:rsidR="0042274E" w:rsidRPr="003C47FD" w:rsidRDefault="0042274E" w:rsidP="00D96643">
            <w:pPr>
              <w:pStyle w:val="Tablehead"/>
              <w:spacing w:after="0"/>
              <w:rPr>
                <w:rFonts w:cstheme="minorHAnsi"/>
              </w:rPr>
            </w:pPr>
            <w:r>
              <w:rPr>
                <w:rFonts w:cstheme="minorHAnsi"/>
              </w:rPr>
              <w:lastRenderedPageBreak/>
              <w:t>Field Name</w:t>
            </w:r>
          </w:p>
        </w:tc>
        <w:tc>
          <w:tcPr>
            <w:tcW w:w="3960" w:type="pct"/>
            <w:shd w:val="clear" w:color="auto" w:fill="C6D9F1" w:themeFill="text2" w:themeFillTint="33"/>
          </w:tcPr>
          <w:p w14:paraId="10B1013B"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A76964" w14:paraId="3A3F6306" w14:textId="77777777" w:rsidTr="00D96643">
        <w:tblPrEx>
          <w:tblLook w:val="01E0" w:firstRow="1" w:lastRow="1" w:firstColumn="1" w:lastColumn="1" w:noHBand="0" w:noVBand="0"/>
        </w:tblPrEx>
        <w:trPr>
          <w:cantSplit/>
          <w:trHeight w:val="79"/>
        </w:trPr>
        <w:tc>
          <w:tcPr>
            <w:tcW w:w="1040" w:type="pct"/>
            <w:shd w:val="clear" w:color="auto" w:fill="F2F2F2" w:themeFill="background1" w:themeFillShade="F2"/>
          </w:tcPr>
          <w:p w14:paraId="2B529189" w14:textId="77777777" w:rsidR="0042274E" w:rsidRPr="00A76964" w:rsidRDefault="0042274E" w:rsidP="00D96643">
            <w:pPr>
              <w:spacing w:before="60" w:after="60"/>
              <w:rPr>
                <w:rFonts w:cstheme="minorHAnsi"/>
                <w:szCs w:val="20"/>
                <w:lang w:val="en-GB"/>
              </w:rPr>
            </w:pPr>
            <w:r w:rsidRPr="00A76964">
              <w:rPr>
                <w:rFonts w:cstheme="minorHAnsi"/>
                <w:szCs w:val="20"/>
                <w:lang w:val="en-GB"/>
              </w:rPr>
              <w:t>Session Status</w:t>
            </w:r>
          </w:p>
        </w:tc>
        <w:tc>
          <w:tcPr>
            <w:tcW w:w="3960" w:type="pct"/>
            <w:shd w:val="clear" w:color="auto" w:fill="F2F2F2" w:themeFill="background1" w:themeFillShade="F2"/>
          </w:tcPr>
          <w:p w14:paraId="19A5FA88" w14:textId="77777777" w:rsidR="0042274E" w:rsidRDefault="0042274E" w:rsidP="00D96643">
            <w:pPr>
              <w:spacing w:before="60" w:after="60"/>
              <w:rPr>
                <w:rFonts w:cstheme="minorHAnsi"/>
                <w:szCs w:val="20"/>
                <w:lang w:val="en-GB"/>
              </w:rPr>
            </w:pPr>
            <w:r w:rsidRPr="00A76964">
              <w:rPr>
                <w:rFonts w:cstheme="minorHAnsi"/>
                <w:szCs w:val="20"/>
                <w:lang w:val="en-GB"/>
              </w:rPr>
              <w:t>Status of the session</w:t>
            </w:r>
            <w:r>
              <w:rPr>
                <w:rFonts w:cstheme="minorHAnsi"/>
                <w:szCs w:val="20"/>
                <w:lang w:val="en-GB"/>
              </w:rPr>
              <w:t>:</w:t>
            </w:r>
          </w:p>
          <w:p w14:paraId="0F88EB02" w14:textId="77777777" w:rsidR="0042274E" w:rsidRPr="00795DFA" w:rsidRDefault="0042274E" w:rsidP="00D96643">
            <w:pPr>
              <w:pStyle w:val="ListParagraph"/>
              <w:numPr>
                <w:ilvl w:val="0"/>
                <w:numId w:val="115"/>
              </w:numPr>
              <w:spacing w:before="60" w:after="60"/>
              <w:rPr>
                <w:rFonts w:cstheme="minorHAnsi"/>
                <w:szCs w:val="20"/>
                <w:lang w:val="en-GB"/>
              </w:rPr>
            </w:pPr>
            <w:r w:rsidRPr="00795DFA">
              <w:rPr>
                <w:rFonts w:cstheme="minorHAnsi"/>
                <w:szCs w:val="20"/>
                <w:lang w:val="en-GB"/>
              </w:rPr>
              <w:t>3 = New session password does not comply with the policy</w:t>
            </w:r>
          </w:p>
          <w:p w14:paraId="12AC56AA" w14:textId="77777777" w:rsidR="0042274E" w:rsidRPr="00795DFA" w:rsidRDefault="0042274E" w:rsidP="00D96643">
            <w:pPr>
              <w:pStyle w:val="ListParagraph"/>
              <w:numPr>
                <w:ilvl w:val="0"/>
                <w:numId w:val="115"/>
              </w:numPr>
              <w:spacing w:before="60" w:after="60"/>
              <w:rPr>
                <w:rFonts w:cstheme="minorHAnsi"/>
                <w:szCs w:val="20"/>
                <w:lang w:val="en-GB"/>
              </w:rPr>
            </w:pPr>
            <w:r w:rsidRPr="00795DFA">
              <w:rPr>
                <w:rFonts w:cstheme="minorHAnsi"/>
                <w:szCs w:val="20"/>
                <w:lang w:val="en-GB"/>
              </w:rPr>
              <w:t>4 = Session logout complete</w:t>
            </w:r>
          </w:p>
          <w:p w14:paraId="78856E4D" w14:textId="77777777" w:rsidR="0042274E" w:rsidRPr="00795DFA" w:rsidRDefault="0042274E" w:rsidP="00D96643">
            <w:pPr>
              <w:pStyle w:val="ListParagraph"/>
              <w:numPr>
                <w:ilvl w:val="0"/>
                <w:numId w:val="115"/>
              </w:numPr>
              <w:spacing w:before="60" w:after="60"/>
              <w:rPr>
                <w:rFonts w:cstheme="minorHAnsi"/>
                <w:szCs w:val="20"/>
                <w:lang w:val="en-GB"/>
              </w:rPr>
            </w:pPr>
            <w:r w:rsidRPr="00795DFA">
              <w:rPr>
                <w:rFonts w:cstheme="minorHAnsi"/>
                <w:szCs w:val="20"/>
                <w:lang w:val="en-GB"/>
              </w:rPr>
              <w:t>5 = Invalid username or password</w:t>
            </w:r>
          </w:p>
          <w:p w14:paraId="31E5892B" w14:textId="77777777" w:rsidR="0042274E" w:rsidRPr="00795DFA" w:rsidRDefault="0042274E" w:rsidP="00D96643">
            <w:pPr>
              <w:pStyle w:val="ListParagraph"/>
              <w:numPr>
                <w:ilvl w:val="0"/>
                <w:numId w:val="115"/>
              </w:numPr>
              <w:spacing w:before="60" w:after="60"/>
              <w:rPr>
                <w:rFonts w:cstheme="minorHAnsi"/>
                <w:szCs w:val="20"/>
                <w:lang w:val="en-GB"/>
              </w:rPr>
            </w:pPr>
            <w:r w:rsidRPr="00795DFA">
              <w:rPr>
                <w:rFonts w:cstheme="minorHAnsi"/>
                <w:szCs w:val="20"/>
                <w:lang w:val="en-GB"/>
              </w:rPr>
              <w:t>6 = Account locked</w:t>
            </w:r>
          </w:p>
          <w:p w14:paraId="4DCC0093" w14:textId="77777777" w:rsidR="0042274E" w:rsidRPr="00795DFA" w:rsidRDefault="0042274E" w:rsidP="00D96643">
            <w:pPr>
              <w:pStyle w:val="ListParagraph"/>
              <w:numPr>
                <w:ilvl w:val="0"/>
                <w:numId w:val="115"/>
              </w:numPr>
              <w:spacing w:before="60" w:after="60"/>
              <w:rPr>
                <w:rFonts w:cstheme="minorHAnsi"/>
                <w:szCs w:val="20"/>
                <w:lang w:val="en-GB"/>
              </w:rPr>
            </w:pPr>
            <w:r w:rsidRPr="00795DFA">
              <w:rPr>
                <w:rFonts w:cstheme="minorHAnsi"/>
                <w:szCs w:val="20"/>
                <w:lang w:val="en-GB"/>
              </w:rPr>
              <w:t xml:space="preserve">7 = Logons are not allowed </w:t>
            </w:r>
            <w:proofErr w:type="gramStart"/>
            <w:r w:rsidRPr="00795DFA">
              <w:rPr>
                <w:rFonts w:cstheme="minorHAnsi"/>
                <w:szCs w:val="20"/>
                <w:lang w:val="en-GB"/>
              </w:rPr>
              <w:t>at this time</w:t>
            </w:r>
            <w:proofErr w:type="gramEnd"/>
          </w:p>
          <w:p w14:paraId="263EEBF5" w14:textId="77777777" w:rsidR="0042274E" w:rsidRDefault="0042274E" w:rsidP="00D96643">
            <w:pPr>
              <w:pStyle w:val="ListParagraph"/>
              <w:numPr>
                <w:ilvl w:val="0"/>
                <w:numId w:val="115"/>
              </w:numPr>
              <w:spacing w:before="60" w:after="60"/>
              <w:rPr>
                <w:rFonts w:cstheme="minorHAnsi"/>
                <w:szCs w:val="20"/>
                <w:lang w:val="en-GB"/>
              </w:rPr>
            </w:pPr>
            <w:r w:rsidRPr="00795DFA">
              <w:rPr>
                <w:rFonts w:cstheme="minorHAnsi"/>
                <w:szCs w:val="20"/>
                <w:lang w:val="en-GB"/>
              </w:rPr>
              <w:t>8 = Password expired</w:t>
            </w:r>
          </w:p>
          <w:p w14:paraId="56EEE6B3" w14:textId="77777777" w:rsidR="0042274E" w:rsidRPr="00132ED4" w:rsidRDefault="0042274E" w:rsidP="00D96643">
            <w:pPr>
              <w:pStyle w:val="ListParagraph"/>
              <w:numPr>
                <w:ilvl w:val="0"/>
                <w:numId w:val="115"/>
              </w:numPr>
              <w:spacing w:before="60" w:after="60"/>
              <w:rPr>
                <w:rFonts w:cstheme="minorHAnsi"/>
                <w:szCs w:val="20"/>
                <w:lang w:val="en-GB"/>
              </w:rPr>
            </w:pPr>
            <w:r w:rsidRPr="00132ED4">
              <w:rPr>
                <w:rFonts w:cstheme="minorHAnsi"/>
                <w:szCs w:val="20"/>
                <w:lang w:val="en-GB"/>
              </w:rPr>
              <w:t xml:space="preserve">9 = Received </w:t>
            </w:r>
            <w:r>
              <w:rPr>
                <w:rFonts w:cstheme="minorHAnsi"/>
                <w:szCs w:val="20"/>
                <w:lang w:val="en-GB"/>
              </w:rPr>
              <w:t>MsgSeqNum</w:t>
            </w:r>
            <w:r w:rsidRPr="00132ED4">
              <w:rPr>
                <w:rFonts w:cstheme="minorHAnsi"/>
                <w:szCs w:val="20"/>
                <w:lang w:val="en-GB"/>
              </w:rPr>
              <w:t xml:space="preserve"> is too low</w:t>
            </w:r>
          </w:p>
          <w:p w14:paraId="261552EC" w14:textId="77777777" w:rsidR="0042274E" w:rsidRPr="00132ED4" w:rsidRDefault="0042274E" w:rsidP="00D96643">
            <w:pPr>
              <w:pStyle w:val="ListParagraph"/>
              <w:numPr>
                <w:ilvl w:val="0"/>
                <w:numId w:val="115"/>
              </w:numPr>
              <w:spacing w:before="60" w:after="60"/>
              <w:rPr>
                <w:rFonts w:cstheme="minorHAnsi"/>
                <w:szCs w:val="20"/>
                <w:lang w:val="en-GB"/>
              </w:rPr>
            </w:pPr>
            <w:r>
              <w:rPr>
                <w:rFonts w:cstheme="minorHAnsi"/>
                <w:szCs w:val="20"/>
                <w:lang w:val="en-GB"/>
              </w:rPr>
              <w:t>10</w:t>
            </w:r>
            <w:r w:rsidRPr="00132ED4">
              <w:rPr>
                <w:rFonts w:cstheme="minorHAnsi"/>
                <w:szCs w:val="20"/>
                <w:lang w:val="en-GB"/>
              </w:rPr>
              <w:t xml:space="preserve"> = Received Next</w:t>
            </w:r>
            <w:r>
              <w:rPr>
                <w:rFonts w:cstheme="minorHAnsi"/>
                <w:szCs w:val="20"/>
                <w:lang w:val="en-GB"/>
              </w:rPr>
              <w:t xml:space="preserve"> </w:t>
            </w:r>
            <w:r w:rsidRPr="00132ED4">
              <w:rPr>
                <w:rFonts w:cstheme="minorHAnsi"/>
                <w:szCs w:val="20"/>
                <w:lang w:val="en-GB"/>
              </w:rPr>
              <w:t>Expected</w:t>
            </w:r>
            <w:r>
              <w:rPr>
                <w:rFonts w:cstheme="minorHAnsi"/>
                <w:szCs w:val="20"/>
                <w:lang w:val="en-GB"/>
              </w:rPr>
              <w:t xml:space="preserve"> MsgSeqNum </w:t>
            </w:r>
            <w:r w:rsidRPr="00132ED4">
              <w:rPr>
                <w:rFonts w:cstheme="minorHAnsi"/>
                <w:szCs w:val="20"/>
                <w:lang w:val="en-GB"/>
              </w:rPr>
              <w:t>is too high.</w:t>
            </w:r>
          </w:p>
          <w:p w14:paraId="1B1ADECF" w14:textId="77777777" w:rsidR="0042274E" w:rsidRPr="00795DFA" w:rsidRDefault="0042274E" w:rsidP="00D96643">
            <w:pPr>
              <w:pStyle w:val="ListParagraph"/>
              <w:numPr>
                <w:ilvl w:val="0"/>
                <w:numId w:val="115"/>
              </w:numPr>
              <w:spacing w:before="60" w:after="60"/>
              <w:rPr>
                <w:rFonts w:cstheme="minorHAnsi"/>
                <w:szCs w:val="20"/>
                <w:lang w:val="en-GB"/>
              </w:rPr>
            </w:pPr>
            <w:r w:rsidRPr="00795DFA">
              <w:rPr>
                <w:rFonts w:cstheme="minorHAnsi"/>
                <w:szCs w:val="20"/>
                <w:lang w:val="en-GB"/>
              </w:rPr>
              <w:t>100 = Password change is required</w:t>
            </w:r>
          </w:p>
          <w:p w14:paraId="70E27214" w14:textId="77777777" w:rsidR="0042274E" w:rsidRPr="00132ED4" w:rsidRDefault="0042274E" w:rsidP="00D96643">
            <w:pPr>
              <w:pStyle w:val="ListParagraph"/>
              <w:numPr>
                <w:ilvl w:val="0"/>
                <w:numId w:val="115"/>
              </w:numPr>
              <w:spacing w:before="60" w:after="60"/>
              <w:rPr>
                <w:rFonts w:cstheme="minorHAnsi"/>
                <w:szCs w:val="20"/>
                <w:lang w:val="en-GB"/>
              </w:rPr>
            </w:pPr>
            <w:r>
              <w:rPr>
                <w:rFonts w:cstheme="minorHAnsi"/>
                <w:szCs w:val="20"/>
              </w:rPr>
              <w:t>101 = Other</w:t>
            </w:r>
          </w:p>
        </w:tc>
      </w:tr>
      <w:tr w:rsidR="0042274E" w:rsidRPr="00A76964" w14:paraId="25CCA823" w14:textId="77777777" w:rsidTr="00D96643">
        <w:tblPrEx>
          <w:tblLook w:val="01E0" w:firstRow="1" w:lastRow="1" w:firstColumn="1" w:lastColumn="1" w:noHBand="0" w:noVBand="0"/>
        </w:tblPrEx>
        <w:trPr>
          <w:cantSplit/>
          <w:trHeight w:val="79"/>
        </w:trPr>
        <w:tc>
          <w:tcPr>
            <w:tcW w:w="1040" w:type="pct"/>
            <w:shd w:val="clear" w:color="auto" w:fill="F2F2F2" w:themeFill="background1" w:themeFillShade="F2"/>
          </w:tcPr>
          <w:p w14:paraId="2CC6BD77" w14:textId="77777777" w:rsidR="0042274E" w:rsidRPr="00A76964" w:rsidRDefault="0042274E" w:rsidP="00D96643">
            <w:pPr>
              <w:spacing w:before="60" w:after="60"/>
              <w:rPr>
                <w:rFonts w:cstheme="minorHAnsi"/>
                <w:szCs w:val="20"/>
                <w:lang w:val="en-GB"/>
              </w:rPr>
            </w:pPr>
            <w:r>
              <w:rPr>
                <w:rFonts w:cstheme="minorHAnsi"/>
                <w:szCs w:val="20"/>
                <w:lang w:val="en-GB"/>
              </w:rPr>
              <w:t xml:space="preserve">Logout </w:t>
            </w:r>
            <w:r w:rsidRPr="00A76964">
              <w:rPr>
                <w:rFonts w:cstheme="minorHAnsi"/>
                <w:szCs w:val="20"/>
                <w:lang w:val="en-GB"/>
              </w:rPr>
              <w:t>Text</w:t>
            </w:r>
          </w:p>
        </w:tc>
        <w:tc>
          <w:tcPr>
            <w:tcW w:w="3960" w:type="pct"/>
            <w:shd w:val="clear" w:color="auto" w:fill="F2F2F2" w:themeFill="background1" w:themeFillShade="F2"/>
          </w:tcPr>
          <w:p w14:paraId="5F5F415D" w14:textId="77777777" w:rsidR="0042274E" w:rsidRPr="00132ED4" w:rsidRDefault="0042274E" w:rsidP="00D96643">
            <w:pPr>
              <w:spacing w:before="60" w:after="60"/>
              <w:rPr>
                <w:rFonts w:cstheme="minorHAnsi"/>
                <w:szCs w:val="20"/>
                <w:lang w:val="en-GB"/>
              </w:rPr>
            </w:pPr>
            <w:r>
              <w:rPr>
                <w:rFonts w:cstheme="minorHAnsi"/>
                <w:szCs w:val="20"/>
                <w:lang w:val="en-GB"/>
              </w:rPr>
              <w:t xml:space="preserve">Carry the reason for Session Status: </w:t>
            </w:r>
            <w:r w:rsidRPr="00132ED4">
              <w:rPr>
                <w:rFonts w:cstheme="minorHAnsi"/>
                <w:szCs w:val="20"/>
              </w:rPr>
              <w:t>9 (</w:t>
            </w:r>
            <w:r w:rsidRPr="00132ED4">
              <w:rPr>
                <w:rFonts w:cstheme="minorHAnsi"/>
                <w:szCs w:val="20"/>
                <w:lang w:val="en-GB"/>
              </w:rPr>
              <w:t xml:space="preserve">Received </w:t>
            </w:r>
            <w:r>
              <w:rPr>
                <w:rFonts w:cstheme="minorHAnsi"/>
                <w:szCs w:val="20"/>
                <w:lang w:val="en-GB"/>
              </w:rPr>
              <w:t>MsgSeqNum</w:t>
            </w:r>
            <w:r w:rsidRPr="00132ED4">
              <w:rPr>
                <w:rFonts w:cstheme="minorHAnsi"/>
                <w:szCs w:val="20"/>
                <w:lang w:val="en-GB"/>
              </w:rPr>
              <w:t xml:space="preserve"> is too low), 10 (Received Next Expected </w:t>
            </w:r>
            <w:r>
              <w:rPr>
                <w:rFonts w:cstheme="minorHAnsi"/>
                <w:szCs w:val="20"/>
                <w:lang w:val="en-GB"/>
              </w:rPr>
              <w:t>MsgSeqNum</w:t>
            </w:r>
            <w:r w:rsidRPr="00132ED4">
              <w:rPr>
                <w:rFonts w:cstheme="minorHAnsi"/>
                <w:szCs w:val="20"/>
                <w:lang w:val="en-GB"/>
              </w:rPr>
              <w:t xml:space="preserve"> is too high) and </w:t>
            </w:r>
            <w:r w:rsidRPr="00132ED4">
              <w:rPr>
                <w:rFonts w:cstheme="minorHAnsi"/>
                <w:szCs w:val="20"/>
              </w:rPr>
              <w:t>101 (Other)</w:t>
            </w:r>
            <w:r>
              <w:rPr>
                <w:rFonts w:cstheme="minorHAnsi"/>
                <w:szCs w:val="20"/>
              </w:rPr>
              <w:t>.</w:t>
            </w:r>
          </w:p>
          <w:p w14:paraId="645B8365" w14:textId="77777777" w:rsidR="0042274E" w:rsidRPr="00A76964" w:rsidRDefault="0042274E" w:rsidP="00D96643">
            <w:pPr>
              <w:spacing w:before="60" w:after="60"/>
              <w:rPr>
                <w:rFonts w:cstheme="minorHAnsi"/>
                <w:szCs w:val="20"/>
                <w:lang w:val="en-GB"/>
              </w:rPr>
            </w:pPr>
            <w:r>
              <w:rPr>
                <w:rFonts w:cstheme="minorHAnsi"/>
                <w:szCs w:val="20"/>
                <w:lang w:val="en-GB"/>
              </w:rPr>
              <w:t>For other Session Status, not used.</w:t>
            </w:r>
          </w:p>
        </w:tc>
      </w:tr>
    </w:tbl>
    <w:p w14:paraId="375B1684" w14:textId="77777777" w:rsidR="0042274E" w:rsidRDefault="0042274E" w:rsidP="0042274E">
      <w:pPr>
        <w:spacing w:before="120"/>
        <w:jc w:val="both"/>
        <w:rPr>
          <w:rFonts w:cstheme="minorHAnsi"/>
          <w:sz w:val="22"/>
          <w:szCs w:val="22"/>
        </w:rPr>
      </w:pPr>
      <w:r>
        <w:rPr>
          <w:rFonts w:cstheme="minorHAnsi"/>
          <w:sz w:val="22"/>
          <w:szCs w:val="22"/>
        </w:rPr>
        <w:t>Note:</w:t>
      </w:r>
    </w:p>
    <w:p w14:paraId="3C7B8A97" w14:textId="77777777" w:rsidR="0042274E" w:rsidRDefault="0042274E" w:rsidP="0042274E">
      <w:pPr>
        <w:pStyle w:val="ListParagraph"/>
        <w:numPr>
          <w:ilvl w:val="0"/>
          <w:numId w:val="96"/>
        </w:numPr>
        <w:spacing w:before="120"/>
        <w:jc w:val="both"/>
        <w:rPr>
          <w:rFonts w:cstheme="minorHAnsi"/>
          <w:sz w:val="22"/>
          <w:szCs w:val="22"/>
        </w:rPr>
      </w:pPr>
      <w:r>
        <w:rPr>
          <w:rFonts w:cstheme="minorHAnsi"/>
          <w:sz w:val="22"/>
          <w:szCs w:val="22"/>
        </w:rPr>
        <w:t>When a c</w:t>
      </w:r>
      <w:r w:rsidRPr="00132ED4">
        <w:rPr>
          <w:rFonts w:cstheme="minorHAnsi"/>
          <w:sz w:val="22"/>
          <w:szCs w:val="22"/>
        </w:rPr>
        <w:t>lient</w:t>
      </w:r>
      <w:r>
        <w:rPr>
          <w:rFonts w:cstheme="minorHAnsi"/>
          <w:sz w:val="22"/>
          <w:szCs w:val="22"/>
        </w:rPr>
        <w:t xml:space="preserve"> wants to close an active session, the client should send a Logout message to the gateway, and it is suggested setting set </w:t>
      </w:r>
      <w:r w:rsidRPr="00132ED4">
        <w:rPr>
          <w:rFonts w:cstheme="minorHAnsi"/>
          <w:sz w:val="22"/>
          <w:szCs w:val="22"/>
        </w:rPr>
        <w:t>Session Status</w:t>
      </w:r>
      <w:r>
        <w:rPr>
          <w:rFonts w:cstheme="minorHAnsi"/>
          <w:sz w:val="22"/>
          <w:szCs w:val="22"/>
        </w:rPr>
        <w:t xml:space="preserve"> to 101 (Other) with appropriate textual reason in the Logout Text field.</w:t>
      </w:r>
    </w:p>
    <w:p w14:paraId="6A808504" w14:textId="77777777" w:rsidR="0042274E" w:rsidRPr="00132ED4" w:rsidRDefault="0042274E" w:rsidP="0042274E">
      <w:pPr>
        <w:pStyle w:val="ListParagraph"/>
        <w:numPr>
          <w:ilvl w:val="0"/>
          <w:numId w:val="96"/>
        </w:numPr>
        <w:spacing w:before="120"/>
        <w:jc w:val="both"/>
        <w:rPr>
          <w:rFonts w:cstheme="minorHAnsi"/>
          <w:sz w:val="22"/>
          <w:szCs w:val="22"/>
        </w:rPr>
      </w:pPr>
      <w:r>
        <w:rPr>
          <w:rFonts w:cstheme="minorHAnsi"/>
          <w:sz w:val="22"/>
          <w:szCs w:val="22"/>
        </w:rPr>
        <w:t xml:space="preserve">If it is to respond to a Logout from the gateway, the </w:t>
      </w:r>
      <w:r w:rsidRPr="00132ED4">
        <w:rPr>
          <w:rFonts w:cstheme="minorHAnsi"/>
          <w:sz w:val="22"/>
          <w:szCs w:val="22"/>
        </w:rPr>
        <w:t>Session Status</w:t>
      </w:r>
      <w:r>
        <w:rPr>
          <w:rFonts w:cstheme="minorHAnsi"/>
          <w:sz w:val="22"/>
          <w:szCs w:val="22"/>
        </w:rPr>
        <w:t xml:space="preserve"> should be set to 4 (</w:t>
      </w:r>
      <w:r w:rsidRPr="00132ED4">
        <w:rPr>
          <w:rFonts w:cstheme="minorHAnsi"/>
          <w:sz w:val="22"/>
          <w:szCs w:val="22"/>
        </w:rPr>
        <w:t>Session logout complete</w:t>
      </w:r>
      <w:r>
        <w:rPr>
          <w:rFonts w:cstheme="minorHAnsi"/>
          <w:sz w:val="22"/>
          <w:szCs w:val="22"/>
        </w:rPr>
        <w:t>).</w:t>
      </w:r>
    </w:p>
    <w:p w14:paraId="5F7BD334" w14:textId="77777777" w:rsidR="0042274E" w:rsidRDefault="0042274E" w:rsidP="0042274E">
      <w:pPr>
        <w:spacing w:before="120"/>
        <w:jc w:val="both"/>
        <w:rPr>
          <w:rFonts w:cstheme="minorHAnsi"/>
          <w:sz w:val="22"/>
          <w:szCs w:val="22"/>
        </w:rPr>
      </w:pPr>
      <w:r>
        <w:rPr>
          <w:rFonts w:cstheme="minorHAnsi"/>
          <w:sz w:val="22"/>
          <w:szCs w:val="22"/>
        </w:rPr>
        <w:t>Optional Fields:</w:t>
      </w:r>
    </w:p>
    <w:p w14:paraId="2C62492F" w14:textId="77777777" w:rsidR="0042274E" w:rsidRDefault="0042274E" w:rsidP="0042274E">
      <w:pPr>
        <w:spacing w:before="120"/>
        <w:jc w:val="both"/>
        <w:rPr>
          <w:rFonts w:cstheme="minorHAnsi"/>
          <w:sz w:val="22"/>
          <w:szCs w:val="22"/>
        </w:rPr>
      </w:pPr>
      <w:r>
        <w:rPr>
          <w:rFonts w:cstheme="minorHAnsi"/>
          <w:sz w:val="22"/>
          <w:szCs w:val="22"/>
        </w:rPr>
        <w:t>There is no optional field for this message.</w:t>
      </w:r>
    </w:p>
    <w:p w14:paraId="519E5B00" w14:textId="77777777" w:rsidR="0042274E" w:rsidRDefault="0042274E" w:rsidP="0042274E">
      <w:pPr>
        <w:spacing w:before="120"/>
        <w:jc w:val="both"/>
        <w:rPr>
          <w:rFonts w:cstheme="minorHAnsi"/>
          <w:sz w:val="22"/>
          <w:szCs w:val="22"/>
        </w:rPr>
      </w:pPr>
    </w:p>
    <w:p w14:paraId="4316016A" w14:textId="77777777" w:rsidR="0042274E" w:rsidRDefault="0042274E" w:rsidP="0042274E">
      <w:pPr>
        <w:spacing w:before="120"/>
        <w:jc w:val="both"/>
        <w:rPr>
          <w:rFonts w:cstheme="minorHAnsi"/>
          <w:sz w:val="22"/>
          <w:szCs w:val="22"/>
        </w:rPr>
      </w:pPr>
    </w:p>
    <w:p w14:paraId="3E41275C" w14:textId="77777777" w:rsidR="0042274E" w:rsidRPr="00417716" w:rsidRDefault="0042274E" w:rsidP="0042274E">
      <w:pPr>
        <w:pStyle w:val="Heading3"/>
        <w:rPr>
          <w:lang w:val="en-GB"/>
        </w:rPr>
      </w:pPr>
      <w:bookmarkStart w:id="718" w:name="_Toc170578876"/>
      <w:r w:rsidRPr="00417716">
        <w:rPr>
          <w:lang w:val="en-GB"/>
        </w:rPr>
        <w:t>Heartbeat (0)</w:t>
      </w:r>
      <w:bookmarkEnd w:id="718"/>
    </w:p>
    <w:p w14:paraId="648FC4D1" w14:textId="77777777" w:rsidR="0042274E" w:rsidRDefault="0042274E" w:rsidP="0042274E">
      <w:pPr>
        <w:spacing w:before="120" w:after="120"/>
        <w:rPr>
          <w:rFonts w:cstheme="minorHAnsi"/>
          <w:sz w:val="22"/>
          <w:szCs w:val="22"/>
        </w:rPr>
      </w:pPr>
      <w:r w:rsidRPr="00417716">
        <w:rPr>
          <w:rFonts w:cstheme="minorHAnsi"/>
          <w:sz w:val="22"/>
          <w:szCs w:val="22"/>
        </w:rPr>
        <w:t xml:space="preserve">This message can be initiated by both client and </w:t>
      </w:r>
      <w:r>
        <w:rPr>
          <w:rFonts w:cstheme="minorHAnsi"/>
          <w:sz w:val="22"/>
          <w:szCs w:val="22"/>
        </w:rPr>
        <w:t>gateway</w:t>
      </w:r>
      <w:r w:rsidRPr="00417716">
        <w:rPr>
          <w:rFonts w:cstheme="minorHAnsi"/>
          <w:sz w:val="22"/>
          <w:szCs w:val="22"/>
        </w:rPr>
        <w:t>.</w:t>
      </w:r>
    </w:p>
    <w:tbl>
      <w:tblPr>
        <w:tblW w:w="4995"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890"/>
        <w:gridCol w:w="7110"/>
      </w:tblGrid>
      <w:tr w:rsidR="0042274E" w:rsidRPr="003C47FD" w14:paraId="2BCA2170" w14:textId="77777777" w:rsidTr="00D96643">
        <w:trPr>
          <w:trHeight w:val="300"/>
        </w:trPr>
        <w:tc>
          <w:tcPr>
            <w:tcW w:w="1050" w:type="pct"/>
            <w:shd w:val="clear" w:color="auto" w:fill="C6D9F1" w:themeFill="text2" w:themeFillTint="33"/>
            <w:noWrap/>
          </w:tcPr>
          <w:p w14:paraId="7A7E824E" w14:textId="77777777" w:rsidR="0042274E" w:rsidRPr="003C47FD" w:rsidRDefault="0042274E" w:rsidP="00D96643">
            <w:pPr>
              <w:pStyle w:val="Tablehead"/>
              <w:spacing w:after="0"/>
              <w:rPr>
                <w:rFonts w:cstheme="minorHAnsi"/>
              </w:rPr>
            </w:pPr>
            <w:r>
              <w:rPr>
                <w:rFonts w:cstheme="minorHAnsi"/>
              </w:rPr>
              <w:t>Field Name</w:t>
            </w:r>
          </w:p>
        </w:tc>
        <w:tc>
          <w:tcPr>
            <w:tcW w:w="3950" w:type="pct"/>
            <w:shd w:val="clear" w:color="auto" w:fill="C6D9F1" w:themeFill="text2" w:themeFillTint="33"/>
          </w:tcPr>
          <w:p w14:paraId="6259D841"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51595987"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047187C7" w14:textId="77777777" w:rsidR="0042274E" w:rsidRPr="00754E31" w:rsidRDefault="0042274E" w:rsidP="00D96643">
            <w:pPr>
              <w:spacing w:before="60" w:after="60"/>
              <w:rPr>
                <w:rFonts w:cstheme="minorHAnsi"/>
                <w:szCs w:val="20"/>
                <w:lang w:val="en-GB"/>
              </w:rPr>
            </w:pPr>
            <w:r>
              <w:rPr>
                <w:rFonts w:cstheme="minorHAnsi"/>
                <w:szCs w:val="20"/>
                <w:lang w:val="en-GB"/>
              </w:rPr>
              <w:t>Reference Test Request ID</w:t>
            </w:r>
          </w:p>
        </w:tc>
        <w:tc>
          <w:tcPr>
            <w:tcW w:w="3950" w:type="pct"/>
            <w:shd w:val="clear" w:color="auto" w:fill="F2F2F2" w:themeFill="background1" w:themeFillShade="F2"/>
          </w:tcPr>
          <w:p w14:paraId="127298B7" w14:textId="77777777" w:rsidR="0042274E" w:rsidRPr="00931B7A" w:rsidRDefault="0042274E" w:rsidP="00D96643">
            <w:pPr>
              <w:spacing w:before="60" w:after="60"/>
              <w:rPr>
                <w:rFonts w:cstheme="minorHAnsi"/>
                <w:szCs w:val="20"/>
              </w:rPr>
            </w:pPr>
            <w:r>
              <w:rPr>
                <w:rFonts w:cstheme="minorHAnsi"/>
                <w:szCs w:val="20"/>
              </w:rPr>
              <w:t>If</w:t>
            </w:r>
            <w:r w:rsidRPr="009F5A08">
              <w:rPr>
                <w:rFonts w:cstheme="minorHAnsi"/>
                <w:szCs w:val="20"/>
              </w:rPr>
              <w:t xml:space="preserve"> </w:t>
            </w:r>
            <w:r>
              <w:rPr>
                <w:rFonts w:cstheme="minorHAnsi"/>
                <w:szCs w:val="20"/>
              </w:rPr>
              <w:t xml:space="preserve">this </w:t>
            </w:r>
            <w:r w:rsidRPr="009F5A08">
              <w:rPr>
                <w:rFonts w:cstheme="minorHAnsi"/>
                <w:szCs w:val="20"/>
              </w:rPr>
              <w:t>Hea</w:t>
            </w:r>
            <w:r>
              <w:rPr>
                <w:rFonts w:cstheme="minorHAnsi"/>
                <w:szCs w:val="20"/>
              </w:rPr>
              <w:t>r</w:t>
            </w:r>
            <w:r w:rsidRPr="009F5A08">
              <w:rPr>
                <w:rFonts w:cstheme="minorHAnsi"/>
                <w:szCs w:val="20"/>
              </w:rPr>
              <w:t>t</w:t>
            </w:r>
            <w:r>
              <w:rPr>
                <w:rFonts w:cstheme="minorHAnsi"/>
                <w:szCs w:val="20"/>
              </w:rPr>
              <w:t>b</w:t>
            </w:r>
            <w:r w:rsidRPr="009F5A08">
              <w:rPr>
                <w:rFonts w:cstheme="minorHAnsi"/>
                <w:szCs w:val="20"/>
              </w:rPr>
              <w:t>eat is in response to a Test Request</w:t>
            </w:r>
            <w:r>
              <w:rPr>
                <w:rFonts w:cstheme="minorHAnsi"/>
                <w:szCs w:val="20"/>
              </w:rPr>
              <w:t>, t</w:t>
            </w:r>
            <w:r w:rsidRPr="009F5A08">
              <w:rPr>
                <w:rFonts w:cstheme="minorHAnsi"/>
                <w:szCs w:val="20"/>
              </w:rPr>
              <w:t>he value in this field will echo the Test Request ID received in the test Request</w:t>
            </w:r>
            <w:r>
              <w:rPr>
                <w:rFonts w:cstheme="minorHAnsi"/>
                <w:szCs w:val="20"/>
              </w:rPr>
              <w:t>; otherwise, set to 0.</w:t>
            </w:r>
          </w:p>
        </w:tc>
      </w:tr>
    </w:tbl>
    <w:p w14:paraId="6BCC80F5" w14:textId="77777777" w:rsidR="0042274E" w:rsidRDefault="0042274E" w:rsidP="0042274E">
      <w:pPr>
        <w:spacing w:before="120"/>
        <w:jc w:val="both"/>
        <w:rPr>
          <w:rFonts w:cstheme="minorHAnsi"/>
          <w:sz w:val="22"/>
          <w:szCs w:val="22"/>
        </w:rPr>
      </w:pPr>
      <w:r>
        <w:rPr>
          <w:rFonts w:cstheme="minorHAnsi"/>
          <w:sz w:val="22"/>
          <w:szCs w:val="22"/>
        </w:rPr>
        <w:t>Optional Fields:</w:t>
      </w:r>
    </w:p>
    <w:p w14:paraId="1F7C2CF2" w14:textId="77777777" w:rsidR="0042274E" w:rsidRDefault="0042274E" w:rsidP="0042274E">
      <w:pPr>
        <w:spacing w:before="120"/>
        <w:jc w:val="both"/>
        <w:rPr>
          <w:rFonts w:cstheme="minorHAnsi"/>
          <w:sz w:val="22"/>
          <w:szCs w:val="22"/>
        </w:rPr>
      </w:pPr>
      <w:r>
        <w:rPr>
          <w:rFonts w:cstheme="minorHAnsi"/>
          <w:sz w:val="22"/>
          <w:szCs w:val="22"/>
        </w:rPr>
        <w:t>There is no optional field for this message.</w:t>
      </w:r>
    </w:p>
    <w:p w14:paraId="79D4EFCA" w14:textId="77777777" w:rsidR="0042274E" w:rsidRPr="007B13F9" w:rsidRDefault="0042274E" w:rsidP="0042274E">
      <w:pPr>
        <w:spacing w:before="120" w:after="120"/>
        <w:rPr>
          <w:rFonts w:cstheme="minorHAnsi"/>
          <w:sz w:val="22"/>
          <w:szCs w:val="22"/>
        </w:rPr>
      </w:pPr>
    </w:p>
    <w:p w14:paraId="79001B34" w14:textId="77777777" w:rsidR="0042274E" w:rsidRPr="00417716" w:rsidRDefault="0042274E" w:rsidP="0042274E">
      <w:pPr>
        <w:pStyle w:val="Heading3"/>
        <w:rPr>
          <w:lang w:val="en-GB"/>
        </w:rPr>
      </w:pPr>
      <w:bookmarkStart w:id="719" w:name="_Toc170578877"/>
      <w:r w:rsidRPr="00931B7A">
        <w:rPr>
          <w:lang w:val="en-GB"/>
        </w:rPr>
        <w:t>Test Request (1</w:t>
      </w:r>
      <w:r w:rsidRPr="00417716">
        <w:rPr>
          <w:lang w:val="en-GB"/>
        </w:rPr>
        <w:t>)</w:t>
      </w:r>
      <w:bookmarkEnd w:id="719"/>
    </w:p>
    <w:p w14:paraId="14209FCA" w14:textId="77777777" w:rsidR="0042274E" w:rsidRDefault="0042274E" w:rsidP="0042274E">
      <w:pPr>
        <w:spacing w:before="120" w:after="120"/>
        <w:rPr>
          <w:rFonts w:cstheme="minorHAnsi"/>
          <w:sz w:val="22"/>
          <w:szCs w:val="22"/>
        </w:rPr>
      </w:pPr>
      <w:r w:rsidRPr="00417716">
        <w:rPr>
          <w:rFonts w:cstheme="minorHAnsi"/>
          <w:sz w:val="22"/>
          <w:szCs w:val="22"/>
        </w:rPr>
        <w:t xml:space="preserve">This message can be initiated by both client and </w:t>
      </w:r>
      <w:r>
        <w:rPr>
          <w:rFonts w:cstheme="minorHAnsi"/>
          <w:sz w:val="22"/>
          <w:szCs w:val="22"/>
        </w:rPr>
        <w:t>gateway</w:t>
      </w:r>
      <w:r w:rsidRPr="00417716">
        <w:rPr>
          <w:rFonts w:cstheme="minorHAnsi"/>
          <w:sz w:val="22"/>
          <w:szCs w:val="22"/>
        </w:rPr>
        <w:t>.</w:t>
      </w:r>
    </w:p>
    <w:tbl>
      <w:tblPr>
        <w:tblW w:w="4995"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890"/>
        <w:gridCol w:w="7110"/>
      </w:tblGrid>
      <w:tr w:rsidR="0042274E" w:rsidRPr="003C47FD" w14:paraId="3DE9375F" w14:textId="77777777" w:rsidTr="00D96643">
        <w:trPr>
          <w:trHeight w:val="300"/>
        </w:trPr>
        <w:tc>
          <w:tcPr>
            <w:tcW w:w="1050" w:type="pct"/>
            <w:shd w:val="clear" w:color="auto" w:fill="C6D9F1" w:themeFill="text2" w:themeFillTint="33"/>
            <w:noWrap/>
          </w:tcPr>
          <w:p w14:paraId="429ED2A3" w14:textId="77777777" w:rsidR="0042274E" w:rsidRPr="003C47FD" w:rsidRDefault="0042274E" w:rsidP="00D96643">
            <w:pPr>
              <w:pStyle w:val="Tablehead"/>
              <w:spacing w:after="0"/>
              <w:rPr>
                <w:rFonts w:cstheme="minorHAnsi"/>
              </w:rPr>
            </w:pPr>
            <w:r>
              <w:rPr>
                <w:rFonts w:cstheme="minorHAnsi"/>
              </w:rPr>
              <w:t>Field Name</w:t>
            </w:r>
          </w:p>
        </w:tc>
        <w:tc>
          <w:tcPr>
            <w:tcW w:w="3950" w:type="pct"/>
            <w:shd w:val="clear" w:color="auto" w:fill="C6D9F1" w:themeFill="text2" w:themeFillTint="33"/>
          </w:tcPr>
          <w:p w14:paraId="62039147"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213CE33D"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36FE048A" w14:textId="77777777" w:rsidR="0042274E" w:rsidRPr="00754E31" w:rsidRDefault="0042274E" w:rsidP="00D96643">
            <w:pPr>
              <w:spacing w:before="60" w:after="60"/>
              <w:rPr>
                <w:rFonts w:cstheme="minorHAnsi"/>
                <w:szCs w:val="20"/>
                <w:lang w:val="en-GB"/>
              </w:rPr>
            </w:pPr>
            <w:r>
              <w:rPr>
                <w:rFonts w:cstheme="minorHAnsi"/>
                <w:szCs w:val="20"/>
                <w:lang w:val="en-GB"/>
              </w:rPr>
              <w:t>Test Request ID</w:t>
            </w:r>
          </w:p>
        </w:tc>
        <w:tc>
          <w:tcPr>
            <w:tcW w:w="3950" w:type="pct"/>
            <w:shd w:val="clear" w:color="auto" w:fill="F2F2F2" w:themeFill="background1" w:themeFillShade="F2"/>
          </w:tcPr>
          <w:p w14:paraId="4A00F17B" w14:textId="77777777" w:rsidR="0042274E" w:rsidRPr="00931B7A" w:rsidRDefault="0042274E" w:rsidP="00D96643">
            <w:pPr>
              <w:spacing w:before="60" w:after="60"/>
              <w:rPr>
                <w:rFonts w:cstheme="minorHAnsi"/>
                <w:szCs w:val="20"/>
              </w:rPr>
            </w:pPr>
            <w:r w:rsidRPr="009F5A08">
              <w:rPr>
                <w:rFonts w:eastAsia="Times New Roman" w:cstheme="minorHAnsi"/>
                <w:color w:val="000000"/>
                <w:szCs w:val="20"/>
                <w:lang w:eastAsia="en-US"/>
              </w:rPr>
              <w:t>Identifier included in Test Request message to be returned in resulting Heartbeat</w:t>
            </w:r>
            <w:r>
              <w:rPr>
                <w:rFonts w:eastAsia="Times New Roman" w:cstheme="minorHAnsi"/>
                <w:color w:val="000000"/>
                <w:szCs w:val="20"/>
                <w:lang w:eastAsia="en-US"/>
              </w:rPr>
              <w:t>. A value of greater than 0 should be set.</w:t>
            </w:r>
          </w:p>
        </w:tc>
      </w:tr>
    </w:tbl>
    <w:p w14:paraId="37E64FB0" w14:textId="77777777" w:rsidR="0042274E" w:rsidRDefault="0042274E" w:rsidP="0042274E">
      <w:pPr>
        <w:spacing w:before="120"/>
        <w:jc w:val="both"/>
        <w:rPr>
          <w:rFonts w:cstheme="minorHAnsi"/>
          <w:sz w:val="22"/>
          <w:szCs w:val="22"/>
        </w:rPr>
      </w:pPr>
      <w:r>
        <w:rPr>
          <w:rFonts w:cstheme="minorHAnsi"/>
          <w:sz w:val="22"/>
          <w:szCs w:val="22"/>
        </w:rPr>
        <w:t>Optional Fields:</w:t>
      </w:r>
    </w:p>
    <w:p w14:paraId="198BD314" w14:textId="77777777" w:rsidR="0042274E" w:rsidRDefault="0042274E" w:rsidP="0042274E">
      <w:pPr>
        <w:spacing w:before="120"/>
        <w:jc w:val="both"/>
        <w:rPr>
          <w:rFonts w:cstheme="minorHAnsi"/>
          <w:sz w:val="22"/>
          <w:szCs w:val="22"/>
        </w:rPr>
      </w:pPr>
      <w:r>
        <w:rPr>
          <w:rFonts w:cstheme="minorHAnsi"/>
          <w:sz w:val="22"/>
          <w:szCs w:val="22"/>
        </w:rPr>
        <w:t>There is no optional field for this message.</w:t>
      </w:r>
    </w:p>
    <w:p w14:paraId="242D6C53" w14:textId="77777777" w:rsidR="0042274E" w:rsidRPr="007B13F9" w:rsidRDefault="0042274E" w:rsidP="0042274E">
      <w:pPr>
        <w:spacing w:before="120" w:after="120"/>
        <w:rPr>
          <w:rFonts w:cstheme="minorHAnsi"/>
          <w:sz w:val="22"/>
          <w:szCs w:val="22"/>
        </w:rPr>
      </w:pPr>
    </w:p>
    <w:p w14:paraId="7DA17F9E" w14:textId="77777777" w:rsidR="0042274E" w:rsidRPr="00417716" w:rsidRDefault="0042274E" w:rsidP="0042274E">
      <w:pPr>
        <w:pStyle w:val="Heading3"/>
        <w:rPr>
          <w:lang w:val="en-GB"/>
        </w:rPr>
      </w:pPr>
      <w:bookmarkStart w:id="720" w:name="_Toc170578878"/>
      <w:r>
        <w:rPr>
          <w:lang w:val="en-GB"/>
        </w:rPr>
        <w:lastRenderedPageBreak/>
        <w:t>Resend</w:t>
      </w:r>
      <w:r w:rsidRPr="00931B7A">
        <w:rPr>
          <w:lang w:val="en-GB"/>
        </w:rPr>
        <w:t xml:space="preserve"> Request (</w:t>
      </w:r>
      <w:r>
        <w:rPr>
          <w:lang w:val="en-GB"/>
        </w:rPr>
        <w:t>2</w:t>
      </w:r>
      <w:r w:rsidRPr="00417716">
        <w:rPr>
          <w:lang w:val="en-GB"/>
        </w:rPr>
        <w:t>)</w:t>
      </w:r>
      <w:bookmarkEnd w:id="720"/>
    </w:p>
    <w:p w14:paraId="37A9DDF0" w14:textId="77777777" w:rsidR="0042274E" w:rsidRDefault="0042274E" w:rsidP="0042274E">
      <w:pPr>
        <w:spacing w:before="120" w:after="120"/>
        <w:rPr>
          <w:rFonts w:cstheme="minorHAnsi"/>
          <w:sz w:val="22"/>
          <w:szCs w:val="22"/>
        </w:rPr>
      </w:pPr>
      <w:r w:rsidRPr="00417716">
        <w:rPr>
          <w:rFonts w:cstheme="minorHAnsi"/>
          <w:sz w:val="22"/>
          <w:szCs w:val="22"/>
        </w:rPr>
        <w:t xml:space="preserve">This message can be initiated by both client and </w:t>
      </w:r>
      <w:r>
        <w:rPr>
          <w:rFonts w:cstheme="minorHAnsi"/>
          <w:sz w:val="22"/>
          <w:szCs w:val="22"/>
        </w:rPr>
        <w:t>gateway</w:t>
      </w:r>
      <w:r w:rsidRPr="00417716">
        <w:rPr>
          <w:rFonts w:cstheme="minorHAnsi"/>
          <w:sz w:val="22"/>
          <w:szCs w:val="22"/>
        </w:rPr>
        <w:t>.</w:t>
      </w:r>
    </w:p>
    <w:tbl>
      <w:tblPr>
        <w:tblW w:w="4995"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890"/>
        <w:gridCol w:w="7110"/>
      </w:tblGrid>
      <w:tr w:rsidR="0042274E" w:rsidRPr="003C47FD" w14:paraId="77BACC97" w14:textId="77777777" w:rsidTr="00D96643">
        <w:trPr>
          <w:trHeight w:val="300"/>
        </w:trPr>
        <w:tc>
          <w:tcPr>
            <w:tcW w:w="1050" w:type="pct"/>
            <w:shd w:val="clear" w:color="auto" w:fill="C6D9F1" w:themeFill="text2" w:themeFillTint="33"/>
            <w:noWrap/>
          </w:tcPr>
          <w:p w14:paraId="0AB41EAD" w14:textId="77777777" w:rsidR="0042274E" w:rsidRPr="003C47FD" w:rsidRDefault="0042274E" w:rsidP="00D96643">
            <w:pPr>
              <w:pStyle w:val="Tablehead"/>
              <w:spacing w:after="0"/>
              <w:rPr>
                <w:rFonts w:cstheme="minorHAnsi"/>
              </w:rPr>
            </w:pPr>
            <w:r>
              <w:rPr>
                <w:rFonts w:cstheme="minorHAnsi"/>
              </w:rPr>
              <w:t>Field Name</w:t>
            </w:r>
          </w:p>
        </w:tc>
        <w:tc>
          <w:tcPr>
            <w:tcW w:w="3950" w:type="pct"/>
            <w:shd w:val="clear" w:color="auto" w:fill="C6D9F1" w:themeFill="text2" w:themeFillTint="33"/>
          </w:tcPr>
          <w:p w14:paraId="3B098832"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09C1256E"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5447A24F" w14:textId="77777777" w:rsidR="0042274E" w:rsidRPr="00754E31" w:rsidRDefault="0042274E" w:rsidP="00D96643">
            <w:pPr>
              <w:spacing w:before="60" w:after="60"/>
              <w:rPr>
                <w:rFonts w:cstheme="minorHAnsi"/>
                <w:szCs w:val="20"/>
                <w:lang w:val="en-GB"/>
              </w:rPr>
            </w:pPr>
            <w:r>
              <w:rPr>
                <w:rFonts w:cstheme="minorHAnsi"/>
                <w:szCs w:val="20"/>
                <w:lang w:val="en-GB"/>
              </w:rPr>
              <w:t>Begin</w:t>
            </w:r>
            <w:r w:rsidRPr="00931B7A">
              <w:rPr>
                <w:rFonts w:cstheme="minorHAnsi"/>
                <w:szCs w:val="20"/>
                <w:lang w:val="en-GB"/>
              </w:rPr>
              <w:t xml:space="preserve"> </w:t>
            </w:r>
            <w:r>
              <w:rPr>
                <w:rFonts w:cstheme="minorHAnsi"/>
                <w:szCs w:val="20"/>
                <w:lang w:val="en-GB"/>
              </w:rPr>
              <w:t>SeqNum</w:t>
            </w:r>
          </w:p>
        </w:tc>
        <w:tc>
          <w:tcPr>
            <w:tcW w:w="3950" w:type="pct"/>
            <w:shd w:val="clear" w:color="auto" w:fill="F2F2F2" w:themeFill="background1" w:themeFillShade="F2"/>
          </w:tcPr>
          <w:p w14:paraId="5B2A8870" w14:textId="77777777" w:rsidR="0042274E" w:rsidRPr="00931B7A" w:rsidRDefault="0042274E" w:rsidP="00D96643">
            <w:pPr>
              <w:spacing w:before="60" w:after="60"/>
              <w:rPr>
                <w:rFonts w:cstheme="minorHAnsi"/>
                <w:szCs w:val="20"/>
              </w:rPr>
            </w:pPr>
            <w:r>
              <w:rPr>
                <w:rFonts w:eastAsia="Times New Roman" w:cstheme="minorHAnsi"/>
                <w:color w:val="000000"/>
                <w:szCs w:val="20"/>
                <w:lang w:eastAsia="en-US"/>
              </w:rPr>
              <w:t xml:space="preserve">The MsgSeqNum </w:t>
            </w:r>
            <w:r w:rsidRPr="00931B7A">
              <w:rPr>
                <w:rFonts w:eastAsia="Times New Roman" w:cstheme="minorHAnsi"/>
                <w:color w:val="000000"/>
                <w:szCs w:val="20"/>
                <w:lang w:eastAsia="en-US"/>
              </w:rPr>
              <w:t>of the first message</w:t>
            </w:r>
            <w:r>
              <w:rPr>
                <w:rFonts w:eastAsia="Times New Roman" w:cstheme="minorHAnsi"/>
                <w:color w:val="000000"/>
                <w:szCs w:val="20"/>
                <w:lang w:eastAsia="en-US"/>
              </w:rPr>
              <w:t xml:space="preserve"> (inclusive)</w:t>
            </w:r>
            <w:r w:rsidRPr="00931B7A">
              <w:rPr>
                <w:rFonts w:eastAsia="Times New Roman" w:cstheme="minorHAnsi"/>
                <w:color w:val="000000"/>
                <w:szCs w:val="20"/>
                <w:lang w:eastAsia="en-US"/>
              </w:rPr>
              <w:t xml:space="preserve"> expected to be resent.</w:t>
            </w:r>
          </w:p>
        </w:tc>
      </w:tr>
      <w:tr w:rsidR="0042274E" w:rsidRPr="00754E31" w14:paraId="4A183D62"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51C5A049" w14:textId="77777777" w:rsidR="0042274E" w:rsidRPr="00931B7A" w:rsidRDefault="0042274E" w:rsidP="00D96643">
            <w:pPr>
              <w:spacing w:before="60" w:after="60"/>
              <w:rPr>
                <w:rFonts w:cstheme="minorHAnsi"/>
                <w:szCs w:val="20"/>
                <w:lang w:val="en-GB"/>
              </w:rPr>
            </w:pPr>
            <w:r>
              <w:rPr>
                <w:rFonts w:cstheme="minorHAnsi"/>
                <w:szCs w:val="20"/>
                <w:lang w:val="en-GB"/>
              </w:rPr>
              <w:t>End SeqNum</w:t>
            </w:r>
          </w:p>
        </w:tc>
        <w:tc>
          <w:tcPr>
            <w:tcW w:w="3950" w:type="pct"/>
            <w:shd w:val="clear" w:color="auto" w:fill="F2F2F2" w:themeFill="background1" w:themeFillShade="F2"/>
          </w:tcPr>
          <w:p w14:paraId="25A2FA9F" w14:textId="77777777" w:rsidR="0042274E" w:rsidRPr="00931B7A" w:rsidRDefault="0042274E" w:rsidP="00D96643">
            <w:pPr>
              <w:spacing w:before="60" w:after="60"/>
              <w:rPr>
                <w:rFonts w:eastAsia="Times New Roman" w:cstheme="minorHAnsi"/>
                <w:color w:val="000000"/>
                <w:szCs w:val="20"/>
                <w:lang w:val="en-GB" w:eastAsia="en-US"/>
              </w:rPr>
            </w:pPr>
            <w:r>
              <w:rPr>
                <w:rFonts w:eastAsia="Times New Roman" w:cstheme="minorHAnsi"/>
                <w:color w:val="000000"/>
                <w:szCs w:val="20"/>
                <w:lang w:val="en-GB" w:eastAsia="en-US"/>
              </w:rPr>
              <w:t>The MsgSeqNum</w:t>
            </w:r>
            <w:r w:rsidRPr="00931B7A">
              <w:rPr>
                <w:rFonts w:eastAsia="Times New Roman" w:cstheme="minorHAnsi"/>
                <w:color w:val="000000"/>
                <w:szCs w:val="20"/>
                <w:lang w:val="en-GB" w:eastAsia="en-US"/>
              </w:rPr>
              <w:t xml:space="preserve"> of the last message </w:t>
            </w:r>
            <w:r>
              <w:rPr>
                <w:rFonts w:eastAsia="Times New Roman" w:cstheme="minorHAnsi"/>
                <w:color w:val="000000"/>
                <w:szCs w:val="20"/>
                <w:lang w:val="en-GB" w:eastAsia="en-US"/>
              </w:rPr>
              <w:t xml:space="preserve">(inclusive) </w:t>
            </w:r>
            <w:r w:rsidRPr="00931B7A">
              <w:rPr>
                <w:rFonts w:eastAsia="Times New Roman" w:cstheme="minorHAnsi"/>
                <w:color w:val="000000"/>
                <w:szCs w:val="20"/>
                <w:lang w:val="en-GB" w:eastAsia="en-US"/>
              </w:rPr>
              <w:t>expected to be resent.</w:t>
            </w:r>
          </w:p>
          <w:p w14:paraId="78756107" w14:textId="77777777" w:rsidR="0042274E" w:rsidRPr="00931B7A" w:rsidRDefault="0042274E" w:rsidP="00D96643">
            <w:pPr>
              <w:spacing w:before="60" w:after="60"/>
              <w:rPr>
                <w:rFonts w:eastAsia="Times New Roman" w:cstheme="minorHAnsi"/>
                <w:color w:val="000000"/>
                <w:szCs w:val="20"/>
                <w:lang w:val="en-GB" w:eastAsia="en-US"/>
              </w:rPr>
            </w:pPr>
            <w:r w:rsidRPr="00931B7A">
              <w:rPr>
                <w:rFonts w:eastAsia="Times New Roman" w:cstheme="minorHAnsi"/>
                <w:color w:val="000000"/>
                <w:szCs w:val="20"/>
                <w:lang w:val="en-GB" w:eastAsia="en-US"/>
              </w:rPr>
              <w:t xml:space="preserve">This may be set to 0 to request the sender to transmit ALL messages starting from </w:t>
            </w:r>
            <w:r>
              <w:rPr>
                <w:rFonts w:eastAsia="Times New Roman" w:cstheme="minorHAnsi"/>
                <w:color w:val="000000"/>
                <w:szCs w:val="20"/>
                <w:lang w:val="en-GB" w:eastAsia="en-US"/>
              </w:rPr>
              <w:t>Begin SeqNum</w:t>
            </w:r>
            <w:r w:rsidRPr="00931B7A">
              <w:rPr>
                <w:rFonts w:eastAsia="Times New Roman" w:cstheme="minorHAnsi"/>
                <w:color w:val="000000"/>
                <w:szCs w:val="20"/>
                <w:lang w:val="en-GB" w:eastAsia="en-US"/>
              </w:rPr>
              <w:t>.</w:t>
            </w:r>
          </w:p>
        </w:tc>
      </w:tr>
    </w:tbl>
    <w:p w14:paraId="1EF7AB8D" w14:textId="77777777" w:rsidR="0042274E" w:rsidRDefault="0042274E" w:rsidP="0042274E">
      <w:pPr>
        <w:spacing w:before="120"/>
        <w:jc w:val="both"/>
        <w:rPr>
          <w:rFonts w:cstheme="minorHAnsi"/>
          <w:sz w:val="22"/>
          <w:szCs w:val="22"/>
        </w:rPr>
      </w:pPr>
      <w:r>
        <w:rPr>
          <w:rFonts w:cstheme="minorHAnsi"/>
          <w:sz w:val="22"/>
          <w:szCs w:val="22"/>
        </w:rPr>
        <w:t>Optional Fields:</w:t>
      </w:r>
    </w:p>
    <w:p w14:paraId="1E7CF69F" w14:textId="77777777" w:rsidR="0042274E" w:rsidRDefault="0042274E" w:rsidP="0042274E">
      <w:pPr>
        <w:spacing w:before="120"/>
        <w:jc w:val="both"/>
        <w:rPr>
          <w:rFonts w:cstheme="minorHAnsi"/>
          <w:sz w:val="22"/>
          <w:szCs w:val="22"/>
        </w:rPr>
      </w:pPr>
      <w:r>
        <w:rPr>
          <w:rFonts w:cstheme="minorHAnsi"/>
          <w:sz w:val="22"/>
          <w:szCs w:val="22"/>
        </w:rPr>
        <w:t>There is no optional field for this message.</w:t>
      </w:r>
    </w:p>
    <w:p w14:paraId="3B0E06A8" w14:textId="77777777" w:rsidR="0042274E" w:rsidRDefault="0042274E" w:rsidP="0042274E">
      <w:pPr>
        <w:spacing w:before="120" w:after="120"/>
        <w:rPr>
          <w:rFonts w:cstheme="minorHAnsi"/>
          <w:sz w:val="22"/>
          <w:szCs w:val="22"/>
        </w:rPr>
      </w:pPr>
    </w:p>
    <w:p w14:paraId="24222D28" w14:textId="77777777" w:rsidR="0042274E" w:rsidRPr="00417716" w:rsidRDefault="0042274E" w:rsidP="0042274E">
      <w:pPr>
        <w:pStyle w:val="Heading3"/>
        <w:rPr>
          <w:lang w:val="en-GB"/>
        </w:rPr>
      </w:pPr>
      <w:bookmarkStart w:id="721" w:name="_Toc170578879"/>
      <w:r>
        <w:rPr>
          <w:lang w:val="en-GB"/>
        </w:rPr>
        <w:t>Reject</w:t>
      </w:r>
      <w:r w:rsidRPr="00931B7A">
        <w:rPr>
          <w:lang w:val="en-GB"/>
        </w:rPr>
        <w:t xml:space="preserve"> (</w:t>
      </w:r>
      <w:r>
        <w:rPr>
          <w:lang w:val="en-GB"/>
        </w:rPr>
        <w:t>3</w:t>
      </w:r>
      <w:r w:rsidRPr="00417716">
        <w:rPr>
          <w:lang w:val="en-GB"/>
        </w:rPr>
        <w:t>)</w:t>
      </w:r>
      <w:bookmarkEnd w:id="721"/>
    </w:p>
    <w:p w14:paraId="4E2B0E01" w14:textId="77777777" w:rsidR="0042274E" w:rsidRDefault="0042274E" w:rsidP="0042274E">
      <w:pPr>
        <w:spacing w:before="120" w:after="120"/>
        <w:rPr>
          <w:rFonts w:cstheme="minorHAnsi"/>
          <w:sz w:val="22"/>
          <w:szCs w:val="22"/>
        </w:rPr>
      </w:pPr>
      <w:r w:rsidRPr="00417716">
        <w:rPr>
          <w:rFonts w:cstheme="minorHAnsi"/>
          <w:sz w:val="22"/>
          <w:szCs w:val="22"/>
        </w:rPr>
        <w:t xml:space="preserve">This message can be initiated by both client and </w:t>
      </w:r>
      <w:r>
        <w:rPr>
          <w:rFonts w:cstheme="minorHAnsi"/>
          <w:sz w:val="22"/>
          <w:szCs w:val="22"/>
        </w:rPr>
        <w:t>gateway</w:t>
      </w:r>
      <w:r w:rsidRPr="00417716">
        <w:rPr>
          <w:rFonts w:cstheme="minorHAnsi"/>
          <w:sz w:val="22"/>
          <w:szCs w:val="22"/>
        </w:rPr>
        <w:t>.</w:t>
      </w:r>
    </w:p>
    <w:tbl>
      <w:tblPr>
        <w:tblW w:w="4995"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888"/>
        <w:gridCol w:w="7112"/>
      </w:tblGrid>
      <w:tr w:rsidR="0042274E" w:rsidRPr="003C47FD" w14:paraId="2C308AC0" w14:textId="77777777" w:rsidTr="00D96643">
        <w:trPr>
          <w:trHeight w:val="300"/>
        </w:trPr>
        <w:tc>
          <w:tcPr>
            <w:tcW w:w="1049" w:type="pct"/>
            <w:shd w:val="clear" w:color="auto" w:fill="C6D9F1" w:themeFill="text2" w:themeFillTint="33"/>
            <w:noWrap/>
          </w:tcPr>
          <w:p w14:paraId="64C51839" w14:textId="77777777" w:rsidR="0042274E" w:rsidRPr="003C47FD" w:rsidRDefault="0042274E" w:rsidP="00D96643">
            <w:pPr>
              <w:pStyle w:val="Tablehead"/>
              <w:spacing w:after="0"/>
              <w:rPr>
                <w:rFonts w:cstheme="minorHAnsi"/>
              </w:rPr>
            </w:pPr>
            <w:r>
              <w:rPr>
                <w:rFonts w:cstheme="minorHAnsi"/>
              </w:rPr>
              <w:t>Field Name</w:t>
            </w:r>
          </w:p>
        </w:tc>
        <w:tc>
          <w:tcPr>
            <w:tcW w:w="3951" w:type="pct"/>
            <w:shd w:val="clear" w:color="auto" w:fill="C6D9F1" w:themeFill="text2" w:themeFillTint="33"/>
          </w:tcPr>
          <w:p w14:paraId="783F3711"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AB1EC6" w14:paraId="55CD38D4" w14:textId="77777777" w:rsidTr="00D96643">
        <w:tblPrEx>
          <w:tblLook w:val="01E0" w:firstRow="1" w:lastRow="1" w:firstColumn="1" w:lastColumn="1" w:noHBand="0" w:noVBand="0"/>
        </w:tblPrEx>
        <w:trPr>
          <w:trHeight w:val="343"/>
        </w:trPr>
        <w:tc>
          <w:tcPr>
            <w:tcW w:w="1049" w:type="pct"/>
            <w:shd w:val="clear" w:color="auto" w:fill="F2F2F2" w:themeFill="background1" w:themeFillShade="F2"/>
          </w:tcPr>
          <w:p w14:paraId="5D47C017" w14:textId="77777777" w:rsidR="0042274E" w:rsidRPr="00AB1EC6" w:rsidRDefault="0042274E" w:rsidP="00D96643">
            <w:pPr>
              <w:spacing w:before="60" w:after="60"/>
              <w:rPr>
                <w:rFonts w:cstheme="minorHAnsi"/>
                <w:szCs w:val="20"/>
                <w:lang w:val="en-GB"/>
              </w:rPr>
            </w:pPr>
            <w:r w:rsidRPr="00AB1EC6">
              <w:rPr>
                <w:rFonts w:cstheme="minorHAnsi"/>
                <w:szCs w:val="20"/>
                <w:lang w:val="en-GB"/>
              </w:rPr>
              <w:t>Message Reject Code</w:t>
            </w:r>
          </w:p>
        </w:tc>
        <w:tc>
          <w:tcPr>
            <w:tcW w:w="3951" w:type="pct"/>
            <w:shd w:val="clear" w:color="auto" w:fill="F2F2F2" w:themeFill="background1" w:themeFillShade="F2"/>
          </w:tcPr>
          <w:p w14:paraId="24A1121E" w14:textId="77777777" w:rsidR="0042274E" w:rsidRDefault="0042274E" w:rsidP="00D96643">
            <w:pPr>
              <w:spacing w:before="60" w:after="60"/>
              <w:rPr>
                <w:rFonts w:cstheme="minorHAnsi"/>
                <w:szCs w:val="20"/>
                <w:lang w:val="en-GB"/>
              </w:rPr>
            </w:pPr>
            <w:r w:rsidRPr="00AB1EC6">
              <w:rPr>
                <w:rFonts w:cstheme="minorHAnsi"/>
                <w:szCs w:val="20"/>
                <w:lang w:val="en-GB"/>
              </w:rPr>
              <w:t>Code specifying the reason for the rejection of the message</w:t>
            </w:r>
            <w:r>
              <w:rPr>
                <w:rFonts w:cstheme="minorHAnsi"/>
                <w:szCs w:val="20"/>
                <w:lang w:val="en-GB"/>
              </w:rPr>
              <w:t>.</w:t>
            </w:r>
          </w:p>
          <w:p w14:paraId="5240C19E" w14:textId="77777777" w:rsidR="0042274E" w:rsidRDefault="0042274E" w:rsidP="00D96643">
            <w:pPr>
              <w:pStyle w:val="ListParagraph"/>
              <w:numPr>
                <w:ilvl w:val="0"/>
                <w:numId w:val="116"/>
              </w:numPr>
              <w:tabs>
                <w:tab w:val="left" w:pos="926"/>
              </w:tabs>
              <w:spacing w:before="60" w:after="60"/>
              <w:rPr>
                <w:rFonts w:cstheme="minorHAnsi"/>
                <w:szCs w:val="20"/>
                <w:lang w:val="en-GB"/>
              </w:rPr>
            </w:pPr>
            <w:r w:rsidRPr="00667DC8">
              <w:rPr>
                <w:rFonts w:cstheme="minorHAnsi"/>
                <w:szCs w:val="20"/>
                <w:lang w:val="en-GB"/>
              </w:rPr>
              <w:t>1 = Required field missing</w:t>
            </w:r>
          </w:p>
          <w:p w14:paraId="2E99D7AC" w14:textId="77777777" w:rsidR="0042274E" w:rsidRDefault="0042274E" w:rsidP="00D96643">
            <w:pPr>
              <w:pStyle w:val="ListParagraph"/>
              <w:numPr>
                <w:ilvl w:val="0"/>
                <w:numId w:val="116"/>
              </w:numPr>
              <w:tabs>
                <w:tab w:val="left" w:pos="926"/>
              </w:tabs>
              <w:spacing w:before="60" w:after="60"/>
              <w:rPr>
                <w:rFonts w:cstheme="minorHAnsi"/>
                <w:szCs w:val="20"/>
                <w:lang w:val="en-GB"/>
              </w:rPr>
            </w:pPr>
            <w:r>
              <w:rPr>
                <w:rFonts w:cstheme="minorHAnsi"/>
                <w:szCs w:val="20"/>
                <w:lang w:val="en-GB"/>
              </w:rPr>
              <w:t>4 = Field specified without a value</w:t>
            </w:r>
          </w:p>
          <w:p w14:paraId="5EF39CE7" w14:textId="77777777" w:rsidR="0042274E" w:rsidRDefault="0042274E" w:rsidP="00D96643">
            <w:pPr>
              <w:pStyle w:val="ListParagraph"/>
              <w:numPr>
                <w:ilvl w:val="0"/>
                <w:numId w:val="116"/>
              </w:numPr>
              <w:tabs>
                <w:tab w:val="left" w:pos="926"/>
              </w:tabs>
              <w:spacing w:before="60" w:after="60"/>
              <w:rPr>
                <w:rFonts w:cstheme="minorHAnsi"/>
                <w:szCs w:val="20"/>
                <w:lang w:val="en-GB"/>
              </w:rPr>
            </w:pPr>
            <w:r>
              <w:rPr>
                <w:rFonts w:cstheme="minorHAnsi"/>
                <w:szCs w:val="20"/>
                <w:lang w:val="en-GB"/>
              </w:rPr>
              <w:t>5 = Value is incorrect for this field</w:t>
            </w:r>
          </w:p>
          <w:p w14:paraId="42D72555" w14:textId="77777777" w:rsidR="0042274E" w:rsidRDefault="0042274E" w:rsidP="00D96643">
            <w:pPr>
              <w:pStyle w:val="ListParagraph"/>
              <w:numPr>
                <w:ilvl w:val="0"/>
                <w:numId w:val="116"/>
              </w:numPr>
              <w:tabs>
                <w:tab w:val="left" w:pos="926"/>
              </w:tabs>
              <w:spacing w:before="60" w:after="60"/>
              <w:rPr>
                <w:rFonts w:cstheme="minorHAnsi"/>
                <w:szCs w:val="20"/>
                <w:lang w:val="en-GB"/>
              </w:rPr>
            </w:pPr>
            <w:r>
              <w:rPr>
                <w:rFonts w:cstheme="minorHAnsi"/>
                <w:szCs w:val="20"/>
                <w:lang w:val="en-GB"/>
              </w:rPr>
              <w:t>6 = Incorrect data format for value</w:t>
            </w:r>
          </w:p>
          <w:p w14:paraId="52BFF86F" w14:textId="77777777" w:rsidR="0042274E" w:rsidRDefault="0042274E" w:rsidP="00D96643">
            <w:pPr>
              <w:pStyle w:val="ListParagraph"/>
              <w:numPr>
                <w:ilvl w:val="0"/>
                <w:numId w:val="116"/>
              </w:numPr>
              <w:tabs>
                <w:tab w:val="left" w:pos="926"/>
              </w:tabs>
              <w:spacing w:before="60" w:after="60"/>
              <w:rPr>
                <w:rFonts w:cstheme="minorHAnsi"/>
                <w:szCs w:val="20"/>
                <w:lang w:val="en-GB"/>
              </w:rPr>
            </w:pPr>
            <w:r>
              <w:rPr>
                <w:rFonts w:cstheme="minorHAnsi"/>
                <w:szCs w:val="20"/>
                <w:lang w:val="en-GB"/>
              </w:rPr>
              <w:t>9 = Comp ID problem</w:t>
            </w:r>
          </w:p>
          <w:p w14:paraId="29AA89E6" w14:textId="77777777" w:rsidR="0042274E" w:rsidRDefault="0042274E" w:rsidP="00D96643">
            <w:pPr>
              <w:pStyle w:val="ListParagraph"/>
              <w:numPr>
                <w:ilvl w:val="0"/>
                <w:numId w:val="116"/>
              </w:numPr>
              <w:tabs>
                <w:tab w:val="left" w:pos="926"/>
              </w:tabs>
              <w:spacing w:before="60" w:after="60"/>
              <w:rPr>
                <w:rFonts w:cstheme="minorHAnsi"/>
                <w:szCs w:val="20"/>
                <w:lang w:val="en-GB"/>
              </w:rPr>
            </w:pPr>
            <w:r>
              <w:rPr>
                <w:rFonts w:cstheme="minorHAnsi"/>
                <w:szCs w:val="20"/>
                <w:lang w:val="en-GB"/>
              </w:rPr>
              <w:t>11 = Invalid message type</w:t>
            </w:r>
          </w:p>
          <w:p w14:paraId="0E7912A7" w14:textId="77777777" w:rsidR="0042274E" w:rsidRPr="00065BAC" w:rsidRDefault="0042274E" w:rsidP="00D96643">
            <w:pPr>
              <w:pStyle w:val="ListParagraph"/>
              <w:numPr>
                <w:ilvl w:val="0"/>
                <w:numId w:val="116"/>
              </w:numPr>
              <w:tabs>
                <w:tab w:val="left" w:pos="926"/>
              </w:tabs>
              <w:spacing w:before="60" w:after="60"/>
              <w:rPr>
                <w:rFonts w:cstheme="minorHAnsi"/>
                <w:szCs w:val="20"/>
                <w:lang w:val="en-GB"/>
              </w:rPr>
            </w:pPr>
            <w:r w:rsidRPr="00065BAC">
              <w:rPr>
                <w:rFonts w:cstheme="minorHAnsi"/>
                <w:szCs w:val="20"/>
                <w:lang w:val="en-GB"/>
              </w:rPr>
              <w:t>99 = Other</w:t>
            </w:r>
          </w:p>
        </w:tc>
      </w:tr>
      <w:tr w:rsidR="0042274E" w:rsidRPr="00AB1EC6" w14:paraId="6994CB2F" w14:textId="77777777" w:rsidTr="00D96643">
        <w:tblPrEx>
          <w:tblLook w:val="01E0" w:firstRow="1" w:lastRow="1" w:firstColumn="1" w:lastColumn="1" w:noHBand="0" w:noVBand="0"/>
        </w:tblPrEx>
        <w:trPr>
          <w:trHeight w:val="343"/>
        </w:trPr>
        <w:tc>
          <w:tcPr>
            <w:tcW w:w="1049" w:type="pct"/>
            <w:shd w:val="clear" w:color="auto" w:fill="F2F2F2" w:themeFill="background1" w:themeFillShade="F2"/>
          </w:tcPr>
          <w:p w14:paraId="3D0A04A4" w14:textId="77777777" w:rsidR="0042274E" w:rsidRPr="00AB1EC6" w:rsidRDefault="0042274E" w:rsidP="00D96643">
            <w:pPr>
              <w:spacing w:before="60" w:after="60"/>
              <w:rPr>
                <w:rFonts w:cstheme="minorHAnsi"/>
                <w:szCs w:val="20"/>
                <w:lang w:val="en-GB"/>
              </w:rPr>
            </w:pPr>
            <w:r>
              <w:rPr>
                <w:rFonts w:cstheme="minorHAnsi"/>
                <w:szCs w:val="20"/>
                <w:lang w:val="en-GB"/>
              </w:rPr>
              <w:t>Reject Reason</w:t>
            </w:r>
          </w:p>
        </w:tc>
        <w:tc>
          <w:tcPr>
            <w:tcW w:w="3951" w:type="pct"/>
            <w:shd w:val="clear" w:color="auto" w:fill="F2F2F2" w:themeFill="background1" w:themeFillShade="F2"/>
          </w:tcPr>
          <w:p w14:paraId="4460E96F" w14:textId="77777777" w:rsidR="0042274E" w:rsidRDefault="0042274E" w:rsidP="00D96643">
            <w:pPr>
              <w:spacing w:before="60" w:after="60"/>
              <w:rPr>
                <w:rFonts w:cstheme="minorHAnsi"/>
                <w:szCs w:val="20"/>
                <w:lang w:val="en-GB"/>
              </w:rPr>
            </w:pPr>
            <w:r w:rsidRPr="00AB1EC6">
              <w:rPr>
                <w:rFonts w:cstheme="minorHAnsi"/>
                <w:szCs w:val="20"/>
                <w:lang w:val="en-GB"/>
              </w:rPr>
              <w:t>Textual reason for the reject.</w:t>
            </w:r>
          </w:p>
          <w:p w14:paraId="54E829B4" w14:textId="77777777" w:rsidR="0042274E" w:rsidRPr="00AB1EC6" w:rsidRDefault="0042274E" w:rsidP="00D96643">
            <w:pPr>
              <w:spacing w:before="60" w:after="60"/>
              <w:rPr>
                <w:rFonts w:cstheme="minorHAnsi"/>
                <w:szCs w:val="20"/>
                <w:lang w:val="en-GB"/>
              </w:rPr>
            </w:pPr>
            <w:r>
              <w:rPr>
                <w:rFonts w:cstheme="minorHAnsi"/>
                <w:szCs w:val="20"/>
                <w:lang w:val="en-GB"/>
              </w:rPr>
              <w:t>Set to null if not used.</w:t>
            </w:r>
          </w:p>
        </w:tc>
      </w:tr>
      <w:tr w:rsidR="0042274E" w:rsidRPr="00AB1EC6" w14:paraId="750F300D" w14:textId="77777777" w:rsidTr="00D96643">
        <w:tblPrEx>
          <w:tblLook w:val="01E0" w:firstRow="1" w:lastRow="1" w:firstColumn="1" w:lastColumn="1" w:noHBand="0" w:noVBand="0"/>
        </w:tblPrEx>
        <w:trPr>
          <w:trHeight w:val="343"/>
        </w:trPr>
        <w:tc>
          <w:tcPr>
            <w:tcW w:w="1049" w:type="pct"/>
            <w:shd w:val="clear" w:color="auto" w:fill="F2F2F2" w:themeFill="background1" w:themeFillShade="F2"/>
          </w:tcPr>
          <w:p w14:paraId="0C43C064" w14:textId="77777777" w:rsidR="0042274E" w:rsidRPr="00AB1EC6" w:rsidRDefault="0042274E" w:rsidP="00D96643">
            <w:pPr>
              <w:spacing w:before="60" w:after="60"/>
              <w:rPr>
                <w:rFonts w:cstheme="minorHAnsi"/>
                <w:szCs w:val="20"/>
                <w:lang w:val="en-GB"/>
              </w:rPr>
            </w:pPr>
            <w:r w:rsidRPr="00AB1EC6">
              <w:rPr>
                <w:rFonts w:cstheme="minorHAnsi"/>
                <w:szCs w:val="20"/>
                <w:lang w:val="en-GB"/>
              </w:rPr>
              <w:t xml:space="preserve">Reference Message </w:t>
            </w:r>
            <w:r>
              <w:rPr>
                <w:rFonts w:cstheme="minorHAnsi"/>
                <w:szCs w:val="20"/>
                <w:lang w:val="en-GB"/>
              </w:rPr>
              <w:t>ID</w:t>
            </w:r>
          </w:p>
        </w:tc>
        <w:tc>
          <w:tcPr>
            <w:tcW w:w="3951" w:type="pct"/>
            <w:shd w:val="clear" w:color="auto" w:fill="F2F2F2" w:themeFill="background1" w:themeFillShade="F2"/>
          </w:tcPr>
          <w:p w14:paraId="1E38688A" w14:textId="77777777" w:rsidR="0042274E" w:rsidRPr="00AB1EC6" w:rsidRDefault="0042274E" w:rsidP="00D96643">
            <w:pPr>
              <w:spacing w:before="60" w:after="60"/>
              <w:rPr>
                <w:rFonts w:cstheme="minorHAnsi"/>
                <w:szCs w:val="20"/>
                <w:lang w:val="en-GB"/>
              </w:rPr>
            </w:pPr>
            <w:r>
              <w:rPr>
                <w:rFonts w:cstheme="minorHAnsi"/>
                <w:szCs w:val="20"/>
                <w:lang w:val="en-GB"/>
              </w:rPr>
              <w:t>M</w:t>
            </w:r>
            <w:r w:rsidRPr="00AB1EC6">
              <w:rPr>
                <w:rFonts w:cstheme="minorHAnsi"/>
                <w:szCs w:val="20"/>
                <w:lang w:val="en-GB"/>
              </w:rPr>
              <w:t xml:space="preserve">essage </w:t>
            </w:r>
            <w:r>
              <w:rPr>
                <w:rFonts w:cstheme="minorHAnsi"/>
                <w:szCs w:val="20"/>
                <w:lang w:val="en-GB"/>
              </w:rPr>
              <w:t xml:space="preserve">ID that has been </w:t>
            </w:r>
            <w:r w:rsidRPr="00AB1EC6">
              <w:rPr>
                <w:rFonts w:cstheme="minorHAnsi"/>
                <w:szCs w:val="20"/>
                <w:lang w:val="en-GB"/>
              </w:rPr>
              <w:t>rejected.</w:t>
            </w:r>
          </w:p>
        </w:tc>
      </w:tr>
      <w:tr w:rsidR="0042274E" w:rsidRPr="00AB1EC6" w14:paraId="26FB64CB" w14:textId="77777777" w:rsidTr="00D96643">
        <w:tblPrEx>
          <w:tblLook w:val="01E0" w:firstRow="1" w:lastRow="1" w:firstColumn="1" w:lastColumn="1" w:noHBand="0" w:noVBand="0"/>
        </w:tblPrEx>
        <w:trPr>
          <w:trHeight w:val="343"/>
        </w:trPr>
        <w:tc>
          <w:tcPr>
            <w:tcW w:w="1049" w:type="pct"/>
            <w:shd w:val="clear" w:color="auto" w:fill="F2F2F2" w:themeFill="background1" w:themeFillShade="F2"/>
          </w:tcPr>
          <w:p w14:paraId="62B34C38" w14:textId="77777777" w:rsidR="0042274E" w:rsidRPr="00AB1EC6" w:rsidRDefault="0042274E" w:rsidP="00D96643">
            <w:pPr>
              <w:spacing w:before="60" w:after="60"/>
              <w:rPr>
                <w:rFonts w:cstheme="minorHAnsi"/>
                <w:szCs w:val="20"/>
                <w:lang w:val="en-GB"/>
              </w:rPr>
            </w:pPr>
            <w:r w:rsidRPr="00AB1EC6">
              <w:rPr>
                <w:rFonts w:cstheme="minorHAnsi"/>
                <w:szCs w:val="20"/>
                <w:lang w:val="en-GB"/>
              </w:rPr>
              <w:t>Reference Field Name</w:t>
            </w:r>
          </w:p>
        </w:tc>
        <w:tc>
          <w:tcPr>
            <w:tcW w:w="3951" w:type="pct"/>
            <w:shd w:val="clear" w:color="auto" w:fill="F2F2F2" w:themeFill="background1" w:themeFillShade="F2"/>
          </w:tcPr>
          <w:p w14:paraId="137FF6F5" w14:textId="77777777" w:rsidR="0042274E" w:rsidRDefault="0042274E" w:rsidP="00D96643">
            <w:pPr>
              <w:spacing w:before="60" w:after="60"/>
              <w:rPr>
                <w:rFonts w:cstheme="minorHAnsi"/>
                <w:szCs w:val="20"/>
                <w:lang w:val="en-GB"/>
              </w:rPr>
            </w:pPr>
            <w:r w:rsidRPr="00AB1EC6">
              <w:rPr>
                <w:rFonts w:cstheme="minorHAnsi"/>
                <w:szCs w:val="20"/>
                <w:lang w:val="en-GB"/>
              </w:rPr>
              <w:t>Name of the field (as per the data dictionary) which caused the rejection</w:t>
            </w:r>
            <w:r w:rsidRPr="00C87129">
              <w:rPr>
                <w:rFonts w:eastAsia="Calibri" w:cstheme="minorHAnsi"/>
                <w:szCs w:val="20"/>
                <w:lang w:val="en-GB"/>
              </w:rPr>
              <w:t xml:space="preserve"> if it is available</w:t>
            </w:r>
            <w:r>
              <w:rPr>
                <w:rFonts w:cstheme="minorHAnsi"/>
                <w:szCs w:val="20"/>
                <w:lang w:val="en-GB"/>
              </w:rPr>
              <w:t>.</w:t>
            </w:r>
          </w:p>
          <w:p w14:paraId="2F31DD16" w14:textId="77777777" w:rsidR="0042274E" w:rsidRPr="00AB1EC6" w:rsidRDefault="0042274E" w:rsidP="00D96643">
            <w:pPr>
              <w:spacing w:before="60" w:after="60"/>
              <w:rPr>
                <w:rFonts w:cstheme="minorHAnsi"/>
                <w:szCs w:val="20"/>
                <w:lang w:val="en-GB"/>
              </w:rPr>
            </w:pPr>
            <w:r>
              <w:rPr>
                <w:rFonts w:cstheme="minorHAnsi"/>
                <w:szCs w:val="20"/>
                <w:lang w:val="en-GB"/>
              </w:rPr>
              <w:t>Set to null if not used.</w:t>
            </w:r>
          </w:p>
        </w:tc>
      </w:tr>
      <w:tr w:rsidR="0042274E" w:rsidRPr="00AB1EC6" w14:paraId="2349D297" w14:textId="77777777" w:rsidTr="00D96643">
        <w:tblPrEx>
          <w:tblLook w:val="01E0" w:firstRow="1" w:lastRow="1" w:firstColumn="1" w:lastColumn="1" w:noHBand="0" w:noVBand="0"/>
        </w:tblPrEx>
        <w:trPr>
          <w:trHeight w:val="343"/>
        </w:trPr>
        <w:tc>
          <w:tcPr>
            <w:tcW w:w="1049" w:type="pct"/>
            <w:shd w:val="clear" w:color="auto" w:fill="F2F2F2" w:themeFill="background1" w:themeFillShade="F2"/>
          </w:tcPr>
          <w:p w14:paraId="15568462" w14:textId="77777777" w:rsidR="0042274E" w:rsidRPr="00AB1EC6" w:rsidRDefault="0042274E" w:rsidP="00D96643">
            <w:pPr>
              <w:spacing w:before="60" w:after="60"/>
              <w:rPr>
                <w:rFonts w:cstheme="minorHAnsi"/>
                <w:szCs w:val="20"/>
                <w:lang w:val="en-GB"/>
              </w:rPr>
            </w:pPr>
            <w:r w:rsidRPr="00AB1EC6">
              <w:rPr>
                <w:rFonts w:cstheme="minorHAnsi"/>
                <w:szCs w:val="20"/>
                <w:lang w:val="en-GB"/>
              </w:rPr>
              <w:t xml:space="preserve">Reference </w:t>
            </w:r>
            <w:r>
              <w:rPr>
                <w:rFonts w:cstheme="minorHAnsi"/>
                <w:szCs w:val="20"/>
                <w:lang w:val="en-GB"/>
              </w:rPr>
              <w:t>MsgSeqNum</w:t>
            </w:r>
          </w:p>
        </w:tc>
        <w:tc>
          <w:tcPr>
            <w:tcW w:w="3951" w:type="pct"/>
            <w:shd w:val="clear" w:color="auto" w:fill="F2F2F2" w:themeFill="background1" w:themeFillShade="F2"/>
          </w:tcPr>
          <w:p w14:paraId="332165C4" w14:textId="77777777" w:rsidR="0042274E" w:rsidRPr="00AB1EC6" w:rsidRDefault="0042274E" w:rsidP="00D96643">
            <w:pPr>
              <w:spacing w:before="60" w:after="60"/>
              <w:rPr>
                <w:rFonts w:cstheme="minorHAnsi"/>
                <w:szCs w:val="20"/>
                <w:lang w:val="en-GB"/>
              </w:rPr>
            </w:pPr>
            <w:r w:rsidRPr="00AB1EC6">
              <w:rPr>
                <w:rFonts w:cstheme="minorHAnsi"/>
                <w:szCs w:val="20"/>
                <w:lang w:val="en-GB"/>
              </w:rPr>
              <w:t>Sequence number of the message which caused the rejection</w:t>
            </w:r>
            <w:r>
              <w:rPr>
                <w:rFonts w:cstheme="minorHAnsi"/>
                <w:szCs w:val="20"/>
                <w:lang w:val="en-GB"/>
              </w:rPr>
              <w:t>.</w:t>
            </w:r>
          </w:p>
        </w:tc>
      </w:tr>
      <w:tr w:rsidR="0042274E" w:rsidRPr="00643FC1" w14:paraId="2A1BE779" w14:textId="77777777" w:rsidTr="00D96643">
        <w:tblPrEx>
          <w:tblLook w:val="01E0" w:firstRow="1" w:lastRow="1" w:firstColumn="1" w:lastColumn="1" w:noHBand="0" w:noVBand="0"/>
        </w:tblPrEx>
        <w:trPr>
          <w:trHeight w:val="343"/>
        </w:trPr>
        <w:tc>
          <w:tcPr>
            <w:tcW w:w="1049" w:type="pct"/>
            <w:shd w:val="clear" w:color="auto" w:fill="F2F2F2" w:themeFill="background1" w:themeFillShade="F2"/>
          </w:tcPr>
          <w:p w14:paraId="6220C225" w14:textId="77777777" w:rsidR="0042274E" w:rsidRPr="00643FC1" w:rsidRDefault="0042274E" w:rsidP="00D96643">
            <w:pPr>
              <w:spacing w:before="60" w:after="60"/>
              <w:rPr>
                <w:rFonts w:cstheme="minorHAnsi"/>
                <w:strike/>
                <w:szCs w:val="20"/>
                <w:highlight w:val="yellow"/>
                <w:lang w:val="en-GB"/>
              </w:rPr>
            </w:pPr>
            <w:r>
              <w:rPr>
                <w:rFonts w:eastAsia="Calibri" w:cstheme="minorHAnsi"/>
                <w:szCs w:val="20"/>
              </w:rPr>
              <w:t>Reject Reference ID</w:t>
            </w:r>
            <w:r w:rsidRPr="00C87129">
              <w:rPr>
                <w:rFonts w:eastAsia="Calibri" w:cstheme="minorHAnsi"/>
                <w:szCs w:val="20"/>
              </w:rPr>
              <w:t xml:space="preserve"> </w:t>
            </w:r>
          </w:p>
        </w:tc>
        <w:tc>
          <w:tcPr>
            <w:tcW w:w="3951" w:type="pct"/>
            <w:shd w:val="clear" w:color="auto" w:fill="F2F2F2" w:themeFill="background1" w:themeFillShade="F2"/>
          </w:tcPr>
          <w:p w14:paraId="1DC4F6BC" w14:textId="77777777" w:rsidR="0042274E" w:rsidRDefault="0042274E" w:rsidP="00D96643">
            <w:pPr>
              <w:spacing w:before="60" w:after="60"/>
              <w:rPr>
                <w:rFonts w:eastAsia="Calibri" w:cstheme="minorHAnsi"/>
                <w:szCs w:val="20"/>
                <w:lang w:val="en-GB"/>
              </w:rPr>
            </w:pPr>
            <w:r w:rsidRPr="00C87129">
              <w:rPr>
                <w:rFonts w:eastAsia="Calibri" w:cstheme="minorHAnsi"/>
                <w:szCs w:val="20"/>
                <w:lang w:val="en-GB"/>
              </w:rPr>
              <w:t>Client specified identifier of the rejected message if it is available.</w:t>
            </w:r>
            <w:r>
              <w:rPr>
                <w:rFonts w:eastAsia="Calibri" w:cstheme="minorHAnsi"/>
                <w:szCs w:val="20"/>
                <w:lang w:val="en-GB"/>
              </w:rPr>
              <w:t xml:space="preserve"> </w:t>
            </w:r>
          </w:p>
          <w:p w14:paraId="283A565A" w14:textId="77777777" w:rsidR="0042274E" w:rsidRDefault="0042274E" w:rsidP="00D96643">
            <w:pPr>
              <w:spacing w:before="60" w:after="60"/>
              <w:rPr>
                <w:rFonts w:eastAsia="Calibri" w:cstheme="minorHAnsi"/>
                <w:szCs w:val="20"/>
                <w:lang w:val="en-GB"/>
              </w:rPr>
            </w:pPr>
            <w:r>
              <w:rPr>
                <w:rFonts w:eastAsia="Calibri" w:cstheme="minorHAnsi"/>
                <w:szCs w:val="20"/>
                <w:lang w:val="en-GB"/>
              </w:rPr>
              <w:t xml:space="preserve">For example, if a New Order is rejected, since Client Order ID is the identifier of New Order, the </w:t>
            </w:r>
            <w:r>
              <w:rPr>
                <w:rFonts w:eastAsia="Calibri" w:cstheme="minorHAnsi"/>
                <w:szCs w:val="20"/>
              </w:rPr>
              <w:t>Reject Reference ID</w:t>
            </w:r>
            <w:r w:rsidRPr="00C87129">
              <w:rPr>
                <w:rFonts w:eastAsia="Calibri" w:cstheme="minorHAnsi"/>
                <w:szCs w:val="20"/>
              </w:rPr>
              <w:t xml:space="preserve"> </w:t>
            </w:r>
            <w:r>
              <w:rPr>
                <w:rFonts w:eastAsia="Calibri" w:cstheme="minorHAnsi"/>
                <w:szCs w:val="20"/>
              </w:rPr>
              <w:t xml:space="preserve">will be set to value of </w:t>
            </w:r>
            <w:r>
              <w:rPr>
                <w:rFonts w:eastAsia="Calibri" w:cstheme="minorHAnsi"/>
                <w:szCs w:val="20"/>
                <w:lang w:val="en-GB"/>
              </w:rPr>
              <w:t>Client Order ID.</w:t>
            </w:r>
          </w:p>
          <w:p w14:paraId="610F7C2E" w14:textId="77777777" w:rsidR="0042274E" w:rsidRPr="00643FC1" w:rsidRDefault="0042274E" w:rsidP="00D96643">
            <w:pPr>
              <w:spacing w:before="60" w:after="60"/>
              <w:rPr>
                <w:rFonts w:cstheme="minorHAnsi"/>
                <w:strike/>
                <w:szCs w:val="20"/>
                <w:lang w:val="en-GB"/>
              </w:rPr>
            </w:pPr>
            <w:r>
              <w:rPr>
                <w:rFonts w:eastAsia="Calibri" w:cstheme="minorHAnsi"/>
                <w:szCs w:val="20"/>
                <w:lang w:val="en-GB"/>
              </w:rPr>
              <w:t>Set to null if not used.</w:t>
            </w:r>
          </w:p>
        </w:tc>
      </w:tr>
    </w:tbl>
    <w:p w14:paraId="0B8BE2FA" w14:textId="77777777" w:rsidR="0042274E" w:rsidRDefault="0042274E" w:rsidP="0042274E">
      <w:pPr>
        <w:spacing w:before="120"/>
        <w:jc w:val="both"/>
        <w:rPr>
          <w:rFonts w:cstheme="minorHAnsi"/>
          <w:sz w:val="22"/>
          <w:szCs w:val="22"/>
        </w:rPr>
      </w:pPr>
      <w:r>
        <w:rPr>
          <w:rFonts w:cstheme="minorHAnsi"/>
          <w:sz w:val="22"/>
          <w:szCs w:val="22"/>
        </w:rPr>
        <w:t>Optional Fields:</w:t>
      </w:r>
    </w:p>
    <w:p w14:paraId="108F5861" w14:textId="77777777" w:rsidR="0042274E" w:rsidRDefault="0042274E" w:rsidP="0042274E">
      <w:pPr>
        <w:spacing w:before="120"/>
        <w:jc w:val="both"/>
        <w:rPr>
          <w:rFonts w:cstheme="minorHAnsi"/>
          <w:sz w:val="22"/>
          <w:szCs w:val="22"/>
        </w:rPr>
      </w:pPr>
      <w:r>
        <w:rPr>
          <w:rFonts w:cstheme="minorHAnsi"/>
          <w:sz w:val="22"/>
          <w:szCs w:val="22"/>
        </w:rPr>
        <w:t>There is no optional field for this message.</w:t>
      </w:r>
    </w:p>
    <w:p w14:paraId="663E469F" w14:textId="77777777" w:rsidR="0042274E" w:rsidRPr="007B13F9" w:rsidRDefault="0042274E" w:rsidP="0042274E">
      <w:pPr>
        <w:spacing w:before="120" w:after="120"/>
        <w:rPr>
          <w:rFonts w:cstheme="minorHAnsi"/>
          <w:sz w:val="22"/>
          <w:szCs w:val="22"/>
        </w:rPr>
      </w:pPr>
    </w:p>
    <w:p w14:paraId="7E28233D" w14:textId="77777777" w:rsidR="0042274E" w:rsidRPr="00417716" w:rsidRDefault="0042274E" w:rsidP="0042274E">
      <w:pPr>
        <w:pStyle w:val="Heading3"/>
        <w:rPr>
          <w:lang w:val="en-GB"/>
        </w:rPr>
      </w:pPr>
      <w:bookmarkStart w:id="722" w:name="_Toc170578880"/>
      <w:r>
        <w:rPr>
          <w:lang w:val="en-GB"/>
        </w:rPr>
        <w:t xml:space="preserve">Sequence Reset </w:t>
      </w:r>
      <w:r w:rsidRPr="00931B7A">
        <w:rPr>
          <w:lang w:val="en-GB"/>
        </w:rPr>
        <w:t>(</w:t>
      </w:r>
      <w:r>
        <w:rPr>
          <w:lang w:val="en-GB"/>
        </w:rPr>
        <w:t>4</w:t>
      </w:r>
      <w:r w:rsidRPr="00417716">
        <w:rPr>
          <w:lang w:val="en-GB"/>
        </w:rPr>
        <w:t>)</w:t>
      </w:r>
      <w:bookmarkEnd w:id="722"/>
    </w:p>
    <w:p w14:paraId="64DCE76D" w14:textId="77777777" w:rsidR="0042274E" w:rsidRDefault="0042274E" w:rsidP="0042274E">
      <w:pPr>
        <w:spacing w:before="120" w:after="120"/>
        <w:rPr>
          <w:rFonts w:cstheme="minorHAnsi"/>
          <w:sz w:val="22"/>
          <w:szCs w:val="22"/>
        </w:rPr>
      </w:pPr>
      <w:r w:rsidRPr="00417716">
        <w:rPr>
          <w:rFonts w:cstheme="minorHAnsi"/>
          <w:sz w:val="22"/>
          <w:szCs w:val="22"/>
        </w:rPr>
        <w:t xml:space="preserve">This message can be initiated by both client and </w:t>
      </w:r>
      <w:r>
        <w:rPr>
          <w:rFonts w:cstheme="minorHAnsi"/>
          <w:sz w:val="22"/>
          <w:szCs w:val="22"/>
        </w:rPr>
        <w:t>gateway</w:t>
      </w:r>
      <w:r w:rsidRPr="00417716">
        <w:rPr>
          <w:rFonts w:cstheme="minorHAnsi"/>
          <w:sz w:val="22"/>
          <w:szCs w:val="22"/>
        </w:rPr>
        <w:t>.</w:t>
      </w:r>
    </w:p>
    <w:tbl>
      <w:tblPr>
        <w:tblW w:w="4995"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890"/>
        <w:gridCol w:w="7110"/>
      </w:tblGrid>
      <w:tr w:rsidR="0042274E" w:rsidRPr="003C47FD" w14:paraId="16839D11" w14:textId="77777777" w:rsidTr="00D96643">
        <w:trPr>
          <w:trHeight w:val="300"/>
        </w:trPr>
        <w:tc>
          <w:tcPr>
            <w:tcW w:w="1050" w:type="pct"/>
            <w:shd w:val="clear" w:color="auto" w:fill="C6D9F1" w:themeFill="text2" w:themeFillTint="33"/>
            <w:noWrap/>
          </w:tcPr>
          <w:p w14:paraId="09A71BA4" w14:textId="77777777" w:rsidR="0042274E" w:rsidRPr="003C47FD" w:rsidRDefault="0042274E" w:rsidP="00D96643">
            <w:pPr>
              <w:pStyle w:val="Tablehead"/>
              <w:spacing w:after="0"/>
              <w:rPr>
                <w:rFonts w:cstheme="minorHAnsi"/>
              </w:rPr>
            </w:pPr>
            <w:r>
              <w:rPr>
                <w:rFonts w:cstheme="minorHAnsi"/>
              </w:rPr>
              <w:lastRenderedPageBreak/>
              <w:t>Field Name</w:t>
            </w:r>
          </w:p>
        </w:tc>
        <w:tc>
          <w:tcPr>
            <w:tcW w:w="3950" w:type="pct"/>
            <w:shd w:val="clear" w:color="auto" w:fill="C6D9F1" w:themeFill="text2" w:themeFillTint="33"/>
          </w:tcPr>
          <w:p w14:paraId="6ADC0A4A"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1367EFDC"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522D431B" w14:textId="77777777" w:rsidR="0042274E" w:rsidRPr="00065BAC" w:rsidRDefault="0042274E" w:rsidP="00D96643">
            <w:pPr>
              <w:spacing w:before="60" w:after="60"/>
              <w:rPr>
                <w:rFonts w:cstheme="minorHAnsi"/>
                <w:szCs w:val="20"/>
                <w:lang w:val="en-GB"/>
              </w:rPr>
            </w:pPr>
            <w:r w:rsidRPr="00065BAC">
              <w:rPr>
                <w:rFonts w:cstheme="minorHAnsi"/>
                <w:szCs w:val="20"/>
              </w:rPr>
              <w:t>Gap Fill</w:t>
            </w:r>
          </w:p>
        </w:tc>
        <w:tc>
          <w:tcPr>
            <w:tcW w:w="3950" w:type="pct"/>
            <w:shd w:val="clear" w:color="auto" w:fill="F2F2F2" w:themeFill="background1" w:themeFillShade="F2"/>
          </w:tcPr>
          <w:p w14:paraId="2D7449E9" w14:textId="77777777" w:rsidR="0042274E" w:rsidRDefault="0042274E" w:rsidP="00D96643">
            <w:pPr>
              <w:spacing w:before="60" w:after="60"/>
              <w:rPr>
                <w:rFonts w:cstheme="minorHAnsi"/>
                <w:szCs w:val="20"/>
              </w:rPr>
            </w:pPr>
            <w:r w:rsidRPr="00065BAC">
              <w:rPr>
                <w:rFonts w:cstheme="minorHAnsi"/>
                <w:szCs w:val="20"/>
              </w:rPr>
              <w:t>Indicates whether the sequence number is to be interpreted in a RESET mode or a GAP-FILL mode.</w:t>
            </w:r>
          </w:p>
          <w:p w14:paraId="61444716" w14:textId="77777777" w:rsidR="0042274E" w:rsidRPr="00065BAC" w:rsidRDefault="0042274E" w:rsidP="00D96643">
            <w:pPr>
              <w:spacing w:before="60" w:after="60"/>
              <w:rPr>
                <w:rFonts w:cstheme="minorHAnsi"/>
                <w:szCs w:val="20"/>
              </w:rPr>
            </w:pPr>
            <w:r>
              <w:rPr>
                <w:rFonts w:cstheme="minorHAnsi"/>
                <w:szCs w:val="20"/>
              </w:rPr>
              <w:t xml:space="preserve">Must be set to </w:t>
            </w:r>
            <w:r w:rsidRPr="00065BAC">
              <w:rPr>
                <w:rFonts w:cstheme="minorHAnsi" w:hint="eastAsia"/>
                <w:szCs w:val="20"/>
              </w:rPr>
              <w:t>Y</w:t>
            </w:r>
            <w:r>
              <w:rPr>
                <w:rFonts w:cstheme="minorHAnsi"/>
                <w:szCs w:val="20"/>
              </w:rPr>
              <w:t xml:space="preserve"> (</w:t>
            </w:r>
            <w:r w:rsidRPr="00065BAC">
              <w:rPr>
                <w:rFonts w:cstheme="minorHAnsi" w:hint="eastAsia"/>
                <w:szCs w:val="20"/>
              </w:rPr>
              <w:t>Gap Fill</w:t>
            </w:r>
            <w:r>
              <w:rPr>
                <w:rFonts w:cstheme="minorHAnsi"/>
                <w:szCs w:val="20"/>
              </w:rPr>
              <w:t>).</w:t>
            </w:r>
          </w:p>
        </w:tc>
      </w:tr>
      <w:tr w:rsidR="0042274E" w:rsidRPr="00754E31" w14:paraId="3C0A4520"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15698EBC" w14:textId="77777777" w:rsidR="0042274E" w:rsidRPr="00065BAC" w:rsidRDefault="0042274E" w:rsidP="00D96643">
            <w:pPr>
              <w:spacing w:before="60" w:after="60"/>
              <w:rPr>
                <w:rFonts w:cstheme="minorHAnsi"/>
                <w:szCs w:val="20"/>
                <w:lang w:val="en-GB"/>
              </w:rPr>
            </w:pPr>
            <w:r w:rsidRPr="00065BAC">
              <w:rPr>
                <w:rFonts w:cstheme="minorHAnsi"/>
                <w:szCs w:val="20"/>
              </w:rPr>
              <w:t xml:space="preserve">New </w:t>
            </w:r>
            <w:r>
              <w:rPr>
                <w:rFonts w:cstheme="minorHAnsi"/>
                <w:szCs w:val="20"/>
              </w:rPr>
              <w:t>SeqNum</w:t>
            </w:r>
          </w:p>
        </w:tc>
        <w:tc>
          <w:tcPr>
            <w:tcW w:w="3950" w:type="pct"/>
            <w:shd w:val="clear" w:color="auto" w:fill="F2F2F2" w:themeFill="background1" w:themeFillShade="F2"/>
          </w:tcPr>
          <w:p w14:paraId="0D958489" w14:textId="77777777" w:rsidR="0042274E" w:rsidRPr="00065BAC" w:rsidRDefault="0042274E" w:rsidP="00D96643">
            <w:pPr>
              <w:spacing w:before="60" w:after="60"/>
              <w:rPr>
                <w:rFonts w:eastAsia="Times New Roman" w:cstheme="minorHAnsi"/>
                <w:color w:val="000000"/>
                <w:szCs w:val="20"/>
                <w:lang w:val="en-GB" w:eastAsia="en-US"/>
              </w:rPr>
            </w:pPr>
            <w:r w:rsidRPr="00065BAC">
              <w:rPr>
                <w:rFonts w:eastAsia="Times New Roman" w:cstheme="minorHAnsi"/>
                <w:color w:val="000000"/>
                <w:szCs w:val="20"/>
                <w:lang w:val="en-GB" w:eastAsia="en-US"/>
              </w:rPr>
              <w:t>Sequence number of the next message to be transmitted</w:t>
            </w:r>
            <w:r>
              <w:rPr>
                <w:rFonts w:eastAsia="Times New Roman" w:cstheme="minorHAnsi"/>
                <w:color w:val="000000"/>
                <w:szCs w:val="20"/>
                <w:lang w:val="en-GB" w:eastAsia="en-US"/>
              </w:rPr>
              <w:t>.</w:t>
            </w:r>
          </w:p>
        </w:tc>
      </w:tr>
    </w:tbl>
    <w:p w14:paraId="710AAFCB" w14:textId="77777777" w:rsidR="0042274E" w:rsidRDefault="0042274E" w:rsidP="0042274E">
      <w:pPr>
        <w:spacing w:before="120"/>
        <w:jc w:val="both"/>
        <w:rPr>
          <w:rFonts w:cstheme="minorHAnsi"/>
          <w:sz w:val="22"/>
          <w:szCs w:val="22"/>
        </w:rPr>
      </w:pPr>
      <w:r>
        <w:rPr>
          <w:rFonts w:cstheme="minorHAnsi"/>
          <w:sz w:val="22"/>
          <w:szCs w:val="22"/>
        </w:rPr>
        <w:t>Optional Fields:</w:t>
      </w:r>
    </w:p>
    <w:p w14:paraId="4206F06A" w14:textId="77777777" w:rsidR="0042274E" w:rsidRDefault="0042274E" w:rsidP="0042274E">
      <w:pPr>
        <w:spacing w:before="120"/>
        <w:jc w:val="both"/>
        <w:rPr>
          <w:rFonts w:cstheme="minorHAnsi"/>
          <w:sz w:val="22"/>
          <w:szCs w:val="22"/>
        </w:rPr>
      </w:pPr>
      <w:r>
        <w:rPr>
          <w:rFonts w:cstheme="minorHAnsi"/>
          <w:sz w:val="22"/>
          <w:szCs w:val="22"/>
        </w:rPr>
        <w:t>There is no optional field for this message.</w:t>
      </w:r>
    </w:p>
    <w:p w14:paraId="1F41DB1E" w14:textId="77777777" w:rsidR="0042274E" w:rsidRPr="007B13F9" w:rsidRDefault="0042274E" w:rsidP="0042274E">
      <w:pPr>
        <w:spacing w:before="120" w:after="120"/>
        <w:rPr>
          <w:rFonts w:cstheme="minorHAnsi"/>
          <w:sz w:val="22"/>
          <w:szCs w:val="22"/>
        </w:rPr>
      </w:pPr>
    </w:p>
    <w:p w14:paraId="3C7FC1C0" w14:textId="77777777" w:rsidR="0042274E" w:rsidRPr="00417716" w:rsidRDefault="0042274E" w:rsidP="0042274E">
      <w:pPr>
        <w:pStyle w:val="Heading3"/>
        <w:rPr>
          <w:lang w:val="en-GB"/>
        </w:rPr>
      </w:pPr>
      <w:bookmarkStart w:id="723" w:name="_Toc170578881"/>
      <w:r>
        <w:rPr>
          <w:lang w:val="en-GB"/>
        </w:rPr>
        <w:t xml:space="preserve">Business Message Reject </w:t>
      </w:r>
      <w:r w:rsidRPr="00931B7A">
        <w:rPr>
          <w:lang w:val="en-GB"/>
        </w:rPr>
        <w:t>(</w:t>
      </w:r>
      <w:r>
        <w:rPr>
          <w:lang w:val="en-GB"/>
        </w:rPr>
        <w:t>8</w:t>
      </w:r>
      <w:r w:rsidRPr="00417716">
        <w:rPr>
          <w:lang w:val="en-GB"/>
        </w:rPr>
        <w:t>)</w:t>
      </w:r>
      <w:bookmarkEnd w:id="723"/>
    </w:p>
    <w:p w14:paraId="0C38B0E7" w14:textId="77777777" w:rsidR="0042274E" w:rsidRDefault="0042274E" w:rsidP="0042274E">
      <w:pPr>
        <w:spacing w:before="120" w:after="120"/>
        <w:rPr>
          <w:rFonts w:cstheme="minorHAnsi"/>
          <w:sz w:val="22"/>
          <w:szCs w:val="22"/>
        </w:rPr>
      </w:pPr>
      <w:r w:rsidRPr="00417716">
        <w:rPr>
          <w:rFonts w:cstheme="minorHAnsi"/>
          <w:sz w:val="22"/>
          <w:szCs w:val="22"/>
        </w:rPr>
        <w:t xml:space="preserve">This message can be initiated by both client and </w:t>
      </w:r>
      <w:r>
        <w:rPr>
          <w:rFonts w:cstheme="minorHAnsi"/>
          <w:sz w:val="22"/>
          <w:szCs w:val="22"/>
        </w:rPr>
        <w:t>gateway</w:t>
      </w:r>
      <w:r w:rsidRPr="00417716">
        <w:rPr>
          <w:rFonts w:cstheme="minorHAnsi"/>
          <w:sz w:val="22"/>
          <w:szCs w:val="22"/>
        </w:rPr>
        <w:t>.</w:t>
      </w:r>
    </w:p>
    <w:tbl>
      <w:tblPr>
        <w:tblW w:w="4995"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890"/>
        <w:gridCol w:w="7110"/>
      </w:tblGrid>
      <w:tr w:rsidR="0042274E" w:rsidRPr="007840A6" w14:paraId="689302FE" w14:textId="77777777" w:rsidTr="00D96643">
        <w:trPr>
          <w:trHeight w:val="300"/>
        </w:trPr>
        <w:tc>
          <w:tcPr>
            <w:tcW w:w="1050" w:type="pct"/>
            <w:shd w:val="clear" w:color="auto" w:fill="C6D9F1" w:themeFill="text2" w:themeFillTint="33"/>
            <w:noWrap/>
          </w:tcPr>
          <w:p w14:paraId="75E752B3" w14:textId="77777777" w:rsidR="0042274E" w:rsidRPr="007840A6" w:rsidRDefault="0042274E" w:rsidP="00D96643">
            <w:pPr>
              <w:pStyle w:val="Tablehead"/>
              <w:spacing w:after="0"/>
              <w:rPr>
                <w:rFonts w:cstheme="minorHAnsi"/>
              </w:rPr>
            </w:pPr>
            <w:r w:rsidRPr="007840A6">
              <w:rPr>
                <w:rFonts w:cstheme="minorHAnsi"/>
              </w:rPr>
              <w:t>Field Name</w:t>
            </w:r>
          </w:p>
        </w:tc>
        <w:tc>
          <w:tcPr>
            <w:tcW w:w="3950" w:type="pct"/>
            <w:shd w:val="clear" w:color="auto" w:fill="C6D9F1" w:themeFill="text2" w:themeFillTint="33"/>
          </w:tcPr>
          <w:p w14:paraId="465C937D" w14:textId="77777777" w:rsidR="0042274E" w:rsidRPr="007840A6" w:rsidRDefault="0042274E" w:rsidP="00D96643">
            <w:pPr>
              <w:pStyle w:val="Tablehead"/>
              <w:spacing w:after="0"/>
              <w:jc w:val="left"/>
              <w:rPr>
                <w:rFonts w:cstheme="minorHAnsi"/>
              </w:rPr>
            </w:pPr>
            <w:r w:rsidRPr="007840A6">
              <w:rPr>
                <w:rFonts w:cstheme="minorHAnsi"/>
              </w:rPr>
              <w:t>Description</w:t>
            </w:r>
          </w:p>
        </w:tc>
      </w:tr>
      <w:tr w:rsidR="0042274E" w:rsidRPr="00C87129" w14:paraId="60C422DE" w14:textId="77777777" w:rsidTr="00D96643">
        <w:tblPrEx>
          <w:tblLook w:val="01E0" w:firstRow="1" w:lastRow="1" w:firstColumn="1" w:lastColumn="1" w:noHBand="0" w:noVBand="0"/>
        </w:tblPrEx>
        <w:trPr>
          <w:trHeight w:val="343"/>
        </w:trPr>
        <w:tc>
          <w:tcPr>
            <w:tcW w:w="1050" w:type="pct"/>
            <w:shd w:val="clear" w:color="auto" w:fill="F2F2F2" w:themeFill="background1" w:themeFillShade="F2"/>
          </w:tcPr>
          <w:p w14:paraId="6AE6A948" w14:textId="77777777" w:rsidR="0042274E" w:rsidRPr="00C87129" w:rsidRDefault="0042274E" w:rsidP="00D96643">
            <w:pPr>
              <w:spacing w:before="60" w:after="60"/>
              <w:rPr>
                <w:rFonts w:eastAsia="Calibri" w:cstheme="minorHAnsi"/>
                <w:szCs w:val="20"/>
              </w:rPr>
            </w:pPr>
            <w:r w:rsidRPr="00C87129">
              <w:rPr>
                <w:rFonts w:eastAsia="Calibri" w:cstheme="minorHAnsi"/>
                <w:szCs w:val="20"/>
              </w:rPr>
              <w:t xml:space="preserve">Business Reject Code </w:t>
            </w:r>
          </w:p>
        </w:tc>
        <w:tc>
          <w:tcPr>
            <w:tcW w:w="3950" w:type="pct"/>
            <w:shd w:val="clear" w:color="auto" w:fill="F2F2F2" w:themeFill="background1" w:themeFillShade="F2"/>
          </w:tcPr>
          <w:p w14:paraId="2DF91549" w14:textId="77777777" w:rsidR="0042274E" w:rsidRDefault="0042274E" w:rsidP="00D96643">
            <w:pPr>
              <w:spacing w:before="60" w:after="60"/>
              <w:rPr>
                <w:rFonts w:eastAsia="Calibri" w:cstheme="minorHAnsi"/>
                <w:szCs w:val="20"/>
                <w:lang w:val="en-GB"/>
              </w:rPr>
            </w:pPr>
            <w:r w:rsidRPr="00C87129">
              <w:rPr>
                <w:rFonts w:eastAsia="Calibri" w:cstheme="minorHAnsi"/>
                <w:szCs w:val="20"/>
                <w:lang w:val="en-GB"/>
              </w:rPr>
              <w:t>Code specifying the reason for the rejection of the message</w:t>
            </w:r>
            <w:r>
              <w:rPr>
                <w:rFonts w:eastAsia="Calibri" w:cstheme="minorHAnsi"/>
                <w:szCs w:val="20"/>
                <w:lang w:val="en-GB"/>
              </w:rPr>
              <w:t>:</w:t>
            </w:r>
          </w:p>
          <w:p w14:paraId="47B25B2D" w14:textId="77777777" w:rsidR="0042274E" w:rsidRDefault="0042274E" w:rsidP="00D96643">
            <w:pPr>
              <w:pStyle w:val="ListParagraph"/>
              <w:numPr>
                <w:ilvl w:val="0"/>
                <w:numId w:val="21"/>
              </w:numPr>
              <w:spacing w:before="60" w:after="60"/>
              <w:rPr>
                <w:rFonts w:eastAsiaTheme="minorHAnsi" w:cstheme="minorHAnsi"/>
                <w:szCs w:val="20"/>
                <w:lang w:val="en-GB"/>
              </w:rPr>
            </w:pPr>
            <w:r>
              <w:rPr>
                <w:rFonts w:eastAsiaTheme="minorHAnsi" w:cstheme="minorHAnsi"/>
                <w:szCs w:val="20"/>
                <w:lang w:val="en-GB"/>
              </w:rPr>
              <w:t>0 = Other</w:t>
            </w:r>
          </w:p>
          <w:p w14:paraId="20609608" w14:textId="77777777" w:rsidR="0042274E" w:rsidRDefault="0042274E" w:rsidP="00D96643">
            <w:pPr>
              <w:pStyle w:val="ListParagraph"/>
              <w:numPr>
                <w:ilvl w:val="0"/>
                <w:numId w:val="21"/>
              </w:numPr>
              <w:spacing w:before="60" w:after="60"/>
              <w:rPr>
                <w:rFonts w:eastAsiaTheme="minorHAnsi" w:cstheme="minorHAnsi"/>
                <w:szCs w:val="20"/>
                <w:lang w:val="en-GB"/>
              </w:rPr>
            </w:pPr>
            <w:r>
              <w:rPr>
                <w:rFonts w:eastAsiaTheme="minorHAnsi" w:cstheme="minorHAnsi"/>
                <w:szCs w:val="20"/>
                <w:lang w:val="en-GB"/>
              </w:rPr>
              <w:t>1 = Unknown ID</w:t>
            </w:r>
          </w:p>
          <w:p w14:paraId="34686BBA" w14:textId="77777777" w:rsidR="0042274E" w:rsidRDefault="0042274E" w:rsidP="00D96643">
            <w:pPr>
              <w:pStyle w:val="ListParagraph"/>
              <w:numPr>
                <w:ilvl w:val="0"/>
                <w:numId w:val="21"/>
              </w:numPr>
              <w:spacing w:before="60" w:after="60"/>
              <w:rPr>
                <w:rFonts w:eastAsiaTheme="minorHAnsi" w:cstheme="minorHAnsi"/>
                <w:szCs w:val="20"/>
                <w:lang w:val="en-GB"/>
              </w:rPr>
            </w:pPr>
            <w:r>
              <w:rPr>
                <w:rFonts w:eastAsiaTheme="minorHAnsi" w:cstheme="minorHAnsi"/>
                <w:szCs w:val="20"/>
                <w:lang w:val="en-GB"/>
              </w:rPr>
              <w:t>2 = Unknown Security</w:t>
            </w:r>
          </w:p>
          <w:p w14:paraId="24F9889A" w14:textId="77777777" w:rsidR="0042274E" w:rsidRPr="00DB62AD" w:rsidRDefault="0042274E" w:rsidP="00D96643">
            <w:pPr>
              <w:pStyle w:val="ListParagraph"/>
              <w:numPr>
                <w:ilvl w:val="0"/>
                <w:numId w:val="21"/>
              </w:numPr>
              <w:spacing w:before="60" w:after="60"/>
              <w:rPr>
                <w:rFonts w:eastAsiaTheme="minorHAnsi" w:cstheme="minorHAnsi"/>
                <w:szCs w:val="20"/>
                <w:lang w:val="en-GB"/>
              </w:rPr>
            </w:pPr>
            <w:r>
              <w:rPr>
                <w:rFonts w:eastAsiaTheme="minorHAnsi" w:cstheme="minorHAnsi"/>
                <w:szCs w:val="20"/>
                <w:lang w:val="en-GB"/>
              </w:rPr>
              <w:t>5 = Conditionally required field missing</w:t>
            </w:r>
          </w:p>
          <w:p w14:paraId="13FA411B" w14:textId="77777777" w:rsidR="0042274E" w:rsidRPr="00414BBF" w:rsidRDefault="0042274E" w:rsidP="00D96643">
            <w:pPr>
              <w:pStyle w:val="ListParagraph"/>
              <w:keepNext/>
              <w:numPr>
                <w:ilvl w:val="0"/>
                <w:numId w:val="21"/>
              </w:numPr>
              <w:spacing w:before="60" w:after="60"/>
              <w:rPr>
                <w:rFonts w:eastAsiaTheme="minorHAnsi" w:cstheme="minorHAnsi"/>
                <w:szCs w:val="20"/>
                <w:lang w:val="en-GB"/>
              </w:rPr>
            </w:pPr>
            <w:r w:rsidRPr="00C87129">
              <w:rPr>
                <w:rFonts w:eastAsiaTheme="minorHAnsi" w:cstheme="minorHAnsi"/>
                <w:szCs w:val="20"/>
              </w:rPr>
              <w:t xml:space="preserve">8 = Throttle </w:t>
            </w:r>
            <w:r>
              <w:rPr>
                <w:rFonts w:eastAsiaTheme="minorHAnsi" w:cstheme="minorHAnsi"/>
                <w:szCs w:val="20"/>
              </w:rPr>
              <w:t>l</w:t>
            </w:r>
            <w:r w:rsidRPr="00C87129">
              <w:rPr>
                <w:rFonts w:eastAsiaTheme="minorHAnsi" w:cstheme="minorHAnsi"/>
                <w:szCs w:val="20"/>
              </w:rPr>
              <w:t xml:space="preserve">imit exceeded </w:t>
            </w:r>
          </w:p>
          <w:p w14:paraId="02A07564" w14:textId="77777777" w:rsidR="0042274E" w:rsidRPr="00414BBF" w:rsidRDefault="0042274E" w:rsidP="00D96643">
            <w:pPr>
              <w:spacing w:before="60" w:after="60"/>
              <w:rPr>
                <w:rFonts w:eastAsiaTheme="minorHAnsi" w:cstheme="minorHAnsi"/>
                <w:szCs w:val="20"/>
                <w:lang w:val="en-GB"/>
              </w:rPr>
            </w:pPr>
            <w:r w:rsidRPr="00414BBF">
              <w:rPr>
                <w:rFonts w:cs="Arial"/>
                <w:szCs w:val="20"/>
                <w:lang w:val="en-GB"/>
              </w:rPr>
              <w:t>In case the Business</w:t>
            </w:r>
            <w:r>
              <w:rPr>
                <w:rFonts w:cs="Arial"/>
                <w:szCs w:val="20"/>
                <w:lang w:val="en-GB"/>
              </w:rPr>
              <w:t xml:space="preserve"> </w:t>
            </w:r>
            <w:r w:rsidRPr="00414BBF">
              <w:rPr>
                <w:rFonts w:cs="Arial"/>
                <w:szCs w:val="20"/>
                <w:lang w:val="en-GB"/>
              </w:rPr>
              <w:t>Rejec</w:t>
            </w:r>
            <w:r>
              <w:rPr>
                <w:rFonts w:cs="Arial"/>
                <w:szCs w:val="20"/>
                <w:lang w:val="en-GB"/>
              </w:rPr>
              <w:t>t Code = 8 (</w:t>
            </w:r>
            <w:r w:rsidRPr="00414BBF">
              <w:rPr>
                <w:rFonts w:cs="Arial"/>
                <w:szCs w:val="20"/>
                <w:lang w:val="en-GB"/>
              </w:rPr>
              <w:t xml:space="preserve">Throttle Limit </w:t>
            </w:r>
            <w:r>
              <w:rPr>
                <w:rFonts w:cs="Arial"/>
                <w:szCs w:val="20"/>
                <w:lang w:val="en-GB"/>
              </w:rPr>
              <w:t>e</w:t>
            </w:r>
            <w:r w:rsidRPr="00414BBF">
              <w:rPr>
                <w:rFonts w:cs="Arial"/>
                <w:szCs w:val="20"/>
                <w:lang w:val="en-GB"/>
              </w:rPr>
              <w:t>xceeded</w:t>
            </w:r>
            <w:r>
              <w:rPr>
                <w:rFonts w:cs="Arial"/>
                <w:szCs w:val="20"/>
                <w:lang w:val="en-GB"/>
              </w:rPr>
              <w:t xml:space="preserve">), then the Reason </w:t>
            </w:r>
            <w:r w:rsidRPr="00414BBF">
              <w:rPr>
                <w:rFonts w:cs="Arial"/>
                <w:szCs w:val="20"/>
                <w:lang w:val="en-GB"/>
              </w:rPr>
              <w:t>field will indicate the remaining throttle interval time in milliseconds</w:t>
            </w:r>
            <w:r>
              <w:rPr>
                <w:rFonts w:cs="Arial"/>
                <w:szCs w:val="20"/>
                <w:lang w:val="en-GB"/>
              </w:rPr>
              <w:t xml:space="preserve">. </w:t>
            </w:r>
          </w:p>
        </w:tc>
      </w:tr>
      <w:tr w:rsidR="0042274E" w:rsidRPr="00C87129" w14:paraId="4E778AC1" w14:textId="77777777" w:rsidTr="00D96643">
        <w:tblPrEx>
          <w:tblLook w:val="01E0" w:firstRow="1" w:lastRow="1" w:firstColumn="1" w:lastColumn="1" w:noHBand="0" w:noVBand="0"/>
        </w:tblPrEx>
        <w:trPr>
          <w:trHeight w:val="343"/>
        </w:trPr>
        <w:tc>
          <w:tcPr>
            <w:tcW w:w="1050" w:type="pct"/>
            <w:shd w:val="clear" w:color="auto" w:fill="F2F2F2" w:themeFill="background1" w:themeFillShade="F2"/>
          </w:tcPr>
          <w:p w14:paraId="5F7A7890" w14:textId="77777777" w:rsidR="0042274E" w:rsidRPr="00C87129" w:rsidRDefault="0042274E" w:rsidP="00D96643">
            <w:pPr>
              <w:spacing w:before="60" w:after="60"/>
              <w:rPr>
                <w:rFonts w:eastAsia="Calibri" w:cstheme="minorHAnsi"/>
                <w:szCs w:val="20"/>
              </w:rPr>
            </w:pPr>
            <w:r>
              <w:rPr>
                <w:rFonts w:cstheme="minorHAnsi"/>
                <w:szCs w:val="20"/>
                <w:lang w:val="en-GB"/>
              </w:rPr>
              <w:t>Reason</w:t>
            </w:r>
          </w:p>
        </w:tc>
        <w:tc>
          <w:tcPr>
            <w:tcW w:w="3950" w:type="pct"/>
            <w:shd w:val="clear" w:color="auto" w:fill="F2F2F2" w:themeFill="background1" w:themeFillShade="F2"/>
          </w:tcPr>
          <w:p w14:paraId="78701BF4" w14:textId="77777777" w:rsidR="0042274E" w:rsidRDefault="0042274E" w:rsidP="00D96643">
            <w:pPr>
              <w:spacing w:before="60" w:after="60"/>
              <w:rPr>
                <w:rFonts w:eastAsia="Calibri" w:cstheme="minorHAnsi"/>
                <w:szCs w:val="20"/>
                <w:lang w:val="en-GB"/>
              </w:rPr>
            </w:pPr>
            <w:r w:rsidRPr="00C87129">
              <w:rPr>
                <w:rFonts w:eastAsia="Calibri" w:cstheme="minorHAnsi"/>
                <w:szCs w:val="20"/>
                <w:lang w:val="en-GB"/>
              </w:rPr>
              <w:t>Textual reason for the reject.</w:t>
            </w:r>
          </w:p>
          <w:p w14:paraId="7FED5234" w14:textId="77777777" w:rsidR="0042274E" w:rsidRPr="00C87129" w:rsidRDefault="0042274E" w:rsidP="00D96643">
            <w:pPr>
              <w:spacing w:before="60" w:after="60"/>
              <w:rPr>
                <w:rFonts w:eastAsia="Calibri" w:cstheme="minorHAnsi"/>
                <w:szCs w:val="20"/>
              </w:rPr>
            </w:pPr>
            <w:r>
              <w:rPr>
                <w:rFonts w:eastAsia="Calibri" w:cstheme="minorHAnsi"/>
                <w:szCs w:val="20"/>
                <w:lang w:val="en-GB"/>
              </w:rPr>
              <w:t>Set to null if not used.</w:t>
            </w:r>
          </w:p>
        </w:tc>
      </w:tr>
      <w:tr w:rsidR="0042274E" w:rsidRPr="00C87129" w14:paraId="74E912FA" w14:textId="77777777" w:rsidTr="00D96643">
        <w:tblPrEx>
          <w:tblLook w:val="01E0" w:firstRow="1" w:lastRow="1" w:firstColumn="1" w:lastColumn="1" w:noHBand="0" w:noVBand="0"/>
        </w:tblPrEx>
        <w:trPr>
          <w:trHeight w:val="343"/>
        </w:trPr>
        <w:tc>
          <w:tcPr>
            <w:tcW w:w="1050" w:type="pct"/>
            <w:shd w:val="clear" w:color="auto" w:fill="F2F2F2" w:themeFill="background1" w:themeFillShade="F2"/>
          </w:tcPr>
          <w:p w14:paraId="5B12DD50" w14:textId="77777777" w:rsidR="0042274E" w:rsidRPr="00C87129" w:rsidRDefault="0042274E" w:rsidP="00D96643">
            <w:pPr>
              <w:spacing w:before="60" w:after="60"/>
              <w:rPr>
                <w:rFonts w:eastAsia="Calibri" w:cstheme="minorHAnsi"/>
                <w:szCs w:val="20"/>
              </w:rPr>
            </w:pPr>
            <w:r w:rsidRPr="00C87129">
              <w:rPr>
                <w:rFonts w:eastAsia="Calibri" w:cstheme="minorHAnsi"/>
                <w:szCs w:val="20"/>
              </w:rPr>
              <w:t xml:space="preserve">Reference Message </w:t>
            </w:r>
            <w:r>
              <w:rPr>
                <w:rFonts w:eastAsia="Calibri" w:cstheme="minorHAnsi"/>
                <w:szCs w:val="20"/>
              </w:rPr>
              <w:t>ID</w:t>
            </w:r>
            <w:r w:rsidRPr="00C87129">
              <w:rPr>
                <w:rFonts w:eastAsia="Calibri" w:cstheme="minorHAnsi"/>
                <w:szCs w:val="20"/>
              </w:rPr>
              <w:t xml:space="preserve"> </w:t>
            </w:r>
          </w:p>
        </w:tc>
        <w:tc>
          <w:tcPr>
            <w:tcW w:w="3950" w:type="pct"/>
            <w:shd w:val="clear" w:color="auto" w:fill="F2F2F2" w:themeFill="background1" w:themeFillShade="F2"/>
          </w:tcPr>
          <w:p w14:paraId="7DC11FAC" w14:textId="77777777" w:rsidR="0042274E" w:rsidRPr="00C87129" w:rsidRDefault="0042274E" w:rsidP="00D96643">
            <w:pPr>
              <w:spacing w:before="60" w:after="60"/>
              <w:rPr>
                <w:rFonts w:eastAsia="Calibri" w:cstheme="minorHAnsi"/>
                <w:szCs w:val="20"/>
              </w:rPr>
            </w:pPr>
            <w:r>
              <w:rPr>
                <w:rFonts w:cstheme="minorHAnsi"/>
                <w:szCs w:val="20"/>
                <w:lang w:val="en-GB"/>
              </w:rPr>
              <w:t>M</w:t>
            </w:r>
            <w:r w:rsidRPr="00AB1EC6">
              <w:rPr>
                <w:rFonts w:cstheme="minorHAnsi"/>
                <w:szCs w:val="20"/>
                <w:lang w:val="en-GB"/>
              </w:rPr>
              <w:t xml:space="preserve">essage </w:t>
            </w:r>
            <w:r>
              <w:rPr>
                <w:rFonts w:cstheme="minorHAnsi"/>
                <w:szCs w:val="20"/>
                <w:lang w:val="en-GB"/>
              </w:rPr>
              <w:t xml:space="preserve">ID that has been </w:t>
            </w:r>
            <w:r w:rsidRPr="00AB1EC6">
              <w:rPr>
                <w:rFonts w:cstheme="minorHAnsi"/>
                <w:szCs w:val="20"/>
                <w:lang w:val="en-GB"/>
              </w:rPr>
              <w:t>rejected.</w:t>
            </w:r>
          </w:p>
        </w:tc>
      </w:tr>
      <w:tr w:rsidR="0042274E" w:rsidRPr="00C87129" w14:paraId="0AF6133D" w14:textId="77777777" w:rsidTr="00D96643">
        <w:tblPrEx>
          <w:tblLook w:val="01E0" w:firstRow="1" w:lastRow="1" w:firstColumn="1" w:lastColumn="1" w:noHBand="0" w:noVBand="0"/>
        </w:tblPrEx>
        <w:trPr>
          <w:trHeight w:val="343"/>
        </w:trPr>
        <w:tc>
          <w:tcPr>
            <w:tcW w:w="1050" w:type="pct"/>
            <w:shd w:val="clear" w:color="auto" w:fill="F2F2F2" w:themeFill="background1" w:themeFillShade="F2"/>
          </w:tcPr>
          <w:p w14:paraId="2C89E6A6" w14:textId="77777777" w:rsidR="0042274E" w:rsidRPr="00C87129" w:rsidRDefault="0042274E" w:rsidP="00D96643">
            <w:pPr>
              <w:spacing w:before="60" w:after="60"/>
              <w:rPr>
                <w:rFonts w:eastAsia="Calibri" w:cstheme="minorHAnsi"/>
                <w:szCs w:val="20"/>
              </w:rPr>
            </w:pPr>
            <w:r w:rsidRPr="00C87129">
              <w:rPr>
                <w:rFonts w:eastAsia="Calibri" w:cstheme="minorHAnsi"/>
                <w:szCs w:val="20"/>
              </w:rPr>
              <w:t xml:space="preserve">Reference Field Name </w:t>
            </w:r>
          </w:p>
        </w:tc>
        <w:tc>
          <w:tcPr>
            <w:tcW w:w="3950" w:type="pct"/>
            <w:shd w:val="clear" w:color="auto" w:fill="F2F2F2" w:themeFill="background1" w:themeFillShade="F2"/>
          </w:tcPr>
          <w:p w14:paraId="41624273" w14:textId="77777777" w:rsidR="0042274E" w:rsidRDefault="0042274E" w:rsidP="00D96643">
            <w:pPr>
              <w:spacing w:before="60" w:after="60"/>
              <w:rPr>
                <w:rFonts w:eastAsia="Calibri" w:cstheme="minorHAnsi"/>
                <w:szCs w:val="20"/>
                <w:lang w:val="en-GB"/>
              </w:rPr>
            </w:pPr>
            <w:r w:rsidRPr="00C87129">
              <w:rPr>
                <w:rFonts w:eastAsia="Calibri" w:cstheme="minorHAnsi"/>
                <w:szCs w:val="20"/>
                <w:lang w:val="en-GB"/>
              </w:rPr>
              <w:t>Name of the field (as per the data dictionary) which caused the rejection if it is available</w:t>
            </w:r>
            <w:r>
              <w:rPr>
                <w:rFonts w:eastAsia="Calibri" w:cstheme="minorHAnsi"/>
                <w:szCs w:val="20"/>
                <w:lang w:val="en-GB"/>
              </w:rPr>
              <w:t>.</w:t>
            </w:r>
          </w:p>
          <w:p w14:paraId="719C0EF0" w14:textId="77777777" w:rsidR="0042274E" w:rsidRPr="00C87129" w:rsidRDefault="0042274E" w:rsidP="00D96643">
            <w:pPr>
              <w:spacing w:before="60" w:after="60"/>
              <w:rPr>
                <w:rFonts w:eastAsia="Calibri" w:cstheme="minorHAnsi"/>
                <w:szCs w:val="20"/>
              </w:rPr>
            </w:pPr>
            <w:r>
              <w:rPr>
                <w:rFonts w:eastAsia="Calibri" w:cstheme="minorHAnsi"/>
                <w:szCs w:val="20"/>
                <w:lang w:val="en-GB"/>
              </w:rPr>
              <w:t>Set to null if not used.</w:t>
            </w:r>
          </w:p>
        </w:tc>
      </w:tr>
      <w:tr w:rsidR="0042274E" w:rsidRPr="00C87129" w14:paraId="70647842" w14:textId="77777777" w:rsidTr="00D96643">
        <w:tblPrEx>
          <w:tblLook w:val="01E0" w:firstRow="1" w:lastRow="1" w:firstColumn="1" w:lastColumn="1" w:noHBand="0" w:noVBand="0"/>
        </w:tblPrEx>
        <w:trPr>
          <w:trHeight w:val="343"/>
        </w:trPr>
        <w:tc>
          <w:tcPr>
            <w:tcW w:w="1050" w:type="pct"/>
            <w:shd w:val="clear" w:color="auto" w:fill="F2F2F2" w:themeFill="background1" w:themeFillShade="F2"/>
          </w:tcPr>
          <w:p w14:paraId="1D4CBCFD" w14:textId="77777777" w:rsidR="0042274E" w:rsidRPr="00C87129" w:rsidRDefault="0042274E" w:rsidP="00D96643">
            <w:pPr>
              <w:spacing w:before="60" w:after="60"/>
              <w:rPr>
                <w:rFonts w:eastAsia="Calibri" w:cstheme="minorHAnsi"/>
                <w:szCs w:val="20"/>
              </w:rPr>
            </w:pPr>
            <w:r w:rsidRPr="00C87129">
              <w:rPr>
                <w:rFonts w:eastAsia="Calibri" w:cstheme="minorHAnsi"/>
                <w:szCs w:val="20"/>
              </w:rPr>
              <w:t xml:space="preserve">Reference </w:t>
            </w:r>
            <w:r>
              <w:rPr>
                <w:rFonts w:eastAsia="Calibri" w:cstheme="minorHAnsi"/>
                <w:szCs w:val="20"/>
              </w:rPr>
              <w:t>MsgSeqNum</w:t>
            </w:r>
          </w:p>
        </w:tc>
        <w:tc>
          <w:tcPr>
            <w:tcW w:w="3950" w:type="pct"/>
            <w:shd w:val="clear" w:color="auto" w:fill="F2F2F2" w:themeFill="background1" w:themeFillShade="F2"/>
          </w:tcPr>
          <w:p w14:paraId="23FB07BC" w14:textId="77777777" w:rsidR="0042274E" w:rsidRPr="00C87129" w:rsidRDefault="0042274E" w:rsidP="00D96643">
            <w:pPr>
              <w:spacing w:before="60" w:after="60"/>
              <w:rPr>
                <w:rFonts w:eastAsia="Calibri" w:cstheme="minorHAnsi"/>
                <w:szCs w:val="20"/>
              </w:rPr>
            </w:pPr>
            <w:r w:rsidRPr="00C87129">
              <w:rPr>
                <w:rFonts w:eastAsia="Calibri" w:cstheme="minorHAnsi"/>
                <w:szCs w:val="20"/>
                <w:lang w:val="en-GB"/>
              </w:rPr>
              <w:t>Sequence number of the message which caused the rejection</w:t>
            </w:r>
          </w:p>
        </w:tc>
      </w:tr>
      <w:tr w:rsidR="0042274E" w:rsidRPr="00C87129" w14:paraId="6FCFE1DF" w14:textId="77777777" w:rsidTr="00D96643">
        <w:tblPrEx>
          <w:tblLook w:val="01E0" w:firstRow="1" w:lastRow="1" w:firstColumn="1" w:lastColumn="1" w:noHBand="0" w:noVBand="0"/>
        </w:tblPrEx>
        <w:trPr>
          <w:trHeight w:val="343"/>
        </w:trPr>
        <w:tc>
          <w:tcPr>
            <w:tcW w:w="1050" w:type="pct"/>
            <w:shd w:val="clear" w:color="auto" w:fill="F2F2F2" w:themeFill="background1" w:themeFillShade="F2"/>
          </w:tcPr>
          <w:p w14:paraId="59666852" w14:textId="77777777" w:rsidR="0042274E" w:rsidRPr="00C87129" w:rsidRDefault="0042274E" w:rsidP="00D96643">
            <w:pPr>
              <w:spacing w:before="60" w:after="60"/>
              <w:rPr>
                <w:rFonts w:eastAsia="Calibri" w:cstheme="minorHAnsi"/>
                <w:szCs w:val="20"/>
              </w:rPr>
            </w:pPr>
            <w:r w:rsidRPr="00C87129">
              <w:rPr>
                <w:rFonts w:eastAsia="Calibri" w:cstheme="minorHAnsi"/>
                <w:szCs w:val="20"/>
              </w:rPr>
              <w:t xml:space="preserve">Business </w:t>
            </w:r>
            <w:r>
              <w:rPr>
                <w:rFonts w:eastAsia="Calibri" w:cstheme="minorHAnsi"/>
                <w:szCs w:val="20"/>
              </w:rPr>
              <w:t>Reject Reference ID</w:t>
            </w:r>
            <w:r w:rsidRPr="00C87129">
              <w:rPr>
                <w:rFonts w:eastAsia="Calibri" w:cstheme="minorHAnsi"/>
                <w:szCs w:val="20"/>
              </w:rPr>
              <w:t xml:space="preserve"> </w:t>
            </w:r>
          </w:p>
        </w:tc>
        <w:tc>
          <w:tcPr>
            <w:tcW w:w="3950" w:type="pct"/>
            <w:shd w:val="clear" w:color="auto" w:fill="F2F2F2" w:themeFill="background1" w:themeFillShade="F2"/>
          </w:tcPr>
          <w:p w14:paraId="48BD04CE" w14:textId="77777777" w:rsidR="0042274E" w:rsidRDefault="0042274E" w:rsidP="00D96643">
            <w:pPr>
              <w:spacing w:before="60" w:after="60"/>
              <w:rPr>
                <w:rFonts w:eastAsia="Calibri" w:cstheme="minorHAnsi"/>
                <w:szCs w:val="20"/>
                <w:lang w:val="en-GB"/>
              </w:rPr>
            </w:pPr>
            <w:r w:rsidRPr="00C87129">
              <w:rPr>
                <w:rFonts w:eastAsia="Calibri" w:cstheme="minorHAnsi"/>
                <w:szCs w:val="20"/>
                <w:lang w:val="en-GB"/>
              </w:rPr>
              <w:t>Client specified identifier of the rejected message if it is available.</w:t>
            </w:r>
            <w:r>
              <w:rPr>
                <w:rFonts w:eastAsia="Calibri" w:cstheme="minorHAnsi"/>
                <w:szCs w:val="20"/>
                <w:lang w:val="en-GB"/>
              </w:rPr>
              <w:t xml:space="preserve"> </w:t>
            </w:r>
          </w:p>
          <w:p w14:paraId="166E25B6" w14:textId="77777777" w:rsidR="0042274E" w:rsidRDefault="0042274E" w:rsidP="00D96643">
            <w:pPr>
              <w:spacing w:before="60" w:after="60"/>
              <w:rPr>
                <w:rFonts w:eastAsia="Calibri" w:cstheme="minorHAnsi"/>
                <w:szCs w:val="20"/>
                <w:lang w:val="en-GB"/>
              </w:rPr>
            </w:pPr>
            <w:r>
              <w:rPr>
                <w:rFonts w:eastAsia="Calibri" w:cstheme="minorHAnsi"/>
                <w:szCs w:val="20"/>
                <w:lang w:val="en-GB"/>
              </w:rPr>
              <w:t xml:space="preserve">For example, if a New Order is rejected, since Client Order ID is the identifier of New Order, the </w:t>
            </w:r>
            <w:r>
              <w:rPr>
                <w:rFonts w:eastAsia="Calibri" w:cstheme="minorHAnsi"/>
                <w:szCs w:val="20"/>
              </w:rPr>
              <w:t>Reject Reference ID</w:t>
            </w:r>
            <w:r w:rsidRPr="00C87129">
              <w:rPr>
                <w:rFonts w:eastAsia="Calibri" w:cstheme="minorHAnsi"/>
                <w:szCs w:val="20"/>
              </w:rPr>
              <w:t xml:space="preserve"> </w:t>
            </w:r>
            <w:r>
              <w:rPr>
                <w:rFonts w:eastAsia="Calibri" w:cstheme="minorHAnsi"/>
                <w:szCs w:val="20"/>
              </w:rPr>
              <w:t xml:space="preserve">will be set to value of </w:t>
            </w:r>
            <w:r>
              <w:rPr>
                <w:rFonts w:eastAsia="Calibri" w:cstheme="minorHAnsi"/>
                <w:szCs w:val="20"/>
                <w:lang w:val="en-GB"/>
              </w:rPr>
              <w:t>Client Order ID.</w:t>
            </w:r>
          </w:p>
          <w:p w14:paraId="1AA9668D" w14:textId="77777777" w:rsidR="0042274E" w:rsidRPr="00C87129" w:rsidRDefault="0042274E" w:rsidP="00D96643">
            <w:pPr>
              <w:spacing w:before="60" w:after="60"/>
              <w:rPr>
                <w:rFonts w:eastAsia="Calibri" w:cstheme="minorHAnsi"/>
                <w:szCs w:val="20"/>
              </w:rPr>
            </w:pPr>
            <w:r>
              <w:rPr>
                <w:rFonts w:eastAsia="Calibri" w:cstheme="minorHAnsi"/>
                <w:szCs w:val="20"/>
                <w:lang w:val="en-GB"/>
              </w:rPr>
              <w:t>Set to null if not used.</w:t>
            </w:r>
          </w:p>
        </w:tc>
      </w:tr>
    </w:tbl>
    <w:p w14:paraId="15192020" w14:textId="77777777" w:rsidR="0042274E" w:rsidRDefault="0042274E" w:rsidP="0042274E">
      <w:pPr>
        <w:spacing w:before="120"/>
        <w:jc w:val="both"/>
        <w:rPr>
          <w:rFonts w:cstheme="minorHAnsi"/>
          <w:sz w:val="22"/>
          <w:szCs w:val="22"/>
        </w:rPr>
      </w:pPr>
      <w:r>
        <w:rPr>
          <w:rFonts w:cstheme="minorHAnsi"/>
          <w:sz w:val="22"/>
          <w:szCs w:val="22"/>
        </w:rPr>
        <w:t>Optional Fields:</w:t>
      </w:r>
    </w:p>
    <w:p w14:paraId="7FF225B1" w14:textId="77777777" w:rsidR="0042274E" w:rsidRDefault="0042274E" w:rsidP="0042274E">
      <w:pPr>
        <w:spacing w:before="120"/>
        <w:jc w:val="both"/>
        <w:rPr>
          <w:rFonts w:cstheme="minorHAnsi"/>
          <w:sz w:val="22"/>
          <w:szCs w:val="22"/>
        </w:rPr>
      </w:pPr>
      <w:r>
        <w:rPr>
          <w:rFonts w:cstheme="minorHAnsi"/>
          <w:sz w:val="22"/>
          <w:szCs w:val="22"/>
        </w:rPr>
        <w:t>There is no optional field for this message.</w:t>
      </w:r>
    </w:p>
    <w:p w14:paraId="079CEEBE" w14:textId="77777777" w:rsidR="0042274E" w:rsidRPr="007B13F9" w:rsidRDefault="0042274E" w:rsidP="0042274E">
      <w:pPr>
        <w:spacing w:before="120" w:after="120"/>
        <w:rPr>
          <w:rFonts w:cstheme="minorHAnsi"/>
          <w:sz w:val="22"/>
          <w:szCs w:val="22"/>
        </w:rPr>
      </w:pPr>
    </w:p>
    <w:p w14:paraId="2A7F90D1" w14:textId="77777777" w:rsidR="0042274E" w:rsidRPr="00417716" w:rsidRDefault="0042274E" w:rsidP="0042274E">
      <w:pPr>
        <w:spacing w:after="200" w:line="276" w:lineRule="auto"/>
        <w:rPr>
          <w:rFonts w:cstheme="minorHAnsi"/>
          <w:b/>
          <w:color w:val="365F91"/>
          <w:lang w:val="en-GB"/>
        </w:rPr>
      </w:pPr>
      <w:r w:rsidRPr="00417716">
        <w:rPr>
          <w:rFonts w:cstheme="minorHAnsi"/>
        </w:rPr>
        <w:br w:type="page"/>
      </w:r>
    </w:p>
    <w:p w14:paraId="7AE378B1" w14:textId="77777777" w:rsidR="0042274E" w:rsidRPr="00417716" w:rsidRDefault="0042274E" w:rsidP="0042274E">
      <w:pPr>
        <w:pStyle w:val="Heading2"/>
        <w:rPr>
          <w:rFonts w:asciiTheme="minorHAnsi" w:hAnsiTheme="minorHAnsi" w:cstheme="minorHAnsi"/>
        </w:rPr>
      </w:pPr>
      <w:bookmarkStart w:id="724" w:name="_Toc170578882"/>
      <w:r w:rsidRPr="00417716">
        <w:rPr>
          <w:rFonts w:asciiTheme="minorHAnsi" w:hAnsiTheme="minorHAnsi" w:cstheme="minorHAnsi"/>
        </w:rPr>
        <w:lastRenderedPageBreak/>
        <w:t>Business Messages – Order Handling</w:t>
      </w:r>
      <w:bookmarkEnd w:id="724"/>
    </w:p>
    <w:p w14:paraId="039A052E" w14:textId="77777777" w:rsidR="0042274E" w:rsidRPr="00417716" w:rsidRDefault="0042274E" w:rsidP="0042274E">
      <w:pPr>
        <w:spacing w:before="120" w:after="120"/>
        <w:ind w:left="720"/>
        <w:jc w:val="both"/>
        <w:rPr>
          <w:rFonts w:cstheme="minorHAnsi"/>
          <w:szCs w:val="20"/>
          <w:lang w:val="en-GB"/>
        </w:rPr>
      </w:pPr>
    </w:p>
    <w:p w14:paraId="46C57852" w14:textId="77777777" w:rsidR="0042274E" w:rsidRPr="00417716" w:rsidRDefault="0042274E" w:rsidP="0042274E">
      <w:pPr>
        <w:pStyle w:val="Heading3"/>
      </w:pPr>
      <w:bookmarkStart w:id="725" w:name="_Toc170578883"/>
      <w:bookmarkStart w:id="726" w:name="_Ref384471226"/>
      <w:r>
        <w:t>New Order Single (11)</w:t>
      </w:r>
      <w:bookmarkEnd w:id="725"/>
    </w:p>
    <w:p w14:paraId="20A5CDFD" w14:textId="714D302C" w:rsidR="0042274E" w:rsidRDefault="00305CE4" w:rsidP="0042274E">
      <w:pPr>
        <w:pStyle w:val="NormalNGMDS"/>
        <w:spacing w:after="120"/>
        <w:ind w:left="0"/>
        <w:rPr>
          <w:rFonts w:asciiTheme="minorHAnsi" w:hAnsiTheme="minorHAnsi" w:cstheme="minorHAnsi"/>
        </w:rPr>
      </w:pPr>
      <w:r w:rsidRPr="00305CE4">
        <w:rPr>
          <w:rFonts w:asciiTheme="minorHAnsi" w:hAnsiTheme="minorHAnsi" w:cstheme="minorHAnsi"/>
        </w:rPr>
        <w:t xml:space="preserve">The client can send this message the gateway </w:t>
      </w:r>
      <w:r w:rsidR="0042274E" w:rsidRPr="00417716">
        <w:rPr>
          <w:rFonts w:asciiTheme="minorHAnsi" w:hAnsiTheme="minorHAnsi" w:cstheme="minorHAnsi"/>
        </w:rPr>
        <w:t xml:space="preserve">to </w:t>
      </w:r>
      <w:r>
        <w:rPr>
          <w:rFonts w:asciiTheme="minorHAnsi" w:hAnsiTheme="minorHAnsi" w:cstheme="minorHAnsi"/>
        </w:rPr>
        <w:t xml:space="preserve">submit </w:t>
      </w:r>
      <w:r w:rsidR="0042274E" w:rsidRPr="00417716">
        <w:rPr>
          <w:rFonts w:asciiTheme="minorHAnsi" w:hAnsiTheme="minorHAnsi" w:cstheme="minorHAnsi"/>
        </w:rPr>
        <w:t>a new order.</w:t>
      </w:r>
    </w:p>
    <w:tbl>
      <w:tblPr>
        <w:tblW w:w="4995"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890"/>
        <w:gridCol w:w="7110"/>
      </w:tblGrid>
      <w:tr w:rsidR="0042274E" w:rsidRPr="003C47FD" w14:paraId="4DBB6F6C" w14:textId="77777777" w:rsidTr="00D96643">
        <w:trPr>
          <w:trHeight w:val="300"/>
        </w:trPr>
        <w:tc>
          <w:tcPr>
            <w:tcW w:w="1050" w:type="pct"/>
            <w:shd w:val="clear" w:color="auto" w:fill="C6D9F1" w:themeFill="text2" w:themeFillTint="33"/>
            <w:noWrap/>
          </w:tcPr>
          <w:p w14:paraId="13DC217A" w14:textId="77777777" w:rsidR="0042274E" w:rsidRPr="001161AF" w:rsidRDefault="0042274E" w:rsidP="00D96643">
            <w:pPr>
              <w:pStyle w:val="Tablehead"/>
              <w:spacing w:after="0"/>
              <w:rPr>
                <w:rFonts w:cstheme="minorHAnsi"/>
                <w:lang w:val="en-GB"/>
              </w:rPr>
            </w:pPr>
            <w:r>
              <w:rPr>
                <w:rFonts w:cstheme="minorHAnsi"/>
                <w:lang w:val="en-GB"/>
              </w:rPr>
              <w:t>Field Name</w:t>
            </w:r>
          </w:p>
        </w:tc>
        <w:tc>
          <w:tcPr>
            <w:tcW w:w="3950" w:type="pct"/>
            <w:shd w:val="clear" w:color="auto" w:fill="C6D9F1" w:themeFill="text2" w:themeFillTint="33"/>
          </w:tcPr>
          <w:p w14:paraId="7EFD127E"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043C7AB4"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2AAE619F" w14:textId="77777777" w:rsidR="0042274E" w:rsidRPr="00065BAC" w:rsidRDefault="0042274E" w:rsidP="00D96643">
            <w:pPr>
              <w:spacing w:before="60" w:after="60"/>
              <w:rPr>
                <w:rFonts w:cstheme="minorHAnsi"/>
                <w:szCs w:val="20"/>
                <w:lang w:val="en-GB"/>
              </w:rPr>
            </w:pPr>
            <w:r>
              <w:rPr>
                <w:rFonts w:cstheme="minorHAnsi"/>
                <w:szCs w:val="20"/>
                <w:lang w:val="en-GB"/>
              </w:rPr>
              <w:t>Client Order ID</w:t>
            </w:r>
          </w:p>
        </w:tc>
        <w:tc>
          <w:tcPr>
            <w:tcW w:w="3950" w:type="pct"/>
            <w:shd w:val="clear" w:color="auto" w:fill="F2F2F2" w:themeFill="background1" w:themeFillShade="F2"/>
          </w:tcPr>
          <w:p w14:paraId="7EE3CD00" w14:textId="77777777" w:rsidR="0042274E" w:rsidRPr="00065BAC" w:rsidRDefault="0042274E" w:rsidP="00D96643">
            <w:pPr>
              <w:spacing w:before="60" w:after="60"/>
              <w:rPr>
                <w:rFonts w:cstheme="minorHAnsi"/>
                <w:szCs w:val="20"/>
              </w:rPr>
            </w:pPr>
            <w:r w:rsidRPr="000613D8">
              <w:rPr>
                <w:rFonts w:eastAsia="Calibri" w:cstheme="minorHAnsi"/>
                <w:szCs w:val="20"/>
                <w:lang w:val="en-GB"/>
              </w:rPr>
              <w:t>Client specified identifier of the order</w:t>
            </w:r>
          </w:p>
        </w:tc>
      </w:tr>
      <w:tr w:rsidR="0042274E" w:rsidRPr="00754E31" w14:paraId="3024E790"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1F3C0F0E" w14:textId="77777777" w:rsidR="0042274E" w:rsidRDefault="0042274E" w:rsidP="00D96643">
            <w:pPr>
              <w:spacing w:before="60" w:after="60"/>
              <w:rPr>
                <w:rFonts w:cstheme="minorHAnsi"/>
                <w:szCs w:val="20"/>
              </w:rPr>
            </w:pPr>
            <w:r>
              <w:rPr>
                <w:rFonts w:cstheme="minorHAnsi"/>
                <w:szCs w:val="20"/>
              </w:rPr>
              <w:t>Transact Time</w:t>
            </w:r>
          </w:p>
        </w:tc>
        <w:tc>
          <w:tcPr>
            <w:tcW w:w="3950" w:type="pct"/>
            <w:shd w:val="clear" w:color="auto" w:fill="F2F2F2" w:themeFill="background1" w:themeFillShade="F2"/>
          </w:tcPr>
          <w:p w14:paraId="5E1A4062" w14:textId="77777777" w:rsidR="0042274E" w:rsidRDefault="0042274E" w:rsidP="00D96643">
            <w:pPr>
              <w:spacing w:before="60" w:after="60"/>
              <w:rPr>
                <w:rFonts w:eastAsia="Calibri" w:cstheme="minorHAnsi"/>
                <w:szCs w:val="20"/>
              </w:rPr>
            </w:pPr>
            <w:r w:rsidRPr="00486712">
              <w:rPr>
                <w:rFonts w:eastAsia="Calibri" w:cstheme="minorHAnsi"/>
                <w:szCs w:val="20"/>
              </w:rPr>
              <w:t xml:space="preserve">The time at which the </w:t>
            </w:r>
            <w:r>
              <w:rPr>
                <w:rFonts w:eastAsia="Calibri" w:cstheme="minorHAnsi"/>
                <w:szCs w:val="20"/>
              </w:rPr>
              <w:t>message is generated</w:t>
            </w:r>
            <w:r w:rsidRPr="00486712">
              <w:rPr>
                <w:rFonts w:eastAsia="Calibri" w:cstheme="minorHAnsi"/>
                <w:szCs w:val="20"/>
              </w:rPr>
              <w:t>.</w:t>
            </w:r>
          </w:p>
        </w:tc>
      </w:tr>
      <w:tr w:rsidR="0042274E" w:rsidRPr="00754E31" w14:paraId="229B6D71"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12D451BD" w14:textId="77777777" w:rsidR="0042274E" w:rsidRDefault="0042274E" w:rsidP="00D96643">
            <w:pPr>
              <w:spacing w:before="60" w:after="60"/>
              <w:rPr>
                <w:rFonts w:cstheme="minorHAnsi"/>
                <w:szCs w:val="20"/>
                <w:lang w:val="en-GB"/>
              </w:rPr>
            </w:pPr>
            <w:r>
              <w:rPr>
                <w:rFonts w:cstheme="minorHAnsi"/>
                <w:szCs w:val="20"/>
                <w:lang w:val="en-GB"/>
              </w:rPr>
              <w:t>Executing Trader</w:t>
            </w:r>
          </w:p>
        </w:tc>
        <w:tc>
          <w:tcPr>
            <w:tcW w:w="3950" w:type="pct"/>
            <w:shd w:val="clear" w:color="auto" w:fill="F2F2F2" w:themeFill="background1" w:themeFillShade="F2"/>
          </w:tcPr>
          <w:p w14:paraId="76506BA4" w14:textId="77777777" w:rsidR="0042274E" w:rsidRPr="00A46BE3" w:rsidRDefault="0042274E" w:rsidP="00D96643">
            <w:pPr>
              <w:spacing w:before="60" w:after="60"/>
              <w:rPr>
                <w:rFonts w:eastAsia="Calibri" w:cstheme="minorHAnsi"/>
                <w:szCs w:val="20"/>
              </w:rPr>
            </w:pPr>
            <w:r w:rsidRPr="00A46BE3">
              <w:rPr>
                <w:rFonts w:eastAsia="Calibri" w:cstheme="minorHAnsi"/>
                <w:szCs w:val="20"/>
              </w:rPr>
              <w:t>Client specified executing trader or other entity form client side.</w:t>
            </w:r>
          </w:p>
          <w:p w14:paraId="063E6453" w14:textId="77777777" w:rsidR="0042274E" w:rsidRPr="006F1E73" w:rsidRDefault="0042274E" w:rsidP="00D96643">
            <w:pPr>
              <w:spacing w:before="60" w:after="60"/>
              <w:rPr>
                <w:rFonts w:eastAsia="Calibri" w:cstheme="minorHAnsi"/>
                <w:szCs w:val="20"/>
              </w:rPr>
            </w:pPr>
            <w:r w:rsidRPr="00A46BE3">
              <w:rPr>
                <w:rFonts w:eastAsia="Calibri" w:cstheme="minorHAnsi"/>
                <w:szCs w:val="20"/>
              </w:rPr>
              <w:t>It may set to 0 if not used.</w:t>
            </w:r>
          </w:p>
        </w:tc>
      </w:tr>
      <w:tr w:rsidR="0042274E" w:rsidRPr="00754E31" w14:paraId="5DD4BE2B"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3FC23EC0" w14:textId="77777777" w:rsidR="0042274E" w:rsidRPr="00065BAC" w:rsidRDefault="0042274E" w:rsidP="00D96643">
            <w:pPr>
              <w:spacing w:before="60" w:after="60"/>
              <w:rPr>
                <w:rFonts w:cstheme="minorHAnsi"/>
                <w:szCs w:val="20"/>
              </w:rPr>
            </w:pPr>
            <w:r w:rsidRPr="0012012C">
              <w:rPr>
                <w:rFonts w:cstheme="minorHAnsi"/>
                <w:szCs w:val="20"/>
              </w:rPr>
              <w:t>Security ID</w:t>
            </w:r>
          </w:p>
        </w:tc>
        <w:tc>
          <w:tcPr>
            <w:tcW w:w="3950" w:type="pct"/>
            <w:shd w:val="clear" w:color="auto" w:fill="F2F2F2" w:themeFill="background1" w:themeFillShade="F2"/>
          </w:tcPr>
          <w:p w14:paraId="19EE1628" w14:textId="77777777" w:rsidR="0042274E" w:rsidRPr="00065BAC" w:rsidRDefault="0042274E" w:rsidP="00D96643">
            <w:pPr>
              <w:spacing w:before="60" w:after="60"/>
              <w:rPr>
                <w:rFonts w:cstheme="minorHAnsi"/>
                <w:szCs w:val="20"/>
              </w:rPr>
            </w:pPr>
            <w:r w:rsidRPr="0012012C">
              <w:rPr>
                <w:rFonts w:cstheme="minorHAnsi"/>
                <w:szCs w:val="20"/>
              </w:rPr>
              <w:t>Instrument identifier</w:t>
            </w:r>
          </w:p>
        </w:tc>
      </w:tr>
      <w:tr w:rsidR="0042274E" w:rsidRPr="00754E31" w14:paraId="035FC42D"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459055F5" w14:textId="77777777" w:rsidR="0042274E" w:rsidRPr="00065BAC" w:rsidRDefault="0042274E" w:rsidP="00D96643">
            <w:pPr>
              <w:spacing w:before="60" w:after="60"/>
              <w:rPr>
                <w:rFonts w:cstheme="minorHAnsi"/>
                <w:szCs w:val="20"/>
              </w:rPr>
            </w:pPr>
            <w:r>
              <w:rPr>
                <w:rFonts w:cstheme="minorHAnsi"/>
                <w:szCs w:val="20"/>
              </w:rPr>
              <w:t>Side</w:t>
            </w:r>
          </w:p>
        </w:tc>
        <w:tc>
          <w:tcPr>
            <w:tcW w:w="3950" w:type="pct"/>
            <w:shd w:val="clear" w:color="auto" w:fill="F2F2F2" w:themeFill="background1" w:themeFillShade="F2"/>
          </w:tcPr>
          <w:p w14:paraId="4D3E65C7" w14:textId="77777777" w:rsidR="0042274E" w:rsidRDefault="0042274E" w:rsidP="00D96643">
            <w:pPr>
              <w:spacing w:before="60" w:after="60"/>
              <w:rPr>
                <w:rFonts w:eastAsia="Calibri" w:cstheme="minorHAnsi"/>
                <w:szCs w:val="20"/>
                <w:lang w:val="en-GB"/>
              </w:rPr>
            </w:pPr>
            <w:r>
              <w:rPr>
                <w:rFonts w:eastAsia="Calibri" w:cstheme="minorHAnsi"/>
                <w:szCs w:val="20"/>
                <w:lang w:val="en-GB"/>
              </w:rPr>
              <w:t>Side of the order</w:t>
            </w:r>
          </w:p>
          <w:p w14:paraId="6DD371F6" w14:textId="77777777" w:rsidR="0042274E" w:rsidRDefault="0042274E" w:rsidP="00D96643">
            <w:pPr>
              <w:pStyle w:val="ListParagraph"/>
              <w:numPr>
                <w:ilvl w:val="0"/>
                <w:numId w:val="21"/>
              </w:numPr>
              <w:spacing w:before="60" w:after="60"/>
              <w:rPr>
                <w:rFonts w:eastAsiaTheme="minorHAnsi" w:cstheme="minorHAnsi"/>
                <w:szCs w:val="20"/>
                <w:lang w:val="en-GB"/>
              </w:rPr>
            </w:pPr>
            <w:r>
              <w:rPr>
                <w:rFonts w:eastAsiaTheme="minorHAnsi" w:cstheme="minorHAnsi"/>
                <w:szCs w:val="20"/>
                <w:lang w:val="en-GB"/>
              </w:rPr>
              <w:t>1 = Buy</w:t>
            </w:r>
          </w:p>
          <w:p w14:paraId="63C7CF12" w14:textId="77777777" w:rsidR="0042274E" w:rsidRPr="004476B5" w:rsidRDefault="0042274E" w:rsidP="00D96643">
            <w:pPr>
              <w:pStyle w:val="ListParagraph"/>
              <w:numPr>
                <w:ilvl w:val="0"/>
                <w:numId w:val="21"/>
              </w:numPr>
              <w:spacing w:before="60" w:after="60"/>
              <w:rPr>
                <w:rFonts w:eastAsiaTheme="minorHAnsi" w:cstheme="minorHAnsi"/>
                <w:szCs w:val="20"/>
                <w:lang w:val="en-GB"/>
              </w:rPr>
            </w:pPr>
            <w:r>
              <w:rPr>
                <w:rFonts w:eastAsiaTheme="minorHAnsi" w:cstheme="minorHAnsi"/>
                <w:szCs w:val="20"/>
                <w:lang w:val="en-GB"/>
              </w:rPr>
              <w:t>2 = Sell</w:t>
            </w:r>
          </w:p>
        </w:tc>
      </w:tr>
      <w:tr w:rsidR="0042274E" w:rsidRPr="00754E31" w14:paraId="4A40929A"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0BF5B5A3" w14:textId="77777777" w:rsidR="0042274E" w:rsidRPr="00065BAC" w:rsidRDefault="0042274E" w:rsidP="00D96643">
            <w:pPr>
              <w:spacing w:before="60" w:after="60"/>
              <w:rPr>
                <w:rFonts w:cstheme="minorHAnsi"/>
                <w:szCs w:val="20"/>
              </w:rPr>
            </w:pPr>
            <w:r>
              <w:rPr>
                <w:rFonts w:cstheme="minorHAnsi"/>
                <w:szCs w:val="20"/>
              </w:rPr>
              <w:t>Order Type</w:t>
            </w:r>
          </w:p>
        </w:tc>
        <w:tc>
          <w:tcPr>
            <w:tcW w:w="3950" w:type="pct"/>
            <w:shd w:val="clear" w:color="auto" w:fill="F2F2F2" w:themeFill="background1" w:themeFillShade="F2"/>
          </w:tcPr>
          <w:p w14:paraId="6C45E609" w14:textId="77777777" w:rsidR="0042274E" w:rsidRDefault="0042274E" w:rsidP="00D96643">
            <w:pPr>
              <w:spacing w:before="60" w:after="60"/>
              <w:rPr>
                <w:rFonts w:eastAsia="Calibri" w:cstheme="minorHAnsi"/>
                <w:szCs w:val="20"/>
              </w:rPr>
            </w:pPr>
            <w:r>
              <w:rPr>
                <w:rFonts w:eastAsia="Calibri" w:cstheme="minorHAnsi"/>
                <w:szCs w:val="20"/>
              </w:rPr>
              <w:t>Order type applicable to the order</w:t>
            </w:r>
          </w:p>
          <w:p w14:paraId="5096CD79" w14:textId="77777777" w:rsidR="0042274E" w:rsidRDefault="0042274E" w:rsidP="00D96643">
            <w:pPr>
              <w:pStyle w:val="ListParagraph"/>
              <w:numPr>
                <w:ilvl w:val="0"/>
                <w:numId w:val="14"/>
              </w:numPr>
              <w:spacing w:before="60" w:after="60"/>
              <w:rPr>
                <w:rFonts w:eastAsia="Calibri" w:cstheme="minorHAnsi"/>
                <w:szCs w:val="20"/>
              </w:rPr>
            </w:pPr>
            <w:r>
              <w:rPr>
                <w:rFonts w:eastAsia="Calibri" w:cstheme="minorHAnsi"/>
                <w:szCs w:val="20"/>
              </w:rPr>
              <w:t>1 = Market</w:t>
            </w:r>
          </w:p>
          <w:p w14:paraId="44556B81" w14:textId="77777777" w:rsidR="0042274E" w:rsidRDefault="0042274E" w:rsidP="00D96643">
            <w:pPr>
              <w:pStyle w:val="ListParagraph"/>
              <w:numPr>
                <w:ilvl w:val="0"/>
                <w:numId w:val="14"/>
              </w:numPr>
              <w:spacing w:before="60" w:after="60"/>
              <w:rPr>
                <w:rFonts w:eastAsia="Calibri" w:cstheme="minorHAnsi"/>
                <w:szCs w:val="20"/>
              </w:rPr>
            </w:pPr>
            <w:r w:rsidRPr="000545BA">
              <w:rPr>
                <w:rFonts w:eastAsia="Calibri" w:cstheme="minorHAnsi"/>
                <w:szCs w:val="20"/>
              </w:rPr>
              <w:t>2 = Limit</w:t>
            </w:r>
          </w:p>
          <w:p w14:paraId="1C0A17D2" w14:textId="77777777" w:rsidR="0042274E" w:rsidRPr="000545BA" w:rsidRDefault="0042274E" w:rsidP="00D96643">
            <w:pPr>
              <w:pStyle w:val="ListParagraph"/>
              <w:numPr>
                <w:ilvl w:val="0"/>
                <w:numId w:val="14"/>
              </w:numPr>
              <w:spacing w:before="60" w:after="60"/>
              <w:rPr>
                <w:rFonts w:eastAsia="Calibri" w:cstheme="minorHAnsi"/>
                <w:szCs w:val="20"/>
              </w:rPr>
            </w:pPr>
            <w:r>
              <w:rPr>
                <w:rFonts w:eastAsia="Calibri" w:cstheme="minorHAnsi"/>
                <w:szCs w:val="20"/>
              </w:rPr>
              <w:t>3 = Market to Limit (M2L)</w:t>
            </w:r>
          </w:p>
        </w:tc>
      </w:tr>
      <w:tr w:rsidR="0042274E" w:rsidRPr="00754E31" w14:paraId="7F5E7D76"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2A450A71" w14:textId="77777777" w:rsidR="0042274E" w:rsidRDefault="0042274E" w:rsidP="00D96643">
            <w:pPr>
              <w:spacing w:before="60" w:after="60"/>
              <w:rPr>
                <w:rFonts w:cstheme="minorHAnsi"/>
                <w:szCs w:val="20"/>
              </w:rPr>
            </w:pPr>
            <w:r>
              <w:rPr>
                <w:rFonts w:cstheme="minorHAnsi"/>
                <w:szCs w:val="20"/>
              </w:rPr>
              <w:t>Order Quantity</w:t>
            </w:r>
          </w:p>
        </w:tc>
        <w:tc>
          <w:tcPr>
            <w:tcW w:w="3950" w:type="pct"/>
            <w:shd w:val="clear" w:color="auto" w:fill="F2F2F2" w:themeFill="background1" w:themeFillShade="F2"/>
          </w:tcPr>
          <w:p w14:paraId="35AE6B7D" w14:textId="77777777" w:rsidR="0042274E" w:rsidRDefault="0042274E" w:rsidP="00D96643">
            <w:pPr>
              <w:spacing w:before="60" w:after="60"/>
              <w:rPr>
                <w:rFonts w:eastAsia="Calibri" w:cstheme="minorHAnsi"/>
                <w:szCs w:val="20"/>
              </w:rPr>
            </w:pPr>
            <w:r w:rsidRPr="00535A78">
              <w:rPr>
                <w:rFonts w:eastAsia="Calibri" w:cstheme="minorHAnsi"/>
                <w:szCs w:val="20"/>
              </w:rPr>
              <w:t>Total order quantity of the order</w:t>
            </w:r>
          </w:p>
        </w:tc>
      </w:tr>
      <w:tr w:rsidR="0042274E" w:rsidRPr="00754E31" w14:paraId="351B09F3"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67001D03" w14:textId="77777777" w:rsidR="0042274E" w:rsidRPr="00065BAC" w:rsidRDefault="0042274E" w:rsidP="00D96643">
            <w:pPr>
              <w:spacing w:before="60" w:after="60"/>
              <w:rPr>
                <w:rFonts w:cstheme="minorHAnsi"/>
                <w:szCs w:val="20"/>
              </w:rPr>
            </w:pPr>
            <w:r>
              <w:rPr>
                <w:rFonts w:cstheme="minorHAnsi"/>
                <w:szCs w:val="20"/>
              </w:rPr>
              <w:t>Price</w:t>
            </w:r>
          </w:p>
        </w:tc>
        <w:tc>
          <w:tcPr>
            <w:tcW w:w="3950" w:type="pct"/>
            <w:shd w:val="clear" w:color="auto" w:fill="F2F2F2" w:themeFill="background1" w:themeFillShade="F2"/>
          </w:tcPr>
          <w:p w14:paraId="0A65F3C1" w14:textId="77777777" w:rsidR="0042274E" w:rsidRPr="008C2AB2" w:rsidRDefault="0042274E" w:rsidP="00D96643">
            <w:pPr>
              <w:spacing w:before="60" w:after="60"/>
              <w:rPr>
                <w:rFonts w:eastAsia="Calibri" w:cstheme="minorHAnsi"/>
                <w:szCs w:val="20"/>
              </w:rPr>
            </w:pPr>
            <w:r w:rsidRPr="008C2AB2">
              <w:rPr>
                <w:rFonts w:eastAsia="Calibri" w:cstheme="minorHAnsi"/>
                <w:szCs w:val="20"/>
              </w:rPr>
              <w:t>Price of order</w:t>
            </w:r>
            <w:r>
              <w:rPr>
                <w:rFonts w:eastAsia="Calibri" w:cstheme="minorHAnsi"/>
                <w:szCs w:val="20"/>
              </w:rPr>
              <w:t>.</w:t>
            </w:r>
          </w:p>
          <w:p w14:paraId="0444E9AA" w14:textId="77777777" w:rsidR="0042274E" w:rsidRDefault="0042274E" w:rsidP="00D96643">
            <w:pPr>
              <w:spacing w:before="60" w:after="60"/>
              <w:rPr>
                <w:rFonts w:eastAsia="Calibri" w:cstheme="minorHAnsi"/>
                <w:szCs w:val="20"/>
              </w:rPr>
            </w:pPr>
            <w:r w:rsidRPr="008C2AB2">
              <w:rPr>
                <w:rFonts w:eastAsia="Calibri" w:cstheme="minorHAnsi"/>
                <w:szCs w:val="20"/>
              </w:rPr>
              <w:t>Required if</w:t>
            </w:r>
            <w:r>
              <w:rPr>
                <w:rFonts w:eastAsia="Calibri" w:cstheme="minorHAnsi"/>
                <w:szCs w:val="20"/>
              </w:rPr>
              <w:t xml:space="preserve"> </w:t>
            </w:r>
            <w:r w:rsidRPr="008C2AB2">
              <w:rPr>
                <w:rFonts w:eastAsia="Calibri" w:cstheme="minorHAnsi"/>
                <w:szCs w:val="20"/>
              </w:rPr>
              <w:t>Order Type = 2 (Limit)</w:t>
            </w:r>
            <w:r>
              <w:rPr>
                <w:rFonts w:eastAsia="Calibri" w:cstheme="minorHAnsi"/>
                <w:szCs w:val="20"/>
              </w:rPr>
              <w:t>.</w:t>
            </w:r>
          </w:p>
          <w:p w14:paraId="62C4DB39" w14:textId="77777777" w:rsidR="0042274E" w:rsidRPr="008C2AB2" w:rsidRDefault="0042274E" w:rsidP="00D96643">
            <w:pPr>
              <w:spacing w:before="60" w:after="60"/>
              <w:rPr>
                <w:rFonts w:eastAsia="Calibri" w:cstheme="minorHAnsi"/>
                <w:szCs w:val="20"/>
              </w:rPr>
            </w:pPr>
            <w:r>
              <w:rPr>
                <w:rStyle w:val="ui-provider"/>
              </w:rPr>
              <w:t xml:space="preserve">Set to </w:t>
            </w:r>
            <w:r w:rsidRPr="006B6E34">
              <w:rPr>
                <w:rStyle w:val="ui-provider"/>
              </w:rPr>
              <w:t>UNUSED_LONG</w:t>
            </w:r>
            <w:r>
              <w:rPr>
                <w:rStyle w:val="ui-provider"/>
              </w:rPr>
              <w:t xml:space="preserve"> for other order types.</w:t>
            </w:r>
          </w:p>
        </w:tc>
      </w:tr>
      <w:tr w:rsidR="0042274E" w:rsidRPr="009100B4" w14:paraId="68AE0352"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69598CDC" w14:textId="77777777" w:rsidR="0042274E" w:rsidRPr="009100B4" w:rsidRDefault="0042274E" w:rsidP="00D96643">
            <w:pPr>
              <w:spacing w:before="60" w:after="60"/>
              <w:rPr>
                <w:rFonts w:cstheme="minorHAnsi"/>
                <w:szCs w:val="20"/>
              </w:rPr>
            </w:pPr>
            <w:r w:rsidRPr="009100B4">
              <w:rPr>
                <w:rFonts w:cstheme="minorHAnsi"/>
                <w:szCs w:val="20"/>
              </w:rPr>
              <w:t>Lot Type</w:t>
            </w:r>
          </w:p>
        </w:tc>
        <w:tc>
          <w:tcPr>
            <w:tcW w:w="3950" w:type="pct"/>
            <w:shd w:val="clear" w:color="auto" w:fill="F2F2F2" w:themeFill="background1" w:themeFillShade="F2"/>
          </w:tcPr>
          <w:p w14:paraId="2B7DCF1B" w14:textId="77777777" w:rsidR="0042274E" w:rsidRPr="009100B4" w:rsidRDefault="0042274E" w:rsidP="00D96643">
            <w:pPr>
              <w:spacing w:before="60" w:after="60"/>
              <w:rPr>
                <w:rFonts w:eastAsia="Calibri" w:cstheme="minorHAnsi"/>
                <w:szCs w:val="20"/>
              </w:rPr>
            </w:pPr>
            <w:r w:rsidRPr="009100B4">
              <w:rPr>
                <w:rFonts w:eastAsia="Calibri" w:cstheme="minorHAnsi"/>
                <w:szCs w:val="20"/>
              </w:rPr>
              <w:t>Lot type of the order:</w:t>
            </w:r>
          </w:p>
          <w:p w14:paraId="147F09F7" w14:textId="77777777" w:rsidR="0042274E" w:rsidRPr="009100B4" w:rsidRDefault="0042274E" w:rsidP="00D96643">
            <w:pPr>
              <w:pStyle w:val="ListParagraph"/>
              <w:numPr>
                <w:ilvl w:val="0"/>
                <w:numId w:val="136"/>
              </w:numPr>
              <w:spacing w:before="60" w:after="60"/>
              <w:rPr>
                <w:rFonts w:eastAsia="Calibri" w:cstheme="minorHAnsi"/>
                <w:szCs w:val="20"/>
              </w:rPr>
            </w:pPr>
            <w:r>
              <w:rPr>
                <w:rFonts w:eastAsia="Calibri" w:cstheme="minorHAnsi"/>
                <w:szCs w:val="20"/>
              </w:rPr>
              <w:t>2</w:t>
            </w:r>
            <w:r w:rsidRPr="009100B4">
              <w:rPr>
                <w:rFonts w:eastAsia="Calibri" w:cstheme="minorHAnsi"/>
                <w:szCs w:val="20"/>
              </w:rPr>
              <w:t xml:space="preserve"> = </w:t>
            </w:r>
            <w:r>
              <w:rPr>
                <w:rFonts w:eastAsia="Calibri" w:cstheme="minorHAnsi"/>
                <w:szCs w:val="20"/>
              </w:rPr>
              <w:t>Round</w:t>
            </w:r>
            <w:r w:rsidRPr="009100B4">
              <w:rPr>
                <w:rFonts w:eastAsia="Calibri" w:cstheme="minorHAnsi"/>
                <w:szCs w:val="20"/>
              </w:rPr>
              <w:t xml:space="preserve"> Lot</w:t>
            </w:r>
          </w:p>
        </w:tc>
      </w:tr>
      <w:tr w:rsidR="0042274E" w:rsidRPr="00754E31" w14:paraId="3269D3B8"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76C262A3" w14:textId="77777777" w:rsidR="0042274E" w:rsidRPr="00065BAC" w:rsidRDefault="0042274E" w:rsidP="00D96643">
            <w:pPr>
              <w:spacing w:before="60" w:after="60"/>
              <w:rPr>
                <w:rFonts w:cstheme="minorHAnsi"/>
                <w:szCs w:val="20"/>
                <w:lang w:val="en-GB"/>
              </w:rPr>
            </w:pPr>
            <w:r>
              <w:rPr>
                <w:rFonts w:cstheme="minorHAnsi"/>
                <w:szCs w:val="20"/>
                <w:lang w:val="en-GB"/>
              </w:rPr>
              <w:t>Time In Force</w:t>
            </w:r>
          </w:p>
        </w:tc>
        <w:tc>
          <w:tcPr>
            <w:tcW w:w="3950" w:type="pct"/>
            <w:shd w:val="clear" w:color="auto" w:fill="F2F2F2" w:themeFill="background1" w:themeFillShade="F2"/>
          </w:tcPr>
          <w:p w14:paraId="1A4EFF1A" w14:textId="77777777" w:rsidR="0042274E" w:rsidRDefault="0042274E" w:rsidP="00D96643">
            <w:pPr>
              <w:spacing w:before="60" w:after="60"/>
              <w:rPr>
                <w:rFonts w:eastAsia="Calibri" w:cstheme="minorHAnsi"/>
                <w:szCs w:val="20"/>
              </w:rPr>
            </w:pPr>
            <w:r>
              <w:rPr>
                <w:rFonts w:eastAsia="Calibri" w:cstheme="minorHAnsi"/>
                <w:szCs w:val="20"/>
              </w:rPr>
              <w:t>Time qualifier of the order</w:t>
            </w:r>
          </w:p>
          <w:p w14:paraId="639D53E5" w14:textId="77777777" w:rsidR="0042274E"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0 = Day</w:t>
            </w:r>
          </w:p>
          <w:p w14:paraId="25A87506" w14:textId="77777777" w:rsidR="0042274E" w:rsidRPr="008471EE"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 xml:space="preserve">1 = Good </w:t>
            </w:r>
            <w:proofErr w:type="gramStart"/>
            <w:r>
              <w:rPr>
                <w:rFonts w:eastAsia="Calibri" w:cstheme="minorHAnsi"/>
                <w:szCs w:val="20"/>
              </w:rPr>
              <w:t>Till</w:t>
            </w:r>
            <w:proofErr w:type="gramEnd"/>
            <w:r>
              <w:rPr>
                <w:rFonts w:eastAsia="Calibri" w:cstheme="minorHAnsi"/>
                <w:szCs w:val="20"/>
              </w:rPr>
              <w:t xml:space="preserve"> Cancelled (GTC)</w:t>
            </w:r>
          </w:p>
          <w:p w14:paraId="4A9E322F" w14:textId="77777777" w:rsidR="0042274E"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 xml:space="preserve">3 = Immediate </w:t>
            </w:r>
            <w:proofErr w:type="gramStart"/>
            <w:r>
              <w:rPr>
                <w:rFonts w:eastAsia="Calibri" w:cstheme="minorHAnsi"/>
                <w:szCs w:val="20"/>
              </w:rPr>
              <w:t>Or</w:t>
            </w:r>
            <w:proofErr w:type="gramEnd"/>
            <w:r>
              <w:rPr>
                <w:rFonts w:eastAsia="Calibri" w:cstheme="minorHAnsi"/>
                <w:szCs w:val="20"/>
              </w:rPr>
              <w:t xml:space="preserve"> Cancel (IOC)</w:t>
            </w:r>
          </w:p>
          <w:p w14:paraId="31F80819" w14:textId="77777777" w:rsidR="0042274E"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 xml:space="preserve">4 = Fill </w:t>
            </w:r>
            <w:proofErr w:type="gramStart"/>
            <w:r>
              <w:rPr>
                <w:rFonts w:eastAsia="Calibri" w:cstheme="minorHAnsi"/>
                <w:szCs w:val="20"/>
              </w:rPr>
              <w:t>Or</w:t>
            </w:r>
            <w:proofErr w:type="gramEnd"/>
            <w:r>
              <w:rPr>
                <w:rFonts w:eastAsia="Calibri" w:cstheme="minorHAnsi"/>
                <w:szCs w:val="20"/>
              </w:rPr>
              <w:t xml:space="preserve"> Kill (FOK)</w:t>
            </w:r>
          </w:p>
          <w:p w14:paraId="135B6474" w14:textId="77777777" w:rsidR="0042274E"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 xml:space="preserve">6 = Good </w:t>
            </w:r>
            <w:proofErr w:type="gramStart"/>
            <w:r>
              <w:rPr>
                <w:rFonts w:eastAsia="Calibri" w:cstheme="minorHAnsi"/>
                <w:szCs w:val="20"/>
              </w:rPr>
              <w:t>Till</w:t>
            </w:r>
            <w:proofErr w:type="gramEnd"/>
            <w:r>
              <w:rPr>
                <w:rFonts w:eastAsia="Calibri" w:cstheme="minorHAnsi"/>
                <w:szCs w:val="20"/>
              </w:rPr>
              <w:t xml:space="preserve"> Date (GTD)</w:t>
            </w:r>
          </w:p>
          <w:p w14:paraId="3429608D" w14:textId="77777777" w:rsidR="0042274E" w:rsidRPr="00F50B41" w:rsidRDefault="0042274E" w:rsidP="00D96643">
            <w:pPr>
              <w:spacing w:before="60" w:after="60"/>
              <w:rPr>
                <w:rFonts w:eastAsia="Calibri" w:cstheme="minorHAnsi"/>
                <w:szCs w:val="20"/>
              </w:rPr>
            </w:pPr>
            <w:r>
              <w:rPr>
                <w:rStyle w:val="ui-provider"/>
              </w:rPr>
              <w:t xml:space="preserve">If 6 (Good </w:t>
            </w:r>
            <w:proofErr w:type="gramStart"/>
            <w:r>
              <w:rPr>
                <w:rStyle w:val="ui-provider"/>
              </w:rPr>
              <w:t>Till</w:t>
            </w:r>
            <w:proofErr w:type="gramEnd"/>
            <w:r>
              <w:rPr>
                <w:rStyle w:val="ui-provider"/>
              </w:rPr>
              <w:t xml:space="preserve"> Date (GTD)) is specified, optional field Expiry Date is required.</w:t>
            </w:r>
          </w:p>
        </w:tc>
      </w:tr>
      <w:tr w:rsidR="0042274E" w:rsidRPr="00754E31" w14:paraId="40512499"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20EC1329" w14:textId="77777777" w:rsidR="0042274E" w:rsidRDefault="0042274E" w:rsidP="00D96643">
            <w:pPr>
              <w:spacing w:before="60" w:after="60"/>
              <w:rPr>
                <w:rFonts w:cstheme="minorHAnsi"/>
                <w:szCs w:val="20"/>
                <w:lang w:val="en-GB"/>
              </w:rPr>
            </w:pPr>
            <w:r>
              <w:rPr>
                <w:rFonts w:cstheme="minorHAnsi"/>
                <w:szCs w:val="20"/>
                <w:lang w:val="en-GB"/>
              </w:rPr>
              <w:t>SMP ID</w:t>
            </w:r>
          </w:p>
        </w:tc>
        <w:tc>
          <w:tcPr>
            <w:tcW w:w="3950" w:type="pct"/>
            <w:shd w:val="clear" w:color="auto" w:fill="F2F2F2" w:themeFill="background1" w:themeFillShade="F2"/>
          </w:tcPr>
          <w:p w14:paraId="1BA7D327" w14:textId="77777777" w:rsidR="0042274E" w:rsidRDefault="0042274E" w:rsidP="00D96643">
            <w:pPr>
              <w:spacing w:before="60" w:after="60"/>
              <w:rPr>
                <w:rFonts w:eastAsia="Calibri" w:cstheme="minorHAnsi"/>
                <w:szCs w:val="20"/>
              </w:rPr>
            </w:pPr>
            <w:r>
              <w:rPr>
                <w:rFonts w:cstheme="minorHAnsi"/>
                <w:szCs w:val="20"/>
                <w:lang w:val="en-GB"/>
              </w:rPr>
              <w:t>Self-Match Prevention ID</w:t>
            </w:r>
          </w:p>
          <w:p w14:paraId="105C4F0B" w14:textId="77777777" w:rsidR="0042274E" w:rsidRDefault="0042274E" w:rsidP="00D96643">
            <w:pPr>
              <w:spacing w:before="60" w:after="60"/>
              <w:rPr>
                <w:rFonts w:eastAsia="Calibri" w:cstheme="minorHAnsi"/>
                <w:szCs w:val="20"/>
              </w:rPr>
            </w:pPr>
            <w:r>
              <w:rPr>
                <w:rFonts w:eastAsia="Calibri" w:cstheme="minorHAnsi"/>
                <w:szCs w:val="20"/>
              </w:rPr>
              <w:t>Identifier to prevent self-matching</w:t>
            </w:r>
          </w:p>
        </w:tc>
      </w:tr>
      <w:tr w:rsidR="0042274E" w:rsidRPr="00754E31" w14:paraId="316B84E7"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03F5E5FD" w14:textId="77777777" w:rsidR="0042274E" w:rsidRDefault="0042274E" w:rsidP="00D96643">
            <w:pPr>
              <w:spacing w:before="60" w:after="60"/>
              <w:rPr>
                <w:rFonts w:cstheme="minorHAnsi"/>
                <w:szCs w:val="20"/>
                <w:lang w:val="en-GB"/>
              </w:rPr>
            </w:pPr>
            <w:r>
              <w:rPr>
                <w:rFonts w:cstheme="minorHAnsi"/>
                <w:szCs w:val="20"/>
                <w:lang w:val="en-GB"/>
              </w:rPr>
              <w:t>Position Effect</w:t>
            </w:r>
          </w:p>
        </w:tc>
        <w:tc>
          <w:tcPr>
            <w:tcW w:w="3950" w:type="pct"/>
            <w:shd w:val="clear" w:color="auto" w:fill="F2F2F2" w:themeFill="background1" w:themeFillShade="F2"/>
          </w:tcPr>
          <w:p w14:paraId="0B84DDAD" w14:textId="77777777" w:rsidR="0042274E" w:rsidRDefault="0042274E" w:rsidP="00D96643">
            <w:pPr>
              <w:spacing w:before="60" w:after="60"/>
              <w:rPr>
                <w:rFonts w:eastAsia="Calibri" w:cstheme="minorHAnsi"/>
                <w:szCs w:val="20"/>
              </w:rPr>
            </w:pPr>
            <w:r w:rsidRPr="006F1E73">
              <w:rPr>
                <w:rFonts w:eastAsia="Calibri" w:cstheme="minorHAnsi"/>
                <w:szCs w:val="20"/>
              </w:rPr>
              <w:t>Indicates whether the resulting position after a trade should be an opening position or closing position</w:t>
            </w:r>
          </w:p>
          <w:p w14:paraId="0338E342" w14:textId="77777777" w:rsidR="0042274E"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O = Open</w:t>
            </w:r>
          </w:p>
          <w:p w14:paraId="3873114D" w14:textId="77777777" w:rsidR="0042274E" w:rsidRPr="003F7864"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C</w:t>
            </w:r>
            <w:r w:rsidRPr="003F7864">
              <w:rPr>
                <w:rFonts w:eastAsia="Calibri" w:cstheme="minorHAnsi"/>
                <w:szCs w:val="20"/>
              </w:rPr>
              <w:t xml:space="preserve"> = </w:t>
            </w:r>
            <w:r>
              <w:rPr>
                <w:rFonts w:eastAsia="Calibri" w:cstheme="minorHAnsi"/>
                <w:szCs w:val="20"/>
              </w:rPr>
              <w:t>Close</w:t>
            </w:r>
          </w:p>
        </w:tc>
      </w:tr>
      <w:tr w:rsidR="0042274E" w:rsidRPr="00754E31" w14:paraId="1907A318"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04D658CE" w14:textId="77777777" w:rsidR="0042274E" w:rsidRDefault="0042274E" w:rsidP="00D96643">
            <w:pPr>
              <w:spacing w:before="60" w:after="60"/>
              <w:rPr>
                <w:rFonts w:cstheme="minorHAnsi"/>
                <w:szCs w:val="20"/>
                <w:lang w:val="en-GB"/>
              </w:rPr>
            </w:pPr>
            <w:r>
              <w:rPr>
                <w:rFonts w:cstheme="minorHAnsi"/>
                <w:szCs w:val="20"/>
                <w:lang w:val="en-GB"/>
              </w:rPr>
              <w:t>Give-up Participant</w:t>
            </w:r>
          </w:p>
        </w:tc>
        <w:tc>
          <w:tcPr>
            <w:tcW w:w="3950" w:type="pct"/>
            <w:shd w:val="clear" w:color="auto" w:fill="F2F2F2" w:themeFill="background1" w:themeFillShade="F2"/>
          </w:tcPr>
          <w:p w14:paraId="2E1983DF" w14:textId="77777777" w:rsidR="0042274E" w:rsidRPr="00A46BE3" w:rsidRDefault="0042274E" w:rsidP="00D96643">
            <w:pPr>
              <w:spacing w:before="60" w:after="60"/>
              <w:rPr>
                <w:rFonts w:eastAsia="Calibri" w:cstheme="minorHAnsi"/>
                <w:szCs w:val="20"/>
              </w:rPr>
            </w:pPr>
            <w:r w:rsidRPr="00A46BE3">
              <w:rPr>
                <w:rFonts w:eastAsia="Calibri" w:cstheme="minorHAnsi"/>
                <w:szCs w:val="20"/>
              </w:rPr>
              <w:t>Indicates the give-up participant, for clearing purpose.</w:t>
            </w:r>
          </w:p>
          <w:p w14:paraId="23E4BBDC" w14:textId="77777777" w:rsidR="0042274E" w:rsidRPr="006F1E73" w:rsidRDefault="0042274E" w:rsidP="00D96643">
            <w:pPr>
              <w:spacing w:before="60" w:after="60"/>
              <w:rPr>
                <w:rFonts w:eastAsia="Calibri" w:cstheme="minorHAnsi"/>
                <w:szCs w:val="20"/>
              </w:rPr>
            </w:pPr>
            <w:r w:rsidRPr="00A46BE3">
              <w:rPr>
                <w:rFonts w:eastAsia="Calibri" w:cstheme="minorHAnsi"/>
                <w:szCs w:val="20"/>
              </w:rPr>
              <w:t>It may set to null if not used.</w:t>
            </w:r>
          </w:p>
        </w:tc>
      </w:tr>
      <w:tr w:rsidR="0042274E" w:rsidRPr="00754E31" w14:paraId="2F49FCC7"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55087DB9" w14:textId="77777777" w:rsidR="0042274E" w:rsidRDefault="0042274E" w:rsidP="00D96643">
            <w:pPr>
              <w:spacing w:before="60" w:after="60"/>
              <w:rPr>
                <w:rFonts w:cstheme="minorHAnsi"/>
                <w:szCs w:val="20"/>
                <w:lang w:val="en-GB"/>
              </w:rPr>
            </w:pPr>
            <w:r>
              <w:rPr>
                <w:rFonts w:cstheme="minorHAnsi"/>
                <w:szCs w:val="20"/>
                <w:lang w:val="en-GB"/>
              </w:rPr>
              <w:t>Give-up Account</w:t>
            </w:r>
          </w:p>
        </w:tc>
        <w:tc>
          <w:tcPr>
            <w:tcW w:w="3950" w:type="pct"/>
            <w:shd w:val="clear" w:color="auto" w:fill="F2F2F2" w:themeFill="background1" w:themeFillShade="F2"/>
          </w:tcPr>
          <w:p w14:paraId="41CC1047" w14:textId="77777777" w:rsidR="0042274E" w:rsidRPr="00A46BE3" w:rsidRDefault="0042274E" w:rsidP="00D96643">
            <w:pPr>
              <w:spacing w:before="60" w:after="60"/>
              <w:rPr>
                <w:rFonts w:eastAsia="Calibri" w:cstheme="minorHAnsi"/>
                <w:szCs w:val="20"/>
              </w:rPr>
            </w:pPr>
            <w:r w:rsidRPr="00A46BE3">
              <w:rPr>
                <w:rFonts w:eastAsia="Calibri" w:cstheme="minorHAnsi"/>
                <w:szCs w:val="20"/>
              </w:rPr>
              <w:t>Indicates the give-up account, for clearing purpose.</w:t>
            </w:r>
          </w:p>
          <w:p w14:paraId="4C99471D" w14:textId="77777777" w:rsidR="0042274E" w:rsidRPr="006F1E73" w:rsidRDefault="0042274E" w:rsidP="00D96643">
            <w:pPr>
              <w:spacing w:before="60" w:after="60"/>
              <w:rPr>
                <w:rFonts w:eastAsia="Calibri" w:cstheme="minorHAnsi"/>
                <w:szCs w:val="20"/>
              </w:rPr>
            </w:pPr>
            <w:r w:rsidRPr="00A46BE3">
              <w:rPr>
                <w:rFonts w:eastAsia="Calibri" w:cstheme="minorHAnsi"/>
                <w:szCs w:val="20"/>
              </w:rPr>
              <w:t>It may set to null if not used.</w:t>
            </w:r>
          </w:p>
        </w:tc>
      </w:tr>
      <w:tr w:rsidR="0042274E" w:rsidRPr="00754E31" w14:paraId="27A70F1F"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44731E95" w14:textId="77777777" w:rsidR="0042274E" w:rsidRDefault="0042274E" w:rsidP="00D96643">
            <w:pPr>
              <w:spacing w:before="60" w:after="60"/>
              <w:rPr>
                <w:rFonts w:cstheme="minorHAnsi"/>
                <w:szCs w:val="20"/>
                <w:lang w:val="en-GB"/>
              </w:rPr>
            </w:pPr>
            <w:r>
              <w:rPr>
                <w:rFonts w:cstheme="minorHAnsi"/>
                <w:szCs w:val="20"/>
                <w:lang w:val="en-GB"/>
              </w:rPr>
              <w:t>LEI</w:t>
            </w:r>
          </w:p>
        </w:tc>
        <w:tc>
          <w:tcPr>
            <w:tcW w:w="3950" w:type="pct"/>
            <w:shd w:val="clear" w:color="auto" w:fill="F2F2F2" w:themeFill="background1" w:themeFillShade="F2"/>
          </w:tcPr>
          <w:p w14:paraId="0F690E20" w14:textId="77777777" w:rsidR="0042274E" w:rsidRPr="00A46BE3" w:rsidRDefault="0042274E" w:rsidP="00D96643">
            <w:pPr>
              <w:spacing w:before="60" w:after="60"/>
              <w:rPr>
                <w:rFonts w:cstheme="minorHAnsi"/>
                <w:szCs w:val="20"/>
                <w:lang w:val="en-GB"/>
              </w:rPr>
            </w:pPr>
            <w:r w:rsidRPr="00A46BE3">
              <w:rPr>
                <w:rFonts w:cstheme="minorHAnsi"/>
                <w:szCs w:val="20"/>
                <w:lang w:val="en-GB"/>
              </w:rPr>
              <w:t>Indicates the legal entity identifier, for regulatory reporting and supervision.</w:t>
            </w:r>
          </w:p>
          <w:p w14:paraId="4C4FACDA" w14:textId="77777777" w:rsidR="0042274E" w:rsidRPr="006F1E73" w:rsidRDefault="0042274E" w:rsidP="00D96643">
            <w:pPr>
              <w:spacing w:before="60" w:after="60"/>
              <w:rPr>
                <w:rFonts w:eastAsia="Calibri" w:cstheme="minorHAnsi"/>
                <w:szCs w:val="20"/>
              </w:rPr>
            </w:pPr>
            <w:r w:rsidRPr="00A46BE3">
              <w:rPr>
                <w:rFonts w:cstheme="minorHAnsi"/>
                <w:szCs w:val="20"/>
                <w:lang w:val="en-GB"/>
              </w:rPr>
              <w:t>It may set to null if not used.</w:t>
            </w:r>
          </w:p>
        </w:tc>
      </w:tr>
      <w:tr w:rsidR="0042274E" w:rsidRPr="00754E31" w14:paraId="5FF1A8BF"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4EFBEFA1" w14:textId="77777777" w:rsidR="0042274E" w:rsidRDefault="0042274E" w:rsidP="00D96643">
            <w:pPr>
              <w:spacing w:before="60" w:after="60"/>
              <w:rPr>
                <w:rFonts w:cstheme="minorHAnsi"/>
                <w:szCs w:val="20"/>
                <w:lang w:val="en-GB"/>
              </w:rPr>
            </w:pPr>
            <w:r>
              <w:rPr>
                <w:rFonts w:cstheme="minorHAnsi"/>
                <w:szCs w:val="20"/>
                <w:lang w:val="en-GB"/>
              </w:rPr>
              <w:lastRenderedPageBreak/>
              <w:t>COD Indicator</w:t>
            </w:r>
          </w:p>
        </w:tc>
        <w:tc>
          <w:tcPr>
            <w:tcW w:w="3950" w:type="pct"/>
            <w:shd w:val="clear" w:color="auto" w:fill="F2F2F2" w:themeFill="background1" w:themeFillShade="F2"/>
          </w:tcPr>
          <w:p w14:paraId="3224C563" w14:textId="77777777" w:rsidR="0042274E" w:rsidRDefault="0042274E" w:rsidP="00D96643">
            <w:pPr>
              <w:spacing w:before="60" w:after="60"/>
              <w:rPr>
                <w:rFonts w:eastAsia="Calibri" w:cstheme="minorHAnsi"/>
                <w:szCs w:val="20"/>
              </w:rPr>
            </w:pPr>
            <w:r w:rsidRPr="006F1E73">
              <w:rPr>
                <w:rFonts w:eastAsia="Calibri" w:cstheme="minorHAnsi"/>
                <w:szCs w:val="20"/>
              </w:rPr>
              <w:t>Indicates</w:t>
            </w:r>
            <w:r>
              <w:rPr>
                <w:rFonts w:eastAsia="Calibri" w:cstheme="minorHAnsi"/>
                <w:szCs w:val="20"/>
              </w:rPr>
              <w:t xml:space="preserve"> whether a connection loss will trigger the COD:</w:t>
            </w:r>
          </w:p>
          <w:p w14:paraId="47B52EE5" w14:textId="77777777" w:rsidR="0042274E"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1 = Yes</w:t>
            </w:r>
          </w:p>
          <w:p w14:paraId="0CD4EF6C" w14:textId="77777777" w:rsidR="0042274E" w:rsidRPr="00576383"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0</w:t>
            </w:r>
            <w:r w:rsidRPr="00576383">
              <w:rPr>
                <w:rFonts w:eastAsia="Calibri" w:cstheme="minorHAnsi"/>
                <w:szCs w:val="20"/>
              </w:rPr>
              <w:t xml:space="preserve"> = </w:t>
            </w:r>
            <w:r>
              <w:rPr>
                <w:rFonts w:eastAsia="Calibri" w:cstheme="minorHAnsi"/>
                <w:szCs w:val="20"/>
              </w:rPr>
              <w:t>No</w:t>
            </w:r>
          </w:p>
        </w:tc>
      </w:tr>
      <w:tr w:rsidR="0042274E" w:rsidRPr="00754E31" w14:paraId="7C2B9FAE"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54E38F29" w14:textId="77777777" w:rsidR="0042274E" w:rsidRDefault="0042274E" w:rsidP="00D96643">
            <w:pPr>
              <w:spacing w:before="60" w:after="60"/>
              <w:rPr>
                <w:rFonts w:cstheme="minorHAnsi"/>
                <w:szCs w:val="20"/>
                <w:lang w:val="en-GB"/>
              </w:rPr>
            </w:pPr>
            <w:r>
              <w:rPr>
                <w:rFonts w:cstheme="minorHAnsi"/>
                <w:szCs w:val="20"/>
                <w:lang w:val="en-GB"/>
              </w:rPr>
              <w:t>AHT Indicator</w:t>
            </w:r>
          </w:p>
        </w:tc>
        <w:tc>
          <w:tcPr>
            <w:tcW w:w="3950" w:type="pct"/>
            <w:shd w:val="clear" w:color="auto" w:fill="F2F2F2" w:themeFill="background1" w:themeFillShade="F2"/>
          </w:tcPr>
          <w:p w14:paraId="38F807B0" w14:textId="77777777" w:rsidR="0042274E" w:rsidRPr="00A46BE3" w:rsidRDefault="0042274E" w:rsidP="00D96643">
            <w:pPr>
              <w:spacing w:before="60" w:after="60"/>
              <w:rPr>
                <w:rFonts w:cstheme="minorHAnsi"/>
                <w:szCs w:val="20"/>
                <w:lang w:val="en-GB"/>
              </w:rPr>
            </w:pPr>
            <w:r w:rsidRPr="00A46BE3">
              <w:rPr>
                <w:rFonts w:cstheme="minorHAnsi"/>
                <w:szCs w:val="20"/>
                <w:lang w:val="en-GB"/>
              </w:rPr>
              <w:t>After-Hours Trading Indicator</w:t>
            </w:r>
            <w:r>
              <w:rPr>
                <w:rFonts w:cstheme="minorHAnsi"/>
                <w:szCs w:val="20"/>
                <w:lang w:val="en-GB"/>
              </w:rPr>
              <w:t xml:space="preserve"> (a.k.a. T + 1)</w:t>
            </w:r>
            <w:r w:rsidRPr="00A46BE3">
              <w:rPr>
                <w:rFonts w:cstheme="minorHAnsi"/>
                <w:szCs w:val="20"/>
                <w:lang w:val="en-GB"/>
              </w:rPr>
              <w:t xml:space="preserve">, </w:t>
            </w:r>
            <w:r>
              <w:rPr>
                <w:rFonts w:cstheme="minorHAnsi"/>
                <w:szCs w:val="20"/>
                <w:lang w:val="en-GB"/>
              </w:rPr>
              <w:t xml:space="preserve">to indicate </w:t>
            </w:r>
            <w:r w:rsidRPr="00A46BE3">
              <w:rPr>
                <w:rFonts w:cstheme="minorHAnsi"/>
                <w:szCs w:val="20"/>
                <w:lang w:val="en-GB"/>
              </w:rPr>
              <w:t>whether</w:t>
            </w:r>
            <w:r>
              <w:rPr>
                <w:rFonts w:cstheme="minorHAnsi"/>
                <w:szCs w:val="20"/>
                <w:lang w:val="en-GB"/>
              </w:rPr>
              <w:t xml:space="preserve"> </w:t>
            </w:r>
            <w:r w:rsidRPr="00A46BE3">
              <w:rPr>
                <w:rFonts w:cstheme="minorHAnsi"/>
                <w:szCs w:val="20"/>
                <w:lang w:val="en-GB"/>
              </w:rPr>
              <w:t>carry forward to AHT session</w:t>
            </w:r>
            <w:r>
              <w:rPr>
                <w:rFonts w:cstheme="minorHAnsi"/>
                <w:szCs w:val="20"/>
                <w:lang w:val="en-GB"/>
              </w:rPr>
              <w:t>.</w:t>
            </w:r>
          </w:p>
          <w:p w14:paraId="1E4BC514" w14:textId="77777777" w:rsidR="0042274E" w:rsidRPr="003F0C16" w:rsidRDefault="0042274E" w:rsidP="00D96643">
            <w:pPr>
              <w:pStyle w:val="ListParagraph"/>
              <w:numPr>
                <w:ilvl w:val="0"/>
                <w:numId w:val="138"/>
              </w:numPr>
              <w:spacing w:before="60" w:after="60"/>
              <w:rPr>
                <w:rFonts w:cstheme="minorHAnsi"/>
                <w:szCs w:val="20"/>
                <w:lang w:val="en-GB"/>
              </w:rPr>
            </w:pPr>
            <w:r>
              <w:rPr>
                <w:rFonts w:cstheme="minorHAnsi"/>
                <w:szCs w:val="20"/>
                <w:lang w:val="en-GB"/>
              </w:rPr>
              <w:t>1 = AHT order</w:t>
            </w:r>
          </w:p>
          <w:p w14:paraId="5BD45772" w14:textId="77777777" w:rsidR="0042274E" w:rsidRPr="003F0C16" w:rsidRDefault="0042274E" w:rsidP="00D96643">
            <w:pPr>
              <w:pStyle w:val="ListParagraph"/>
              <w:numPr>
                <w:ilvl w:val="0"/>
                <w:numId w:val="138"/>
              </w:numPr>
              <w:spacing w:before="60" w:after="60"/>
              <w:rPr>
                <w:rFonts w:eastAsia="Calibri" w:cstheme="minorHAnsi"/>
                <w:szCs w:val="20"/>
              </w:rPr>
            </w:pPr>
            <w:r w:rsidRPr="003F0C16">
              <w:rPr>
                <w:rFonts w:cstheme="minorHAnsi"/>
                <w:szCs w:val="20"/>
                <w:lang w:val="en-GB"/>
              </w:rPr>
              <w:t xml:space="preserve">N = </w:t>
            </w:r>
            <w:proofErr w:type="gramStart"/>
            <w:r w:rsidRPr="003F0C16">
              <w:rPr>
                <w:rFonts w:cstheme="minorHAnsi"/>
                <w:szCs w:val="20"/>
                <w:lang w:val="en-GB"/>
              </w:rPr>
              <w:t>Non-AHT</w:t>
            </w:r>
            <w:proofErr w:type="gramEnd"/>
            <w:r w:rsidRPr="003F0C16">
              <w:rPr>
                <w:rFonts w:cstheme="minorHAnsi"/>
                <w:szCs w:val="20"/>
                <w:lang w:val="en-GB"/>
              </w:rPr>
              <w:t xml:space="preserve"> order</w:t>
            </w:r>
          </w:p>
        </w:tc>
      </w:tr>
    </w:tbl>
    <w:p w14:paraId="3099CC4D" w14:textId="77777777" w:rsidR="0042274E" w:rsidRDefault="0042274E" w:rsidP="0042274E">
      <w:pPr>
        <w:spacing w:before="120"/>
        <w:jc w:val="both"/>
        <w:rPr>
          <w:rFonts w:cstheme="minorHAnsi"/>
          <w:sz w:val="22"/>
          <w:szCs w:val="22"/>
        </w:rPr>
      </w:pPr>
      <w:r>
        <w:rPr>
          <w:rFonts w:cstheme="minorHAnsi"/>
          <w:sz w:val="22"/>
          <w:szCs w:val="22"/>
        </w:rPr>
        <w:t>Optional Fields:</w:t>
      </w:r>
    </w:p>
    <w:tbl>
      <w:tblPr>
        <w:tblW w:w="4995"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170"/>
        <w:gridCol w:w="2160"/>
        <w:gridCol w:w="5285"/>
        <w:gridCol w:w="385"/>
      </w:tblGrid>
      <w:tr w:rsidR="0042274E" w:rsidRPr="003C47FD" w14:paraId="269F6E80" w14:textId="77777777" w:rsidTr="00D96643">
        <w:trPr>
          <w:trHeight w:val="300"/>
        </w:trPr>
        <w:tc>
          <w:tcPr>
            <w:tcW w:w="650" w:type="pct"/>
            <w:shd w:val="clear" w:color="auto" w:fill="C6D9F1" w:themeFill="text2" w:themeFillTint="33"/>
          </w:tcPr>
          <w:p w14:paraId="173F63A4" w14:textId="77777777" w:rsidR="0042274E" w:rsidRDefault="0042274E" w:rsidP="00D96643">
            <w:pPr>
              <w:pStyle w:val="Tablehead"/>
              <w:spacing w:after="0"/>
              <w:rPr>
                <w:rFonts w:cstheme="minorHAnsi"/>
              </w:rPr>
            </w:pPr>
            <w:r>
              <w:rPr>
                <w:rFonts w:cstheme="minorHAnsi"/>
              </w:rPr>
              <w:t>Bit Position</w:t>
            </w:r>
          </w:p>
        </w:tc>
        <w:tc>
          <w:tcPr>
            <w:tcW w:w="1200" w:type="pct"/>
            <w:shd w:val="clear" w:color="auto" w:fill="C6D9F1" w:themeFill="text2" w:themeFillTint="33"/>
            <w:noWrap/>
          </w:tcPr>
          <w:p w14:paraId="75DE50DC" w14:textId="77777777" w:rsidR="0042274E" w:rsidRPr="003C47FD" w:rsidRDefault="0042274E" w:rsidP="00D96643">
            <w:pPr>
              <w:pStyle w:val="Tablehead"/>
              <w:spacing w:after="0"/>
              <w:rPr>
                <w:rFonts w:cstheme="minorHAnsi"/>
              </w:rPr>
            </w:pPr>
            <w:r>
              <w:rPr>
                <w:rFonts w:cstheme="minorHAnsi"/>
              </w:rPr>
              <w:t>Field Name</w:t>
            </w:r>
          </w:p>
        </w:tc>
        <w:tc>
          <w:tcPr>
            <w:tcW w:w="3150" w:type="pct"/>
            <w:gridSpan w:val="2"/>
            <w:shd w:val="clear" w:color="auto" w:fill="C6D9F1" w:themeFill="text2" w:themeFillTint="33"/>
          </w:tcPr>
          <w:p w14:paraId="6CD0F04B"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46B73C87" w14:textId="77777777" w:rsidTr="00D96643">
        <w:tblPrEx>
          <w:tblLook w:val="01E0" w:firstRow="1" w:lastRow="1" w:firstColumn="1" w:lastColumn="1" w:noHBand="0" w:noVBand="0"/>
        </w:tblPrEx>
        <w:trPr>
          <w:gridAfter w:val="1"/>
          <w:wAfter w:w="214" w:type="pct"/>
          <w:trHeight w:val="343"/>
        </w:trPr>
        <w:tc>
          <w:tcPr>
            <w:tcW w:w="650" w:type="pct"/>
            <w:shd w:val="clear" w:color="auto" w:fill="F2F2F2" w:themeFill="background1" w:themeFillShade="F2"/>
          </w:tcPr>
          <w:p w14:paraId="4D5EE4B7" w14:textId="77777777" w:rsidR="0042274E" w:rsidRPr="00065BAC" w:rsidRDefault="0042274E" w:rsidP="00D96643">
            <w:pPr>
              <w:spacing w:before="60" w:after="60"/>
              <w:rPr>
                <w:rFonts w:cstheme="minorHAnsi"/>
                <w:szCs w:val="20"/>
              </w:rPr>
            </w:pPr>
            <w:r>
              <w:rPr>
                <w:rFonts w:cstheme="minorHAnsi"/>
                <w:szCs w:val="20"/>
              </w:rPr>
              <w:t>1</w:t>
            </w:r>
          </w:p>
        </w:tc>
        <w:tc>
          <w:tcPr>
            <w:tcW w:w="1200" w:type="pct"/>
            <w:shd w:val="clear" w:color="auto" w:fill="F2F2F2" w:themeFill="background1" w:themeFillShade="F2"/>
          </w:tcPr>
          <w:p w14:paraId="4C790D82" w14:textId="77777777" w:rsidR="0042274E" w:rsidRPr="00065BAC" w:rsidRDefault="0042274E" w:rsidP="00D96643">
            <w:pPr>
              <w:spacing w:before="60" w:after="60"/>
              <w:rPr>
                <w:rFonts w:cstheme="minorHAnsi"/>
                <w:szCs w:val="20"/>
                <w:lang w:val="en-GB"/>
              </w:rPr>
            </w:pPr>
            <w:r>
              <w:rPr>
                <w:rFonts w:cstheme="minorHAnsi"/>
                <w:szCs w:val="20"/>
              </w:rPr>
              <w:t>Expire Date</w:t>
            </w:r>
          </w:p>
        </w:tc>
        <w:tc>
          <w:tcPr>
            <w:tcW w:w="2936" w:type="pct"/>
            <w:shd w:val="clear" w:color="auto" w:fill="F2F2F2" w:themeFill="background1" w:themeFillShade="F2"/>
          </w:tcPr>
          <w:p w14:paraId="5B080393" w14:textId="77777777" w:rsidR="0042274E" w:rsidRDefault="0042274E" w:rsidP="00D96643">
            <w:pPr>
              <w:spacing w:before="60" w:after="60"/>
              <w:rPr>
                <w:rFonts w:cstheme="minorHAnsi"/>
                <w:szCs w:val="20"/>
              </w:rPr>
            </w:pPr>
            <w:proofErr w:type="gramStart"/>
            <w:r>
              <w:rPr>
                <w:rFonts w:cstheme="minorHAnsi"/>
                <w:szCs w:val="20"/>
              </w:rPr>
              <w:t>Expire</w:t>
            </w:r>
            <w:proofErr w:type="gramEnd"/>
            <w:r>
              <w:rPr>
                <w:rFonts w:cstheme="minorHAnsi"/>
                <w:szCs w:val="20"/>
              </w:rPr>
              <w:t xml:space="preserve"> date of GTD order.</w:t>
            </w:r>
          </w:p>
          <w:p w14:paraId="5D7E05F4" w14:textId="77777777" w:rsidR="0042274E" w:rsidRPr="009100B4" w:rsidRDefault="0042274E" w:rsidP="00D96643">
            <w:pPr>
              <w:spacing w:before="60" w:after="60"/>
              <w:rPr>
                <w:rFonts w:eastAsia="Calibri" w:cstheme="minorHAnsi"/>
                <w:szCs w:val="20"/>
              </w:rPr>
            </w:pPr>
            <w:r w:rsidRPr="008C2AB2">
              <w:rPr>
                <w:rFonts w:eastAsia="Calibri" w:cstheme="minorHAnsi"/>
                <w:szCs w:val="20"/>
              </w:rPr>
              <w:t>Required if</w:t>
            </w:r>
            <w:r>
              <w:rPr>
                <w:rFonts w:eastAsia="Calibri" w:cstheme="minorHAnsi"/>
                <w:szCs w:val="20"/>
              </w:rPr>
              <w:t xml:space="preserve"> Time </w:t>
            </w:r>
            <w:proofErr w:type="gramStart"/>
            <w:r>
              <w:rPr>
                <w:rFonts w:eastAsia="Calibri" w:cstheme="minorHAnsi"/>
                <w:szCs w:val="20"/>
              </w:rPr>
              <w:t>In</w:t>
            </w:r>
            <w:proofErr w:type="gramEnd"/>
            <w:r>
              <w:rPr>
                <w:rFonts w:eastAsia="Calibri" w:cstheme="minorHAnsi"/>
                <w:szCs w:val="20"/>
              </w:rPr>
              <w:t xml:space="preserve"> Force </w:t>
            </w:r>
            <w:r w:rsidRPr="008C2AB2">
              <w:rPr>
                <w:rFonts w:eastAsia="Calibri" w:cstheme="minorHAnsi"/>
                <w:szCs w:val="20"/>
              </w:rPr>
              <w:t xml:space="preserve">= </w:t>
            </w:r>
            <w:r>
              <w:rPr>
                <w:rFonts w:eastAsia="Calibri" w:cstheme="minorHAnsi"/>
                <w:szCs w:val="20"/>
              </w:rPr>
              <w:t>6 (Good Till Date)</w:t>
            </w:r>
          </w:p>
        </w:tc>
      </w:tr>
      <w:tr w:rsidR="0042274E" w:rsidRPr="00754E31" w14:paraId="2689023B" w14:textId="77777777" w:rsidTr="00D96643">
        <w:tblPrEx>
          <w:tblLook w:val="01E0" w:firstRow="1" w:lastRow="1" w:firstColumn="1" w:lastColumn="1" w:noHBand="0" w:noVBand="0"/>
        </w:tblPrEx>
        <w:trPr>
          <w:gridAfter w:val="1"/>
          <w:wAfter w:w="214" w:type="pct"/>
          <w:trHeight w:val="343"/>
        </w:trPr>
        <w:tc>
          <w:tcPr>
            <w:tcW w:w="650" w:type="pct"/>
            <w:shd w:val="clear" w:color="auto" w:fill="F2F2F2" w:themeFill="background1" w:themeFillShade="F2"/>
          </w:tcPr>
          <w:p w14:paraId="7E99ED8B" w14:textId="77777777" w:rsidR="0042274E" w:rsidRPr="00065BAC" w:rsidRDefault="0042274E" w:rsidP="00D96643">
            <w:pPr>
              <w:spacing w:before="60" w:after="60"/>
              <w:rPr>
                <w:rFonts w:cstheme="minorHAnsi"/>
                <w:szCs w:val="20"/>
              </w:rPr>
            </w:pPr>
            <w:r>
              <w:rPr>
                <w:rFonts w:cstheme="minorHAnsi"/>
                <w:szCs w:val="20"/>
              </w:rPr>
              <w:t>2</w:t>
            </w:r>
          </w:p>
        </w:tc>
        <w:tc>
          <w:tcPr>
            <w:tcW w:w="1200" w:type="pct"/>
            <w:shd w:val="clear" w:color="auto" w:fill="F2F2F2" w:themeFill="background1" w:themeFillShade="F2"/>
          </w:tcPr>
          <w:p w14:paraId="723AD9EA" w14:textId="77777777" w:rsidR="0042274E" w:rsidRPr="00065BAC" w:rsidRDefault="0042274E" w:rsidP="00D96643">
            <w:pPr>
              <w:spacing w:before="60" w:after="60"/>
              <w:rPr>
                <w:rFonts w:cstheme="minorHAnsi"/>
                <w:szCs w:val="20"/>
                <w:lang w:val="en-GB"/>
              </w:rPr>
            </w:pPr>
            <w:r>
              <w:rPr>
                <w:rFonts w:cstheme="minorHAnsi"/>
                <w:szCs w:val="20"/>
                <w:lang w:val="en-GB"/>
              </w:rPr>
              <w:t>Customer Client</w:t>
            </w:r>
          </w:p>
        </w:tc>
        <w:tc>
          <w:tcPr>
            <w:tcW w:w="2936" w:type="pct"/>
            <w:shd w:val="clear" w:color="auto" w:fill="F2F2F2" w:themeFill="background1" w:themeFillShade="F2"/>
          </w:tcPr>
          <w:p w14:paraId="56C6DFEA" w14:textId="77777777" w:rsidR="0042274E" w:rsidRPr="00065BAC" w:rsidRDefault="0042274E" w:rsidP="00D96643">
            <w:pPr>
              <w:spacing w:before="60" w:after="60"/>
              <w:rPr>
                <w:rFonts w:cstheme="minorHAnsi"/>
                <w:szCs w:val="20"/>
              </w:rPr>
            </w:pPr>
            <w:r w:rsidRPr="009100B4">
              <w:rPr>
                <w:rFonts w:eastAsia="Calibri" w:cstheme="minorHAnsi"/>
                <w:szCs w:val="20"/>
              </w:rPr>
              <w:t>Client specified customer ID or other entity, a pass-through attribute.</w:t>
            </w:r>
          </w:p>
        </w:tc>
      </w:tr>
      <w:tr w:rsidR="0042274E" w:rsidRPr="00754E31" w14:paraId="38588019" w14:textId="77777777" w:rsidTr="00D96643">
        <w:tblPrEx>
          <w:tblLook w:val="01E0" w:firstRow="1" w:lastRow="1" w:firstColumn="1" w:lastColumn="1" w:noHBand="0" w:noVBand="0"/>
        </w:tblPrEx>
        <w:trPr>
          <w:gridAfter w:val="1"/>
          <w:wAfter w:w="214" w:type="pct"/>
          <w:trHeight w:val="343"/>
        </w:trPr>
        <w:tc>
          <w:tcPr>
            <w:tcW w:w="650" w:type="pct"/>
            <w:shd w:val="clear" w:color="auto" w:fill="F2F2F2" w:themeFill="background1" w:themeFillShade="F2"/>
          </w:tcPr>
          <w:p w14:paraId="71274C53" w14:textId="77777777" w:rsidR="0042274E" w:rsidRPr="00065BAC" w:rsidRDefault="0042274E" w:rsidP="00D96643">
            <w:pPr>
              <w:spacing w:before="60" w:after="60"/>
              <w:rPr>
                <w:rFonts w:cstheme="minorHAnsi"/>
                <w:szCs w:val="20"/>
              </w:rPr>
            </w:pPr>
            <w:r>
              <w:rPr>
                <w:rFonts w:cstheme="minorHAnsi"/>
                <w:szCs w:val="20"/>
              </w:rPr>
              <w:t>3</w:t>
            </w:r>
          </w:p>
        </w:tc>
        <w:tc>
          <w:tcPr>
            <w:tcW w:w="1200" w:type="pct"/>
            <w:shd w:val="clear" w:color="auto" w:fill="F2F2F2" w:themeFill="background1" w:themeFillShade="F2"/>
          </w:tcPr>
          <w:p w14:paraId="0BA80384" w14:textId="77777777" w:rsidR="0042274E" w:rsidRPr="00065BAC" w:rsidRDefault="0042274E" w:rsidP="00D96643">
            <w:pPr>
              <w:spacing w:before="60" w:after="60"/>
              <w:rPr>
                <w:rFonts w:cstheme="minorHAnsi"/>
                <w:szCs w:val="20"/>
                <w:lang w:val="en-GB"/>
              </w:rPr>
            </w:pPr>
            <w:r>
              <w:rPr>
                <w:rFonts w:cstheme="minorHAnsi"/>
                <w:szCs w:val="20"/>
                <w:lang w:val="en-GB"/>
              </w:rPr>
              <w:t>Customer Information</w:t>
            </w:r>
          </w:p>
        </w:tc>
        <w:tc>
          <w:tcPr>
            <w:tcW w:w="2936" w:type="pct"/>
            <w:shd w:val="clear" w:color="auto" w:fill="F2F2F2" w:themeFill="background1" w:themeFillShade="F2"/>
          </w:tcPr>
          <w:p w14:paraId="479BA011" w14:textId="77777777" w:rsidR="0042274E" w:rsidRPr="00065BAC" w:rsidRDefault="0042274E" w:rsidP="00D96643">
            <w:pPr>
              <w:spacing w:before="60" w:after="60"/>
              <w:rPr>
                <w:rFonts w:cstheme="minorHAnsi"/>
                <w:szCs w:val="20"/>
              </w:rPr>
            </w:pPr>
            <w:r>
              <w:rPr>
                <w:rStyle w:val="ui-provider"/>
              </w:rPr>
              <w:t>Client specified free text, a pass-through attribute.</w:t>
            </w:r>
          </w:p>
        </w:tc>
      </w:tr>
    </w:tbl>
    <w:p w14:paraId="36370358" w14:textId="77777777" w:rsidR="0042274E" w:rsidRPr="00417716" w:rsidRDefault="0042274E" w:rsidP="0042274E">
      <w:pPr>
        <w:snapToGrid w:val="0"/>
        <w:spacing w:after="40"/>
        <w:rPr>
          <w:rFonts w:cstheme="minorHAnsi"/>
        </w:rPr>
      </w:pPr>
    </w:p>
    <w:p w14:paraId="77880CA6" w14:textId="77777777" w:rsidR="0042274E" w:rsidRPr="00417716" w:rsidRDefault="0042274E" w:rsidP="0042274E">
      <w:pPr>
        <w:pStyle w:val="Heading3"/>
      </w:pPr>
      <w:bookmarkStart w:id="727" w:name="_Toc170578884"/>
      <w:r>
        <w:t>Order Amend Request (12)</w:t>
      </w:r>
      <w:bookmarkEnd w:id="727"/>
    </w:p>
    <w:p w14:paraId="395A39A9" w14:textId="5D4C9932" w:rsidR="0042274E" w:rsidRDefault="003F08C6" w:rsidP="0042274E">
      <w:pPr>
        <w:pStyle w:val="NormalNGMDS"/>
        <w:spacing w:after="120"/>
        <w:ind w:left="0"/>
        <w:rPr>
          <w:rFonts w:asciiTheme="minorHAnsi" w:hAnsiTheme="minorHAnsi" w:cstheme="minorHAnsi"/>
        </w:rPr>
      </w:pPr>
      <w:r w:rsidRPr="003F08C6">
        <w:rPr>
          <w:rFonts w:asciiTheme="minorHAnsi" w:hAnsiTheme="minorHAnsi" w:cstheme="minorHAnsi"/>
        </w:rPr>
        <w:t xml:space="preserve">The client can send this message the gateway </w:t>
      </w:r>
      <w:r>
        <w:rPr>
          <w:rFonts w:asciiTheme="minorHAnsi" w:hAnsiTheme="minorHAnsi" w:cstheme="minorHAnsi"/>
        </w:rPr>
        <w:t xml:space="preserve">to </w:t>
      </w:r>
      <w:r w:rsidR="0042274E">
        <w:rPr>
          <w:rFonts w:asciiTheme="minorHAnsi" w:hAnsiTheme="minorHAnsi" w:cstheme="minorHAnsi"/>
        </w:rPr>
        <w:t>amend</w:t>
      </w:r>
      <w:r w:rsidR="0042274E" w:rsidRPr="00417716">
        <w:rPr>
          <w:rFonts w:asciiTheme="minorHAnsi" w:hAnsiTheme="minorHAnsi" w:cstheme="minorHAnsi"/>
        </w:rPr>
        <w:t xml:space="preserve"> an existing order.</w:t>
      </w:r>
    </w:p>
    <w:tbl>
      <w:tblPr>
        <w:tblW w:w="4995"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890"/>
        <w:gridCol w:w="7110"/>
      </w:tblGrid>
      <w:tr w:rsidR="0042274E" w:rsidRPr="003C47FD" w14:paraId="5C4E7C53" w14:textId="77777777" w:rsidTr="00D96643">
        <w:trPr>
          <w:trHeight w:val="300"/>
        </w:trPr>
        <w:tc>
          <w:tcPr>
            <w:tcW w:w="1050" w:type="pct"/>
            <w:shd w:val="clear" w:color="auto" w:fill="C6D9F1" w:themeFill="text2" w:themeFillTint="33"/>
            <w:noWrap/>
          </w:tcPr>
          <w:p w14:paraId="5562DDE3" w14:textId="77777777" w:rsidR="0042274E" w:rsidRPr="001161AF" w:rsidRDefault="0042274E" w:rsidP="00D96643">
            <w:pPr>
              <w:pStyle w:val="Tablehead"/>
              <w:spacing w:after="0"/>
              <w:rPr>
                <w:rFonts w:cstheme="minorHAnsi"/>
                <w:lang w:val="en-GB"/>
              </w:rPr>
            </w:pPr>
            <w:r>
              <w:rPr>
                <w:rFonts w:cstheme="minorHAnsi"/>
                <w:lang w:val="en-GB"/>
              </w:rPr>
              <w:t>Field Name</w:t>
            </w:r>
          </w:p>
        </w:tc>
        <w:tc>
          <w:tcPr>
            <w:tcW w:w="3950" w:type="pct"/>
            <w:shd w:val="clear" w:color="auto" w:fill="C6D9F1" w:themeFill="text2" w:themeFillTint="33"/>
          </w:tcPr>
          <w:p w14:paraId="4CE730F8"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21A84DFB"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4A045B03" w14:textId="77777777" w:rsidR="0042274E" w:rsidRPr="00065BAC" w:rsidRDefault="0042274E" w:rsidP="00D96643">
            <w:pPr>
              <w:spacing w:before="60" w:after="60"/>
              <w:rPr>
                <w:rFonts w:cstheme="minorHAnsi"/>
                <w:szCs w:val="20"/>
                <w:lang w:val="en-GB"/>
              </w:rPr>
            </w:pPr>
            <w:r>
              <w:rPr>
                <w:rFonts w:cstheme="minorHAnsi"/>
                <w:szCs w:val="20"/>
                <w:lang w:val="en-GB"/>
              </w:rPr>
              <w:t>Client Order ID</w:t>
            </w:r>
          </w:p>
        </w:tc>
        <w:tc>
          <w:tcPr>
            <w:tcW w:w="3950" w:type="pct"/>
            <w:shd w:val="clear" w:color="auto" w:fill="F2F2F2" w:themeFill="background1" w:themeFillShade="F2"/>
          </w:tcPr>
          <w:p w14:paraId="24245A48" w14:textId="77777777" w:rsidR="0042274E" w:rsidRPr="00065BAC" w:rsidRDefault="0042274E" w:rsidP="00D96643">
            <w:pPr>
              <w:spacing w:before="60" w:after="60"/>
              <w:rPr>
                <w:rFonts w:cstheme="minorHAnsi"/>
                <w:szCs w:val="20"/>
              </w:rPr>
            </w:pPr>
            <w:r w:rsidRPr="000613D8">
              <w:rPr>
                <w:rFonts w:eastAsia="Calibri" w:cstheme="minorHAnsi"/>
                <w:szCs w:val="20"/>
                <w:lang w:val="en-GB"/>
              </w:rPr>
              <w:t>Client specified identifier of the order</w:t>
            </w:r>
            <w:r>
              <w:rPr>
                <w:rFonts w:eastAsia="Calibri" w:cstheme="minorHAnsi"/>
                <w:szCs w:val="20"/>
                <w:lang w:val="en-GB"/>
              </w:rPr>
              <w:t>.</w:t>
            </w:r>
          </w:p>
        </w:tc>
      </w:tr>
      <w:tr w:rsidR="0042274E" w:rsidRPr="00754E31" w14:paraId="75ED9BE2"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50C45725" w14:textId="77777777" w:rsidR="0042274E" w:rsidRDefault="0042274E" w:rsidP="00D96643">
            <w:pPr>
              <w:spacing w:before="60" w:after="60"/>
              <w:rPr>
                <w:rFonts w:cstheme="minorHAnsi"/>
                <w:szCs w:val="20"/>
                <w:lang w:val="en-GB"/>
              </w:rPr>
            </w:pPr>
            <w:r>
              <w:rPr>
                <w:rFonts w:cstheme="minorHAnsi"/>
                <w:szCs w:val="20"/>
                <w:lang w:val="en-GB"/>
              </w:rPr>
              <w:t>Original Client Order ID</w:t>
            </w:r>
          </w:p>
        </w:tc>
        <w:tc>
          <w:tcPr>
            <w:tcW w:w="3950" w:type="pct"/>
            <w:shd w:val="clear" w:color="auto" w:fill="F2F2F2" w:themeFill="background1" w:themeFillShade="F2"/>
          </w:tcPr>
          <w:p w14:paraId="175012CA" w14:textId="77777777" w:rsidR="0042274E" w:rsidRDefault="0042274E" w:rsidP="00D96643">
            <w:pPr>
              <w:spacing w:before="60" w:after="60"/>
              <w:rPr>
                <w:rFonts w:eastAsia="Calibri" w:cstheme="minorHAnsi"/>
                <w:szCs w:val="20"/>
                <w:lang w:val="en-GB"/>
              </w:rPr>
            </w:pPr>
            <w:r>
              <w:rPr>
                <w:rFonts w:eastAsia="Calibri" w:cstheme="minorHAnsi"/>
                <w:szCs w:val="20"/>
                <w:lang w:val="en-GB"/>
              </w:rPr>
              <w:t>Client Order ID of the order being amended.</w:t>
            </w:r>
          </w:p>
        </w:tc>
      </w:tr>
      <w:tr w:rsidR="0042274E" w:rsidRPr="00754E31" w14:paraId="063BA58E"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37821866" w14:textId="77777777" w:rsidR="0042274E" w:rsidRDefault="0042274E" w:rsidP="00D96643">
            <w:pPr>
              <w:spacing w:before="60" w:after="60"/>
              <w:rPr>
                <w:rFonts w:cstheme="minorHAnsi"/>
                <w:szCs w:val="20"/>
                <w:lang w:val="en-GB"/>
              </w:rPr>
            </w:pPr>
            <w:r>
              <w:rPr>
                <w:rFonts w:cstheme="minorHAnsi"/>
                <w:szCs w:val="20"/>
                <w:lang w:val="en-GB"/>
              </w:rPr>
              <w:t>Executing Trader</w:t>
            </w:r>
          </w:p>
        </w:tc>
        <w:tc>
          <w:tcPr>
            <w:tcW w:w="3950" w:type="pct"/>
            <w:shd w:val="clear" w:color="auto" w:fill="F2F2F2" w:themeFill="background1" w:themeFillShade="F2"/>
          </w:tcPr>
          <w:p w14:paraId="14EEDF18" w14:textId="77777777" w:rsidR="0042274E" w:rsidRPr="00A46BE3" w:rsidRDefault="0042274E" w:rsidP="00D96643">
            <w:pPr>
              <w:spacing w:before="60" w:after="60"/>
              <w:rPr>
                <w:rFonts w:eastAsia="Calibri" w:cstheme="minorHAnsi"/>
                <w:szCs w:val="20"/>
              </w:rPr>
            </w:pPr>
            <w:r w:rsidRPr="00A46BE3">
              <w:rPr>
                <w:rFonts w:eastAsia="Calibri" w:cstheme="minorHAnsi"/>
                <w:szCs w:val="20"/>
              </w:rPr>
              <w:t>Client specified executing trader or other entity form client side.</w:t>
            </w:r>
          </w:p>
          <w:p w14:paraId="2AF14D9F" w14:textId="77777777" w:rsidR="0042274E" w:rsidRPr="006F1E73" w:rsidRDefault="0042274E" w:rsidP="00D96643">
            <w:pPr>
              <w:spacing w:before="60" w:after="60"/>
              <w:rPr>
                <w:rFonts w:eastAsia="Calibri" w:cstheme="minorHAnsi"/>
                <w:szCs w:val="20"/>
              </w:rPr>
            </w:pPr>
            <w:r w:rsidRPr="00A46BE3">
              <w:rPr>
                <w:rFonts w:eastAsia="Calibri" w:cstheme="minorHAnsi"/>
                <w:szCs w:val="20"/>
              </w:rPr>
              <w:t>It may set to 0 if not used.</w:t>
            </w:r>
          </w:p>
        </w:tc>
      </w:tr>
      <w:tr w:rsidR="0042274E" w:rsidRPr="00754E31" w14:paraId="6A4169C4"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394AF56E" w14:textId="77777777" w:rsidR="0042274E" w:rsidRDefault="0042274E" w:rsidP="00D96643">
            <w:pPr>
              <w:spacing w:before="60" w:after="60"/>
              <w:rPr>
                <w:rFonts w:cstheme="minorHAnsi"/>
                <w:szCs w:val="20"/>
              </w:rPr>
            </w:pPr>
            <w:r>
              <w:rPr>
                <w:rFonts w:cstheme="minorHAnsi"/>
                <w:szCs w:val="20"/>
              </w:rPr>
              <w:t>Transact Time</w:t>
            </w:r>
          </w:p>
        </w:tc>
        <w:tc>
          <w:tcPr>
            <w:tcW w:w="3950" w:type="pct"/>
            <w:shd w:val="clear" w:color="auto" w:fill="F2F2F2" w:themeFill="background1" w:themeFillShade="F2"/>
          </w:tcPr>
          <w:p w14:paraId="0BB64352" w14:textId="77777777" w:rsidR="0042274E" w:rsidRDefault="0042274E" w:rsidP="00D96643">
            <w:pPr>
              <w:spacing w:before="60" w:after="60"/>
              <w:rPr>
                <w:rFonts w:eastAsia="Calibri" w:cstheme="minorHAnsi"/>
                <w:szCs w:val="20"/>
              </w:rPr>
            </w:pPr>
            <w:r w:rsidRPr="00486712">
              <w:rPr>
                <w:rFonts w:eastAsia="Calibri" w:cstheme="minorHAnsi"/>
                <w:szCs w:val="20"/>
              </w:rPr>
              <w:t xml:space="preserve">The time at which the </w:t>
            </w:r>
            <w:r>
              <w:rPr>
                <w:rFonts w:eastAsia="Calibri" w:cstheme="minorHAnsi"/>
                <w:szCs w:val="20"/>
              </w:rPr>
              <w:t>message is generated</w:t>
            </w:r>
            <w:r w:rsidRPr="00486712">
              <w:rPr>
                <w:rFonts w:eastAsia="Calibri" w:cstheme="minorHAnsi"/>
                <w:szCs w:val="20"/>
              </w:rPr>
              <w:t>.</w:t>
            </w:r>
          </w:p>
        </w:tc>
      </w:tr>
      <w:tr w:rsidR="0042274E" w:rsidRPr="00754E31" w14:paraId="49E2EB1F"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6A838142" w14:textId="77777777" w:rsidR="0042274E" w:rsidRDefault="0042274E" w:rsidP="00D96643">
            <w:pPr>
              <w:spacing w:before="60" w:after="60"/>
              <w:rPr>
                <w:rFonts w:cstheme="minorHAnsi"/>
                <w:szCs w:val="20"/>
              </w:rPr>
            </w:pPr>
            <w:r>
              <w:rPr>
                <w:rFonts w:cstheme="minorHAnsi"/>
                <w:szCs w:val="20"/>
              </w:rPr>
              <w:t>Order Quantity</w:t>
            </w:r>
          </w:p>
        </w:tc>
        <w:tc>
          <w:tcPr>
            <w:tcW w:w="3950" w:type="pct"/>
            <w:shd w:val="clear" w:color="auto" w:fill="F2F2F2" w:themeFill="background1" w:themeFillShade="F2"/>
          </w:tcPr>
          <w:p w14:paraId="5202A0E2" w14:textId="77777777" w:rsidR="0042274E" w:rsidRDefault="0042274E" w:rsidP="00D96643">
            <w:pPr>
              <w:spacing w:before="60" w:after="60"/>
              <w:rPr>
                <w:rFonts w:eastAsia="Calibri" w:cstheme="minorHAnsi"/>
                <w:szCs w:val="20"/>
              </w:rPr>
            </w:pPr>
            <w:r w:rsidRPr="00535A78">
              <w:rPr>
                <w:rFonts w:eastAsia="Calibri" w:cstheme="minorHAnsi"/>
                <w:szCs w:val="20"/>
              </w:rPr>
              <w:t>Total order quantity of the order</w:t>
            </w:r>
          </w:p>
        </w:tc>
      </w:tr>
      <w:tr w:rsidR="0042274E" w:rsidRPr="00754E31" w14:paraId="3803C32B"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2162E91E" w14:textId="77777777" w:rsidR="0042274E" w:rsidRPr="00065BAC" w:rsidRDefault="0042274E" w:rsidP="00D96643">
            <w:pPr>
              <w:spacing w:before="60" w:after="60"/>
              <w:rPr>
                <w:rFonts w:cstheme="minorHAnsi"/>
                <w:szCs w:val="20"/>
              </w:rPr>
            </w:pPr>
            <w:r>
              <w:rPr>
                <w:rFonts w:cstheme="minorHAnsi"/>
                <w:szCs w:val="20"/>
              </w:rPr>
              <w:t>Price</w:t>
            </w:r>
          </w:p>
        </w:tc>
        <w:tc>
          <w:tcPr>
            <w:tcW w:w="3950" w:type="pct"/>
            <w:shd w:val="clear" w:color="auto" w:fill="F2F2F2" w:themeFill="background1" w:themeFillShade="F2"/>
          </w:tcPr>
          <w:p w14:paraId="6A95EA1B" w14:textId="77777777" w:rsidR="0042274E" w:rsidRPr="008C2AB2" w:rsidRDefault="0042274E" w:rsidP="00D96643">
            <w:pPr>
              <w:spacing w:before="60" w:after="60"/>
              <w:rPr>
                <w:rFonts w:eastAsia="Calibri" w:cstheme="minorHAnsi"/>
                <w:szCs w:val="20"/>
              </w:rPr>
            </w:pPr>
            <w:r w:rsidRPr="008C2AB2">
              <w:rPr>
                <w:rFonts w:eastAsia="Calibri" w:cstheme="minorHAnsi"/>
                <w:szCs w:val="20"/>
              </w:rPr>
              <w:t>Price of order</w:t>
            </w:r>
            <w:r>
              <w:rPr>
                <w:rFonts w:eastAsia="Calibri" w:cstheme="minorHAnsi"/>
                <w:szCs w:val="20"/>
              </w:rPr>
              <w:t>.</w:t>
            </w:r>
          </w:p>
          <w:p w14:paraId="1442EF38" w14:textId="77777777" w:rsidR="0042274E" w:rsidRDefault="0042274E" w:rsidP="00D96643">
            <w:pPr>
              <w:spacing w:before="60" w:after="60"/>
              <w:rPr>
                <w:rFonts w:eastAsia="Calibri" w:cstheme="minorHAnsi"/>
                <w:szCs w:val="20"/>
              </w:rPr>
            </w:pPr>
            <w:r w:rsidRPr="008C2AB2">
              <w:rPr>
                <w:rFonts w:eastAsia="Calibri" w:cstheme="minorHAnsi"/>
                <w:szCs w:val="20"/>
              </w:rPr>
              <w:t>Required if</w:t>
            </w:r>
            <w:r>
              <w:rPr>
                <w:rFonts w:eastAsia="Calibri" w:cstheme="minorHAnsi"/>
                <w:szCs w:val="20"/>
              </w:rPr>
              <w:t xml:space="preserve"> </w:t>
            </w:r>
            <w:r w:rsidRPr="008C2AB2">
              <w:rPr>
                <w:rFonts w:eastAsia="Calibri" w:cstheme="minorHAnsi"/>
                <w:szCs w:val="20"/>
              </w:rPr>
              <w:t>Order Type = 2 (Limit)</w:t>
            </w:r>
            <w:r>
              <w:rPr>
                <w:rFonts w:eastAsia="Calibri" w:cstheme="minorHAnsi"/>
                <w:szCs w:val="20"/>
              </w:rPr>
              <w:t xml:space="preserve"> or 3 (Market to Limit)</w:t>
            </w:r>
          </w:p>
          <w:p w14:paraId="66DFEFEA" w14:textId="77777777" w:rsidR="0042274E" w:rsidRPr="008C2AB2" w:rsidRDefault="0042274E" w:rsidP="00D96643">
            <w:pPr>
              <w:spacing w:before="60" w:after="60"/>
              <w:rPr>
                <w:rFonts w:eastAsia="Calibri" w:cstheme="minorHAnsi"/>
                <w:szCs w:val="20"/>
              </w:rPr>
            </w:pPr>
            <w:r>
              <w:rPr>
                <w:rStyle w:val="ui-provider"/>
              </w:rPr>
              <w:t xml:space="preserve">Set to </w:t>
            </w:r>
            <w:r w:rsidRPr="006B6E34">
              <w:rPr>
                <w:rStyle w:val="ui-provider"/>
              </w:rPr>
              <w:t>UNUSED_LONG</w:t>
            </w:r>
            <w:r>
              <w:rPr>
                <w:rStyle w:val="ui-provider"/>
              </w:rPr>
              <w:t xml:space="preserve"> if not used.</w:t>
            </w:r>
          </w:p>
        </w:tc>
      </w:tr>
      <w:tr w:rsidR="0042274E" w:rsidRPr="00754E31" w14:paraId="0EB39564"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03631653" w14:textId="77777777" w:rsidR="0042274E" w:rsidRPr="00065BAC" w:rsidRDefault="0042274E" w:rsidP="00D96643">
            <w:pPr>
              <w:spacing w:before="60" w:after="60"/>
              <w:rPr>
                <w:rFonts w:cstheme="minorHAnsi"/>
                <w:szCs w:val="20"/>
                <w:lang w:val="en-GB"/>
              </w:rPr>
            </w:pPr>
            <w:r>
              <w:rPr>
                <w:rFonts w:cstheme="minorHAnsi"/>
                <w:szCs w:val="20"/>
                <w:lang w:val="en-GB"/>
              </w:rPr>
              <w:t>Time In Force</w:t>
            </w:r>
          </w:p>
        </w:tc>
        <w:tc>
          <w:tcPr>
            <w:tcW w:w="3950" w:type="pct"/>
            <w:shd w:val="clear" w:color="auto" w:fill="F2F2F2" w:themeFill="background1" w:themeFillShade="F2"/>
          </w:tcPr>
          <w:p w14:paraId="0B5C2F7E" w14:textId="77777777" w:rsidR="0042274E" w:rsidRDefault="0042274E" w:rsidP="00D96643">
            <w:pPr>
              <w:spacing w:before="60" w:after="60"/>
              <w:rPr>
                <w:rFonts w:eastAsia="Calibri" w:cstheme="minorHAnsi"/>
                <w:szCs w:val="20"/>
              </w:rPr>
            </w:pPr>
            <w:r>
              <w:rPr>
                <w:rFonts w:eastAsia="Calibri" w:cstheme="minorHAnsi"/>
                <w:szCs w:val="20"/>
              </w:rPr>
              <w:t>Time qualifier of the order</w:t>
            </w:r>
          </w:p>
          <w:p w14:paraId="6A96B73C" w14:textId="77777777" w:rsidR="0042274E"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0 = Day</w:t>
            </w:r>
          </w:p>
          <w:p w14:paraId="3300570F" w14:textId="77777777" w:rsidR="0042274E" w:rsidRPr="008471EE"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 xml:space="preserve">1 = Good </w:t>
            </w:r>
            <w:proofErr w:type="gramStart"/>
            <w:r>
              <w:rPr>
                <w:rFonts w:eastAsia="Calibri" w:cstheme="minorHAnsi"/>
                <w:szCs w:val="20"/>
              </w:rPr>
              <w:t>Till</w:t>
            </w:r>
            <w:proofErr w:type="gramEnd"/>
            <w:r>
              <w:rPr>
                <w:rFonts w:eastAsia="Calibri" w:cstheme="minorHAnsi"/>
                <w:szCs w:val="20"/>
              </w:rPr>
              <w:t xml:space="preserve"> Cancelled (GTC)</w:t>
            </w:r>
          </w:p>
          <w:p w14:paraId="2F18A142" w14:textId="77777777" w:rsidR="0042274E"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 xml:space="preserve">3 = Immediate </w:t>
            </w:r>
            <w:proofErr w:type="gramStart"/>
            <w:r>
              <w:rPr>
                <w:rFonts w:eastAsia="Calibri" w:cstheme="minorHAnsi"/>
                <w:szCs w:val="20"/>
              </w:rPr>
              <w:t>Or</w:t>
            </w:r>
            <w:proofErr w:type="gramEnd"/>
            <w:r>
              <w:rPr>
                <w:rFonts w:eastAsia="Calibri" w:cstheme="minorHAnsi"/>
                <w:szCs w:val="20"/>
              </w:rPr>
              <w:t xml:space="preserve"> Cancel (IOC)</w:t>
            </w:r>
          </w:p>
          <w:p w14:paraId="5EEF2D67" w14:textId="77777777" w:rsidR="0042274E"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 xml:space="preserve">4 = Fill </w:t>
            </w:r>
            <w:proofErr w:type="gramStart"/>
            <w:r>
              <w:rPr>
                <w:rFonts w:eastAsia="Calibri" w:cstheme="minorHAnsi"/>
                <w:szCs w:val="20"/>
              </w:rPr>
              <w:t>Or</w:t>
            </w:r>
            <w:proofErr w:type="gramEnd"/>
            <w:r>
              <w:rPr>
                <w:rFonts w:eastAsia="Calibri" w:cstheme="minorHAnsi"/>
                <w:szCs w:val="20"/>
              </w:rPr>
              <w:t xml:space="preserve"> Kill (FOK)</w:t>
            </w:r>
          </w:p>
          <w:p w14:paraId="18ADACC0" w14:textId="77777777" w:rsidR="0042274E"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 xml:space="preserve">6 = Good </w:t>
            </w:r>
            <w:proofErr w:type="gramStart"/>
            <w:r>
              <w:rPr>
                <w:rFonts w:eastAsia="Calibri" w:cstheme="minorHAnsi"/>
                <w:szCs w:val="20"/>
              </w:rPr>
              <w:t>Till</w:t>
            </w:r>
            <w:proofErr w:type="gramEnd"/>
            <w:r>
              <w:rPr>
                <w:rFonts w:eastAsia="Calibri" w:cstheme="minorHAnsi"/>
                <w:szCs w:val="20"/>
              </w:rPr>
              <w:t xml:space="preserve"> Date (GTD)</w:t>
            </w:r>
          </w:p>
          <w:p w14:paraId="59C8FD8B" w14:textId="77777777" w:rsidR="0042274E" w:rsidRPr="00F50B41" w:rsidRDefault="0042274E" w:rsidP="00D96643">
            <w:pPr>
              <w:spacing w:before="60" w:after="60"/>
              <w:rPr>
                <w:rFonts w:eastAsia="Calibri" w:cstheme="minorHAnsi"/>
                <w:szCs w:val="20"/>
              </w:rPr>
            </w:pPr>
            <w:r>
              <w:rPr>
                <w:rStyle w:val="ui-provider"/>
              </w:rPr>
              <w:t xml:space="preserve">If 6 (Good </w:t>
            </w:r>
            <w:proofErr w:type="gramStart"/>
            <w:r>
              <w:rPr>
                <w:rStyle w:val="ui-provider"/>
              </w:rPr>
              <w:t>Till</w:t>
            </w:r>
            <w:proofErr w:type="gramEnd"/>
            <w:r>
              <w:rPr>
                <w:rStyle w:val="ui-provider"/>
              </w:rPr>
              <w:t xml:space="preserve"> Date (GTD)) is specified, optional field Expiry Date is required.</w:t>
            </w:r>
          </w:p>
        </w:tc>
      </w:tr>
      <w:tr w:rsidR="0042274E" w:rsidRPr="00754E31" w14:paraId="5C409650"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1A76D347" w14:textId="77777777" w:rsidR="0042274E" w:rsidRDefault="0042274E" w:rsidP="00D96643">
            <w:pPr>
              <w:spacing w:before="60" w:after="60"/>
              <w:rPr>
                <w:rFonts w:cstheme="minorHAnsi"/>
                <w:szCs w:val="20"/>
                <w:lang w:val="en-GB"/>
              </w:rPr>
            </w:pPr>
            <w:r>
              <w:rPr>
                <w:rFonts w:cstheme="minorHAnsi"/>
                <w:szCs w:val="20"/>
                <w:lang w:val="en-GB"/>
              </w:rPr>
              <w:t>SMP ID</w:t>
            </w:r>
          </w:p>
        </w:tc>
        <w:tc>
          <w:tcPr>
            <w:tcW w:w="3950" w:type="pct"/>
            <w:shd w:val="clear" w:color="auto" w:fill="F2F2F2" w:themeFill="background1" w:themeFillShade="F2"/>
          </w:tcPr>
          <w:p w14:paraId="5B941C3D" w14:textId="77777777" w:rsidR="0042274E" w:rsidRDefault="0042274E" w:rsidP="00D96643">
            <w:pPr>
              <w:spacing w:before="60" w:after="60"/>
              <w:rPr>
                <w:rFonts w:eastAsia="Calibri" w:cstheme="minorHAnsi"/>
                <w:szCs w:val="20"/>
              </w:rPr>
            </w:pPr>
            <w:r>
              <w:rPr>
                <w:rFonts w:cstheme="minorHAnsi"/>
                <w:szCs w:val="20"/>
                <w:lang w:val="en-GB"/>
              </w:rPr>
              <w:t>Self-Match Prevention ID</w:t>
            </w:r>
          </w:p>
          <w:p w14:paraId="5C0C3B02" w14:textId="77777777" w:rsidR="0042274E" w:rsidRDefault="0042274E" w:rsidP="00D96643">
            <w:pPr>
              <w:spacing w:before="60" w:after="60"/>
              <w:rPr>
                <w:rFonts w:eastAsia="Calibri" w:cstheme="minorHAnsi"/>
                <w:szCs w:val="20"/>
              </w:rPr>
            </w:pPr>
            <w:r>
              <w:rPr>
                <w:rFonts w:eastAsia="Calibri" w:cstheme="minorHAnsi"/>
                <w:szCs w:val="20"/>
              </w:rPr>
              <w:t>Identifier to prevent self-matching</w:t>
            </w:r>
          </w:p>
        </w:tc>
      </w:tr>
      <w:tr w:rsidR="0042274E" w:rsidRPr="00754E31" w14:paraId="00898550"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34D36C0E" w14:textId="77777777" w:rsidR="0042274E" w:rsidRDefault="0042274E" w:rsidP="00D96643">
            <w:pPr>
              <w:spacing w:before="60" w:after="60"/>
              <w:rPr>
                <w:rFonts w:cstheme="minorHAnsi"/>
                <w:szCs w:val="20"/>
                <w:lang w:val="en-GB"/>
              </w:rPr>
            </w:pPr>
            <w:r>
              <w:rPr>
                <w:rFonts w:cstheme="minorHAnsi"/>
                <w:szCs w:val="20"/>
                <w:lang w:val="en-GB"/>
              </w:rPr>
              <w:t>Position Effect</w:t>
            </w:r>
          </w:p>
        </w:tc>
        <w:tc>
          <w:tcPr>
            <w:tcW w:w="3950" w:type="pct"/>
            <w:shd w:val="clear" w:color="auto" w:fill="F2F2F2" w:themeFill="background1" w:themeFillShade="F2"/>
          </w:tcPr>
          <w:p w14:paraId="2DE52BA1" w14:textId="77777777" w:rsidR="0042274E" w:rsidRDefault="0042274E" w:rsidP="00D96643">
            <w:pPr>
              <w:spacing w:before="60" w:after="60"/>
              <w:rPr>
                <w:rFonts w:eastAsia="Calibri" w:cstheme="minorHAnsi"/>
                <w:szCs w:val="20"/>
              </w:rPr>
            </w:pPr>
            <w:r w:rsidRPr="006F1E73">
              <w:rPr>
                <w:rFonts w:eastAsia="Calibri" w:cstheme="minorHAnsi"/>
                <w:szCs w:val="20"/>
              </w:rPr>
              <w:t>Indicates whether the resulting position after a trade should be an opening position or closing position</w:t>
            </w:r>
          </w:p>
          <w:p w14:paraId="4BC79176" w14:textId="77777777" w:rsidR="0042274E"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O = Open</w:t>
            </w:r>
          </w:p>
          <w:p w14:paraId="42242AC4" w14:textId="77777777" w:rsidR="0042274E" w:rsidRPr="003F7864"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C</w:t>
            </w:r>
            <w:r w:rsidRPr="003F7864">
              <w:rPr>
                <w:rFonts w:eastAsia="Calibri" w:cstheme="minorHAnsi"/>
                <w:szCs w:val="20"/>
              </w:rPr>
              <w:t xml:space="preserve"> = </w:t>
            </w:r>
            <w:r>
              <w:rPr>
                <w:rFonts w:eastAsia="Calibri" w:cstheme="minorHAnsi"/>
                <w:szCs w:val="20"/>
              </w:rPr>
              <w:t>Close</w:t>
            </w:r>
          </w:p>
        </w:tc>
      </w:tr>
      <w:tr w:rsidR="0042274E" w:rsidRPr="00754E31" w14:paraId="5DBE3D71"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36CBF4F4" w14:textId="77777777" w:rsidR="0042274E" w:rsidRDefault="0042274E" w:rsidP="00D96643">
            <w:pPr>
              <w:spacing w:before="60" w:after="60"/>
              <w:rPr>
                <w:rFonts w:cstheme="minorHAnsi"/>
                <w:szCs w:val="20"/>
                <w:lang w:val="en-GB"/>
              </w:rPr>
            </w:pPr>
            <w:r>
              <w:rPr>
                <w:rFonts w:cstheme="minorHAnsi"/>
                <w:szCs w:val="20"/>
                <w:lang w:val="en-GB"/>
              </w:rPr>
              <w:lastRenderedPageBreak/>
              <w:t>Give-up Participant</w:t>
            </w:r>
          </w:p>
        </w:tc>
        <w:tc>
          <w:tcPr>
            <w:tcW w:w="3950" w:type="pct"/>
            <w:shd w:val="clear" w:color="auto" w:fill="F2F2F2" w:themeFill="background1" w:themeFillShade="F2"/>
          </w:tcPr>
          <w:p w14:paraId="4980F288" w14:textId="77777777" w:rsidR="0042274E" w:rsidRPr="00A46BE3" w:rsidRDefault="0042274E" w:rsidP="00D96643">
            <w:pPr>
              <w:spacing w:before="60" w:after="60"/>
              <w:rPr>
                <w:rFonts w:eastAsia="Calibri" w:cstheme="minorHAnsi"/>
                <w:szCs w:val="20"/>
              </w:rPr>
            </w:pPr>
            <w:r w:rsidRPr="00A46BE3">
              <w:rPr>
                <w:rFonts w:eastAsia="Calibri" w:cstheme="minorHAnsi"/>
                <w:szCs w:val="20"/>
              </w:rPr>
              <w:t>Indicates the give-up participant, for clearing purpose.</w:t>
            </w:r>
          </w:p>
          <w:p w14:paraId="72E5320E" w14:textId="77777777" w:rsidR="0042274E" w:rsidRPr="006F1E73" w:rsidRDefault="0042274E" w:rsidP="00D96643">
            <w:pPr>
              <w:spacing w:before="60" w:after="60"/>
              <w:rPr>
                <w:rFonts w:eastAsia="Calibri" w:cstheme="minorHAnsi"/>
                <w:szCs w:val="20"/>
              </w:rPr>
            </w:pPr>
            <w:r w:rsidRPr="00A46BE3">
              <w:rPr>
                <w:rFonts w:eastAsia="Calibri" w:cstheme="minorHAnsi"/>
                <w:szCs w:val="20"/>
              </w:rPr>
              <w:t>It may set to null if not used.</w:t>
            </w:r>
          </w:p>
        </w:tc>
      </w:tr>
      <w:tr w:rsidR="0042274E" w:rsidRPr="00754E31" w14:paraId="3246B59C"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664809B7" w14:textId="77777777" w:rsidR="0042274E" w:rsidRDefault="0042274E" w:rsidP="00D96643">
            <w:pPr>
              <w:spacing w:before="60" w:after="60"/>
              <w:rPr>
                <w:rFonts w:cstheme="minorHAnsi"/>
                <w:szCs w:val="20"/>
                <w:lang w:val="en-GB"/>
              </w:rPr>
            </w:pPr>
            <w:r>
              <w:rPr>
                <w:rFonts w:cstheme="minorHAnsi"/>
                <w:szCs w:val="20"/>
                <w:lang w:val="en-GB"/>
              </w:rPr>
              <w:t>Give-up Account</w:t>
            </w:r>
          </w:p>
        </w:tc>
        <w:tc>
          <w:tcPr>
            <w:tcW w:w="3950" w:type="pct"/>
            <w:shd w:val="clear" w:color="auto" w:fill="F2F2F2" w:themeFill="background1" w:themeFillShade="F2"/>
          </w:tcPr>
          <w:p w14:paraId="74A9A05F" w14:textId="77777777" w:rsidR="0042274E" w:rsidRPr="00A46BE3" w:rsidRDefault="0042274E" w:rsidP="00D96643">
            <w:pPr>
              <w:spacing w:before="60" w:after="60"/>
              <w:rPr>
                <w:rFonts w:eastAsia="Calibri" w:cstheme="minorHAnsi"/>
                <w:szCs w:val="20"/>
              </w:rPr>
            </w:pPr>
            <w:r w:rsidRPr="00A46BE3">
              <w:rPr>
                <w:rFonts w:eastAsia="Calibri" w:cstheme="minorHAnsi"/>
                <w:szCs w:val="20"/>
              </w:rPr>
              <w:t>Indicates the give-up account, for clearing purpose.</w:t>
            </w:r>
          </w:p>
          <w:p w14:paraId="2A7A561F" w14:textId="77777777" w:rsidR="0042274E" w:rsidRPr="006F1E73" w:rsidRDefault="0042274E" w:rsidP="00D96643">
            <w:pPr>
              <w:spacing w:before="60" w:after="60"/>
              <w:rPr>
                <w:rFonts w:eastAsia="Calibri" w:cstheme="minorHAnsi"/>
                <w:szCs w:val="20"/>
              </w:rPr>
            </w:pPr>
            <w:r w:rsidRPr="00A46BE3">
              <w:rPr>
                <w:rFonts w:eastAsia="Calibri" w:cstheme="minorHAnsi"/>
                <w:szCs w:val="20"/>
              </w:rPr>
              <w:t>It may set to null if not used.</w:t>
            </w:r>
          </w:p>
        </w:tc>
      </w:tr>
      <w:tr w:rsidR="0042274E" w:rsidRPr="00754E31" w14:paraId="2B960607"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5DB1ED0C" w14:textId="77777777" w:rsidR="0042274E" w:rsidRDefault="0042274E" w:rsidP="00D96643">
            <w:pPr>
              <w:spacing w:before="60" w:after="60"/>
              <w:rPr>
                <w:rFonts w:cstheme="minorHAnsi"/>
                <w:szCs w:val="20"/>
                <w:lang w:val="en-GB"/>
              </w:rPr>
            </w:pPr>
            <w:r>
              <w:rPr>
                <w:rFonts w:cstheme="minorHAnsi"/>
                <w:szCs w:val="20"/>
                <w:lang w:val="en-GB"/>
              </w:rPr>
              <w:t>LEI</w:t>
            </w:r>
          </w:p>
        </w:tc>
        <w:tc>
          <w:tcPr>
            <w:tcW w:w="3950" w:type="pct"/>
            <w:shd w:val="clear" w:color="auto" w:fill="F2F2F2" w:themeFill="background1" w:themeFillShade="F2"/>
          </w:tcPr>
          <w:p w14:paraId="0DDFDB3A" w14:textId="77777777" w:rsidR="0042274E" w:rsidRPr="00A46BE3" w:rsidRDefault="0042274E" w:rsidP="00D96643">
            <w:pPr>
              <w:spacing w:before="60" w:after="60"/>
              <w:rPr>
                <w:rFonts w:cstheme="minorHAnsi"/>
                <w:szCs w:val="20"/>
                <w:lang w:val="en-GB"/>
              </w:rPr>
            </w:pPr>
            <w:r w:rsidRPr="00A46BE3">
              <w:rPr>
                <w:rFonts w:cstheme="minorHAnsi"/>
                <w:szCs w:val="20"/>
                <w:lang w:val="en-GB"/>
              </w:rPr>
              <w:t>Indicates the legal entity identifier, for regulatory reporting and supervision.</w:t>
            </w:r>
          </w:p>
          <w:p w14:paraId="5FE9E8D4" w14:textId="77777777" w:rsidR="0042274E" w:rsidRPr="006F1E73" w:rsidRDefault="0042274E" w:rsidP="00D96643">
            <w:pPr>
              <w:spacing w:before="60" w:after="60"/>
              <w:rPr>
                <w:rFonts w:eastAsia="Calibri" w:cstheme="minorHAnsi"/>
                <w:szCs w:val="20"/>
              </w:rPr>
            </w:pPr>
            <w:r w:rsidRPr="00A46BE3">
              <w:rPr>
                <w:rFonts w:cstheme="minorHAnsi"/>
                <w:szCs w:val="20"/>
                <w:lang w:val="en-GB"/>
              </w:rPr>
              <w:t>It may set to null if not used.</w:t>
            </w:r>
          </w:p>
        </w:tc>
      </w:tr>
      <w:tr w:rsidR="0042274E" w:rsidRPr="00754E31" w14:paraId="76B23AD4"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3571FB6F" w14:textId="77777777" w:rsidR="0042274E" w:rsidRDefault="0042274E" w:rsidP="00D96643">
            <w:pPr>
              <w:spacing w:before="60" w:after="60"/>
              <w:rPr>
                <w:rFonts w:cstheme="minorHAnsi"/>
                <w:szCs w:val="20"/>
                <w:lang w:val="en-GB"/>
              </w:rPr>
            </w:pPr>
            <w:r>
              <w:rPr>
                <w:rFonts w:cstheme="minorHAnsi"/>
                <w:szCs w:val="20"/>
                <w:lang w:val="en-GB"/>
              </w:rPr>
              <w:t>COD Indicator</w:t>
            </w:r>
          </w:p>
        </w:tc>
        <w:tc>
          <w:tcPr>
            <w:tcW w:w="3950" w:type="pct"/>
            <w:shd w:val="clear" w:color="auto" w:fill="F2F2F2" w:themeFill="background1" w:themeFillShade="F2"/>
          </w:tcPr>
          <w:p w14:paraId="70C79056" w14:textId="77777777" w:rsidR="0042274E" w:rsidRDefault="0042274E" w:rsidP="00D96643">
            <w:pPr>
              <w:spacing w:before="60" w:after="60"/>
              <w:rPr>
                <w:rFonts w:eastAsia="Calibri" w:cstheme="minorHAnsi"/>
                <w:szCs w:val="20"/>
              </w:rPr>
            </w:pPr>
            <w:r w:rsidRPr="006F1E73">
              <w:rPr>
                <w:rFonts w:eastAsia="Calibri" w:cstheme="minorHAnsi"/>
                <w:szCs w:val="20"/>
              </w:rPr>
              <w:t>Indicates</w:t>
            </w:r>
            <w:r>
              <w:rPr>
                <w:rFonts w:eastAsia="Calibri" w:cstheme="minorHAnsi"/>
                <w:szCs w:val="20"/>
              </w:rPr>
              <w:t xml:space="preserve"> whether a connection loss will trigger the COD:</w:t>
            </w:r>
          </w:p>
          <w:p w14:paraId="32F92A3B" w14:textId="77777777" w:rsidR="0042274E"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1 = Yes</w:t>
            </w:r>
          </w:p>
          <w:p w14:paraId="1BD5DDFF" w14:textId="77777777" w:rsidR="0042274E" w:rsidRPr="00576383"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0</w:t>
            </w:r>
            <w:r w:rsidRPr="00576383">
              <w:rPr>
                <w:rFonts w:eastAsia="Calibri" w:cstheme="minorHAnsi"/>
                <w:szCs w:val="20"/>
              </w:rPr>
              <w:t xml:space="preserve"> = </w:t>
            </w:r>
            <w:r>
              <w:rPr>
                <w:rFonts w:eastAsia="Calibri" w:cstheme="minorHAnsi"/>
                <w:szCs w:val="20"/>
              </w:rPr>
              <w:t>No</w:t>
            </w:r>
          </w:p>
        </w:tc>
      </w:tr>
      <w:tr w:rsidR="0042274E" w:rsidRPr="00754E31" w14:paraId="5D05CE6B"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2E87C3E3" w14:textId="77777777" w:rsidR="0042274E" w:rsidRDefault="0042274E" w:rsidP="00D96643">
            <w:pPr>
              <w:spacing w:before="60" w:after="60"/>
              <w:rPr>
                <w:rFonts w:cstheme="minorHAnsi"/>
                <w:szCs w:val="20"/>
                <w:lang w:val="en-GB"/>
              </w:rPr>
            </w:pPr>
            <w:r>
              <w:rPr>
                <w:rFonts w:cstheme="minorHAnsi"/>
                <w:szCs w:val="20"/>
                <w:lang w:val="en-GB"/>
              </w:rPr>
              <w:t>AHT Indicator</w:t>
            </w:r>
          </w:p>
        </w:tc>
        <w:tc>
          <w:tcPr>
            <w:tcW w:w="3950" w:type="pct"/>
            <w:shd w:val="clear" w:color="auto" w:fill="F2F2F2" w:themeFill="background1" w:themeFillShade="F2"/>
          </w:tcPr>
          <w:p w14:paraId="2972B275" w14:textId="77777777" w:rsidR="0042274E" w:rsidRPr="00A46BE3" w:rsidRDefault="0042274E" w:rsidP="00D96643">
            <w:pPr>
              <w:spacing w:before="60" w:after="60"/>
              <w:rPr>
                <w:rFonts w:cstheme="minorHAnsi"/>
                <w:szCs w:val="20"/>
                <w:lang w:val="en-GB"/>
              </w:rPr>
            </w:pPr>
            <w:r w:rsidRPr="00A46BE3">
              <w:rPr>
                <w:rFonts w:cstheme="minorHAnsi"/>
                <w:szCs w:val="20"/>
                <w:lang w:val="en-GB"/>
              </w:rPr>
              <w:t>After-Hours Trading Indicator</w:t>
            </w:r>
            <w:r>
              <w:rPr>
                <w:rFonts w:cstheme="minorHAnsi"/>
                <w:szCs w:val="20"/>
                <w:lang w:val="en-GB"/>
              </w:rPr>
              <w:t xml:space="preserve"> (a.k.a. T + 1)</w:t>
            </w:r>
            <w:r w:rsidRPr="00A46BE3">
              <w:rPr>
                <w:rFonts w:cstheme="minorHAnsi"/>
                <w:szCs w:val="20"/>
                <w:lang w:val="en-GB"/>
              </w:rPr>
              <w:t xml:space="preserve">, </w:t>
            </w:r>
            <w:r>
              <w:rPr>
                <w:rFonts w:cstheme="minorHAnsi"/>
                <w:szCs w:val="20"/>
                <w:lang w:val="en-GB"/>
              </w:rPr>
              <w:t xml:space="preserve">to indicate </w:t>
            </w:r>
            <w:r w:rsidRPr="00A46BE3">
              <w:rPr>
                <w:rFonts w:cstheme="minorHAnsi"/>
                <w:szCs w:val="20"/>
                <w:lang w:val="en-GB"/>
              </w:rPr>
              <w:t>whether</w:t>
            </w:r>
            <w:r>
              <w:rPr>
                <w:rFonts w:cstheme="minorHAnsi"/>
                <w:szCs w:val="20"/>
                <w:lang w:val="en-GB"/>
              </w:rPr>
              <w:t xml:space="preserve"> </w:t>
            </w:r>
            <w:r w:rsidRPr="00A46BE3">
              <w:rPr>
                <w:rFonts w:cstheme="minorHAnsi"/>
                <w:szCs w:val="20"/>
                <w:lang w:val="en-GB"/>
              </w:rPr>
              <w:t>carry forward to AHT session</w:t>
            </w:r>
            <w:r>
              <w:rPr>
                <w:rFonts w:cstheme="minorHAnsi"/>
                <w:szCs w:val="20"/>
                <w:lang w:val="en-GB"/>
              </w:rPr>
              <w:t>.</w:t>
            </w:r>
          </w:p>
          <w:p w14:paraId="303507EC" w14:textId="77777777" w:rsidR="0042274E" w:rsidRPr="003F0C16" w:rsidRDefault="0042274E" w:rsidP="00D96643">
            <w:pPr>
              <w:pStyle w:val="ListParagraph"/>
              <w:numPr>
                <w:ilvl w:val="0"/>
                <w:numId w:val="138"/>
              </w:numPr>
              <w:spacing w:before="60" w:after="60"/>
              <w:rPr>
                <w:rFonts w:cstheme="minorHAnsi"/>
                <w:szCs w:val="20"/>
                <w:lang w:val="en-GB"/>
              </w:rPr>
            </w:pPr>
            <w:r>
              <w:rPr>
                <w:rFonts w:cstheme="minorHAnsi"/>
                <w:szCs w:val="20"/>
                <w:lang w:val="en-GB"/>
              </w:rPr>
              <w:t>1 = AHT order</w:t>
            </w:r>
          </w:p>
          <w:p w14:paraId="7D7DC544" w14:textId="77777777" w:rsidR="0042274E" w:rsidRPr="003F0C16" w:rsidRDefault="0042274E" w:rsidP="00D96643">
            <w:pPr>
              <w:pStyle w:val="ListParagraph"/>
              <w:numPr>
                <w:ilvl w:val="0"/>
                <w:numId w:val="138"/>
              </w:numPr>
              <w:spacing w:before="60" w:after="60"/>
              <w:rPr>
                <w:rFonts w:eastAsia="Calibri" w:cstheme="minorHAnsi"/>
                <w:szCs w:val="20"/>
              </w:rPr>
            </w:pPr>
            <w:r>
              <w:rPr>
                <w:rFonts w:cstheme="minorHAnsi"/>
                <w:szCs w:val="20"/>
                <w:lang w:val="en-GB"/>
              </w:rPr>
              <w:t xml:space="preserve">0 = </w:t>
            </w:r>
            <w:proofErr w:type="gramStart"/>
            <w:r>
              <w:rPr>
                <w:rFonts w:cstheme="minorHAnsi"/>
                <w:szCs w:val="20"/>
                <w:lang w:val="en-GB"/>
              </w:rPr>
              <w:t>Non-AHT</w:t>
            </w:r>
            <w:proofErr w:type="gramEnd"/>
            <w:r>
              <w:rPr>
                <w:rFonts w:cstheme="minorHAnsi"/>
                <w:szCs w:val="20"/>
                <w:lang w:val="en-GB"/>
              </w:rPr>
              <w:t xml:space="preserve"> order</w:t>
            </w:r>
          </w:p>
        </w:tc>
      </w:tr>
    </w:tbl>
    <w:p w14:paraId="42CCBD81" w14:textId="77777777" w:rsidR="0042274E" w:rsidRDefault="0042274E" w:rsidP="0042274E">
      <w:pPr>
        <w:spacing w:before="120"/>
        <w:jc w:val="both"/>
        <w:rPr>
          <w:rFonts w:cstheme="minorHAnsi"/>
          <w:sz w:val="22"/>
          <w:szCs w:val="22"/>
        </w:rPr>
      </w:pPr>
      <w:r>
        <w:rPr>
          <w:rFonts w:cstheme="minorHAnsi"/>
          <w:sz w:val="22"/>
          <w:szCs w:val="22"/>
        </w:rPr>
        <w:t>Optional Fields:</w:t>
      </w:r>
    </w:p>
    <w:tbl>
      <w:tblPr>
        <w:tblW w:w="4995"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170"/>
        <w:gridCol w:w="2160"/>
        <w:gridCol w:w="5285"/>
        <w:gridCol w:w="385"/>
      </w:tblGrid>
      <w:tr w:rsidR="0042274E" w:rsidRPr="003C47FD" w14:paraId="31BE2CE7" w14:textId="77777777" w:rsidTr="00D96643">
        <w:trPr>
          <w:trHeight w:val="300"/>
        </w:trPr>
        <w:tc>
          <w:tcPr>
            <w:tcW w:w="650" w:type="pct"/>
            <w:shd w:val="clear" w:color="auto" w:fill="C6D9F1" w:themeFill="text2" w:themeFillTint="33"/>
          </w:tcPr>
          <w:p w14:paraId="438EE783" w14:textId="77777777" w:rsidR="0042274E" w:rsidRDefault="0042274E" w:rsidP="00D96643">
            <w:pPr>
              <w:pStyle w:val="Tablehead"/>
              <w:spacing w:after="0"/>
              <w:rPr>
                <w:rFonts w:cstheme="minorHAnsi"/>
              </w:rPr>
            </w:pPr>
            <w:r>
              <w:rPr>
                <w:rFonts w:cstheme="minorHAnsi"/>
              </w:rPr>
              <w:t>Bit Position</w:t>
            </w:r>
          </w:p>
        </w:tc>
        <w:tc>
          <w:tcPr>
            <w:tcW w:w="1200" w:type="pct"/>
            <w:shd w:val="clear" w:color="auto" w:fill="C6D9F1" w:themeFill="text2" w:themeFillTint="33"/>
            <w:noWrap/>
          </w:tcPr>
          <w:p w14:paraId="5C546AC6" w14:textId="77777777" w:rsidR="0042274E" w:rsidRPr="003C47FD" w:rsidRDefault="0042274E" w:rsidP="00D96643">
            <w:pPr>
              <w:pStyle w:val="Tablehead"/>
              <w:spacing w:after="0"/>
              <w:rPr>
                <w:rFonts w:cstheme="minorHAnsi"/>
              </w:rPr>
            </w:pPr>
            <w:r>
              <w:rPr>
                <w:rFonts w:cstheme="minorHAnsi"/>
              </w:rPr>
              <w:t>Field Name</w:t>
            </w:r>
          </w:p>
        </w:tc>
        <w:tc>
          <w:tcPr>
            <w:tcW w:w="3150" w:type="pct"/>
            <w:gridSpan w:val="2"/>
            <w:shd w:val="clear" w:color="auto" w:fill="C6D9F1" w:themeFill="text2" w:themeFillTint="33"/>
          </w:tcPr>
          <w:p w14:paraId="2D911422"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4F05B3F8" w14:textId="77777777" w:rsidTr="00D96643">
        <w:tblPrEx>
          <w:tblLook w:val="01E0" w:firstRow="1" w:lastRow="1" w:firstColumn="1" w:lastColumn="1" w:noHBand="0" w:noVBand="0"/>
        </w:tblPrEx>
        <w:trPr>
          <w:gridAfter w:val="1"/>
          <w:wAfter w:w="214" w:type="pct"/>
          <w:trHeight w:val="343"/>
        </w:trPr>
        <w:tc>
          <w:tcPr>
            <w:tcW w:w="650" w:type="pct"/>
            <w:shd w:val="clear" w:color="auto" w:fill="F2F2F2" w:themeFill="background1" w:themeFillShade="F2"/>
          </w:tcPr>
          <w:p w14:paraId="67CD5782" w14:textId="77777777" w:rsidR="0042274E" w:rsidRPr="00065BAC" w:rsidRDefault="0042274E" w:rsidP="00D96643">
            <w:pPr>
              <w:spacing w:before="60" w:after="60"/>
              <w:rPr>
                <w:rFonts w:cstheme="minorHAnsi"/>
                <w:szCs w:val="20"/>
              </w:rPr>
            </w:pPr>
            <w:r>
              <w:rPr>
                <w:rFonts w:cstheme="minorHAnsi"/>
                <w:szCs w:val="20"/>
              </w:rPr>
              <w:t>1</w:t>
            </w:r>
          </w:p>
        </w:tc>
        <w:tc>
          <w:tcPr>
            <w:tcW w:w="1200" w:type="pct"/>
            <w:shd w:val="clear" w:color="auto" w:fill="F2F2F2" w:themeFill="background1" w:themeFillShade="F2"/>
          </w:tcPr>
          <w:p w14:paraId="4BA2FBE7" w14:textId="77777777" w:rsidR="0042274E" w:rsidRPr="00065BAC" w:rsidRDefault="0042274E" w:rsidP="00D96643">
            <w:pPr>
              <w:spacing w:before="60" w:after="60"/>
              <w:rPr>
                <w:rFonts w:cstheme="minorHAnsi"/>
                <w:szCs w:val="20"/>
                <w:lang w:val="en-GB"/>
              </w:rPr>
            </w:pPr>
            <w:r>
              <w:rPr>
                <w:rFonts w:cstheme="minorHAnsi"/>
                <w:szCs w:val="20"/>
              </w:rPr>
              <w:t>Expire Date</w:t>
            </w:r>
          </w:p>
        </w:tc>
        <w:tc>
          <w:tcPr>
            <w:tcW w:w="2936" w:type="pct"/>
            <w:shd w:val="clear" w:color="auto" w:fill="F2F2F2" w:themeFill="background1" w:themeFillShade="F2"/>
          </w:tcPr>
          <w:p w14:paraId="46A6B96A" w14:textId="77777777" w:rsidR="0042274E" w:rsidRDefault="0042274E" w:rsidP="00D96643">
            <w:pPr>
              <w:spacing w:before="60" w:after="60"/>
              <w:rPr>
                <w:rFonts w:cstheme="minorHAnsi"/>
                <w:szCs w:val="20"/>
              </w:rPr>
            </w:pPr>
            <w:proofErr w:type="gramStart"/>
            <w:r>
              <w:rPr>
                <w:rFonts w:cstheme="minorHAnsi"/>
                <w:szCs w:val="20"/>
              </w:rPr>
              <w:t>Expire</w:t>
            </w:r>
            <w:proofErr w:type="gramEnd"/>
            <w:r>
              <w:rPr>
                <w:rFonts w:cstheme="minorHAnsi"/>
                <w:szCs w:val="20"/>
              </w:rPr>
              <w:t xml:space="preserve"> date of GTD order.</w:t>
            </w:r>
          </w:p>
          <w:p w14:paraId="0523F1F3" w14:textId="77777777" w:rsidR="0042274E" w:rsidRPr="009100B4" w:rsidRDefault="0042274E" w:rsidP="00D96643">
            <w:pPr>
              <w:spacing w:before="60" w:after="60"/>
              <w:rPr>
                <w:rFonts w:eastAsia="Calibri" w:cstheme="minorHAnsi"/>
                <w:szCs w:val="20"/>
              </w:rPr>
            </w:pPr>
            <w:r w:rsidRPr="008C2AB2">
              <w:rPr>
                <w:rFonts w:eastAsia="Calibri" w:cstheme="minorHAnsi"/>
                <w:szCs w:val="20"/>
              </w:rPr>
              <w:t>Required if</w:t>
            </w:r>
            <w:r>
              <w:rPr>
                <w:rFonts w:eastAsia="Calibri" w:cstheme="minorHAnsi"/>
                <w:szCs w:val="20"/>
              </w:rPr>
              <w:t xml:space="preserve"> Time </w:t>
            </w:r>
            <w:proofErr w:type="gramStart"/>
            <w:r>
              <w:rPr>
                <w:rFonts w:eastAsia="Calibri" w:cstheme="minorHAnsi"/>
                <w:szCs w:val="20"/>
              </w:rPr>
              <w:t>In</w:t>
            </w:r>
            <w:proofErr w:type="gramEnd"/>
            <w:r>
              <w:rPr>
                <w:rFonts w:eastAsia="Calibri" w:cstheme="minorHAnsi"/>
                <w:szCs w:val="20"/>
              </w:rPr>
              <w:t xml:space="preserve"> Force </w:t>
            </w:r>
            <w:r w:rsidRPr="008C2AB2">
              <w:rPr>
                <w:rFonts w:eastAsia="Calibri" w:cstheme="minorHAnsi"/>
                <w:szCs w:val="20"/>
              </w:rPr>
              <w:t xml:space="preserve">= </w:t>
            </w:r>
            <w:r>
              <w:rPr>
                <w:rFonts w:eastAsia="Calibri" w:cstheme="minorHAnsi"/>
                <w:szCs w:val="20"/>
              </w:rPr>
              <w:t>6 (Good Till Date)</w:t>
            </w:r>
          </w:p>
        </w:tc>
      </w:tr>
      <w:tr w:rsidR="0042274E" w:rsidRPr="00754E31" w14:paraId="6B8FD7A6" w14:textId="77777777" w:rsidTr="00D96643">
        <w:tblPrEx>
          <w:tblLook w:val="01E0" w:firstRow="1" w:lastRow="1" w:firstColumn="1" w:lastColumn="1" w:noHBand="0" w:noVBand="0"/>
        </w:tblPrEx>
        <w:trPr>
          <w:gridAfter w:val="1"/>
          <w:wAfter w:w="214" w:type="pct"/>
          <w:trHeight w:val="343"/>
        </w:trPr>
        <w:tc>
          <w:tcPr>
            <w:tcW w:w="650" w:type="pct"/>
            <w:shd w:val="clear" w:color="auto" w:fill="F2F2F2" w:themeFill="background1" w:themeFillShade="F2"/>
          </w:tcPr>
          <w:p w14:paraId="28D60FE1" w14:textId="77777777" w:rsidR="0042274E" w:rsidRPr="00065BAC" w:rsidRDefault="0042274E" w:rsidP="00D96643">
            <w:pPr>
              <w:spacing w:before="60" w:after="60"/>
              <w:rPr>
                <w:rFonts w:cstheme="minorHAnsi"/>
                <w:szCs w:val="20"/>
              </w:rPr>
            </w:pPr>
            <w:r>
              <w:rPr>
                <w:rFonts w:cstheme="minorHAnsi"/>
                <w:szCs w:val="20"/>
              </w:rPr>
              <w:t>2</w:t>
            </w:r>
          </w:p>
        </w:tc>
        <w:tc>
          <w:tcPr>
            <w:tcW w:w="1200" w:type="pct"/>
            <w:shd w:val="clear" w:color="auto" w:fill="F2F2F2" w:themeFill="background1" w:themeFillShade="F2"/>
          </w:tcPr>
          <w:p w14:paraId="372BFBF6" w14:textId="77777777" w:rsidR="0042274E" w:rsidRPr="00065BAC" w:rsidRDefault="0042274E" w:rsidP="00D96643">
            <w:pPr>
              <w:spacing w:before="60" w:after="60"/>
              <w:rPr>
                <w:rFonts w:cstheme="minorHAnsi"/>
                <w:szCs w:val="20"/>
                <w:lang w:val="en-GB"/>
              </w:rPr>
            </w:pPr>
            <w:r>
              <w:rPr>
                <w:rFonts w:cstheme="minorHAnsi"/>
                <w:szCs w:val="20"/>
                <w:lang w:val="en-GB"/>
              </w:rPr>
              <w:t>Customer Client</w:t>
            </w:r>
          </w:p>
        </w:tc>
        <w:tc>
          <w:tcPr>
            <w:tcW w:w="2936" w:type="pct"/>
            <w:shd w:val="clear" w:color="auto" w:fill="F2F2F2" w:themeFill="background1" w:themeFillShade="F2"/>
          </w:tcPr>
          <w:p w14:paraId="2D6DE250" w14:textId="77777777" w:rsidR="0042274E" w:rsidRPr="00065BAC" w:rsidRDefault="0042274E" w:rsidP="00D96643">
            <w:pPr>
              <w:spacing w:before="60" w:after="60"/>
              <w:rPr>
                <w:rFonts w:cstheme="minorHAnsi"/>
                <w:szCs w:val="20"/>
              </w:rPr>
            </w:pPr>
            <w:r w:rsidRPr="009100B4">
              <w:rPr>
                <w:rFonts w:eastAsia="Calibri" w:cstheme="minorHAnsi"/>
                <w:szCs w:val="20"/>
              </w:rPr>
              <w:t>Client specified customer ID or other entity, a pass-through attribute.</w:t>
            </w:r>
          </w:p>
        </w:tc>
      </w:tr>
      <w:tr w:rsidR="0042274E" w:rsidRPr="00754E31" w14:paraId="47AFD2D4" w14:textId="77777777" w:rsidTr="00D96643">
        <w:tblPrEx>
          <w:tblLook w:val="01E0" w:firstRow="1" w:lastRow="1" w:firstColumn="1" w:lastColumn="1" w:noHBand="0" w:noVBand="0"/>
        </w:tblPrEx>
        <w:trPr>
          <w:gridAfter w:val="1"/>
          <w:wAfter w:w="214" w:type="pct"/>
          <w:trHeight w:val="343"/>
        </w:trPr>
        <w:tc>
          <w:tcPr>
            <w:tcW w:w="650" w:type="pct"/>
            <w:shd w:val="clear" w:color="auto" w:fill="F2F2F2" w:themeFill="background1" w:themeFillShade="F2"/>
          </w:tcPr>
          <w:p w14:paraId="0850EB2D" w14:textId="77777777" w:rsidR="0042274E" w:rsidRPr="00065BAC" w:rsidRDefault="0042274E" w:rsidP="00D96643">
            <w:pPr>
              <w:spacing w:before="60" w:after="60"/>
              <w:rPr>
                <w:rFonts w:cstheme="minorHAnsi"/>
                <w:szCs w:val="20"/>
              </w:rPr>
            </w:pPr>
            <w:r>
              <w:rPr>
                <w:rFonts w:cstheme="minorHAnsi"/>
                <w:szCs w:val="20"/>
              </w:rPr>
              <w:t>3</w:t>
            </w:r>
          </w:p>
        </w:tc>
        <w:tc>
          <w:tcPr>
            <w:tcW w:w="1200" w:type="pct"/>
            <w:shd w:val="clear" w:color="auto" w:fill="F2F2F2" w:themeFill="background1" w:themeFillShade="F2"/>
          </w:tcPr>
          <w:p w14:paraId="235AD82B" w14:textId="77777777" w:rsidR="0042274E" w:rsidRPr="00065BAC" w:rsidRDefault="0042274E" w:rsidP="00D96643">
            <w:pPr>
              <w:spacing w:before="60" w:after="60"/>
              <w:rPr>
                <w:rFonts w:cstheme="minorHAnsi"/>
                <w:szCs w:val="20"/>
                <w:lang w:val="en-GB"/>
              </w:rPr>
            </w:pPr>
            <w:r>
              <w:rPr>
                <w:rFonts w:cstheme="minorHAnsi"/>
                <w:szCs w:val="20"/>
                <w:lang w:val="en-GB"/>
              </w:rPr>
              <w:t>Customer Information</w:t>
            </w:r>
          </w:p>
        </w:tc>
        <w:tc>
          <w:tcPr>
            <w:tcW w:w="2936" w:type="pct"/>
            <w:shd w:val="clear" w:color="auto" w:fill="F2F2F2" w:themeFill="background1" w:themeFillShade="F2"/>
          </w:tcPr>
          <w:p w14:paraId="6F23B3A6" w14:textId="77777777" w:rsidR="0042274E" w:rsidRPr="00065BAC" w:rsidRDefault="0042274E" w:rsidP="00D96643">
            <w:pPr>
              <w:spacing w:before="60" w:after="60"/>
              <w:rPr>
                <w:rFonts w:cstheme="minorHAnsi"/>
                <w:szCs w:val="20"/>
              </w:rPr>
            </w:pPr>
            <w:r>
              <w:rPr>
                <w:rStyle w:val="ui-provider"/>
              </w:rPr>
              <w:t>Client specified free text, a pass-through attribute.</w:t>
            </w:r>
          </w:p>
        </w:tc>
      </w:tr>
    </w:tbl>
    <w:p w14:paraId="3F37DBAB" w14:textId="77777777" w:rsidR="0042274E" w:rsidRPr="00417716" w:rsidRDefault="0042274E" w:rsidP="0042274E">
      <w:pPr>
        <w:snapToGrid w:val="0"/>
        <w:spacing w:after="40"/>
        <w:rPr>
          <w:rFonts w:cstheme="minorHAnsi"/>
        </w:rPr>
      </w:pPr>
    </w:p>
    <w:p w14:paraId="5CF301FE" w14:textId="77777777" w:rsidR="0042274E" w:rsidRPr="00417716" w:rsidRDefault="0042274E" w:rsidP="0042274E">
      <w:pPr>
        <w:pStyle w:val="Heading3"/>
      </w:pPr>
      <w:bookmarkStart w:id="728" w:name="_Toc170578885"/>
      <w:r>
        <w:t>Order Cancel Request (13)</w:t>
      </w:r>
      <w:bookmarkEnd w:id="728"/>
    </w:p>
    <w:p w14:paraId="71A04310" w14:textId="1A942CAD" w:rsidR="0042274E" w:rsidRPr="00417716" w:rsidRDefault="003F08C6" w:rsidP="0042274E">
      <w:pPr>
        <w:pStyle w:val="NormalNGMDS"/>
        <w:spacing w:after="120"/>
        <w:ind w:left="0"/>
        <w:rPr>
          <w:rFonts w:asciiTheme="minorHAnsi" w:hAnsiTheme="minorHAnsi" w:cstheme="minorHAnsi"/>
        </w:rPr>
      </w:pPr>
      <w:r w:rsidRPr="003F08C6">
        <w:rPr>
          <w:rFonts w:asciiTheme="minorHAnsi" w:hAnsiTheme="minorHAnsi" w:cstheme="minorHAnsi"/>
        </w:rPr>
        <w:t xml:space="preserve">The client can send this message the gateway </w:t>
      </w:r>
      <w:r>
        <w:rPr>
          <w:rFonts w:asciiTheme="minorHAnsi" w:hAnsiTheme="minorHAnsi" w:cstheme="minorHAnsi"/>
        </w:rPr>
        <w:t>to</w:t>
      </w:r>
      <w:r w:rsidR="0042274E" w:rsidRPr="00417716">
        <w:rPr>
          <w:rFonts w:asciiTheme="minorHAnsi" w:hAnsiTheme="minorHAnsi" w:cstheme="minorHAnsi"/>
        </w:rPr>
        <w:t xml:space="preserve"> cancel an existing order.</w:t>
      </w:r>
    </w:p>
    <w:tbl>
      <w:tblPr>
        <w:tblW w:w="4995"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890"/>
        <w:gridCol w:w="7110"/>
      </w:tblGrid>
      <w:tr w:rsidR="0042274E" w:rsidRPr="003C47FD" w14:paraId="0CAB5C38" w14:textId="77777777" w:rsidTr="00D96643">
        <w:trPr>
          <w:trHeight w:val="300"/>
        </w:trPr>
        <w:tc>
          <w:tcPr>
            <w:tcW w:w="1050" w:type="pct"/>
            <w:shd w:val="clear" w:color="auto" w:fill="C6D9F1" w:themeFill="text2" w:themeFillTint="33"/>
            <w:noWrap/>
          </w:tcPr>
          <w:p w14:paraId="2C39BC31" w14:textId="77777777" w:rsidR="0042274E" w:rsidRPr="001161AF" w:rsidRDefault="0042274E" w:rsidP="00D96643">
            <w:pPr>
              <w:pStyle w:val="Tablehead"/>
              <w:spacing w:after="0"/>
              <w:rPr>
                <w:rFonts w:cstheme="minorHAnsi"/>
                <w:lang w:val="en-GB"/>
              </w:rPr>
            </w:pPr>
            <w:r>
              <w:rPr>
                <w:rFonts w:cstheme="minorHAnsi"/>
                <w:lang w:val="en-GB"/>
              </w:rPr>
              <w:t>Field Name</w:t>
            </w:r>
          </w:p>
        </w:tc>
        <w:tc>
          <w:tcPr>
            <w:tcW w:w="3950" w:type="pct"/>
            <w:shd w:val="clear" w:color="auto" w:fill="C6D9F1" w:themeFill="text2" w:themeFillTint="33"/>
          </w:tcPr>
          <w:p w14:paraId="3DF5758C"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15F201BD"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24FD9A73" w14:textId="77777777" w:rsidR="0042274E" w:rsidRPr="00065BAC" w:rsidRDefault="0042274E" w:rsidP="00D96643">
            <w:pPr>
              <w:spacing w:before="60" w:after="60"/>
              <w:rPr>
                <w:rFonts w:cstheme="minorHAnsi"/>
                <w:szCs w:val="20"/>
                <w:lang w:val="en-GB"/>
              </w:rPr>
            </w:pPr>
            <w:r>
              <w:rPr>
                <w:rFonts w:cstheme="minorHAnsi"/>
                <w:szCs w:val="20"/>
                <w:lang w:val="en-GB"/>
              </w:rPr>
              <w:t>Client Order ID</w:t>
            </w:r>
          </w:p>
        </w:tc>
        <w:tc>
          <w:tcPr>
            <w:tcW w:w="3950" w:type="pct"/>
            <w:shd w:val="clear" w:color="auto" w:fill="F2F2F2" w:themeFill="background1" w:themeFillShade="F2"/>
          </w:tcPr>
          <w:p w14:paraId="301AF9E8" w14:textId="77777777" w:rsidR="0042274E" w:rsidRPr="00065BAC" w:rsidRDefault="0042274E" w:rsidP="00D96643">
            <w:pPr>
              <w:spacing w:before="60" w:after="60"/>
              <w:rPr>
                <w:rFonts w:cstheme="minorHAnsi"/>
                <w:szCs w:val="20"/>
              </w:rPr>
            </w:pPr>
            <w:r>
              <w:rPr>
                <w:rFonts w:eastAsia="Calibri" w:cstheme="minorHAnsi"/>
                <w:szCs w:val="20"/>
                <w:lang w:val="en-GB"/>
              </w:rPr>
              <w:t>New c</w:t>
            </w:r>
            <w:r w:rsidRPr="000613D8">
              <w:rPr>
                <w:rFonts w:eastAsia="Calibri" w:cstheme="minorHAnsi"/>
                <w:szCs w:val="20"/>
                <w:lang w:val="en-GB"/>
              </w:rPr>
              <w:t>lient specified identifier of the order</w:t>
            </w:r>
          </w:p>
        </w:tc>
      </w:tr>
      <w:tr w:rsidR="0042274E" w:rsidRPr="00754E31" w14:paraId="1C3C242B"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00397BF1" w14:textId="77777777" w:rsidR="0042274E" w:rsidRDefault="0042274E" w:rsidP="00D96643">
            <w:pPr>
              <w:spacing w:before="60" w:after="60"/>
              <w:rPr>
                <w:rFonts w:cstheme="minorHAnsi"/>
                <w:szCs w:val="20"/>
                <w:lang w:val="en-GB"/>
              </w:rPr>
            </w:pPr>
            <w:r>
              <w:rPr>
                <w:rFonts w:cstheme="minorHAnsi"/>
                <w:szCs w:val="20"/>
                <w:lang w:val="en-GB"/>
              </w:rPr>
              <w:t>Original Client Order ID</w:t>
            </w:r>
          </w:p>
        </w:tc>
        <w:tc>
          <w:tcPr>
            <w:tcW w:w="3950" w:type="pct"/>
            <w:shd w:val="clear" w:color="auto" w:fill="F2F2F2" w:themeFill="background1" w:themeFillShade="F2"/>
          </w:tcPr>
          <w:p w14:paraId="38547C95" w14:textId="77777777" w:rsidR="0042274E" w:rsidRDefault="0042274E" w:rsidP="00D96643">
            <w:pPr>
              <w:spacing w:before="60" w:after="60"/>
              <w:rPr>
                <w:rFonts w:eastAsia="Calibri" w:cstheme="minorHAnsi"/>
                <w:szCs w:val="20"/>
                <w:lang w:val="en-GB"/>
              </w:rPr>
            </w:pPr>
            <w:r>
              <w:rPr>
                <w:rFonts w:eastAsia="Calibri" w:cstheme="minorHAnsi"/>
                <w:szCs w:val="20"/>
                <w:lang w:val="en-GB"/>
              </w:rPr>
              <w:t>Client Order ID of the order being cancelled.</w:t>
            </w:r>
          </w:p>
        </w:tc>
      </w:tr>
      <w:tr w:rsidR="0042274E" w:rsidRPr="00754E31" w14:paraId="5439C0B8"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4A4444C9" w14:textId="77777777" w:rsidR="0042274E" w:rsidRDefault="0042274E" w:rsidP="00D96643">
            <w:pPr>
              <w:spacing w:before="60" w:after="60"/>
              <w:rPr>
                <w:rFonts w:cstheme="minorHAnsi"/>
                <w:szCs w:val="20"/>
                <w:lang w:val="en-GB"/>
              </w:rPr>
            </w:pPr>
            <w:r>
              <w:rPr>
                <w:rFonts w:cstheme="minorHAnsi"/>
                <w:szCs w:val="20"/>
                <w:lang w:val="en-GB"/>
              </w:rPr>
              <w:t>Executing Trader</w:t>
            </w:r>
          </w:p>
        </w:tc>
        <w:tc>
          <w:tcPr>
            <w:tcW w:w="3950" w:type="pct"/>
            <w:shd w:val="clear" w:color="auto" w:fill="F2F2F2" w:themeFill="background1" w:themeFillShade="F2"/>
          </w:tcPr>
          <w:p w14:paraId="380FB194" w14:textId="77777777" w:rsidR="0042274E" w:rsidRPr="00A46BE3" w:rsidRDefault="0042274E" w:rsidP="00D96643">
            <w:pPr>
              <w:spacing w:before="60" w:after="60"/>
              <w:rPr>
                <w:rFonts w:eastAsia="Calibri" w:cstheme="minorHAnsi"/>
                <w:szCs w:val="20"/>
              </w:rPr>
            </w:pPr>
            <w:r w:rsidRPr="00A46BE3">
              <w:rPr>
                <w:rFonts w:eastAsia="Calibri" w:cstheme="minorHAnsi"/>
                <w:szCs w:val="20"/>
              </w:rPr>
              <w:t>Client specified executing trader or other entity form client side.</w:t>
            </w:r>
          </w:p>
          <w:p w14:paraId="4D1C5D72" w14:textId="77777777" w:rsidR="0042274E" w:rsidRPr="006F1E73" w:rsidRDefault="0042274E" w:rsidP="00D96643">
            <w:pPr>
              <w:spacing w:before="60" w:after="60"/>
              <w:rPr>
                <w:rFonts w:eastAsia="Calibri" w:cstheme="minorHAnsi"/>
                <w:szCs w:val="20"/>
              </w:rPr>
            </w:pPr>
            <w:r w:rsidRPr="00A46BE3">
              <w:rPr>
                <w:rFonts w:eastAsia="Calibri" w:cstheme="minorHAnsi"/>
                <w:szCs w:val="20"/>
              </w:rPr>
              <w:t>It may set to 0 if not used.</w:t>
            </w:r>
          </w:p>
        </w:tc>
      </w:tr>
      <w:tr w:rsidR="0042274E" w:rsidRPr="00754E31" w14:paraId="718303C8"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46A338AC" w14:textId="77777777" w:rsidR="0042274E" w:rsidRDefault="0042274E" w:rsidP="00D96643">
            <w:pPr>
              <w:spacing w:before="60" w:after="60"/>
              <w:rPr>
                <w:rFonts w:cstheme="minorHAnsi"/>
                <w:szCs w:val="20"/>
              </w:rPr>
            </w:pPr>
            <w:r>
              <w:rPr>
                <w:rFonts w:cstheme="minorHAnsi"/>
                <w:szCs w:val="20"/>
              </w:rPr>
              <w:t>Transact Time</w:t>
            </w:r>
          </w:p>
        </w:tc>
        <w:tc>
          <w:tcPr>
            <w:tcW w:w="3950" w:type="pct"/>
            <w:shd w:val="clear" w:color="auto" w:fill="F2F2F2" w:themeFill="background1" w:themeFillShade="F2"/>
          </w:tcPr>
          <w:p w14:paraId="7EC1F28D" w14:textId="77777777" w:rsidR="0042274E" w:rsidRDefault="0042274E" w:rsidP="00D96643">
            <w:pPr>
              <w:spacing w:before="60" w:after="60"/>
              <w:rPr>
                <w:rFonts w:eastAsia="Calibri" w:cstheme="minorHAnsi"/>
                <w:szCs w:val="20"/>
              </w:rPr>
            </w:pPr>
            <w:r w:rsidRPr="00486712">
              <w:rPr>
                <w:rFonts w:eastAsia="Calibri" w:cstheme="minorHAnsi"/>
                <w:szCs w:val="20"/>
              </w:rPr>
              <w:t xml:space="preserve">The time at which the </w:t>
            </w:r>
            <w:r>
              <w:rPr>
                <w:rFonts w:eastAsia="Calibri" w:cstheme="minorHAnsi"/>
                <w:szCs w:val="20"/>
              </w:rPr>
              <w:t>message is generated</w:t>
            </w:r>
          </w:p>
        </w:tc>
      </w:tr>
    </w:tbl>
    <w:p w14:paraId="4A34F389" w14:textId="77777777" w:rsidR="0042274E" w:rsidRDefault="0042274E" w:rsidP="0042274E">
      <w:pPr>
        <w:spacing w:before="120"/>
        <w:jc w:val="both"/>
        <w:rPr>
          <w:rFonts w:cstheme="minorHAnsi"/>
          <w:sz w:val="22"/>
          <w:szCs w:val="22"/>
        </w:rPr>
      </w:pPr>
      <w:r>
        <w:rPr>
          <w:rFonts w:cstheme="minorHAnsi"/>
          <w:sz w:val="22"/>
          <w:szCs w:val="22"/>
        </w:rPr>
        <w:t>Optional Fields:</w:t>
      </w:r>
    </w:p>
    <w:p w14:paraId="6C6FAD8D" w14:textId="77777777" w:rsidR="0042274E" w:rsidRDefault="0042274E" w:rsidP="0042274E">
      <w:pPr>
        <w:spacing w:before="120"/>
        <w:jc w:val="both"/>
        <w:rPr>
          <w:rFonts w:cstheme="minorHAnsi"/>
          <w:sz w:val="22"/>
          <w:szCs w:val="22"/>
        </w:rPr>
      </w:pPr>
      <w:r>
        <w:rPr>
          <w:rFonts w:cstheme="minorHAnsi"/>
          <w:sz w:val="22"/>
          <w:szCs w:val="22"/>
        </w:rPr>
        <w:t>This is no optional field for this message.</w:t>
      </w:r>
    </w:p>
    <w:p w14:paraId="1361F1D0" w14:textId="77777777" w:rsidR="0042274E" w:rsidRDefault="0042274E" w:rsidP="0042274E">
      <w:pPr>
        <w:snapToGrid w:val="0"/>
        <w:spacing w:after="40"/>
        <w:rPr>
          <w:rFonts w:cstheme="minorHAnsi"/>
        </w:rPr>
      </w:pPr>
    </w:p>
    <w:p w14:paraId="2F866825" w14:textId="77777777" w:rsidR="0042274E" w:rsidRDefault="0042274E" w:rsidP="0042274E">
      <w:pPr>
        <w:pStyle w:val="Heading3"/>
      </w:pPr>
      <w:bookmarkStart w:id="729" w:name="_Toc170578886"/>
      <w:r>
        <w:t>Order Rejected (51)</w:t>
      </w:r>
      <w:bookmarkEnd w:id="729"/>
    </w:p>
    <w:p w14:paraId="386C129C" w14:textId="5BECE71E" w:rsidR="009F2FBA" w:rsidRDefault="009F2FBA" w:rsidP="0042274E">
      <w:pPr>
        <w:pStyle w:val="NormalNGMDS"/>
        <w:spacing w:after="120"/>
        <w:ind w:left="0"/>
      </w:pPr>
      <w:r w:rsidRPr="009F2FBA">
        <w:t xml:space="preserve">The gateway sends this message </w:t>
      </w:r>
      <w:r w:rsidR="00DB5084">
        <w:t xml:space="preserve">to respond </w:t>
      </w:r>
      <w:r w:rsidRPr="009F2FBA">
        <w:t xml:space="preserve">the </w:t>
      </w:r>
      <w:r>
        <w:t>New Order Single</w:t>
      </w:r>
      <w:r w:rsidRPr="009F2FBA">
        <w:t xml:space="preserve"> to indicate</w:t>
      </w:r>
      <w:r>
        <w:t xml:space="preserve"> the </w:t>
      </w:r>
      <w:r w:rsidR="0086741F">
        <w:t>new order is rejected</w:t>
      </w:r>
      <w:r>
        <w:t>.</w:t>
      </w:r>
    </w:p>
    <w:tbl>
      <w:tblPr>
        <w:tblW w:w="4995"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890"/>
        <w:gridCol w:w="7110"/>
      </w:tblGrid>
      <w:tr w:rsidR="0042274E" w:rsidRPr="003C47FD" w14:paraId="201EC9AD" w14:textId="77777777" w:rsidTr="00D96643">
        <w:trPr>
          <w:trHeight w:val="300"/>
        </w:trPr>
        <w:tc>
          <w:tcPr>
            <w:tcW w:w="1050" w:type="pct"/>
            <w:shd w:val="clear" w:color="auto" w:fill="C6D9F1" w:themeFill="text2" w:themeFillTint="33"/>
            <w:noWrap/>
          </w:tcPr>
          <w:p w14:paraId="4B4B4069" w14:textId="77777777" w:rsidR="0042274E" w:rsidRPr="001161AF" w:rsidRDefault="0042274E" w:rsidP="00D96643">
            <w:pPr>
              <w:pStyle w:val="Tablehead"/>
              <w:spacing w:after="0"/>
              <w:rPr>
                <w:rFonts w:cstheme="minorHAnsi"/>
                <w:lang w:val="en-GB"/>
              </w:rPr>
            </w:pPr>
            <w:r>
              <w:rPr>
                <w:rFonts w:cstheme="minorHAnsi"/>
                <w:lang w:val="en-GB"/>
              </w:rPr>
              <w:t>Field Name</w:t>
            </w:r>
          </w:p>
        </w:tc>
        <w:tc>
          <w:tcPr>
            <w:tcW w:w="3950" w:type="pct"/>
            <w:shd w:val="clear" w:color="auto" w:fill="C6D9F1" w:themeFill="text2" w:themeFillTint="33"/>
          </w:tcPr>
          <w:p w14:paraId="20F2DD41"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1B1F003A"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582BBB20" w14:textId="77777777" w:rsidR="0042274E" w:rsidRPr="00065BAC" w:rsidRDefault="0042274E" w:rsidP="00D96643">
            <w:pPr>
              <w:spacing w:before="60" w:after="60"/>
              <w:rPr>
                <w:rFonts w:cstheme="minorHAnsi"/>
                <w:szCs w:val="20"/>
                <w:lang w:val="en-GB"/>
              </w:rPr>
            </w:pPr>
            <w:r>
              <w:rPr>
                <w:rFonts w:cstheme="minorHAnsi"/>
                <w:szCs w:val="20"/>
                <w:lang w:val="en-GB"/>
              </w:rPr>
              <w:t>Client Order ID</w:t>
            </w:r>
          </w:p>
        </w:tc>
        <w:tc>
          <w:tcPr>
            <w:tcW w:w="3950" w:type="pct"/>
            <w:shd w:val="clear" w:color="auto" w:fill="F2F2F2" w:themeFill="background1" w:themeFillShade="F2"/>
          </w:tcPr>
          <w:p w14:paraId="20B6AD31" w14:textId="77777777" w:rsidR="0042274E" w:rsidRPr="00065BAC" w:rsidRDefault="0042274E" w:rsidP="00D96643">
            <w:pPr>
              <w:spacing w:before="60" w:after="60"/>
              <w:rPr>
                <w:rFonts w:cstheme="minorHAnsi"/>
                <w:szCs w:val="20"/>
              </w:rPr>
            </w:pPr>
            <w:r w:rsidRPr="000613D8">
              <w:rPr>
                <w:rFonts w:eastAsia="Calibri" w:cstheme="minorHAnsi"/>
                <w:szCs w:val="20"/>
                <w:lang w:val="en-GB"/>
              </w:rPr>
              <w:t>Client specified identifier of the order</w:t>
            </w:r>
          </w:p>
        </w:tc>
      </w:tr>
      <w:tr w:rsidR="0042274E" w:rsidRPr="00754E31" w14:paraId="48D5049E"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0F58793B" w14:textId="77777777" w:rsidR="0042274E" w:rsidRDefault="0042274E" w:rsidP="00D96643">
            <w:pPr>
              <w:spacing w:before="60" w:after="60"/>
              <w:rPr>
                <w:rFonts w:cstheme="minorHAnsi"/>
                <w:szCs w:val="20"/>
                <w:lang w:val="en-GB"/>
              </w:rPr>
            </w:pPr>
            <w:r>
              <w:rPr>
                <w:rFonts w:cstheme="minorHAnsi"/>
                <w:szCs w:val="20"/>
                <w:lang w:val="en-GB"/>
              </w:rPr>
              <w:t>Executing Trader</w:t>
            </w:r>
          </w:p>
        </w:tc>
        <w:tc>
          <w:tcPr>
            <w:tcW w:w="3950" w:type="pct"/>
            <w:shd w:val="clear" w:color="auto" w:fill="F2F2F2" w:themeFill="background1" w:themeFillShade="F2"/>
          </w:tcPr>
          <w:p w14:paraId="502F7CD6" w14:textId="77777777" w:rsidR="0042274E" w:rsidRPr="006F1E73" w:rsidRDefault="0042274E" w:rsidP="00D96643">
            <w:pPr>
              <w:spacing w:before="60" w:after="60"/>
              <w:rPr>
                <w:rFonts w:eastAsia="Calibri" w:cstheme="minorHAnsi"/>
                <w:szCs w:val="20"/>
              </w:rPr>
            </w:pPr>
            <w:r w:rsidRPr="00A46BE3">
              <w:rPr>
                <w:rFonts w:eastAsia="Calibri" w:cstheme="minorHAnsi"/>
                <w:szCs w:val="20"/>
              </w:rPr>
              <w:t>Client specified executing trader or other entity form client side.</w:t>
            </w:r>
          </w:p>
        </w:tc>
      </w:tr>
      <w:tr w:rsidR="0042274E" w:rsidRPr="00754E31" w14:paraId="6D6FFCCA"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2F1F0A4D" w14:textId="77777777" w:rsidR="0042274E" w:rsidRDefault="0042274E" w:rsidP="00D96643">
            <w:pPr>
              <w:spacing w:before="60" w:after="60"/>
              <w:rPr>
                <w:rFonts w:cstheme="minorHAnsi"/>
                <w:szCs w:val="20"/>
              </w:rPr>
            </w:pPr>
            <w:r>
              <w:rPr>
                <w:rFonts w:cstheme="minorHAnsi"/>
                <w:szCs w:val="20"/>
              </w:rPr>
              <w:t>Transact Time</w:t>
            </w:r>
          </w:p>
        </w:tc>
        <w:tc>
          <w:tcPr>
            <w:tcW w:w="3950" w:type="pct"/>
            <w:shd w:val="clear" w:color="auto" w:fill="F2F2F2" w:themeFill="background1" w:themeFillShade="F2"/>
          </w:tcPr>
          <w:p w14:paraId="54DAEAD6" w14:textId="77777777" w:rsidR="0042274E" w:rsidRDefault="0042274E" w:rsidP="00D96643">
            <w:pPr>
              <w:spacing w:before="60" w:after="60"/>
              <w:rPr>
                <w:rFonts w:eastAsia="Calibri" w:cstheme="minorHAnsi"/>
                <w:szCs w:val="20"/>
              </w:rPr>
            </w:pPr>
            <w:r w:rsidRPr="00486712">
              <w:rPr>
                <w:rFonts w:eastAsia="Calibri" w:cstheme="minorHAnsi"/>
                <w:szCs w:val="20"/>
              </w:rPr>
              <w:t xml:space="preserve">The time at which the </w:t>
            </w:r>
            <w:r>
              <w:rPr>
                <w:rFonts w:eastAsia="Calibri" w:cstheme="minorHAnsi"/>
                <w:szCs w:val="20"/>
              </w:rPr>
              <w:t>message is generated</w:t>
            </w:r>
            <w:r w:rsidRPr="00486712">
              <w:rPr>
                <w:rFonts w:eastAsia="Calibri" w:cstheme="minorHAnsi"/>
                <w:szCs w:val="20"/>
              </w:rPr>
              <w:t>.</w:t>
            </w:r>
          </w:p>
        </w:tc>
      </w:tr>
      <w:tr w:rsidR="0042274E" w:rsidRPr="00754E31" w14:paraId="564EC09E"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7C41C48B" w14:textId="77777777" w:rsidR="0042274E" w:rsidRPr="00065BAC" w:rsidRDefault="0042274E" w:rsidP="00D96643">
            <w:pPr>
              <w:spacing w:before="60" w:after="60"/>
              <w:rPr>
                <w:rFonts w:cstheme="minorHAnsi"/>
                <w:szCs w:val="20"/>
              </w:rPr>
            </w:pPr>
            <w:r w:rsidRPr="0012012C">
              <w:rPr>
                <w:rFonts w:cstheme="minorHAnsi"/>
                <w:szCs w:val="20"/>
              </w:rPr>
              <w:lastRenderedPageBreak/>
              <w:t>Security ID</w:t>
            </w:r>
          </w:p>
        </w:tc>
        <w:tc>
          <w:tcPr>
            <w:tcW w:w="3950" w:type="pct"/>
            <w:shd w:val="clear" w:color="auto" w:fill="F2F2F2" w:themeFill="background1" w:themeFillShade="F2"/>
          </w:tcPr>
          <w:p w14:paraId="021E0FBF" w14:textId="77777777" w:rsidR="0042274E" w:rsidRPr="00065BAC" w:rsidRDefault="0042274E" w:rsidP="00D96643">
            <w:pPr>
              <w:spacing w:before="60" w:after="60"/>
              <w:rPr>
                <w:rFonts w:cstheme="minorHAnsi"/>
                <w:szCs w:val="20"/>
              </w:rPr>
            </w:pPr>
            <w:r w:rsidRPr="0012012C">
              <w:rPr>
                <w:rFonts w:cstheme="minorHAnsi"/>
                <w:szCs w:val="20"/>
              </w:rPr>
              <w:t>Instrument identifier</w:t>
            </w:r>
          </w:p>
        </w:tc>
      </w:tr>
      <w:tr w:rsidR="0042274E" w:rsidRPr="00754E31" w14:paraId="5F5B5166"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26404A04" w14:textId="77777777" w:rsidR="0042274E" w:rsidRPr="00065BAC" w:rsidRDefault="0042274E" w:rsidP="00D96643">
            <w:pPr>
              <w:spacing w:before="60" w:after="60"/>
              <w:rPr>
                <w:rFonts w:cstheme="minorHAnsi"/>
                <w:szCs w:val="20"/>
              </w:rPr>
            </w:pPr>
            <w:r>
              <w:rPr>
                <w:rFonts w:cstheme="minorHAnsi"/>
                <w:szCs w:val="20"/>
              </w:rPr>
              <w:t>Side</w:t>
            </w:r>
          </w:p>
        </w:tc>
        <w:tc>
          <w:tcPr>
            <w:tcW w:w="3950" w:type="pct"/>
            <w:shd w:val="clear" w:color="auto" w:fill="F2F2F2" w:themeFill="background1" w:themeFillShade="F2"/>
          </w:tcPr>
          <w:p w14:paraId="0B64330E" w14:textId="77777777" w:rsidR="0042274E" w:rsidRDefault="0042274E" w:rsidP="00D96643">
            <w:pPr>
              <w:spacing w:before="60" w:after="60"/>
              <w:rPr>
                <w:rFonts w:eastAsia="Calibri" w:cstheme="minorHAnsi"/>
                <w:szCs w:val="20"/>
                <w:lang w:val="en-GB"/>
              </w:rPr>
            </w:pPr>
            <w:r>
              <w:rPr>
                <w:rFonts w:eastAsia="Calibri" w:cstheme="minorHAnsi"/>
                <w:szCs w:val="20"/>
                <w:lang w:val="en-GB"/>
              </w:rPr>
              <w:t>Side of the order</w:t>
            </w:r>
          </w:p>
          <w:p w14:paraId="1E074B06" w14:textId="77777777" w:rsidR="0042274E" w:rsidRDefault="0042274E" w:rsidP="00D96643">
            <w:pPr>
              <w:pStyle w:val="ListParagraph"/>
              <w:numPr>
                <w:ilvl w:val="0"/>
                <w:numId w:val="21"/>
              </w:numPr>
              <w:spacing w:before="60" w:after="60"/>
              <w:rPr>
                <w:rFonts w:eastAsiaTheme="minorHAnsi" w:cstheme="minorHAnsi"/>
                <w:szCs w:val="20"/>
                <w:lang w:val="en-GB"/>
              </w:rPr>
            </w:pPr>
            <w:r>
              <w:rPr>
                <w:rFonts w:eastAsiaTheme="minorHAnsi" w:cstheme="minorHAnsi"/>
                <w:szCs w:val="20"/>
                <w:lang w:val="en-GB"/>
              </w:rPr>
              <w:t>1 = Buy</w:t>
            </w:r>
          </w:p>
          <w:p w14:paraId="18D5DBBB" w14:textId="77777777" w:rsidR="0042274E" w:rsidRPr="004476B5" w:rsidRDefault="0042274E" w:rsidP="00D96643">
            <w:pPr>
              <w:pStyle w:val="ListParagraph"/>
              <w:numPr>
                <w:ilvl w:val="0"/>
                <w:numId w:val="21"/>
              </w:numPr>
              <w:spacing w:before="60" w:after="60"/>
              <w:rPr>
                <w:rFonts w:eastAsiaTheme="minorHAnsi" w:cstheme="minorHAnsi"/>
                <w:szCs w:val="20"/>
                <w:lang w:val="en-GB"/>
              </w:rPr>
            </w:pPr>
            <w:r>
              <w:rPr>
                <w:rFonts w:eastAsiaTheme="minorHAnsi" w:cstheme="minorHAnsi"/>
                <w:szCs w:val="20"/>
                <w:lang w:val="en-GB"/>
              </w:rPr>
              <w:t>2 = Sell</w:t>
            </w:r>
          </w:p>
        </w:tc>
      </w:tr>
      <w:tr w:rsidR="0042274E" w:rsidRPr="00754E31" w14:paraId="29D845FC"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4D4EA64C" w14:textId="77777777" w:rsidR="0042274E" w:rsidRDefault="0042274E" w:rsidP="00D96643">
            <w:pPr>
              <w:spacing w:before="60" w:after="60"/>
              <w:rPr>
                <w:rFonts w:cstheme="minorHAnsi"/>
                <w:szCs w:val="20"/>
              </w:rPr>
            </w:pPr>
            <w:r>
              <w:rPr>
                <w:rFonts w:cstheme="minorHAnsi"/>
                <w:szCs w:val="20"/>
              </w:rPr>
              <w:t>Order Quantity</w:t>
            </w:r>
          </w:p>
        </w:tc>
        <w:tc>
          <w:tcPr>
            <w:tcW w:w="3950" w:type="pct"/>
            <w:shd w:val="clear" w:color="auto" w:fill="F2F2F2" w:themeFill="background1" w:themeFillShade="F2"/>
          </w:tcPr>
          <w:p w14:paraId="5D4E8F31" w14:textId="77777777" w:rsidR="0042274E" w:rsidRDefault="0042274E" w:rsidP="00D96643">
            <w:pPr>
              <w:spacing w:before="60" w:after="60"/>
              <w:rPr>
                <w:rFonts w:eastAsia="Calibri" w:cstheme="minorHAnsi"/>
                <w:szCs w:val="20"/>
              </w:rPr>
            </w:pPr>
            <w:r w:rsidRPr="00535A78">
              <w:rPr>
                <w:rFonts w:eastAsia="Calibri" w:cstheme="minorHAnsi"/>
                <w:szCs w:val="20"/>
              </w:rPr>
              <w:t>Total order quantity of the order</w:t>
            </w:r>
          </w:p>
        </w:tc>
      </w:tr>
      <w:tr w:rsidR="0042274E" w:rsidRPr="00754E31" w14:paraId="22D97D09"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69019FB3" w14:textId="77777777" w:rsidR="0042274E" w:rsidRPr="00065BAC" w:rsidRDefault="0042274E" w:rsidP="00D96643">
            <w:pPr>
              <w:spacing w:before="60" w:after="60"/>
              <w:rPr>
                <w:rFonts w:cstheme="minorHAnsi"/>
                <w:szCs w:val="20"/>
              </w:rPr>
            </w:pPr>
            <w:r>
              <w:rPr>
                <w:rFonts w:cstheme="minorHAnsi"/>
                <w:szCs w:val="20"/>
              </w:rPr>
              <w:t>Price</w:t>
            </w:r>
          </w:p>
        </w:tc>
        <w:tc>
          <w:tcPr>
            <w:tcW w:w="3950" w:type="pct"/>
            <w:shd w:val="clear" w:color="auto" w:fill="F2F2F2" w:themeFill="background1" w:themeFillShade="F2"/>
          </w:tcPr>
          <w:p w14:paraId="7E5876FB" w14:textId="77777777" w:rsidR="0042274E" w:rsidRPr="008C2AB2" w:rsidRDefault="0042274E" w:rsidP="00D96643">
            <w:pPr>
              <w:spacing w:before="60" w:after="60"/>
              <w:rPr>
                <w:rFonts w:eastAsia="Calibri" w:cstheme="minorHAnsi"/>
                <w:szCs w:val="20"/>
              </w:rPr>
            </w:pPr>
            <w:r w:rsidRPr="008C2AB2">
              <w:rPr>
                <w:rFonts w:eastAsia="Calibri" w:cstheme="minorHAnsi"/>
                <w:szCs w:val="20"/>
              </w:rPr>
              <w:t>Price of order</w:t>
            </w:r>
            <w:r>
              <w:rPr>
                <w:rFonts w:eastAsia="Calibri" w:cstheme="minorHAnsi"/>
                <w:szCs w:val="20"/>
              </w:rPr>
              <w:t>.</w:t>
            </w:r>
          </w:p>
        </w:tc>
      </w:tr>
      <w:tr w:rsidR="0042274E" w:rsidRPr="00754E31" w14:paraId="7A404AE2"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0C9E93DF" w14:textId="77777777" w:rsidR="0042274E" w:rsidRDefault="0042274E" w:rsidP="00D96643">
            <w:pPr>
              <w:spacing w:before="60" w:after="60"/>
              <w:rPr>
                <w:rFonts w:cstheme="minorHAnsi"/>
                <w:szCs w:val="20"/>
              </w:rPr>
            </w:pPr>
            <w:r>
              <w:rPr>
                <w:rFonts w:cstheme="minorHAnsi"/>
                <w:szCs w:val="20"/>
              </w:rPr>
              <w:t>Order Reject Reason</w:t>
            </w:r>
          </w:p>
        </w:tc>
        <w:tc>
          <w:tcPr>
            <w:tcW w:w="3950" w:type="pct"/>
            <w:shd w:val="clear" w:color="auto" w:fill="F2F2F2" w:themeFill="background1" w:themeFillShade="F2"/>
          </w:tcPr>
          <w:p w14:paraId="3A9B7E12" w14:textId="77777777" w:rsidR="0042274E" w:rsidRPr="00D558BB" w:rsidRDefault="0042274E" w:rsidP="00D96643">
            <w:pPr>
              <w:spacing w:before="60" w:after="60"/>
              <w:rPr>
                <w:rFonts w:eastAsia="Calibri" w:cstheme="minorHAnsi"/>
                <w:szCs w:val="20"/>
                <w:lang w:val="en-GB"/>
              </w:rPr>
            </w:pPr>
            <w:r w:rsidRPr="009D6754">
              <w:rPr>
                <w:rFonts w:eastAsia="Calibri" w:cstheme="minorHAnsi"/>
                <w:szCs w:val="20"/>
                <w:lang w:val="en-GB"/>
              </w:rPr>
              <w:t xml:space="preserve">Reject </w:t>
            </w:r>
            <w:r>
              <w:rPr>
                <w:rFonts w:eastAsia="Calibri" w:cstheme="minorHAnsi"/>
                <w:szCs w:val="20"/>
                <w:lang w:val="en-GB"/>
              </w:rPr>
              <w:t xml:space="preserve">reason </w:t>
            </w:r>
            <w:r w:rsidRPr="009D6754">
              <w:rPr>
                <w:rFonts w:eastAsia="Calibri" w:cstheme="minorHAnsi"/>
                <w:szCs w:val="20"/>
                <w:lang w:val="en-GB"/>
              </w:rPr>
              <w:t xml:space="preserve">indicating the reason for the </w:t>
            </w:r>
            <w:r>
              <w:rPr>
                <w:rFonts w:eastAsia="Calibri" w:cstheme="minorHAnsi"/>
                <w:szCs w:val="20"/>
                <w:lang w:val="en-GB"/>
              </w:rPr>
              <w:t>order</w:t>
            </w:r>
            <w:r w:rsidRPr="009D6754">
              <w:rPr>
                <w:rFonts w:eastAsia="Calibri" w:cstheme="minorHAnsi"/>
                <w:szCs w:val="20"/>
                <w:lang w:val="en-GB"/>
              </w:rPr>
              <w:t xml:space="preserve"> reject</w:t>
            </w:r>
            <w:r>
              <w:rPr>
                <w:rFonts w:eastAsia="Calibri" w:cstheme="minorHAnsi"/>
                <w:szCs w:val="20"/>
                <w:lang w:val="en-GB"/>
              </w:rPr>
              <w:t>.</w:t>
            </w:r>
          </w:p>
        </w:tc>
      </w:tr>
    </w:tbl>
    <w:p w14:paraId="0F85B1D9" w14:textId="77777777" w:rsidR="0042274E" w:rsidRDefault="0042274E" w:rsidP="0042274E">
      <w:pPr>
        <w:spacing w:before="120"/>
        <w:jc w:val="both"/>
        <w:rPr>
          <w:rFonts w:cstheme="minorHAnsi"/>
          <w:sz w:val="22"/>
          <w:szCs w:val="22"/>
        </w:rPr>
      </w:pPr>
      <w:r>
        <w:rPr>
          <w:rFonts w:cstheme="minorHAnsi"/>
          <w:sz w:val="22"/>
          <w:szCs w:val="22"/>
        </w:rPr>
        <w:t>Optional Fields:</w:t>
      </w:r>
    </w:p>
    <w:p w14:paraId="17047B1F" w14:textId="77777777" w:rsidR="0042274E" w:rsidRDefault="0042274E" w:rsidP="0042274E">
      <w:pPr>
        <w:spacing w:before="120"/>
        <w:jc w:val="both"/>
        <w:rPr>
          <w:rFonts w:cstheme="minorHAnsi"/>
          <w:sz w:val="22"/>
          <w:szCs w:val="22"/>
        </w:rPr>
      </w:pPr>
      <w:r>
        <w:rPr>
          <w:rFonts w:cstheme="minorHAnsi"/>
          <w:sz w:val="22"/>
          <w:szCs w:val="22"/>
        </w:rPr>
        <w:t>There is no optional field for this message.</w:t>
      </w:r>
    </w:p>
    <w:p w14:paraId="21F40AF6" w14:textId="77777777" w:rsidR="0042274E" w:rsidRPr="004227CA" w:rsidRDefault="0042274E" w:rsidP="0042274E">
      <w:pPr>
        <w:pStyle w:val="NormalNGMDS"/>
        <w:ind w:left="0"/>
        <w:rPr>
          <w:lang w:val="en-US"/>
        </w:rPr>
      </w:pPr>
    </w:p>
    <w:p w14:paraId="2A5549C6" w14:textId="77777777" w:rsidR="0042274E" w:rsidRDefault="0042274E" w:rsidP="0042274E">
      <w:pPr>
        <w:pStyle w:val="Heading3"/>
      </w:pPr>
      <w:bookmarkStart w:id="730" w:name="_Toc170578887"/>
      <w:r>
        <w:t>Cancel Rejected (52)</w:t>
      </w:r>
      <w:bookmarkEnd w:id="730"/>
    </w:p>
    <w:p w14:paraId="24FBF292" w14:textId="71B34894" w:rsidR="0042274E" w:rsidRDefault="009F2FBA" w:rsidP="0042274E">
      <w:pPr>
        <w:pStyle w:val="NormalNGMDS"/>
        <w:spacing w:after="120"/>
        <w:ind w:left="0"/>
      </w:pPr>
      <w:r w:rsidRPr="009F2FBA">
        <w:t xml:space="preserve">The gateway sends this message </w:t>
      </w:r>
      <w:r w:rsidR="00DB5084">
        <w:t xml:space="preserve">to respond </w:t>
      </w:r>
      <w:r w:rsidRPr="009F2FBA">
        <w:t xml:space="preserve">the </w:t>
      </w:r>
      <w:r>
        <w:t>Order Cancel Request</w:t>
      </w:r>
      <w:r w:rsidRPr="009F2FBA">
        <w:t xml:space="preserve"> to indicate</w:t>
      </w:r>
      <w:r>
        <w:t xml:space="preserve"> the </w:t>
      </w:r>
      <w:r w:rsidR="0086741F">
        <w:t>request is rejected</w:t>
      </w:r>
      <w:r>
        <w:t>.</w:t>
      </w:r>
    </w:p>
    <w:tbl>
      <w:tblPr>
        <w:tblW w:w="4995"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890"/>
        <w:gridCol w:w="7110"/>
      </w:tblGrid>
      <w:tr w:rsidR="0042274E" w:rsidRPr="003C47FD" w14:paraId="6A99281A" w14:textId="77777777" w:rsidTr="00D96643">
        <w:trPr>
          <w:trHeight w:val="300"/>
        </w:trPr>
        <w:tc>
          <w:tcPr>
            <w:tcW w:w="1050" w:type="pct"/>
            <w:shd w:val="clear" w:color="auto" w:fill="C6D9F1" w:themeFill="text2" w:themeFillTint="33"/>
            <w:noWrap/>
          </w:tcPr>
          <w:p w14:paraId="70958302" w14:textId="77777777" w:rsidR="0042274E" w:rsidRPr="001161AF" w:rsidRDefault="0042274E" w:rsidP="00D96643">
            <w:pPr>
              <w:pStyle w:val="Tablehead"/>
              <w:spacing w:after="0"/>
              <w:rPr>
                <w:rFonts w:cstheme="minorHAnsi"/>
                <w:lang w:val="en-GB"/>
              </w:rPr>
            </w:pPr>
            <w:r>
              <w:rPr>
                <w:rFonts w:cstheme="minorHAnsi"/>
                <w:lang w:val="en-GB"/>
              </w:rPr>
              <w:t>Field Name</w:t>
            </w:r>
          </w:p>
        </w:tc>
        <w:tc>
          <w:tcPr>
            <w:tcW w:w="3950" w:type="pct"/>
            <w:shd w:val="clear" w:color="auto" w:fill="C6D9F1" w:themeFill="text2" w:themeFillTint="33"/>
          </w:tcPr>
          <w:p w14:paraId="32CFD7DE"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60F35400"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10A46017" w14:textId="77777777" w:rsidR="0042274E" w:rsidRPr="00065BAC" w:rsidRDefault="0042274E" w:rsidP="00D96643">
            <w:pPr>
              <w:spacing w:before="60" w:after="60"/>
              <w:rPr>
                <w:rFonts w:cstheme="minorHAnsi"/>
                <w:szCs w:val="20"/>
                <w:lang w:val="en-GB"/>
              </w:rPr>
            </w:pPr>
            <w:r>
              <w:rPr>
                <w:rFonts w:cstheme="minorHAnsi"/>
                <w:szCs w:val="20"/>
                <w:lang w:val="en-GB"/>
              </w:rPr>
              <w:t>Client Order ID</w:t>
            </w:r>
          </w:p>
        </w:tc>
        <w:tc>
          <w:tcPr>
            <w:tcW w:w="3950" w:type="pct"/>
            <w:shd w:val="clear" w:color="auto" w:fill="F2F2F2" w:themeFill="background1" w:themeFillShade="F2"/>
          </w:tcPr>
          <w:p w14:paraId="0D070263" w14:textId="77777777" w:rsidR="0042274E" w:rsidRPr="00065BAC" w:rsidRDefault="0042274E" w:rsidP="00D96643">
            <w:pPr>
              <w:spacing w:before="60" w:after="60"/>
              <w:rPr>
                <w:rFonts w:cstheme="minorHAnsi"/>
                <w:szCs w:val="20"/>
              </w:rPr>
            </w:pPr>
            <w:r w:rsidRPr="000613D8">
              <w:rPr>
                <w:rFonts w:eastAsia="Calibri" w:cstheme="minorHAnsi"/>
                <w:szCs w:val="20"/>
                <w:lang w:val="en-GB"/>
              </w:rPr>
              <w:t xml:space="preserve">Client specified identifier of the </w:t>
            </w:r>
            <w:r>
              <w:rPr>
                <w:rFonts w:eastAsia="Calibri" w:cstheme="minorHAnsi"/>
                <w:szCs w:val="20"/>
                <w:lang w:val="en-GB"/>
              </w:rPr>
              <w:t>cancel request.</w:t>
            </w:r>
          </w:p>
        </w:tc>
      </w:tr>
      <w:tr w:rsidR="0042274E" w:rsidRPr="00754E31" w14:paraId="02A211C6"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71EA5B24" w14:textId="77777777" w:rsidR="0042274E" w:rsidRPr="00065BAC" w:rsidRDefault="0042274E" w:rsidP="00D96643">
            <w:pPr>
              <w:spacing w:before="60" w:after="60"/>
              <w:rPr>
                <w:rFonts w:cstheme="minorHAnsi"/>
                <w:szCs w:val="20"/>
              </w:rPr>
            </w:pPr>
            <w:r>
              <w:rPr>
                <w:rFonts w:cstheme="minorHAnsi"/>
                <w:szCs w:val="20"/>
              </w:rPr>
              <w:t>Original Client Order</w:t>
            </w:r>
            <w:r w:rsidRPr="0012012C">
              <w:rPr>
                <w:rFonts w:cstheme="minorHAnsi"/>
                <w:szCs w:val="20"/>
              </w:rPr>
              <w:t xml:space="preserve"> ID</w:t>
            </w:r>
          </w:p>
        </w:tc>
        <w:tc>
          <w:tcPr>
            <w:tcW w:w="3950" w:type="pct"/>
            <w:shd w:val="clear" w:color="auto" w:fill="F2F2F2" w:themeFill="background1" w:themeFillShade="F2"/>
          </w:tcPr>
          <w:p w14:paraId="46B7576F" w14:textId="77777777" w:rsidR="0042274E" w:rsidRPr="00065BAC" w:rsidRDefault="0042274E" w:rsidP="00D96643">
            <w:pPr>
              <w:spacing w:before="60" w:after="60"/>
              <w:rPr>
                <w:rFonts w:cstheme="minorHAnsi"/>
                <w:szCs w:val="20"/>
              </w:rPr>
            </w:pPr>
            <w:r w:rsidRPr="000746FA">
              <w:rPr>
                <w:rFonts w:eastAsia="Calibri" w:cstheme="minorHAnsi"/>
                <w:szCs w:val="20"/>
                <w:lang w:val="en-GB"/>
              </w:rPr>
              <w:t xml:space="preserve">Client Order ID of the </w:t>
            </w:r>
            <w:r>
              <w:rPr>
                <w:rFonts w:eastAsia="Calibri" w:cstheme="minorHAnsi"/>
                <w:szCs w:val="20"/>
                <w:lang w:val="en-GB"/>
              </w:rPr>
              <w:t xml:space="preserve">original </w:t>
            </w:r>
            <w:r w:rsidRPr="000746FA">
              <w:rPr>
                <w:rFonts w:eastAsia="Calibri" w:cstheme="minorHAnsi"/>
                <w:szCs w:val="20"/>
                <w:lang w:val="en-GB"/>
              </w:rPr>
              <w:t xml:space="preserve">order being </w:t>
            </w:r>
            <w:r>
              <w:rPr>
                <w:rFonts w:eastAsia="Calibri" w:cstheme="minorHAnsi"/>
                <w:szCs w:val="20"/>
                <w:lang w:val="en-GB"/>
              </w:rPr>
              <w:t>cancelled.</w:t>
            </w:r>
          </w:p>
        </w:tc>
      </w:tr>
      <w:tr w:rsidR="0042274E" w:rsidRPr="00754E31" w14:paraId="279807D3"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1E90813E" w14:textId="77777777" w:rsidR="0042274E" w:rsidRDefault="0042274E" w:rsidP="00D96643">
            <w:pPr>
              <w:spacing w:before="60" w:after="60"/>
              <w:rPr>
                <w:rFonts w:cstheme="minorHAnsi"/>
                <w:szCs w:val="20"/>
                <w:lang w:val="en-GB"/>
              </w:rPr>
            </w:pPr>
            <w:r>
              <w:rPr>
                <w:rFonts w:cstheme="minorHAnsi"/>
                <w:szCs w:val="20"/>
                <w:lang w:val="en-GB"/>
              </w:rPr>
              <w:t>Executing Trader</w:t>
            </w:r>
          </w:p>
        </w:tc>
        <w:tc>
          <w:tcPr>
            <w:tcW w:w="3950" w:type="pct"/>
            <w:shd w:val="clear" w:color="auto" w:fill="F2F2F2" w:themeFill="background1" w:themeFillShade="F2"/>
          </w:tcPr>
          <w:p w14:paraId="28BAF6BA" w14:textId="77777777" w:rsidR="0042274E" w:rsidRPr="006F1E73" w:rsidRDefault="0042274E" w:rsidP="00D96643">
            <w:pPr>
              <w:spacing w:before="60" w:after="60"/>
              <w:rPr>
                <w:rFonts w:eastAsia="Calibri" w:cstheme="minorHAnsi"/>
                <w:szCs w:val="20"/>
              </w:rPr>
            </w:pPr>
            <w:r w:rsidRPr="00A46BE3">
              <w:rPr>
                <w:rFonts w:eastAsia="Calibri" w:cstheme="minorHAnsi"/>
                <w:szCs w:val="20"/>
              </w:rPr>
              <w:t>Client specified executing trader or other entity form client side.</w:t>
            </w:r>
          </w:p>
        </w:tc>
      </w:tr>
      <w:tr w:rsidR="0042274E" w:rsidRPr="00754E31" w14:paraId="77F98E79"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0E7103B8" w14:textId="77777777" w:rsidR="0042274E" w:rsidRDefault="0042274E" w:rsidP="00D96643">
            <w:pPr>
              <w:spacing w:before="60" w:after="60"/>
              <w:rPr>
                <w:rFonts w:cstheme="minorHAnsi"/>
                <w:szCs w:val="20"/>
              </w:rPr>
            </w:pPr>
            <w:r>
              <w:rPr>
                <w:rFonts w:cstheme="minorHAnsi"/>
                <w:szCs w:val="20"/>
              </w:rPr>
              <w:t>Transact Time</w:t>
            </w:r>
          </w:p>
        </w:tc>
        <w:tc>
          <w:tcPr>
            <w:tcW w:w="3950" w:type="pct"/>
            <w:shd w:val="clear" w:color="auto" w:fill="F2F2F2" w:themeFill="background1" w:themeFillShade="F2"/>
          </w:tcPr>
          <w:p w14:paraId="20A86A0F" w14:textId="77777777" w:rsidR="0042274E" w:rsidRDefault="0042274E" w:rsidP="00D96643">
            <w:pPr>
              <w:spacing w:before="60" w:after="60"/>
              <w:rPr>
                <w:rFonts w:eastAsia="Calibri" w:cstheme="minorHAnsi"/>
                <w:szCs w:val="20"/>
              </w:rPr>
            </w:pPr>
            <w:r w:rsidRPr="00486712">
              <w:rPr>
                <w:rFonts w:eastAsia="Calibri" w:cstheme="minorHAnsi"/>
                <w:szCs w:val="20"/>
              </w:rPr>
              <w:t xml:space="preserve">The time at which the </w:t>
            </w:r>
            <w:r>
              <w:rPr>
                <w:rFonts w:eastAsia="Calibri" w:cstheme="minorHAnsi"/>
                <w:szCs w:val="20"/>
              </w:rPr>
              <w:t>message is generated</w:t>
            </w:r>
            <w:r w:rsidRPr="00486712">
              <w:rPr>
                <w:rFonts w:eastAsia="Calibri" w:cstheme="minorHAnsi"/>
                <w:szCs w:val="20"/>
              </w:rPr>
              <w:t>.</w:t>
            </w:r>
          </w:p>
        </w:tc>
      </w:tr>
      <w:tr w:rsidR="0042274E" w:rsidRPr="00754E31" w14:paraId="7FAD6A0D"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3BDBADAC" w14:textId="77777777" w:rsidR="0042274E" w:rsidRDefault="0042274E" w:rsidP="00D96643">
            <w:pPr>
              <w:spacing w:before="60" w:after="60"/>
              <w:rPr>
                <w:rFonts w:cstheme="minorHAnsi"/>
                <w:szCs w:val="20"/>
              </w:rPr>
            </w:pPr>
            <w:r>
              <w:rPr>
                <w:rFonts w:cstheme="minorHAnsi"/>
                <w:szCs w:val="20"/>
              </w:rPr>
              <w:t>Order ID</w:t>
            </w:r>
          </w:p>
        </w:tc>
        <w:tc>
          <w:tcPr>
            <w:tcW w:w="3950" w:type="pct"/>
            <w:shd w:val="clear" w:color="auto" w:fill="F2F2F2" w:themeFill="background1" w:themeFillShade="F2"/>
          </w:tcPr>
          <w:p w14:paraId="75A260BE" w14:textId="77777777" w:rsidR="0042274E" w:rsidRDefault="0042274E" w:rsidP="00D96643">
            <w:pPr>
              <w:spacing w:before="60" w:after="60"/>
              <w:rPr>
                <w:rFonts w:eastAsia="Calibri" w:cstheme="minorHAnsi"/>
                <w:szCs w:val="20"/>
                <w:lang w:val="en-GB"/>
              </w:rPr>
            </w:pPr>
            <w:r>
              <w:rPr>
                <w:rFonts w:eastAsia="Calibri" w:cstheme="minorHAnsi"/>
                <w:szCs w:val="20"/>
                <w:lang w:val="en-GB"/>
              </w:rPr>
              <w:t>Order ID assigned for the order.</w:t>
            </w:r>
          </w:p>
          <w:p w14:paraId="7166613E" w14:textId="18D784BE" w:rsidR="0042274E" w:rsidRPr="009D6754" w:rsidRDefault="0042274E" w:rsidP="00D96643">
            <w:pPr>
              <w:spacing w:before="60" w:after="60"/>
              <w:rPr>
                <w:rFonts w:eastAsia="Calibri" w:cstheme="minorHAnsi"/>
                <w:szCs w:val="20"/>
                <w:lang w:val="en-GB"/>
              </w:rPr>
            </w:pPr>
            <w:r>
              <w:rPr>
                <w:rFonts w:eastAsia="Calibri" w:cstheme="minorHAnsi"/>
                <w:szCs w:val="20"/>
                <w:lang w:val="en-GB"/>
              </w:rPr>
              <w:t xml:space="preserve">Set to </w:t>
            </w:r>
            <w:r w:rsidR="00714F97">
              <w:rPr>
                <w:rFonts w:eastAsia="Calibri" w:cstheme="minorHAnsi"/>
                <w:szCs w:val="20"/>
                <w:lang w:val="en-GB"/>
              </w:rPr>
              <w:t xml:space="preserve">0 if original order </w:t>
            </w:r>
            <w:r>
              <w:rPr>
                <w:rFonts w:eastAsia="Calibri" w:cstheme="minorHAnsi"/>
                <w:szCs w:val="20"/>
                <w:lang w:val="en-GB"/>
              </w:rPr>
              <w:t>is not found.</w:t>
            </w:r>
          </w:p>
        </w:tc>
      </w:tr>
      <w:tr w:rsidR="0042274E" w:rsidRPr="00754E31" w14:paraId="259B19E7"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3ACA6F88" w14:textId="77777777" w:rsidR="0042274E" w:rsidRDefault="0042274E" w:rsidP="00D96643">
            <w:pPr>
              <w:spacing w:before="60" w:after="60"/>
              <w:rPr>
                <w:rFonts w:cstheme="minorHAnsi"/>
                <w:szCs w:val="20"/>
              </w:rPr>
            </w:pPr>
            <w:r>
              <w:rPr>
                <w:rFonts w:cstheme="minorHAnsi"/>
                <w:szCs w:val="20"/>
              </w:rPr>
              <w:t>Order Status</w:t>
            </w:r>
          </w:p>
        </w:tc>
        <w:tc>
          <w:tcPr>
            <w:tcW w:w="3950" w:type="pct"/>
            <w:shd w:val="clear" w:color="auto" w:fill="F2F2F2" w:themeFill="background1" w:themeFillShade="F2"/>
          </w:tcPr>
          <w:p w14:paraId="03258329" w14:textId="77777777" w:rsidR="0042274E" w:rsidRDefault="0042274E" w:rsidP="00D96643">
            <w:pPr>
              <w:spacing w:before="60" w:after="60"/>
              <w:rPr>
                <w:rFonts w:eastAsia="Calibri" w:cstheme="minorHAnsi"/>
                <w:szCs w:val="20"/>
                <w:lang w:val="en-GB"/>
              </w:rPr>
            </w:pPr>
            <w:r w:rsidRPr="00AD055D">
              <w:rPr>
                <w:rFonts w:eastAsia="Calibri" w:cstheme="minorHAnsi"/>
                <w:szCs w:val="20"/>
                <w:lang w:val="en-GB"/>
              </w:rPr>
              <w:t xml:space="preserve">Order status </w:t>
            </w:r>
            <w:r>
              <w:rPr>
                <w:rFonts w:eastAsia="Calibri" w:cstheme="minorHAnsi"/>
                <w:szCs w:val="20"/>
                <w:lang w:val="en-GB"/>
              </w:rPr>
              <w:t>as at the time of this rejection:</w:t>
            </w:r>
          </w:p>
          <w:p w14:paraId="51256BB3" w14:textId="77777777" w:rsidR="0042274E" w:rsidRDefault="0042274E" w:rsidP="00D96643">
            <w:pPr>
              <w:pStyle w:val="ListParagraph"/>
              <w:numPr>
                <w:ilvl w:val="0"/>
                <w:numId w:val="18"/>
              </w:numPr>
              <w:spacing w:before="60" w:after="60"/>
              <w:rPr>
                <w:rFonts w:eastAsia="Calibri" w:cstheme="minorHAnsi"/>
                <w:szCs w:val="20"/>
                <w:lang w:val="en-GB"/>
              </w:rPr>
            </w:pPr>
            <w:r>
              <w:rPr>
                <w:rFonts w:eastAsia="Calibri" w:cstheme="minorHAnsi"/>
                <w:szCs w:val="20"/>
                <w:lang w:val="en-GB"/>
              </w:rPr>
              <w:t>0 = New</w:t>
            </w:r>
          </w:p>
          <w:p w14:paraId="23A18786" w14:textId="77777777" w:rsidR="0042274E" w:rsidRDefault="0042274E" w:rsidP="00D96643">
            <w:pPr>
              <w:pStyle w:val="ListParagraph"/>
              <w:numPr>
                <w:ilvl w:val="0"/>
                <w:numId w:val="18"/>
              </w:numPr>
              <w:spacing w:before="60" w:after="60"/>
              <w:rPr>
                <w:rFonts w:eastAsia="Calibri" w:cstheme="minorHAnsi"/>
                <w:szCs w:val="20"/>
                <w:lang w:val="en-GB"/>
              </w:rPr>
            </w:pPr>
            <w:r>
              <w:rPr>
                <w:rFonts w:eastAsia="Calibri" w:cstheme="minorHAnsi"/>
                <w:szCs w:val="20"/>
                <w:lang w:val="en-GB"/>
              </w:rPr>
              <w:t>1 = Partially Filled</w:t>
            </w:r>
          </w:p>
          <w:p w14:paraId="06D8F3D4" w14:textId="77777777" w:rsidR="0042274E" w:rsidRDefault="0042274E" w:rsidP="00D96643">
            <w:pPr>
              <w:pStyle w:val="ListParagraph"/>
              <w:numPr>
                <w:ilvl w:val="0"/>
                <w:numId w:val="18"/>
              </w:numPr>
              <w:spacing w:before="60" w:after="60"/>
              <w:rPr>
                <w:rFonts w:eastAsia="Calibri" w:cstheme="minorHAnsi"/>
                <w:szCs w:val="20"/>
                <w:lang w:val="en-GB"/>
              </w:rPr>
            </w:pPr>
            <w:r>
              <w:rPr>
                <w:rFonts w:eastAsia="Calibri" w:cstheme="minorHAnsi"/>
                <w:szCs w:val="20"/>
                <w:lang w:val="en-GB"/>
              </w:rPr>
              <w:t>2 = Filled</w:t>
            </w:r>
          </w:p>
          <w:p w14:paraId="4C0EBED1" w14:textId="77777777" w:rsidR="0042274E" w:rsidRDefault="0042274E" w:rsidP="00D96643">
            <w:pPr>
              <w:pStyle w:val="ListParagraph"/>
              <w:numPr>
                <w:ilvl w:val="0"/>
                <w:numId w:val="18"/>
              </w:numPr>
              <w:spacing w:before="60" w:after="60"/>
              <w:rPr>
                <w:rFonts w:eastAsia="Calibri" w:cstheme="minorHAnsi"/>
                <w:szCs w:val="20"/>
                <w:lang w:val="en-GB"/>
              </w:rPr>
            </w:pPr>
            <w:r>
              <w:rPr>
                <w:rFonts w:eastAsia="Calibri" w:cstheme="minorHAnsi"/>
                <w:szCs w:val="20"/>
                <w:lang w:val="en-GB"/>
              </w:rPr>
              <w:t>4 = Cancelled</w:t>
            </w:r>
          </w:p>
          <w:p w14:paraId="6CBB379B" w14:textId="77777777" w:rsidR="0042274E" w:rsidRDefault="0042274E" w:rsidP="00D96643">
            <w:pPr>
              <w:pStyle w:val="ListParagraph"/>
              <w:numPr>
                <w:ilvl w:val="0"/>
                <w:numId w:val="18"/>
              </w:numPr>
              <w:spacing w:before="60" w:after="60"/>
              <w:rPr>
                <w:rFonts w:eastAsia="Calibri" w:cstheme="minorHAnsi"/>
                <w:szCs w:val="20"/>
                <w:lang w:val="en-GB"/>
              </w:rPr>
            </w:pPr>
            <w:r>
              <w:rPr>
                <w:rFonts w:eastAsia="Calibri" w:cstheme="minorHAnsi"/>
                <w:szCs w:val="20"/>
                <w:lang w:val="en-GB"/>
              </w:rPr>
              <w:t>6 = Pending Cancel</w:t>
            </w:r>
          </w:p>
          <w:p w14:paraId="655133C9" w14:textId="77777777" w:rsidR="0042274E" w:rsidRDefault="0042274E" w:rsidP="00D96643">
            <w:pPr>
              <w:pStyle w:val="ListParagraph"/>
              <w:numPr>
                <w:ilvl w:val="0"/>
                <w:numId w:val="18"/>
              </w:numPr>
              <w:spacing w:before="60" w:after="60"/>
              <w:rPr>
                <w:rFonts w:eastAsia="Calibri" w:cstheme="minorHAnsi"/>
                <w:szCs w:val="20"/>
                <w:lang w:val="en-GB"/>
              </w:rPr>
            </w:pPr>
            <w:r>
              <w:rPr>
                <w:rFonts w:eastAsia="Calibri" w:cstheme="minorHAnsi"/>
                <w:szCs w:val="20"/>
                <w:lang w:val="en-GB"/>
              </w:rPr>
              <w:t>8 = Rejected</w:t>
            </w:r>
          </w:p>
          <w:p w14:paraId="773C973C" w14:textId="77777777" w:rsidR="0042274E" w:rsidRDefault="0042274E" w:rsidP="00D96643">
            <w:pPr>
              <w:pStyle w:val="ListParagraph"/>
              <w:numPr>
                <w:ilvl w:val="0"/>
                <w:numId w:val="18"/>
              </w:numPr>
              <w:spacing w:before="60" w:after="60"/>
              <w:rPr>
                <w:rFonts w:eastAsia="Calibri" w:cstheme="minorHAnsi"/>
                <w:szCs w:val="20"/>
                <w:lang w:val="en-GB"/>
              </w:rPr>
            </w:pPr>
            <w:r>
              <w:rPr>
                <w:rFonts w:eastAsia="Calibri" w:cstheme="minorHAnsi"/>
                <w:szCs w:val="20"/>
                <w:lang w:val="en-GB"/>
              </w:rPr>
              <w:t>10 = Pending New</w:t>
            </w:r>
          </w:p>
          <w:p w14:paraId="6A82C43E" w14:textId="77777777" w:rsidR="0042274E" w:rsidRDefault="0042274E" w:rsidP="00D96643">
            <w:pPr>
              <w:pStyle w:val="ListParagraph"/>
              <w:numPr>
                <w:ilvl w:val="0"/>
                <w:numId w:val="18"/>
              </w:numPr>
              <w:spacing w:before="60" w:after="60"/>
              <w:rPr>
                <w:rFonts w:eastAsia="Calibri" w:cstheme="minorHAnsi"/>
                <w:szCs w:val="20"/>
                <w:lang w:val="en-GB"/>
              </w:rPr>
            </w:pPr>
            <w:r>
              <w:rPr>
                <w:rFonts w:eastAsia="Calibri" w:cstheme="minorHAnsi"/>
                <w:szCs w:val="20"/>
                <w:lang w:val="en-GB"/>
              </w:rPr>
              <w:t>12 = Expired</w:t>
            </w:r>
          </w:p>
          <w:p w14:paraId="35AF6AA5" w14:textId="77777777" w:rsidR="0042274E" w:rsidRPr="00054838" w:rsidRDefault="0042274E" w:rsidP="00D96643">
            <w:pPr>
              <w:pStyle w:val="ListParagraph"/>
              <w:numPr>
                <w:ilvl w:val="0"/>
                <w:numId w:val="18"/>
              </w:numPr>
              <w:spacing w:before="60" w:after="60"/>
              <w:rPr>
                <w:rFonts w:eastAsia="Calibri" w:cstheme="minorHAnsi"/>
                <w:szCs w:val="20"/>
                <w:lang w:val="en-GB"/>
              </w:rPr>
            </w:pPr>
            <w:r w:rsidRPr="00054838">
              <w:rPr>
                <w:rFonts w:eastAsia="Calibri" w:cstheme="minorHAnsi"/>
                <w:szCs w:val="20"/>
                <w:lang w:val="en-GB"/>
              </w:rPr>
              <w:t>14 = Pending Amend</w:t>
            </w:r>
          </w:p>
        </w:tc>
      </w:tr>
      <w:tr w:rsidR="0042274E" w:rsidRPr="00754E31" w14:paraId="447623A9"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4A3D8437" w14:textId="77777777" w:rsidR="0042274E" w:rsidRDefault="0042274E" w:rsidP="00D96643">
            <w:pPr>
              <w:spacing w:before="60" w:after="60"/>
              <w:rPr>
                <w:rFonts w:cstheme="minorHAnsi"/>
                <w:szCs w:val="20"/>
              </w:rPr>
            </w:pPr>
            <w:r>
              <w:rPr>
                <w:rFonts w:cstheme="minorHAnsi"/>
                <w:szCs w:val="20"/>
              </w:rPr>
              <w:t>Cancel Reject Reason</w:t>
            </w:r>
          </w:p>
        </w:tc>
        <w:tc>
          <w:tcPr>
            <w:tcW w:w="3950" w:type="pct"/>
            <w:shd w:val="clear" w:color="auto" w:fill="F2F2F2" w:themeFill="background1" w:themeFillShade="F2"/>
          </w:tcPr>
          <w:p w14:paraId="35060EE4" w14:textId="2E48CF34" w:rsidR="0042274E" w:rsidRPr="009D6754" w:rsidRDefault="004228E8" w:rsidP="00D96643">
            <w:pPr>
              <w:spacing w:before="60" w:after="60"/>
              <w:rPr>
                <w:rFonts w:eastAsia="Calibri" w:cstheme="minorHAnsi"/>
                <w:szCs w:val="20"/>
                <w:lang w:val="en-GB"/>
              </w:rPr>
            </w:pPr>
            <w:r w:rsidRPr="004228E8">
              <w:rPr>
                <w:rFonts w:eastAsia="Calibri" w:cstheme="minorHAnsi"/>
                <w:szCs w:val="20"/>
                <w:lang w:val="en-GB"/>
              </w:rPr>
              <w:t>Carries the reject reason code</w:t>
            </w:r>
            <w:r>
              <w:rPr>
                <w:rFonts w:eastAsia="Calibri" w:cstheme="minorHAnsi"/>
                <w:szCs w:val="20"/>
                <w:lang w:val="en-GB"/>
              </w:rPr>
              <w:t>.</w:t>
            </w:r>
          </w:p>
        </w:tc>
      </w:tr>
    </w:tbl>
    <w:p w14:paraId="0342D447" w14:textId="77777777" w:rsidR="0042274E" w:rsidRDefault="0042274E" w:rsidP="0042274E">
      <w:pPr>
        <w:spacing w:before="120"/>
        <w:jc w:val="both"/>
        <w:rPr>
          <w:rFonts w:cstheme="minorHAnsi"/>
          <w:sz w:val="22"/>
          <w:szCs w:val="22"/>
        </w:rPr>
      </w:pPr>
      <w:r>
        <w:rPr>
          <w:rFonts w:cstheme="minorHAnsi"/>
          <w:sz w:val="22"/>
          <w:szCs w:val="22"/>
        </w:rPr>
        <w:t>Optional Fields:</w:t>
      </w:r>
    </w:p>
    <w:p w14:paraId="35D65F04" w14:textId="77777777" w:rsidR="0042274E" w:rsidRDefault="0042274E" w:rsidP="0042274E">
      <w:pPr>
        <w:spacing w:before="120"/>
        <w:jc w:val="both"/>
        <w:rPr>
          <w:rFonts w:cstheme="minorHAnsi"/>
          <w:sz w:val="22"/>
          <w:szCs w:val="22"/>
        </w:rPr>
      </w:pPr>
      <w:r>
        <w:rPr>
          <w:rFonts w:cstheme="minorHAnsi"/>
          <w:sz w:val="22"/>
          <w:szCs w:val="22"/>
        </w:rPr>
        <w:t>There is no optional field for this message.</w:t>
      </w:r>
    </w:p>
    <w:p w14:paraId="7C07F145" w14:textId="77777777" w:rsidR="0042274E" w:rsidRPr="00E765AA" w:rsidRDefault="0042274E" w:rsidP="0042274E">
      <w:pPr>
        <w:pStyle w:val="NormalNGMDS"/>
        <w:ind w:left="0"/>
        <w:rPr>
          <w:lang w:val="en-US"/>
        </w:rPr>
      </w:pPr>
    </w:p>
    <w:p w14:paraId="57BFEC96" w14:textId="77777777" w:rsidR="0042274E" w:rsidRDefault="0042274E" w:rsidP="0042274E">
      <w:pPr>
        <w:pStyle w:val="Heading3"/>
      </w:pPr>
      <w:bookmarkStart w:id="731" w:name="_Toc170578888"/>
      <w:r>
        <w:t>Amend Rejected (53)</w:t>
      </w:r>
      <w:bookmarkEnd w:id="731"/>
    </w:p>
    <w:p w14:paraId="4A08FDF3" w14:textId="0631A3D9" w:rsidR="0086741F" w:rsidRDefault="0086741F" w:rsidP="0086741F">
      <w:pPr>
        <w:pStyle w:val="NormalNGMDS"/>
        <w:spacing w:after="120"/>
        <w:ind w:left="0"/>
      </w:pPr>
      <w:r w:rsidRPr="009F2FBA">
        <w:t xml:space="preserve">The gateway sends this message </w:t>
      </w:r>
      <w:r w:rsidR="00DB5084">
        <w:t xml:space="preserve">to respond </w:t>
      </w:r>
      <w:r w:rsidRPr="009F2FBA">
        <w:t xml:space="preserve">the </w:t>
      </w:r>
      <w:r>
        <w:t>Order Amend Request</w:t>
      </w:r>
      <w:r w:rsidRPr="009F2FBA">
        <w:t xml:space="preserve"> to indicate</w:t>
      </w:r>
      <w:r>
        <w:t xml:space="preserve"> the request is rejected.</w:t>
      </w:r>
    </w:p>
    <w:tbl>
      <w:tblPr>
        <w:tblW w:w="4995"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890"/>
        <w:gridCol w:w="7110"/>
      </w:tblGrid>
      <w:tr w:rsidR="0042274E" w:rsidRPr="003C47FD" w14:paraId="02513024" w14:textId="77777777" w:rsidTr="00D96643">
        <w:trPr>
          <w:trHeight w:val="300"/>
        </w:trPr>
        <w:tc>
          <w:tcPr>
            <w:tcW w:w="1050" w:type="pct"/>
            <w:shd w:val="clear" w:color="auto" w:fill="C6D9F1" w:themeFill="text2" w:themeFillTint="33"/>
            <w:noWrap/>
          </w:tcPr>
          <w:p w14:paraId="600E61A7" w14:textId="77777777" w:rsidR="0042274E" w:rsidRPr="001161AF" w:rsidRDefault="0042274E" w:rsidP="00D96643">
            <w:pPr>
              <w:pStyle w:val="Tablehead"/>
              <w:spacing w:after="0"/>
              <w:rPr>
                <w:rFonts w:cstheme="minorHAnsi"/>
                <w:lang w:val="en-GB"/>
              </w:rPr>
            </w:pPr>
            <w:r>
              <w:rPr>
                <w:rFonts w:cstheme="minorHAnsi"/>
                <w:lang w:val="en-GB"/>
              </w:rPr>
              <w:lastRenderedPageBreak/>
              <w:t>Field Name</w:t>
            </w:r>
          </w:p>
        </w:tc>
        <w:tc>
          <w:tcPr>
            <w:tcW w:w="3950" w:type="pct"/>
            <w:shd w:val="clear" w:color="auto" w:fill="C6D9F1" w:themeFill="text2" w:themeFillTint="33"/>
          </w:tcPr>
          <w:p w14:paraId="22C53363"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02D672A9"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7FB07A04" w14:textId="77777777" w:rsidR="0042274E" w:rsidRPr="00065BAC" w:rsidRDefault="0042274E" w:rsidP="00D96643">
            <w:pPr>
              <w:spacing w:before="60" w:after="60"/>
              <w:rPr>
                <w:rFonts w:cstheme="minorHAnsi"/>
                <w:szCs w:val="20"/>
                <w:lang w:val="en-GB"/>
              </w:rPr>
            </w:pPr>
            <w:r>
              <w:rPr>
                <w:rFonts w:cstheme="minorHAnsi"/>
                <w:szCs w:val="20"/>
                <w:lang w:val="en-GB"/>
              </w:rPr>
              <w:t>Client Order ID</w:t>
            </w:r>
          </w:p>
        </w:tc>
        <w:tc>
          <w:tcPr>
            <w:tcW w:w="3950" w:type="pct"/>
            <w:shd w:val="clear" w:color="auto" w:fill="F2F2F2" w:themeFill="background1" w:themeFillShade="F2"/>
          </w:tcPr>
          <w:p w14:paraId="3045DA5A" w14:textId="77777777" w:rsidR="0042274E" w:rsidRPr="00065BAC" w:rsidRDefault="0042274E" w:rsidP="00D96643">
            <w:pPr>
              <w:spacing w:before="60" w:after="60"/>
              <w:rPr>
                <w:rFonts w:cstheme="minorHAnsi"/>
                <w:szCs w:val="20"/>
              </w:rPr>
            </w:pPr>
            <w:r w:rsidRPr="000613D8">
              <w:rPr>
                <w:rFonts w:eastAsia="Calibri" w:cstheme="minorHAnsi"/>
                <w:szCs w:val="20"/>
                <w:lang w:val="en-GB"/>
              </w:rPr>
              <w:t xml:space="preserve">Client specified identifier of the </w:t>
            </w:r>
            <w:r>
              <w:rPr>
                <w:rFonts w:eastAsia="Calibri" w:cstheme="minorHAnsi"/>
                <w:szCs w:val="20"/>
                <w:lang w:val="en-GB"/>
              </w:rPr>
              <w:t>amend request</w:t>
            </w:r>
          </w:p>
        </w:tc>
      </w:tr>
      <w:tr w:rsidR="0042274E" w:rsidRPr="00754E31" w14:paraId="30E88A13"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77F96734" w14:textId="77777777" w:rsidR="0042274E" w:rsidRPr="00065BAC" w:rsidRDefault="0042274E" w:rsidP="00D96643">
            <w:pPr>
              <w:spacing w:before="60" w:after="60"/>
              <w:rPr>
                <w:rFonts w:cstheme="minorHAnsi"/>
                <w:szCs w:val="20"/>
              </w:rPr>
            </w:pPr>
            <w:r>
              <w:rPr>
                <w:rFonts w:cstheme="minorHAnsi"/>
                <w:szCs w:val="20"/>
              </w:rPr>
              <w:t>Original Client Order</w:t>
            </w:r>
            <w:r w:rsidRPr="0012012C">
              <w:rPr>
                <w:rFonts w:cstheme="minorHAnsi"/>
                <w:szCs w:val="20"/>
              </w:rPr>
              <w:t xml:space="preserve"> ID</w:t>
            </w:r>
          </w:p>
        </w:tc>
        <w:tc>
          <w:tcPr>
            <w:tcW w:w="3950" w:type="pct"/>
            <w:shd w:val="clear" w:color="auto" w:fill="F2F2F2" w:themeFill="background1" w:themeFillShade="F2"/>
          </w:tcPr>
          <w:p w14:paraId="35F91D5F" w14:textId="77777777" w:rsidR="0042274E" w:rsidRPr="00065BAC" w:rsidRDefault="0042274E" w:rsidP="00D96643">
            <w:pPr>
              <w:spacing w:before="60" w:after="60"/>
              <w:rPr>
                <w:rFonts w:cstheme="minorHAnsi"/>
                <w:szCs w:val="20"/>
              </w:rPr>
            </w:pPr>
            <w:r w:rsidRPr="000746FA">
              <w:rPr>
                <w:rFonts w:eastAsia="Calibri" w:cstheme="minorHAnsi"/>
                <w:szCs w:val="20"/>
                <w:lang w:val="en-GB"/>
              </w:rPr>
              <w:t xml:space="preserve">Client Order ID of the </w:t>
            </w:r>
            <w:r>
              <w:rPr>
                <w:rFonts w:eastAsia="Calibri" w:cstheme="minorHAnsi"/>
                <w:szCs w:val="20"/>
                <w:lang w:val="en-GB"/>
              </w:rPr>
              <w:t xml:space="preserve">original </w:t>
            </w:r>
            <w:r w:rsidRPr="000746FA">
              <w:rPr>
                <w:rFonts w:eastAsia="Calibri" w:cstheme="minorHAnsi"/>
                <w:szCs w:val="20"/>
                <w:lang w:val="en-GB"/>
              </w:rPr>
              <w:t>order being amended</w:t>
            </w:r>
            <w:r>
              <w:rPr>
                <w:rFonts w:eastAsia="Calibri" w:cstheme="minorHAnsi"/>
                <w:szCs w:val="20"/>
                <w:lang w:val="en-GB"/>
              </w:rPr>
              <w:t>.</w:t>
            </w:r>
          </w:p>
        </w:tc>
      </w:tr>
      <w:tr w:rsidR="0042274E" w:rsidRPr="00754E31" w14:paraId="6DBBAEC5"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6405B618" w14:textId="77777777" w:rsidR="0042274E" w:rsidRDefault="0042274E" w:rsidP="00D96643">
            <w:pPr>
              <w:spacing w:before="60" w:after="60"/>
              <w:rPr>
                <w:rFonts w:cstheme="minorHAnsi"/>
                <w:szCs w:val="20"/>
                <w:lang w:val="en-GB"/>
              </w:rPr>
            </w:pPr>
            <w:r>
              <w:rPr>
                <w:rFonts w:cstheme="minorHAnsi"/>
                <w:szCs w:val="20"/>
                <w:lang w:val="en-GB"/>
              </w:rPr>
              <w:t>Executing Trader</w:t>
            </w:r>
          </w:p>
        </w:tc>
        <w:tc>
          <w:tcPr>
            <w:tcW w:w="3950" w:type="pct"/>
            <w:shd w:val="clear" w:color="auto" w:fill="F2F2F2" w:themeFill="background1" w:themeFillShade="F2"/>
          </w:tcPr>
          <w:p w14:paraId="4A27A397" w14:textId="77777777" w:rsidR="0042274E" w:rsidRPr="006F1E73" w:rsidRDefault="0042274E" w:rsidP="00D96643">
            <w:pPr>
              <w:spacing w:before="60" w:after="60"/>
              <w:rPr>
                <w:rFonts w:eastAsia="Calibri" w:cstheme="minorHAnsi"/>
                <w:szCs w:val="20"/>
              </w:rPr>
            </w:pPr>
            <w:r w:rsidRPr="00A46BE3">
              <w:rPr>
                <w:rFonts w:eastAsia="Calibri" w:cstheme="minorHAnsi"/>
                <w:szCs w:val="20"/>
              </w:rPr>
              <w:t>Client specified executing trader or other entity form client side.</w:t>
            </w:r>
          </w:p>
        </w:tc>
      </w:tr>
      <w:tr w:rsidR="0042274E" w:rsidRPr="00754E31" w14:paraId="6AC36C0A"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542CB061" w14:textId="77777777" w:rsidR="0042274E" w:rsidRDefault="0042274E" w:rsidP="00D96643">
            <w:pPr>
              <w:spacing w:before="60" w:after="60"/>
              <w:rPr>
                <w:rFonts w:cstheme="minorHAnsi"/>
                <w:szCs w:val="20"/>
              </w:rPr>
            </w:pPr>
            <w:r>
              <w:rPr>
                <w:rFonts w:cstheme="minorHAnsi"/>
                <w:szCs w:val="20"/>
              </w:rPr>
              <w:t>Transact Time</w:t>
            </w:r>
          </w:p>
        </w:tc>
        <w:tc>
          <w:tcPr>
            <w:tcW w:w="3950" w:type="pct"/>
            <w:shd w:val="clear" w:color="auto" w:fill="F2F2F2" w:themeFill="background1" w:themeFillShade="F2"/>
          </w:tcPr>
          <w:p w14:paraId="517759F8" w14:textId="77777777" w:rsidR="0042274E" w:rsidRDefault="0042274E" w:rsidP="00D96643">
            <w:pPr>
              <w:spacing w:before="60" w:after="60"/>
              <w:rPr>
                <w:rFonts w:eastAsia="Calibri" w:cstheme="minorHAnsi"/>
                <w:szCs w:val="20"/>
              </w:rPr>
            </w:pPr>
            <w:r w:rsidRPr="00486712">
              <w:rPr>
                <w:rFonts w:eastAsia="Calibri" w:cstheme="minorHAnsi"/>
                <w:szCs w:val="20"/>
              </w:rPr>
              <w:t xml:space="preserve">The time at which the </w:t>
            </w:r>
            <w:r>
              <w:rPr>
                <w:rFonts w:eastAsia="Calibri" w:cstheme="minorHAnsi"/>
                <w:szCs w:val="20"/>
              </w:rPr>
              <w:t>message is generated</w:t>
            </w:r>
            <w:r w:rsidRPr="00486712">
              <w:rPr>
                <w:rFonts w:eastAsia="Calibri" w:cstheme="minorHAnsi"/>
                <w:szCs w:val="20"/>
              </w:rPr>
              <w:t>.</w:t>
            </w:r>
          </w:p>
        </w:tc>
      </w:tr>
      <w:tr w:rsidR="0042274E" w:rsidRPr="00754E31" w14:paraId="7A2E99E9"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66149984" w14:textId="77777777" w:rsidR="0042274E" w:rsidRDefault="0042274E" w:rsidP="00D96643">
            <w:pPr>
              <w:spacing w:before="60" w:after="60"/>
              <w:rPr>
                <w:rFonts w:cstheme="minorHAnsi"/>
                <w:szCs w:val="20"/>
              </w:rPr>
            </w:pPr>
            <w:r>
              <w:rPr>
                <w:rFonts w:cstheme="minorHAnsi"/>
                <w:szCs w:val="20"/>
              </w:rPr>
              <w:t>Order ID</w:t>
            </w:r>
          </w:p>
        </w:tc>
        <w:tc>
          <w:tcPr>
            <w:tcW w:w="3950" w:type="pct"/>
            <w:shd w:val="clear" w:color="auto" w:fill="F2F2F2" w:themeFill="background1" w:themeFillShade="F2"/>
          </w:tcPr>
          <w:p w14:paraId="3F524DA5" w14:textId="77777777" w:rsidR="0042274E" w:rsidRDefault="0042274E" w:rsidP="00D96643">
            <w:pPr>
              <w:spacing w:before="60" w:after="60"/>
              <w:rPr>
                <w:rFonts w:eastAsia="Calibri" w:cstheme="minorHAnsi"/>
                <w:szCs w:val="20"/>
                <w:lang w:val="en-GB"/>
              </w:rPr>
            </w:pPr>
            <w:r>
              <w:rPr>
                <w:rFonts w:eastAsia="Calibri" w:cstheme="minorHAnsi"/>
                <w:szCs w:val="20"/>
                <w:lang w:val="en-GB"/>
              </w:rPr>
              <w:t>Order ID assigned for the order.</w:t>
            </w:r>
          </w:p>
          <w:p w14:paraId="537993F9" w14:textId="3358315B" w:rsidR="0042274E" w:rsidRPr="009D6754" w:rsidRDefault="0042274E" w:rsidP="00D96643">
            <w:pPr>
              <w:spacing w:before="60" w:after="60"/>
              <w:rPr>
                <w:rFonts w:eastAsia="Calibri" w:cstheme="minorHAnsi"/>
                <w:szCs w:val="20"/>
                <w:lang w:val="en-GB"/>
              </w:rPr>
            </w:pPr>
            <w:r>
              <w:rPr>
                <w:rFonts w:eastAsia="Calibri" w:cstheme="minorHAnsi"/>
                <w:szCs w:val="20"/>
                <w:lang w:val="en-GB"/>
              </w:rPr>
              <w:t xml:space="preserve">Set to </w:t>
            </w:r>
            <w:r w:rsidR="00714F97">
              <w:rPr>
                <w:rFonts w:eastAsia="Calibri" w:cstheme="minorHAnsi"/>
                <w:szCs w:val="20"/>
                <w:lang w:val="en-GB"/>
              </w:rPr>
              <w:t xml:space="preserve">0 if original order </w:t>
            </w:r>
            <w:r>
              <w:rPr>
                <w:rFonts w:eastAsia="Calibri" w:cstheme="minorHAnsi"/>
                <w:szCs w:val="20"/>
                <w:lang w:val="en-GB"/>
              </w:rPr>
              <w:t>is not found.</w:t>
            </w:r>
          </w:p>
        </w:tc>
      </w:tr>
      <w:tr w:rsidR="0042274E" w:rsidRPr="00754E31" w14:paraId="611E775C"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68D37368" w14:textId="77777777" w:rsidR="0042274E" w:rsidRDefault="0042274E" w:rsidP="00D96643">
            <w:pPr>
              <w:spacing w:before="60" w:after="60"/>
              <w:rPr>
                <w:rFonts w:cstheme="minorHAnsi"/>
                <w:szCs w:val="20"/>
              </w:rPr>
            </w:pPr>
            <w:r>
              <w:rPr>
                <w:rFonts w:cstheme="minorHAnsi"/>
                <w:szCs w:val="20"/>
              </w:rPr>
              <w:t>Order Status</w:t>
            </w:r>
          </w:p>
        </w:tc>
        <w:tc>
          <w:tcPr>
            <w:tcW w:w="3950" w:type="pct"/>
            <w:shd w:val="clear" w:color="auto" w:fill="F2F2F2" w:themeFill="background1" w:themeFillShade="F2"/>
          </w:tcPr>
          <w:p w14:paraId="12FF4F0D" w14:textId="77777777" w:rsidR="0042274E" w:rsidRDefault="0042274E" w:rsidP="00D96643">
            <w:pPr>
              <w:spacing w:before="60" w:after="60"/>
              <w:rPr>
                <w:rFonts w:eastAsia="Calibri" w:cstheme="minorHAnsi"/>
                <w:szCs w:val="20"/>
                <w:lang w:val="en-GB"/>
              </w:rPr>
            </w:pPr>
            <w:r w:rsidRPr="00AD055D">
              <w:rPr>
                <w:rFonts w:eastAsia="Calibri" w:cstheme="minorHAnsi"/>
                <w:szCs w:val="20"/>
                <w:lang w:val="en-GB"/>
              </w:rPr>
              <w:t xml:space="preserve">Order status </w:t>
            </w:r>
            <w:r>
              <w:rPr>
                <w:rFonts w:eastAsia="Calibri" w:cstheme="minorHAnsi"/>
                <w:szCs w:val="20"/>
                <w:lang w:val="en-GB"/>
              </w:rPr>
              <w:t>as at the time of this rejection:</w:t>
            </w:r>
          </w:p>
          <w:p w14:paraId="67885945" w14:textId="77777777" w:rsidR="0042274E" w:rsidRDefault="0042274E" w:rsidP="00D96643">
            <w:pPr>
              <w:pStyle w:val="ListParagraph"/>
              <w:numPr>
                <w:ilvl w:val="0"/>
                <w:numId w:val="18"/>
              </w:numPr>
              <w:spacing w:before="60" w:after="60"/>
              <w:rPr>
                <w:rFonts w:eastAsia="Calibri" w:cstheme="minorHAnsi"/>
                <w:szCs w:val="20"/>
                <w:lang w:val="en-GB"/>
              </w:rPr>
            </w:pPr>
            <w:r>
              <w:rPr>
                <w:rFonts w:eastAsia="Calibri" w:cstheme="minorHAnsi"/>
                <w:szCs w:val="20"/>
                <w:lang w:val="en-GB"/>
              </w:rPr>
              <w:t>0 = New</w:t>
            </w:r>
          </w:p>
          <w:p w14:paraId="74D5AB11" w14:textId="77777777" w:rsidR="0042274E" w:rsidRDefault="0042274E" w:rsidP="00D96643">
            <w:pPr>
              <w:pStyle w:val="ListParagraph"/>
              <w:numPr>
                <w:ilvl w:val="0"/>
                <w:numId w:val="18"/>
              </w:numPr>
              <w:spacing w:before="60" w:after="60"/>
              <w:rPr>
                <w:rFonts w:eastAsia="Calibri" w:cstheme="minorHAnsi"/>
                <w:szCs w:val="20"/>
                <w:lang w:val="en-GB"/>
              </w:rPr>
            </w:pPr>
            <w:r>
              <w:rPr>
                <w:rFonts w:eastAsia="Calibri" w:cstheme="minorHAnsi"/>
                <w:szCs w:val="20"/>
                <w:lang w:val="en-GB"/>
              </w:rPr>
              <w:t>1 = Partially Filled</w:t>
            </w:r>
          </w:p>
          <w:p w14:paraId="4410A6CF" w14:textId="77777777" w:rsidR="0042274E" w:rsidRDefault="0042274E" w:rsidP="00D96643">
            <w:pPr>
              <w:pStyle w:val="ListParagraph"/>
              <w:numPr>
                <w:ilvl w:val="0"/>
                <w:numId w:val="18"/>
              </w:numPr>
              <w:spacing w:before="60" w:after="60"/>
              <w:rPr>
                <w:rFonts w:eastAsia="Calibri" w:cstheme="minorHAnsi"/>
                <w:szCs w:val="20"/>
                <w:lang w:val="en-GB"/>
              </w:rPr>
            </w:pPr>
            <w:r>
              <w:rPr>
                <w:rFonts w:eastAsia="Calibri" w:cstheme="minorHAnsi"/>
                <w:szCs w:val="20"/>
                <w:lang w:val="en-GB"/>
              </w:rPr>
              <w:t>2 = Filled</w:t>
            </w:r>
          </w:p>
          <w:p w14:paraId="4DDC21F3" w14:textId="77777777" w:rsidR="0042274E" w:rsidRDefault="0042274E" w:rsidP="00D96643">
            <w:pPr>
              <w:pStyle w:val="ListParagraph"/>
              <w:numPr>
                <w:ilvl w:val="0"/>
                <w:numId w:val="18"/>
              </w:numPr>
              <w:spacing w:before="60" w:after="60"/>
              <w:rPr>
                <w:rFonts w:eastAsia="Calibri" w:cstheme="minorHAnsi"/>
                <w:szCs w:val="20"/>
                <w:lang w:val="en-GB"/>
              </w:rPr>
            </w:pPr>
            <w:r>
              <w:rPr>
                <w:rFonts w:eastAsia="Calibri" w:cstheme="minorHAnsi"/>
                <w:szCs w:val="20"/>
                <w:lang w:val="en-GB"/>
              </w:rPr>
              <w:t>4 = Cancelled</w:t>
            </w:r>
          </w:p>
          <w:p w14:paraId="110F3D73" w14:textId="77777777" w:rsidR="0042274E" w:rsidRDefault="0042274E" w:rsidP="00D96643">
            <w:pPr>
              <w:pStyle w:val="ListParagraph"/>
              <w:numPr>
                <w:ilvl w:val="0"/>
                <w:numId w:val="18"/>
              </w:numPr>
              <w:spacing w:before="60" w:after="60"/>
              <w:rPr>
                <w:rFonts w:eastAsia="Calibri" w:cstheme="minorHAnsi"/>
                <w:szCs w:val="20"/>
                <w:lang w:val="en-GB"/>
              </w:rPr>
            </w:pPr>
            <w:r>
              <w:rPr>
                <w:rFonts w:eastAsia="Calibri" w:cstheme="minorHAnsi"/>
                <w:szCs w:val="20"/>
                <w:lang w:val="en-GB"/>
              </w:rPr>
              <w:t>6 = Pending Cancel</w:t>
            </w:r>
          </w:p>
          <w:p w14:paraId="10B513E9" w14:textId="77777777" w:rsidR="0042274E" w:rsidRDefault="0042274E" w:rsidP="00D96643">
            <w:pPr>
              <w:pStyle w:val="ListParagraph"/>
              <w:numPr>
                <w:ilvl w:val="0"/>
                <w:numId w:val="18"/>
              </w:numPr>
              <w:spacing w:before="60" w:after="60"/>
              <w:rPr>
                <w:rFonts w:eastAsia="Calibri" w:cstheme="minorHAnsi"/>
                <w:szCs w:val="20"/>
                <w:lang w:val="en-GB"/>
              </w:rPr>
            </w:pPr>
            <w:r>
              <w:rPr>
                <w:rFonts w:eastAsia="Calibri" w:cstheme="minorHAnsi"/>
                <w:szCs w:val="20"/>
                <w:lang w:val="en-GB"/>
              </w:rPr>
              <w:t>8 = Rejected</w:t>
            </w:r>
          </w:p>
          <w:p w14:paraId="0DC98ECA" w14:textId="77777777" w:rsidR="0042274E" w:rsidRDefault="0042274E" w:rsidP="00D96643">
            <w:pPr>
              <w:pStyle w:val="ListParagraph"/>
              <w:numPr>
                <w:ilvl w:val="0"/>
                <w:numId w:val="18"/>
              </w:numPr>
              <w:spacing w:before="60" w:after="60"/>
              <w:rPr>
                <w:rFonts w:eastAsia="Calibri" w:cstheme="minorHAnsi"/>
                <w:szCs w:val="20"/>
                <w:lang w:val="en-GB"/>
              </w:rPr>
            </w:pPr>
            <w:r>
              <w:rPr>
                <w:rFonts w:eastAsia="Calibri" w:cstheme="minorHAnsi"/>
                <w:szCs w:val="20"/>
                <w:lang w:val="en-GB"/>
              </w:rPr>
              <w:t>10 = Pending New</w:t>
            </w:r>
          </w:p>
          <w:p w14:paraId="08779741" w14:textId="77777777" w:rsidR="0042274E" w:rsidRDefault="0042274E" w:rsidP="00D96643">
            <w:pPr>
              <w:pStyle w:val="ListParagraph"/>
              <w:numPr>
                <w:ilvl w:val="0"/>
                <w:numId w:val="18"/>
              </w:numPr>
              <w:spacing w:before="60" w:after="60"/>
              <w:rPr>
                <w:rFonts w:eastAsia="Calibri" w:cstheme="minorHAnsi"/>
                <w:szCs w:val="20"/>
                <w:lang w:val="en-GB"/>
              </w:rPr>
            </w:pPr>
            <w:r>
              <w:rPr>
                <w:rFonts w:eastAsia="Calibri" w:cstheme="minorHAnsi"/>
                <w:szCs w:val="20"/>
                <w:lang w:val="en-GB"/>
              </w:rPr>
              <w:t>12 = Expired</w:t>
            </w:r>
          </w:p>
          <w:p w14:paraId="6EF2511B" w14:textId="77777777" w:rsidR="0042274E" w:rsidRPr="00054838" w:rsidRDefault="0042274E" w:rsidP="00D96643">
            <w:pPr>
              <w:pStyle w:val="ListParagraph"/>
              <w:numPr>
                <w:ilvl w:val="0"/>
                <w:numId w:val="18"/>
              </w:numPr>
              <w:spacing w:before="60" w:after="60"/>
              <w:rPr>
                <w:rFonts w:eastAsia="Calibri" w:cstheme="minorHAnsi"/>
                <w:szCs w:val="20"/>
                <w:lang w:val="en-GB"/>
              </w:rPr>
            </w:pPr>
            <w:r w:rsidRPr="00054838">
              <w:rPr>
                <w:rFonts w:eastAsia="Calibri" w:cstheme="minorHAnsi"/>
                <w:szCs w:val="20"/>
                <w:lang w:val="en-GB"/>
              </w:rPr>
              <w:t>14 = Pending Amend</w:t>
            </w:r>
          </w:p>
        </w:tc>
      </w:tr>
      <w:tr w:rsidR="0042274E" w:rsidRPr="00754E31" w14:paraId="11807617"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68D5FCAE" w14:textId="77777777" w:rsidR="0042274E" w:rsidRDefault="0042274E" w:rsidP="00D96643">
            <w:pPr>
              <w:spacing w:before="60" w:after="60"/>
              <w:rPr>
                <w:rFonts w:cstheme="minorHAnsi"/>
                <w:szCs w:val="20"/>
              </w:rPr>
            </w:pPr>
            <w:r>
              <w:rPr>
                <w:rFonts w:cstheme="minorHAnsi"/>
                <w:szCs w:val="20"/>
              </w:rPr>
              <w:t>Amend Reject Reason</w:t>
            </w:r>
          </w:p>
        </w:tc>
        <w:tc>
          <w:tcPr>
            <w:tcW w:w="3950" w:type="pct"/>
            <w:shd w:val="clear" w:color="auto" w:fill="F2F2F2" w:themeFill="background1" w:themeFillShade="F2"/>
          </w:tcPr>
          <w:p w14:paraId="744B8D81" w14:textId="755B517D" w:rsidR="0042274E" w:rsidRPr="00F959A5" w:rsidRDefault="004228E8" w:rsidP="00D96643">
            <w:pPr>
              <w:spacing w:before="60" w:after="60"/>
              <w:rPr>
                <w:rFonts w:eastAsia="Calibri" w:cstheme="minorHAnsi"/>
                <w:szCs w:val="20"/>
                <w:lang w:val="en-GB"/>
              </w:rPr>
            </w:pPr>
            <w:r w:rsidRPr="004228E8">
              <w:rPr>
                <w:rFonts w:eastAsia="Calibri" w:cstheme="minorHAnsi"/>
                <w:szCs w:val="20"/>
                <w:lang w:val="en-GB"/>
              </w:rPr>
              <w:t>Carries the reject reason code</w:t>
            </w:r>
            <w:r>
              <w:rPr>
                <w:rFonts w:eastAsia="Calibri" w:cstheme="minorHAnsi"/>
                <w:szCs w:val="20"/>
                <w:lang w:val="en-GB"/>
              </w:rPr>
              <w:t>.</w:t>
            </w:r>
          </w:p>
        </w:tc>
      </w:tr>
    </w:tbl>
    <w:p w14:paraId="083F1D50" w14:textId="77777777" w:rsidR="0042274E" w:rsidRDefault="0042274E" w:rsidP="0042274E">
      <w:pPr>
        <w:spacing w:before="120"/>
        <w:jc w:val="both"/>
        <w:rPr>
          <w:rFonts w:cstheme="minorHAnsi"/>
          <w:sz w:val="22"/>
          <w:szCs w:val="22"/>
        </w:rPr>
      </w:pPr>
      <w:r>
        <w:rPr>
          <w:rFonts w:cstheme="minorHAnsi"/>
          <w:sz w:val="22"/>
          <w:szCs w:val="22"/>
        </w:rPr>
        <w:t>Optional Fields:</w:t>
      </w:r>
    </w:p>
    <w:p w14:paraId="78542814" w14:textId="77777777" w:rsidR="0042274E" w:rsidRDefault="0042274E" w:rsidP="0042274E">
      <w:pPr>
        <w:spacing w:before="120"/>
        <w:jc w:val="both"/>
        <w:rPr>
          <w:rFonts w:cstheme="minorHAnsi"/>
          <w:sz w:val="22"/>
          <w:szCs w:val="22"/>
        </w:rPr>
      </w:pPr>
      <w:r>
        <w:rPr>
          <w:rFonts w:cstheme="minorHAnsi"/>
          <w:sz w:val="22"/>
          <w:szCs w:val="22"/>
        </w:rPr>
        <w:t>There is no optional field for this message.</w:t>
      </w:r>
    </w:p>
    <w:p w14:paraId="4F9272F0" w14:textId="77777777" w:rsidR="0042274E" w:rsidRDefault="0042274E" w:rsidP="0042274E">
      <w:pPr>
        <w:spacing w:before="120"/>
        <w:jc w:val="both"/>
        <w:rPr>
          <w:rFonts w:cstheme="minorHAnsi"/>
          <w:sz w:val="22"/>
          <w:szCs w:val="22"/>
        </w:rPr>
      </w:pPr>
    </w:p>
    <w:p w14:paraId="40503BC7" w14:textId="77777777" w:rsidR="0042274E" w:rsidRDefault="0042274E" w:rsidP="0042274E">
      <w:pPr>
        <w:pStyle w:val="Heading3"/>
      </w:pPr>
      <w:bookmarkStart w:id="732" w:name="_Toc170578889"/>
      <w:r>
        <w:t>Order Accepted (54)</w:t>
      </w:r>
      <w:bookmarkEnd w:id="732"/>
    </w:p>
    <w:p w14:paraId="154B579A" w14:textId="4E573031" w:rsidR="009346D8" w:rsidRDefault="009346D8" w:rsidP="009346D8">
      <w:pPr>
        <w:pStyle w:val="NormalNGMDS"/>
        <w:spacing w:after="120"/>
        <w:ind w:left="0"/>
      </w:pPr>
      <w:r w:rsidRPr="009F2FBA">
        <w:t xml:space="preserve">The gateway sends this message </w:t>
      </w:r>
      <w:r w:rsidR="00DB5084">
        <w:t xml:space="preserve">to respond </w:t>
      </w:r>
      <w:r w:rsidRPr="009F2FBA">
        <w:t xml:space="preserve">the </w:t>
      </w:r>
      <w:r>
        <w:t>New Order Single</w:t>
      </w:r>
      <w:r w:rsidRPr="009F2FBA">
        <w:t xml:space="preserve"> to indicate</w:t>
      </w:r>
      <w:r>
        <w:t xml:space="preserve"> the new order is accepted.</w:t>
      </w:r>
    </w:p>
    <w:tbl>
      <w:tblPr>
        <w:tblW w:w="4995"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890"/>
        <w:gridCol w:w="7110"/>
      </w:tblGrid>
      <w:tr w:rsidR="0042274E" w:rsidRPr="003C47FD" w14:paraId="383CBA1A" w14:textId="77777777" w:rsidTr="00D96643">
        <w:trPr>
          <w:trHeight w:val="300"/>
        </w:trPr>
        <w:tc>
          <w:tcPr>
            <w:tcW w:w="1050" w:type="pct"/>
            <w:shd w:val="clear" w:color="auto" w:fill="C6D9F1" w:themeFill="text2" w:themeFillTint="33"/>
            <w:noWrap/>
          </w:tcPr>
          <w:p w14:paraId="0C603348" w14:textId="77777777" w:rsidR="0042274E" w:rsidRPr="001161AF" w:rsidRDefault="0042274E" w:rsidP="00D96643">
            <w:pPr>
              <w:pStyle w:val="Tablehead"/>
              <w:spacing w:after="0"/>
              <w:rPr>
                <w:rFonts w:cstheme="minorHAnsi"/>
                <w:lang w:val="en-GB"/>
              </w:rPr>
            </w:pPr>
            <w:r>
              <w:rPr>
                <w:rFonts w:cstheme="minorHAnsi"/>
                <w:lang w:val="en-GB"/>
              </w:rPr>
              <w:t>Field Name</w:t>
            </w:r>
          </w:p>
        </w:tc>
        <w:tc>
          <w:tcPr>
            <w:tcW w:w="3950" w:type="pct"/>
            <w:shd w:val="clear" w:color="auto" w:fill="C6D9F1" w:themeFill="text2" w:themeFillTint="33"/>
          </w:tcPr>
          <w:p w14:paraId="619BFCC3"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73D8EF35"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0CBC5B8E" w14:textId="77777777" w:rsidR="0042274E" w:rsidRPr="00065BAC" w:rsidRDefault="0042274E" w:rsidP="00D96643">
            <w:pPr>
              <w:spacing w:before="60" w:after="60"/>
              <w:rPr>
                <w:rFonts w:cstheme="minorHAnsi"/>
                <w:szCs w:val="20"/>
                <w:lang w:val="en-GB"/>
              </w:rPr>
            </w:pPr>
            <w:r>
              <w:rPr>
                <w:rFonts w:cstheme="minorHAnsi"/>
                <w:szCs w:val="20"/>
                <w:lang w:val="en-GB"/>
              </w:rPr>
              <w:t>Client Order ID</w:t>
            </w:r>
          </w:p>
        </w:tc>
        <w:tc>
          <w:tcPr>
            <w:tcW w:w="3950" w:type="pct"/>
            <w:shd w:val="clear" w:color="auto" w:fill="F2F2F2" w:themeFill="background1" w:themeFillShade="F2"/>
          </w:tcPr>
          <w:p w14:paraId="3110FD7A" w14:textId="77777777" w:rsidR="0042274E" w:rsidRPr="00065BAC" w:rsidRDefault="0042274E" w:rsidP="00D96643">
            <w:pPr>
              <w:spacing w:before="60" w:after="60"/>
              <w:rPr>
                <w:rFonts w:cstheme="minorHAnsi"/>
                <w:szCs w:val="20"/>
              </w:rPr>
            </w:pPr>
            <w:r w:rsidRPr="000613D8">
              <w:rPr>
                <w:rFonts w:eastAsia="Calibri" w:cstheme="minorHAnsi"/>
                <w:szCs w:val="20"/>
                <w:lang w:val="en-GB"/>
              </w:rPr>
              <w:t>Client specified identifier of the order</w:t>
            </w:r>
          </w:p>
        </w:tc>
      </w:tr>
      <w:tr w:rsidR="0042274E" w:rsidRPr="00754E31" w14:paraId="7ABF7FA3"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645DC5CE" w14:textId="77777777" w:rsidR="0042274E" w:rsidRDefault="0042274E" w:rsidP="00D96643">
            <w:pPr>
              <w:spacing w:before="60" w:after="60"/>
              <w:rPr>
                <w:rFonts w:cstheme="minorHAnsi"/>
                <w:szCs w:val="20"/>
              </w:rPr>
            </w:pPr>
            <w:r>
              <w:rPr>
                <w:rFonts w:cstheme="minorHAnsi"/>
                <w:szCs w:val="20"/>
              </w:rPr>
              <w:t>Transact Time</w:t>
            </w:r>
          </w:p>
        </w:tc>
        <w:tc>
          <w:tcPr>
            <w:tcW w:w="3950" w:type="pct"/>
            <w:shd w:val="clear" w:color="auto" w:fill="F2F2F2" w:themeFill="background1" w:themeFillShade="F2"/>
          </w:tcPr>
          <w:p w14:paraId="7C7A4BEB" w14:textId="77777777" w:rsidR="0042274E" w:rsidRDefault="0042274E" w:rsidP="00D96643">
            <w:pPr>
              <w:spacing w:before="60" w:after="60"/>
              <w:rPr>
                <w:rFonts w:eastAsia="Calibri" w:cstheme="minorHAnsi"/>
                <w:szCs w:val="20"/>
              </w:rPr>
            </w:pPr>
            <w:r w:rsidRPr="00486712">
              <w:rPr>
                <w:rFonts w:eastAsia="Calibri" w:cstheme="minorHAnsi"/>
                <w:szCs w:val="20"/>
              </w:rPr>
              <w:t xml:space="preserve">The time at which the </w:t>
            </w:r>
            <w:r>
              <w:rPr>
                <w:rFonts w:eastAsia="Calibri" w:cstheme="minorHAnsi"/>
                <w:szCs w:val="20"/>
              </w:rPr>
              <w:t>message is generated</w:t>
            </w:r>
            <w:r w:rsidRPr="00486712">
              <w:rPr>
                <w:rFonts w:eastAsia="Calibri" w:cstheme="minorHAnsi"/>
                <w:szCs w:val="20"/>
              </w:rPr>
              <w:t>.</w:t>
            </w:r>
          </w:p>
        </w:tc>
      </w:tr>
      <w:tr w:rsidR="0042274E" w:rsidRPr="00754E31" w14:paraId="7ECB2CE0"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1F90876E" w14:textId="77777777" w:rsidR="0042274E" w:rsidRDefault="0042274E" w:rsidP="00D96643">
            <w:pPr>
              <w:spacing w:before="60" w:after="60"/>
              <w:rPr>
                <w:rFonts w:cstheme="minorHAnsi"/>
                <w:szCs w:val="20"/>
                <w:lang w:val="en-GB"/>
              </w:rPr>
            </w:pPr>
            <w:r>
              <w:rPr>
                <w:rFonts w:cstheme="minorHAnsi"/>
                <w:szCs w:val="20"/>
                <w:lang w:val="en-GB"/>
              </w:rPr>
              <w:t>Executing Trader</w:t>
            </w:r>
          </w:p>
        </w:tc>
        <w:tc>
          <w:tcPr>
            <w:tcW w:w="3950" w:type="pct"/>
            <w:shd w:val="clear" w:color="auto" w:fill="F2F2F2" w:themeFill="background1" w:themeFillShade="F2"/>
          </w:tcPr>
          <w:p w14:paraId="06A83A24" w14:textId="77777777" w:rsidR="0042274E" w:rsidRPr="006F1E73" w:rsidRDefault="0042274E" w:rsidP="00D96643">
            <w:pPr>
              <w:spacing w:before="60" w:after="60"/>
              <w:rPr>
                <w:rFonts w:eastAsia="Calibri" w:cstheme="minorHAnsi"/>
                <w:szCs w:val="20"/>
              </w:rPr>
            </w:pPr>
            <w:r w:rsidRPr="00A46BE3">
              <w:rPr>
                <w:rFonts w:eastAsia="Calibri" w:cstheme="minorHAnsi"/>
                <w:szCs w:val="20"/>
              </w:rPr>
              <w:t>Client specified executing trader or other entity form client side.</w:t>
            </w:r>
          </w:p>
        </w:tc>
      </w:tr>
      <w:tr w:rsidR="0042274E" w:rsidRPr="00754E31" w14:paraId="2AAE9688"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5385773F" w14:textId="77777777" w:rsidR="0042274E" w:rsidRPr="00065BAC" w:rsidRDefault="0042274E" w:rsidP="00D96643">
            <w:pPr>
              <w:spacing w:before="60" w:after="60"/>
              <w:rPr>
                <w:rFonts w:cstheme="minorHAnsi"/>
                <w:szCs w:val="20"/>
              </w:rPr>
            </w:pPr>
            <w:r w:rsidRPr="0012012C">
              <w:rPr>
                <w:rFonts w:cstheme="minorHAnsi"/>
                <w:szCs w:val="20"/>
              </w:rPr>
              <w:t>Security ID</w:t>
            </w:r>
          </w:p>
        </w:tc>
        <w:tc>
          <w:tcPr>
            <w:tcW w:w="3950" w:type="pct"/>
            <w:shd w:val="clear" w:color="auto" w:fill="F2F2F2" w:themeFill="background1" w:themeFillShade="F2"/>
          </w:tcPr>
          <w:p w14:paraId="423C9F0D" w14:textId="77777777" w:rsidR="0042274E" w:rsidRPr="00065BAC" w:rsidRDefault="0042274E" w:rsidP="00D96643">
            <w:pPr>
              <w:spacing w:before="60" w:after="60"/>
              <w:rPr>
                <w:rFonts w:cstheme="minorHAnsi"/>
                <w:szCs w:val="20"/>
              </w:rPr>
            </w:pPr>
            <w:r w:rsidRPr="0012012C">
              <w:rPr>
                <w:rFonts w:cstheme="minorHAnsi"/>
                <w:szCs w:val="20"/>
              </w:rPr>
              <w:t>Instrument identifier</w:t>
            </w:r>
          </w:p>
        </w:tc>
      </w:tr>
      <w:tr w:rsidR="0042274E" w:rsidRPr="00754E31" w14:paraId="036AEB9F"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06D1ACF6" w14:textId="77777777" w:rsidR="0042274E" w:rsidRPr="00065BAC" w:rsidRDefault="0042274E" w:rsidP="00D96643">
            <w:pPr>
              <w:spacing w:before="60" w:after="60"/>
              <w:rPr>
                <w:rFonts w:cstheme="minorHAnsi"/>
                <w:szCs w:val="20"/>
              </w:rPr>
            </w:pPr>
            <w:r>
              <w:rPr>
                <w:rFonts w:cstheme="minorHAnsi"/>
                <w:szCs w:val="20"/>
              </w:rPr>
              <w:t>Side</w:t>
            </w:r>
          </w:p>
        </w:tc>
        <w:tc>
          <w:tcPr>
            <w:tcW w:w="3950" w:type="pct"/>
            <w:shd w:val="clear" w:color="auto" w:fill="F2F2F2" w:themeFill="background1" w:themeFillShade="F2"/>
          </w:tcPr>
          <w:p w14:paraId="34E50CC5" w14:textId="77777777" w:rsidR="0042274E" w:rsidRDefault="0042274E" w:rsidP="00D96643">
            <w:pPr>
              <w:spacing w:before="60" w:after="60"/>
              <w:rPr>
                <w:rFonts w:eastAsia="Calibri" w:cstheme="minorHAnsi"/>
                <w:szCs w:val="20"/>
                <w:lang w:val="en-GB"/>
              </w:rPr>
            </w:pPr>
            <w:r>
              <w:rPr>
                <w:rFonts w:eastAsia="Calibri" w:cstheme="minorHAnsi"/>
                <w:szCs w:val="20"/>
                <w:lang w:val="en-GB"/>
              </w:rPr>
              <w:t>Side of the order</w:t>
            </w:r>
          </w:p>
          <w:p w14:paraId="5227AC45" w14:textId="77777777" w:rsidR="0042274E" w:rsidRDefault="0042274E" w:rsidP="00D96643">
            <w:pPr>
              <w:pStyle w:val="ListParagraph"/>
              <w:numPr>
                <w:ilvl w:val="0"/>
                <w:numId w:val="21"/>
              </w:numPr>
              <w:spacing w:before="60" w:after="60"/>
              <w:rPr>
                <w:rFonts w:eastAsiaTheme="minorHAnsi" w:cstheme="minorHAnsi"/>
                <w:szCs w:val="20"/>
                <w:lang w:val="en-GB"/>
              </w:rPr>
            </w:pPr>
            <w:r>
              <w:rPr>
                <w:rFonts w:eastAsiaTheme="minorHAnsi" w:cstheme="minorHAnsi"/>
                <w:szCs w:val="20"/>
                <w:lang w:val="en-GB"/>
              </w:rPr>
              <w:t>1 = Buy</w:t>
            </w:r>
          </w:p>
          <w:p w14:paraId="5708B093" w14:textId="77777777" w:rsidR="0042274E" w:rsidRPr="004476B5" w:rsidRDefault="0042274E" w:rsidP="00D96643">
            <w:pPr>
              <w:pStyle w:val="ListParagraph"/>
              <w:numPr>
                <w:ilvl w:val="0"/>
                <w:numId w:val="21"/>
              </w:numPr>
              <w:spacing w:before="60" w:after="60"/>
              <w:rPr>
                <w:rFonts w:eastAsiaTheme="minorHAnsi" w:cstheme="minorHAnsi"/>
                <w:szCs w:val="20"/>
                <w:lang w:val="en-GB"/>
              </w:rPr>
            </w:pPr>
            <w:r>
              <w:rPr>
                <w:rFonts w:eastAsiaTheme="minorHAnsi" w:cstheme="minorHAnsi"/>
                <w:szCs w:val="20"/>
                <w:lang w:val="en-GB"/>
              </w:rPr>
              <w:t>2 = Sell</w:t>
            </w:r>
          </w:p>
        </w:tc>
      </w:tr>
      <w:tr w:rsidR="0042274E" w:rsidRPr="00754E31" w14:paraId="41C4092F"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37DDDBAC" w14:textId="77777777" w:rsidR="0042274E" w:rsidRDefault="0042274E" w:rsidP="00D96643">
            <w:pPr>
              <w:spacing w:before="60" w:after="60"/>
              <w:rPr>
                <w:rFonts w:cstheme="minorHAnsi"/>
                <w:szCs w:val="20"/>
              </w:rPr>
            </w:pPr>
            <w:r>
              <w:rPr>
                <w:rFonts w:cstheme="minorHAnsi"/>
                <w:szCs w:val="20"/>
              </w:rPr>
              <w:t>Order Quantity</w:t>
            </w:r>
          </w:p>
        </w:tc>
        <w:tc>
          <w:tcPr>
            <w:tcW w:w="3950" w:type="pct"/>
            <w:shd w:val="clear" w:color="auto" w:fill="F2F2F2" w:themeFill="background1" w:themeFillShade="F2"/>
          </w:tcPr>
          <w:p w14:paraId="55413611" w14:textId="77777777" w:rsidR="0042274E" w:rsidRDefault="0042274E" w:rsidP="00D96643">
            <w:pPr>
              <w:spacing w:before="60" w:after="60"/>
              <w:rPr>
                <w:rFonts w:eastAsia="Calibri" w:cstheme="minorHAnsi"/>
                <w:szCs w:val="20"/>
              </w:rPr>
            </w:pPr>
            <w:r w:rsidRPr="00535A78">
              <w:rPr>
                <w:rFonts w:eastAsia="Calibri" w:cstheme="minorHAnsi"/>
                <w:szCs w:val="20"/>
              </w:rPr>
              <w:t>Total order quantity of the order</w:t>
            </w:r>
          </w:p>
        </w:tc>
      </w:tr>
      <w:tr w:rsidR="0042274E" w:rsidRPr="00754E31" w14:paraId="5AD33E7F"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18A13634" w14:textId="77777777" w:rsidR="0042274E" w:rsidRPr="00065BAC" w:rsidRDefault="0042274E" w:rsidP="00D96643">
            <w:pPr>
              <w:spacing w:before="60" w:after="60"/>
              <w:rPr>
                <w:rFonts w:cstheme="minorHAnsi"/>
                <w:szCs w:val="20"/>
              </w:rPr>
            </w:pPr>
            <w:r>
              <w:rPr>
                <w:rFonts w:cstheme="minorHAnsi"/>
                <w:szCs w:val="20"/>
              </w:rPr>
              <w:t>Price</w:t>
            </w:r>
          </w:p>
        </w:tc>
        <w:tc>
          <w:tcPr>
            <w:tcW w:w="3950" w:type="pct"/>
            <w:shd w:val="clear" w:color="auto" w:fill="F2F2F2" w:themeFill="background1" w:themeFillShade="F2"/>
          </w:tcPr>
          <w:p w14:paraId="7BA93278" w14:textId="77777777" w:rsidR="0042274E" w:rsidRPr="008C2AB2" w:rsidRDefault="0042274E" w:rsidP="00D96643">
            <w:pPr>
              <w:spacing w:before="60" w:after="60"/>
              <w:rPr>
                <w:rFonts w:eastAsia="Calibri" w:cstheme="minorHAnsi"/>
                <w:szCs w:val="20"/>
              </w:rPr>
            </w:pPr>
            <w:r w:rsidRPr="008C2AB2">
              <w:rPr>
                <w:rFonts w:eastAsia="Calibri" w:cstheme="minorHAnsi"/>
                <w:szCs w:val="20"/>
              </w:rPr>
              <w:t>Price of order</w:t>
            </w:r>
            <w:r>
              <w:rPr>
                <w:rFonts w:eastAsia="Calibri" w:cstheme="minorHAnsi"/>
                <w:szCs w:val="20"/>
              </w:rPr>
              <w:t>.</w:t>
            </w:r>
          </w:p>
          <w:p w14:paraId="25020DAC" w14:textId="77777777" w:rsidR="0042274E" w:rsidRPr="008C2AB2" w:rsidRDefault="0042274E" w:rsidP="00D96643">
            <w:pPr>
              <w:spacing w:before="60" w:after="60"/>
              <w:rPr>
                <w:rFonts w:eastAsia="Calibri" w:cstheme="minorHAnsi"/>
                <w:szCs w:val="20"/>
              </w:rPr>
            </w:pPr>
          </w:p>
        </w:tc>
      </w:tr>
      <w:tr w:rsidR="0042274E" w:rsidRPr="00754E31" w14:paraId="3370CA42"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7511851F" w14:textId="77777777" w:rsidR="0042274E" w:rsidRPr="00065BAC" w:rsidRDefault="0042274E" w:rsidP="00D96643">
            <w:pPr>
              <w:spacing w:before="60" w:after="60"/>
              <w:rPr>
                <w:rFonts w:cstheme="minorHAnsi"/>
                <w:szCs w:val="20"/>
              </w:rPr>
            </w:pPr>
            <w:r>
              <w:rPr>
                <w:rFonts w:cstheme="minorHAnsi"/>
                <w:szCs w:val="20"/>
              </w:rPr>
              <w:t>Order Type</w:t>
            </w:r>
          </w:p>
        </w:tc>
        <w:tc>
          <w:tcPr>
            <w:tcW w:w="3950" w:type="pct"/>
            <w:shd w:val="clear" w:color="auto" w:fill="F2F2F2" w:themeFill="background1" w:themeFillShade="F2"/>
          </w:tcPr>
          <w:p w14:paraId="3C2CE12F" w14:textId="77777777" w:rsidR="0042274E" w:rsidRDefault="0042274E" w:rsidP="00D96643">
            <w:pPr>
              <w:spacing w:before="60" w:after="60"/>
              <w:rPr>
                <w:rFonts w:eastAsia="Calibri" w:cstheme="minorHAnsi"/>
                <w:szCs w:val="20"/>
              </w:rPr>
            </w:pPr>
            <w:r>
              <w:rPr>
                <w:rFonts w:eastAsia="Calibri" w:cstheme="minorHAnsi"/>
                <w:szCs w:val="20"/>
              </w:rPr>
              <w:t>Order type applicable to the order</w:t>
            </w:r>
          </w:p>
          <w:p w14:paraId="20C7A9B5" w14:textId="77777777" w:rsidR="0042274E" w:rsidRDefault="0042274E" w:rsidP="00D96643">
            <w:pPr>
              <w:pStyle w:val="ListParagraph"/>
              <w:numPr>
                <w:ilvl w:val="0"/>
                <w:numId w:val="14"/>
              </w:numPr>
              <w:spacing w:before="60" w:after="60"/>
              <w:rPr>
                <w:rFonts w:eastAsia="Calibri" w:cstheme="minorHAnsi"/>
                <w:szCs w:val="20"/>
              </w:rPr>
            </w:pPr>
            <w:r>
              <w:rPr>
                <w:rFonts w:eastAsia="Calibri" w:cstheme="minorHAnsi"/>
                <w:szCs w:val="20"/>
              </w:rPr>
              <w:t>1 = Market</w:t>
            </w:r>
          </w:p>
          <w:p w14:paraId="26C6523B" w14:textId="77777777" w:rsidR="0042274E" w:rsidRDefault="0042274E" w:rsidP="00D96643">
            <w:pPr>
              <w:pStyle w:val="ListParagraph"/>
              <w:numPr>
                <w:ilvl w:val="0"/>
                <w:numId w:val="14"/>
              </w:numPr>
              <w:spacing w:before="60" w:after="60"/>
              <w:rPr>
                <w:rFonts w:eastAsia="Calibri" w:cstheme="minorHAnsi"/>
                <w:szCs w:val="20"/>
              </w:rPr>
            </w:pPr>
            <w:r w:rsidRPr="000545BA">
              <w:rPr>
                <w:rFonts w:eastAsia="Calibri" w:cstheme="minorHAnsi"/>
                <w:szCs w:val="20"/>
              </w:rPr>
              <w:t>2 = Limit</w:t>
            </w:r>
          </w:p>
          <w:p w14:paraId="214D743B" w14:textId="77777777" w:rsidR="0042274E" w:rsidRPr="000545BA" w:rsidRDefault="0042274E" w:rsidP="00D96643">
            <w:pPr>
              <w:pStyle w:val="ListParagraph"/>
              <w:numPr>
                <w:ilvl w:val="0"/>
                <w:numId w:val="14"/>
              </w:numPr>
              <w:spacing w:before="60" w:after="60"/>
              <w:rPr>
                <w:rFonts w:eastAsia="Calibri" w:cstheme="minorHAnsi"/>
                <w:szCs w:val="20"/>
              </w:rPr>
            </w:pPr>
            <w:r>
              <w:rPr>
                <w:rFonts w:eastAsia="Calibri" w:cstheme="minorHAnsi"/>
                <w:szCs w:val="20"/>
              </w:rPr>
              <w:t>3 = Market to Limit (M2L)</w:t>
            </w:r>
          </w:p>
        </w:tc>
      </w:tr>
      <w:tr w:rsidR="0042274E" w:rsidRPr="009100B4" w14:paraId="12A5EB9B"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090C231E" w14:textId="77777777" w:rsidR="0042274E" w:rsidRPr="009100B4" w:rsidRDefault="0042274E" w:rsidP="00D96643">
            <w:pPr>
              <w:spacing w:before="60" w:after="60"/>
              <w:rPr>
                <w:rFonts w:cstheme="minorHAnsi"/>
                <w:szCs w:val="20"/>
              </w:rPr>
            </w:pPr>
            <w:r w:rsidRPr="009100B4">
              <w:rPr>
                <w:rFonts w:cstheme="minorHAnsi"/>
                <w:szCs w:val="20"/>
              </w:rPr>
              <w:lastRenderedPageBreak/>
              <w:t>Lot Type</w:t>
            </w:r>
          </w:p>
        </w:tc>
        <w:tc>
          <w:tcPr>
            <w:tcW w:w="3950" w:type="pct"/>
            <w:shd w:val="clear" w:color="auto" w:fill="F2F2F2" w:themeFill="background1" w:themeFillShade="F2"/>
          </w:tcPr>
          <w:p w14:paraId="31ABE0E9" w14:textId="77777777" w:rsidR="0042274E" w:rsidRPr="009100B4" w:rsidRDefault="0042274E" w:rsidP="00D96643">
            <w:pPr>
              <w:spacing w:before="60" w:after="60"/>
              <w:rPr>
                <w:rFonts w:eastAsia="Calibri" w:cstheme="minorHAnsi"/>
                <w:szCs w:val="20"/>
              </w:rPr>
            </w:pPr>
            <w:r w:rsidRPr="009100B4">
              <w:rPr>
                <w:rFonts w:eastAsia="Calibri" w:cstheme="minorHAnsi"/>
                <w:szCs w:val="20"/>
              </w:rPr>
              <w:t>Lot type of the order:</w:t>
            </w:r>
          </w:p>
          <w:p w14:paraId="29E0082A" w14:textId="77777777" w:rsidR="0042274E" w:rsidRPr="009100B4" w:rsidRDefault="0042274E" w:rsidP="00D96643">
            <w:pPr>
              <w:pStyle w:val="ListParagraph"/>
              <w:numPr>
                <w:ilvl w:val="0"/>
                <w:numId w:val="136"/>
              </w:numPr>
              <w:spacing w:before="60" w:after="60"/>
              <w:rPr>
                <w:rFonts w:eastAsia="Calibri" w:cstheme="minorHAnsi"/>
                <w:szCs w:val="20"/>
              </w:rPr>
            </w:pPr>
            <w:r>
              <w:rPr>
                <w:rFonts w:eastAsia="Calibri" w:cstheme="minorHAnsi"/>
                <w:szCs w:val="20"/>
              </w:rPr>
              <w:t>2</w:t>
            </w:r>
            <w:r w:rsidRPr="009100B4">
              <w:rPr>
                <w:rFonts w:eastAsia="Calibri" w:cstheme="minorHAnsi"/>
                <w:szCs w:val="20"/>
              </w:rPr>
              <w:t xml:space="preserve"> = </w:t>
            </w:r>
            <w:r>
              <w:rPr>
                <w:rFonts w:eastAsia="Calibri" w:cstheme="minorHAnsi"/>
                <w:szCs w:val="20"/>
              </w:rPr>
              <w:t xml:space="preserve">Round </w:t>
            </w:r>
            <w:r w:rsidRPr="009100B4">
              <w:rPr>
                <w:rFonts w:eastAsia="Calibri" w:cstheme="minorHAnsi"/>
                <w:szCs w:val="20"/>
              </w:rPr>
              <w:t>Lot</w:t>
            </w:r>
          </w:p>
        </w:tc>
      </w:tr>
      <w:tr w:rsidR="0042274E" w:rsidRPr="00754E31" w14:paraId="40E6FFBF"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024C6391" w14:textId="77777777" w:rsidR="0042274E" w:rsidRPr="00065BAC" w:rsidRDefault="0042274E" w:rsidP="00D96643">
            <w:pPr>
              <w:spacing w:before="60" w:after="60"/>
              <w:rPr>
                <w:rFonts w:cstheme="minorHAnsi"/>
                <w:szCs w:val="20"/>
                <w:lang w:val="en-GB"/>
              </w:rPr>
            </w:pPr>
            <w:r>
              <w:rPr>
                <w:rFonts w:cstheme="minorHAnsi"/>
                <w:szCs w:val="20"/>
                <w:lang w:val="en-GB"/>
              </w:rPr>
              <w:t>Time In Force</w:t>
            </w:r>
          </w:p>
        </w:tc>
        <w:tc>
          <w:tcPr>
            <w:tcW w:w="3950" w:type="pct"/>
            <w:shd w:val="clear" w:color="auto" w:fill="F2F2F2" w:themeFill="background1" w:themeFillShade="F2"/>
          </w:tcPr>
          <w:p w14:paraId="47946560" w14:textId="77777777" w:rsidR="0042274E" w:rsidRDefault="0042274E" w:rsidP="00D96643">
            <w:pPr>
              <w:spacing w:before="60" w:after="60"/>
              <w:rPr>
                <w:rFonts w:eastAsia="Calibri" w:cstheme="minorHAnsi"/>
                <w:szCs w:val="20"/>
              </w:rPr>
            </w:pPr>
            <w:r>
              <w:rPr>
                <w:rFonts w:eastAsia="Calibri" w:cstheme="minorHAnsi"/>
                <w:szCs w:val="20"/>
              </w:rPr>
              <w:t>Time qualifier of the order</w:t>
            </w:r>
          </w:p>
          <w:p w14:paraId="2301FA75" w14:textId="77777777" w:rsidR="0042274E"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0 = Day</w:t>
            </w:r>
          </w:p>
          <w:p w14:paraId="1DF2182C" w14:textId="77777777" w:rsidR="0042274E" w:rsidRPr="008471EE"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 xml:space="preserve">1 = Good </w:t>
            </w:r>
            <w:proofErr w:type="gramStart"/>
            <w:r>
              <w:rPr>
                <w:rFonts w:eastAsia="Calibri" w:cstheme="minorHAnsi"/>
                <w:szCs w:val="20"/>
              </w:rPr>
              <w:t>Till</w:t>
            </w:r>
            <w:proofErr w:type="gramEnd"/>
            <w:r>
              <w:rPr>
                <w:rFonts w:eastAsia="Calibri" w:cstheme="minorHAnsi"/>
                <w:szCs w:val="20"/>
              </w:rPr>
              <w:t xml:space="preserve"> Cancelled (GTC)</w:t>
            </w:r>
          </w:p>
          <w:p w14:paraId="6B961644" w14:textId="77777777" w:rsidR="0042274E"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 xml:space="preserve">3 = Immediate </w:t>
            </w:r>
            <w:proofErr w:type="gramStart"/>
            <w:r>
              <w:rPr>
                <w:rFonts w:eastAsia="Calibri" w:cstheme="minorHAnsi"/>
                <w:szCs w:val="20"/>
              </w:rPr>
              <w:t>Or</w:t>
            </w:r>
            <w:proofErr w:type="gramEnd"/>
            <w:r>
              <w:rPr>
                <w:rFonts w:eastAsia="Calibri" w:cstheme="minorHAnsi"/>
                <w:szCs w:val="20"/>
              </w:rPr>
              <w:t xml:space="preserve"> Cancel (IOC)</w:t>
            </w:r>
          </w:p>
          <w:p w14:paraId="77E11713" w14:textId="77777777" w:rsidR="0042274E"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 xml:space="preserve">4 = Fill </w:t>
            </w:r>
            <w:proofErr w:type="gramStart"/>
            <w:r>
              <w:rPr>
                <w:rFonts w:eastAsia="Calibri" w:cstheme="minorHAnsi"/>
                <w:szCs w:val="20"/>
              </w:rPr>
              <w:t>Or</w:t>
            </w:r>
            <w:proofErr w:type="gramEnd"/>
            <w:r>
              <w:rPr>
                <w:rFonts w:eastAsia="Calibri" w:cstheme="minorHAnsi"/>
                <w:szCs w:val="20"/>
              </w:rPr>
              <w:t xml:space="preserve"> Kill (FOK)</w:t>
            </w:r>
          </w:p>
          <w:p w14:paraId="113F3528" w14:textId="77777777" w:rsidR="0042274E" w:rsidRPr="0055728A"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 xml:space="preserve">6 = Good </w:t>
            </w:r>
            <w:proofErr w:type="gramStart"/>
            <w:r>
              <w:rPr>
                <w:rFonts w:eastAsia="Calibri" w:cstheme="minorHAnsi"/>
                <w:szCs w:val="20"/>
              </w:rPr>
              <w:t>Till</w:t>
            </w:r>
            <w:proofErr w:type="gramEnd"/>
            <w:r>
              <w:rPr>
                <w:rFonts w:eastAsia="Calibri" w:cstheme="minorHAnsi"/>
                <w:szCs w:val="20"/>
              </w:rPr>
              <w:t xml:space="preserve"> Date (GTD)</w:t>
            </w:r>
          </w:p>
        </w:tc>
      </w:tr>
      <w:tr w:rsidR="0042274E" w:rsidRPr="00754E31" w14:paraId="00B865EF"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78EE0F69" w14:textId="77777777" w:rsidR="0042274E" w:rsidRDefault="0042274E" w:rsidP="00D96643">
            <w:pPr>
              <w:spacing w:before="60" w:after="60"/>
              <w:rPr>
                <w:rFonts w:cstheme="minorHAnsi"/>
                <w:szCs w:val="20"/>
                <w:lang w:val="en-GB"/>
              </w:rPr>
            </w:pPr>
            <w:r>
              <w:rPr>
                <w:rFonts w:cstheme="minorHAnsi"/>
                <w:szCs w:val="20"/>
                <w:lang w:val="en-GB"/>
              </w:rPr>
              <w:t>SMP ID</w:t>
            </w:r>
          </w:p>
        </w:tc>
        <w:tc>
          <w:tcPr>
            <w:tcW w:w="3950" w:type="pct"/>
            <w:shd w:val="clear" w:color="auto" w:fill="F2F2F2" w:themeFill="background1" w:themeFillShade="F2"/>
          </w:tcPr>
          <w:p w14:paraId="5FD224DB" w14:textId="77777777" w:rsidR="0042274E" w:rsidRDefault="0042274E" w:rsidP="00D96643">
            <w:pPr>
              <w:spacing w:before="60" w:after="60"/>
              <w:rPr>
                <w:rFonts w:eastAsia="Calibri" w:cstheme="minorHAnsi"/>
                <w:szCs w:val="20"/>
              </w:rPr>
            </w:pPr>
            <w:r>
              <w:rPr>
                <w:rFonts w:cstheme="minorHAnsi"/>
                <w:szCs w:val="20"/>
                <w:lang w:val="en-GB"/>
              </w:rPr>
              <w:t>Self-Match Prevention ID</w:t>
            </w:r>
          </w:p>
          <w:p w14:paraId="1BDCCD30" w14:textId="77777777" w:rsidR="0042274E" w:rsidRDefault="0042274E" w:rsidP="00D96643">
            <w:pPr>
              <w:spacing w:before="60" w:after="60"/>
              <w:rPr>
                <w:rFonts w:eastAsia="Calibri" w:cstheme="minorHAnsi"/>
                <w:szCs w:val="20"/>
              </w:rPr>
            </w:pPr>
            <w:r>
              <w:rPr>
                <w:rFonts w:eastAsia="Calibri" w:cstheme="minorHAnsi"/>
                <w:szCs w:val="20"/>
              </w:rPr>
              <w:t>Identifier to prevent self-matching</w:t>
            </w:r>
          </w:p>
        </w:tc>
      </w:tr>
      <w:tr w:rsidR="0042274E" w:rsidRPr="00754E31" w14:paraId="56E1FEE6"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3D2B3DD8" w14:textId="77777777" w:rsidR="0042274E" w:rsidRDefault="0042274E" w:rsidP="00D96643">
            <w:pPr>
              <w:spacing w:before="60" w:after="60"/>
              <w:rPr>
                <w:rFonts w:cstheme="minorHAnsi"/>
                <w:szCs w:val="20"/>
                <w:lang w:val="en-GB"/>
              </w:rPr>
            </w:pPr>
            <w:r>
              <w:rPr>
                <w:rFonts w:cstheme="minorHAnsi"/>
                <w:szCs w:val="20"/>
                <w:lang w:val="en-GB"/>
              </w:rPr>
              <w:t>Position Effect</w:t>
            </w:r>
          </w:p>
        </w:tc>
        <w:tc>
          <w:tcPr>
            <w:tcW w:w="3950" w:type="pct"/>
            <w:shd w:val="clear" w:color="auto" w:fill="F2F2F2" w:themeFill="background1" w:themeFillShade="F2"/>
          </w:tcPr>
          <w:p w14:paraId="3EF04DE7" w14:textId="77777777" w:rsidR="0042274E" w:rsidRDefault="0042274E" w:rsidP="00D96643">
            <w:pPr>
              <w:spacing w:before="60" w:after="60"/>
              <w:rPr>
                <w:rFonts w:eastAsia="Calibri" w:cstheme="minorHAnsi"/>
                <w:szCs w:val="20"/>
              </w:rPr>
            </w:pPr>
            <w:r w:rsidRPr="006F1E73">
              <w:rPr>
                <w:rFonts w:eastAsia="Calibri" w:cstheme="minorHAnsi"/>
                <w:szCs w:val="20"/>
              </w:rPr>
              <w:t>Indicates whether the resulting position after a trade should be an opening position or closing position</w:t>
            </w:r>
          </w:p>
          <w:p w14:paraId="23E97255" w14:textId="77777777" w:rsidR="0042274E"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O = Open</w:t>
            </w:r>
          </w:p>
          <w:p w14:paraId="4DD3F16F" w14:textId="77777777" w:rsidR="0042274E" w:rsidRPr="003F7864"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C</w:t>
            </w:r>
            <w:r w:rsidRPr="003F7864">
              <w:rPr>
                <w:rFonts w:eastAsia="Calibri" w:cstheme="minorHAnsi"/>
                <w:szCs w:val="20"/>
              </w:rPr>
              <w:t xml:space="preserve"> = </w:t>
            </w:r>
            <w:r>
              <w:rPr>
                <w:rFonts w:eastAsia="Calibri" w:cstheme="minorHAnsi"/>
                <w:szCs w:val="20"/>
              </w:rPr>
              <w:t>Close</w:t>
            </w:r>
          </w:p>
        </w:tc>
      </w:tr>
      <w:tr w:rsidR="0042274E" w:rsidRPr="00754E31" w14:paraId="1EBA6E70"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36FC93A6" w14:textId="77777777" w:rsidR="0042274E" w:rsidRDefault="0042274E" w:rsidP="00D96643">
            <w:pPr>
              <w:spacing w:before="60" w:after="60"/>
              <w:rPr>
                <w:rFonts w:cstheme="minorHAnsi"/>
                <w:szCs w:val="20"/>
                <w:lang w:val="en-GB"/>
              </w:rPr>
            </w:pPr>
            <w:r>
              <w:rPr>
                <w:rFonts w:cstheme="minorHAnsi"/>
                <w:szCs w:val="20"/>
                <w:lang w:val="en-GB"/>
              </w:rPr>
              <w:t>Give-up Participant</w:t>
            </w:r>
          </w:p>
        </w:tc>
        <w:tc>
          <w:tcPr>
            <w:tcW w:w="3950" w:type="pct"/>
            <w:shd w:val="clear" w:color="auto" w:fill="F2F2F2" w:themeFill="background1" w:themeFillShade="F2"/>
          </w:tcPr>
          <w:p w14:paraId="12B915D5" w14:textId="77777777" w:rsidR="0042274E" w:rsidRPr="00A46BE3" w:rsidRDefault="0042274E" w:rsidP="00D96643">
            <w:pPr>
              <w:spacing w:before="60" w:after="60"/>
              <w:rPr>
                <w:rFonts w:eastAsia="Calibri" w:cstheme="minorHAnsi"/>
                <w:szCs w:val="20"/>
              </w:rPr>
            </w:pPr>
            <w:r w:rsidRPr="00A46BE3">
              <w:rPr>
                <w:rFonts w:eastAsia="Calibri" w:cstheme="minorHAnsi"/>
                <w:szCs w:val="20"/>
              </w:rPr>
              <w:t>Indicates the give-up participant, for clearing purpose.</w:t>
            </w:r>
          </w:p>
          <w:p w14:paraId="61874DA4" w14:textId="77777777" w:rsidR="0042274E" w:rsidRPr="006F1E73" w:rsidRDefault="0042274E" w:rsidP="00D96643">
            <w:pPr>
              <w:spacing w:before="60" w:after="60"/>
              <w:rPr>
                <w:rFonts w:eastAsia="Calibri" w:cstheme="minorHAnsi"/>
                <w:szCs w:val="20"/>
              </w:rPr>
            </w:pPr>
            <w:r w:rsidRPr="00A46BE3">
              <w:rPr>
                <w:rFonts w:eastAsia="Calibri" w:cstheme="minorHAnsi"/>
                <w:szCs w:val="20"/>
              </w:rPr>
              <w:t>It may set to null if not used.</w:t>
            </w:r>
          </w:p>
        </w:tc>
      </w:tr>
      <w:tr w:rsidR="0042274E" w:rsidRPr="00754E31" w14:paraId="05D0FD8A"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712B7AB4" w14:textId="77777777" w:rsidR="0042274E" w:rsidRDefault="0042274E" w:rsidP="00D96643">
            <w:pPr>
              <w:spacing w:before="60" w:after="60"/>
              <w:rPr>
                <w:rFonts w:cstheme="minorHAnsi"/>
                <w:szCs w:val="20"/>
                <w:lang w:val="en-GB"/>
              </w:rPr>
            </w:pPr>
            <w:r>
              <w:rPr>
                <w:rFonts w:cstheme="minorHAnsi"/>
                <w:szCs w:val="20"/>
                <w:lang w:val="en-GB"/>
              </w:rPr>
              <w:t>Give-up Account</w:t>
            </w:r>
          </w:p>
        </w:tc>
        <w:tc>
          <w:tcPr>
            <w:tcW w:w="3950" w:type="pct"/>
            <w:shd w:val="clear" w:color="auto" w:fill="F2F2F2" w:themeFill="background1" w:themeFillShade="F2"/>
          </w:tcPr>
          <w:p w14:paraId="2C0F3830" w14:textId="77777777" w:rsidR="0042274E" w:rsidRPr="00A46BE3" w:rsidRDefault="0042274E" w:rsidP="00D96643">
            <w:pPr>
              <w:spacing w:before="60" w:after="60"/>
              <w:rPr>
                <w:rFonts w:eastAsia="Calibri" w:cstheme="minorHAnsi"/>
                <w:szCs w:val="20"/>
              </w:rPr>
            </w:pPr>
            <w:r w:rsidRPr="00A46BE3">
              <w:rPr>
                <w:rFonts w:eastAsia="Calibri" w:cstheme="minorHAnsi"/>
                <w:szCs w:val="20"/>
              </w:rPr>
              <w:t>Indicates the give-up account, for clearing purpose.</w:t>
            </w:r>
          </w:p>
          <w:p w14:paraId="5EEB5962" w14:textId="77777777" w:rsidR="0042274E" w:rsidRPr="006F1E73" w:rsidRDefault="0042274E" w:rsidP="00D96643">
            <w:pPr>
              <w:spacing w:before="60" w:after="60"/>
              <w:rPr>
                <w:rFonts w:eastAsia="Calibri" w:cstheme="minorHAnsi"/>
                <w:szCs w:val="20"/>
              </w:rPr>
            </w:pPr>
            <w:r w:rsidRPr="00A46BE3">
              <w:rPr>
                <w:rFonts w:eastAsia="Calibri" w:cstheme="minorHAnsi"/>
                <w:szCs w:val="20"/>
              </w:rPr>
              <w:t>It may set to null if not used.</w:t>
            </w:r>
          </w:p>
        </w:tc>
      </w:tr>
      <w:tr w:rsidR="0042274E" w:rsidRPr="00754E31" w14:paraId="46B68216"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3D9B510E" w14:textId="77777777" w:rsidR="0042274E" w:rsidRDefault="0042274E" w:rsidP="00D96643">
            <w:pPr>
              <w:spacing w:before="60" w:after="60"/>
              <w:rPr>
                <w:rFonts w:cstheme="minorHAnsi"/>
                <w:szCs w:val="20"/>
                <w:lang w:val="en-GB"/>
              </w:rPr>
            </w:pPr>
            <w:r>
              <w:rPr>
                <w:rFonts w:cstheme="minorHAnsi"/>
                <w:szCs w:val="20"/>
                <w:lang w:val="en-GB"/>
              </w:rPr>
              <w:t>LEI</w:t>
            </w:r>
          </w:p>
        </w:tc>
        <w:tc>
          <w:tcPr>
            <w:tcW w:w="3950" w:type="pct"/>
            <w:shd w:val="clear" w:color="auto" w:fill="F2F2F2" w:themeFill="background1" w:themeFillShade="F2"/>
          </w:tcPr>
          <w:p w14:paraId="0A81493A" w14:textId="77777777" w:rsidR="0042274E" w:rsidRPr="00A46BE3" w:rsidRDefault="0042274E" w:rsidP="00D96643">
            <w:pPr>
              <w:spacing w:before="60" w:after="60"/>
              <w:rPr>
                <w:rFonts w:cstheme="minorHAnsi"/>
                <w:szCs w:val="20"/>
                <w:lang w:val="en-GB"/>
              </w:rPr>
            </w:pPr>
            <w:r w:rsidRPr="00A46BE3">
              <w:rPr>
                <w:rFonts w:cstheme="minorHAnsi"/>
                <w:szCs w:val="20"/>
                <w:lang w:val="en-GB"/>
              </w:rPr>
              <w:t>Indicates the legal entity identifier, for regulatory reporting and supervision.</w:t>
            </w:r>
          </w:p>
          <w:p w14:paraId="1CE2DFF5" w14:textId="77777777" w:rsidR="0042274E" w:rsidRPr="006F1E73" w:rsidRDefault="0042274E" w:rsidP="00D96643">
            <w:pPr>
              <w:spacing w:before="60" w:after="60"/>
              <w:rPr>
                <w:rFonts w:eastAsia="Calibri" w:cstheme="minorHAnsi"/>
                <w:szCs w:val="20"/>
              </w:rPr>
            </w:pPr>
            <w:r w:rsidRPr="00A46BE3">
              <w:rPr>
                <w:rFonts w:cstheme="minorHAnsi"/>
                <w:szCs w:val="20"/>
                <w:lang w:val="en-GB"/>
              </w:rPr>
              <w:t>It may set to null if not used.</w:t>
            </w:r>
          </w:p>
        </w:tc>
      </w:tr>
      <w:tr w:rsidR="0042274E" w:rsidRPr="00754E31" w14:paraId="48A09EC3"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62A955CA" w14:textId="77777777" w:rsidR="0042274E" w:rsidRDefault="0042274E" w:rsidP="00D96643">
            <w:pPr>
              <w:spacing w:before="60" w:after="60"/>
              <w:rPr>
                <w:rFonts w:cstheme="minorHAnsi"/>
                <w:szCs w:val="20"/>
                <w:lang w:val="en-GB"/>
              </w:rPr>
            </w:pPr>
            <w:r>
              <w:rPr>
                <w:rFonts w:cstheme="minorHAnsi"/>
                <w:szCs w:val="20"/>
                <w:lang w:val="en-GB"/>
              </w:rPr>
              <w:t>COD Indicator</w:t>
            </w:r>
          </w:p>
        </w:tc>
        <w:tc>
          <w:tcPr>
            <w:tcW w:w="3950" w:type="pct"/>
            <w:shd w:val="clear" w:color="auto" w:fill="F2F2F2" w:themeFill="background1" w:themeFillShade="F2"/>
          </w:tcPr>
          <w:p w14:paraId="154D1162" w14:textId="77777777" w:rsidR="0042274E" w:rsidRPr="00126698" w:rsidRDefault="0042274E" w:rsidP="00D96643">
            <w:pPr>
              <w:spacing w:before="60" w:after="60"/>
              <w:rPr>
                <w:rFonts w:eastAsia="Calibri" w:cstheme="minorHAnsi"/>
                <w:szCs w:val="20"/>
              </w:rPr>
            </w:pPr>
            <w:r w:rsidRPr="006F1E73">
              <w:rPr>
                <w:rFonts w:eastAsia="Calibri" w:cstheme="minorHAnsi"/>
                <w:szCs w:val="20"/>
              </w:rPr>
              <w:t>Indicates</w:t>
            </w:r>
            <w:r>
              <w:rPr>
                <w:rFonts w:eastAsia="Calibri" w:cstheme="minorHAnsi"/>
                <w:szCs w:val="20"/>
              </w:rPr>
              <w:t xml:space="preserve"> whether a connection loss will trigger the COD, as from the input.</w:t>
            </w:r>
          </w:p>
        </w:tc>
      </w:tr>
      <w:tr w:rsidR="0042274E" w:rsidRPr="00754E31" w14:paraId="73B3412E"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54F78797" w14:textId="77777777" w:rsidR="0042274E" w:rsidRDefault="0042274E" w:rsidP="00D96643">
            <w:pPr>
              <w:spacing w:before="60" w:after="60"/>
              <w:rPr>
                <w:rFonts w:cstheme="minorHAnsi"/>
                <w:szCs w:val="20"/>
                <w:lang w:val="en-GB"/>
              </w:rPr>
            </w:pPr>
            <w:r>
              <w:rPr>
                <w:rFonts w:cstheme="minorHAnsi"/>
                <w:szCs w:val="20"/>
                <w:lang w:val="en-GB"/>
              </w:rPr>
              <w:t>AHT Indicator</w:t>
            </w:r>
          </w:p>
        </w:tc>
        <w:tc>
          <w:tcPr>
            <w:tcW w:w="3950" w:type="pct"/>
            <w:shd w:val="clear" w:color="auto" w:fill="F2F2F2" w:themeFill="background1" w:themeFillShade="F2"/>
          </w:tcPr>
          <w:p w14:paraId="37198326" w14:textId="77777777" w:rsidR="0042274E" w:rsidRPr="00A46BE3" w:rsidRDefault="0042274E" w:rsidP="00D96643">
            <w:pPr>
              <w:spacing w:before="60" w:after="60"/>
              <w:rPr>
                <w:rFonts w:cstheme="minorHAnsi"/>
                <w:szCs w:val="20"/>
                <w:lang w:val="en-GB"/>
              </w:rPr>
            </w:pPr>
            <w:r w:rsidRPr="00A46BE3">
              <w:rPr>
                <w:rFonts w:cstheme="minorHAnsi"/>
                <w:szCs w:val="20"/>
                <w:lang w:val="en-GB"/>
              </w:rPr>
              <w:t>After-Hours Trading Indicator</w:t>
            </w:r>
            <w:r>
              <w:rPr>
                <w:rFonts w:cstheme="minorHAnsi"/>
                <w:szCs w:val="20"/>
                <w:lang w:val="en-GB"/>
              </w:rPr>
              <w:t xml:space="preserve"> (a.k.a. T + 1)</w:t>
            </w:r>
            <w:r w:rsidRPr="00A46BE3">
              <w:rPr>
                <w:rFonts w:cstheme="minorHAnsi"/>
                <w:szCs w:val="20"/>
                <w:lang w:val="en-GB"/>
              </w:rPr>
              <w:t xml:space="preserve">, </w:t>
            </w:r>
            <w:r>
              <w:rPr>
                <w:rFonts w:cstheme="minorHAnsi"/>
                <w:szCs w:val="20"/>
                <w:lang w:val="en-GB"/>
              </w:rPr>
              <w:t xml:space="preserve">to indicate </w:t>
            </w:r>
            <w:r w:rsidRPr="00A46BE3">
              <w:rPr>
                <w:rFonts w:cstheme="minorHAnsi"/>
                <w:szCs w:val="20"/>
                <w:lang w:val="en-GB"/>
              </w:rPr>
              <w:t>whether</w:t>
            </w:r>
            <w:r>
              <w:rPr>
                <w:rFonts w:cstheme="minorHAnsi"/>
                <w:szCs w:val="20"/>
                <w:lang w:val="en-GB"/>
              </w:rPr>
              <w:t xml:space="preserve"> </w:t>
            </w:r>
            <w:r w:rsidRPr="00A46BE3">
              <w:rPr>
                <w:rFonts w:cstheme="minorHAnsi"/>
                <w:szCs w:val="20"/>
                <w:lang w:val="en-GB"/>
              </w:rPr>
              <w:t>carry forward to AHT session</w:t>
            </w:r>
            <w:r>
              <w:rPr>
                <w:rFonts w:cstheme="minorHAnsi"/>
                <w:szCs w:val="20"/>
                <w:lang w:val="en-GB"/>
              </w:rPr>
              <w:t>.</w:t>
            </w:r>
          </w:p>
          <w:p w14:paraId="68C913BB" w14:textId="77777777" w:rsidR="0042274E" w:rsidRPr="003F0C16" w:rsidRDefault="0042274E" w:rsidP="00D96643">
            <w:pPr>
              <w:pStyle w:val="ListParagraph"/>
              <w:numPr>
                <w:ilvl w:val="0"/>
                <w:numId w:val="138"/>
              </w:numPr>
              <w:spacing w:before="60" w:after="60"/>
              <w:rPr>
                <w:rFonts w:cstheme="minorHAnsi"/>
                <w:szCs w:val="20"/>
                <w:lang w:val="en-GB"/>
              </w:rPr>
            </w:pPr>
            <w:r>
              <w:rPr>
                <w:rFonts w:cstheme="minorHAnsi"/>
                <w:szCs w:val="20"/>
                <w:lang w:val="en-GB"/>
              </w:rPr>
              <w:t>1 = AHT order</w:t>
            </w:r>
          </w:p>
          <w:p w14:paraId="0506DF5A" w14:textId="77777777" w:rsidR="0042274E" w:rsidRPr="003F0C16" w:rsidRDefault="0042274E" w:rsidP="00D96643">
            <w:pPr>
              <w:pStyle w:val="ListParagraph"/>
              <w:numPr>
                <w:ilvl w:val="0"/>
                <w:numId w:val="138"/>
              </w:numPr>
              <w:spacing w:before="60" w:after="60"/>
              <w:rPr>
                <w:rFonts w:eastAsia="Calibri" w:cstheme="minorHAnsi"/>
                <w:szCs w:val="20"/>
              </w:rPr>
            </w:pPr>
            <w:r>
              <w:rPr>
                <w:rFonts w:cstheme="minorHAnsi"/>
                <w:szCs w:val="20"/>
                <w:lang w:val="en-GB"/>
              </w:rPr>
              <w:t xml:space="preserve">0 = </w:t>
            </w:r>
            <w:proofErr w:type="gramStart"/>
            <w:r>
              <w:rPr>
                <w:rFonts w:cstheme="minorHAnsi"/>
                <w:szCs w:val="20"/>
                <w:lang w:val="en-GB"/>
              </w:rPr>
              <w:t>Non-AHT</w:t>
            </w:r>
            <w:proofErr w:type="gramEnd"/>
            <w:r>
              <w:rPr>
                <w:rFonts w:cstheme="minorHAnsi"/>
                <w:szCs w:val="20"/>
                <w:lang w:val="en-GB"/>
              </w:rPr>
              <w:t xml:space="preserve"> order</w:t>
            </w:r>
          </w:p>
        </w:tc>
      </w:tr>
      <w:tr w:rsidR="00ED69E4" w:rsidRPr="00754E31" w14:paraId="4D8A1E81"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2624DAE6" w14:textId="5DD0B09D" w:rsidR="00ED69E4" w:rsidRDefault="00ED69E4" w:rsidP="00D96643">
            <w:pPr>
              <w:spacing w:before="60" w:after="60"/>
              <w:rPr>
                <w:rFonts w:cstheme="minorHAnsi"/>
                <w:szCs w:val="20"/>
              </w:rPr>
            </w:pPr>
            <w:r w:rsidRPr="00ED69E4">
              <w:rPr>
                <w:rFonts w:cstheme="minorHAnsi"/>
                <w:szCs w:val="20"/>
              </w:rPr>
              <w:t>Execution ID</w:t>
            </w:r>
          </w:p>
        </w:tc>
        <w:tc>
          <w:tcPr>
            <w:tcW w:w="3950" w:type="pct"/>
            <w:shd w:val="clear" w:color="auto" w:fill="F2F2F2" w:themeFill="background1" w:themeFillShade="F2"/>
          </w:tcPr>
          <w:p w14:paraId="6EEE784D" w14:textId="6EF153E4" w:rsidR="00ED69E4" w:rsidRPr="009D6754" w:rsidRDefault="00ED69E4" w:rsidP="00D96643">
            <w:pPr>
              <w:spacing w:before="60" w:after="60"/>
              <w:rPr>
                <w:rFonts w:eastAsia="Calibri" w:cstheme="minorHAnsi"/>
                <w:szCs w:val="20"/>
                <w:lang w:val="en-GB"/>
              </w:rPr>
            </w:pPr>
            <w:r w:rsidRPr="00AD055D">
              <w:rPr>
                <w:rFonts w:eastAsia="Calibri" w:cstheme="minorHAnsi"/>
                <w:szCs w:val="20"/>
                <w:lang w:val="en-GB"/>
              </w:rPr>
              <w:t>Unique Execution ID assigned by the system</w:t>
            </w:r>
            <w:r>
              <w:rPr>
                <w:rFonts w:eastAsia="Calibri" w:cstheme="minorHAnsi"/>
                <w:szCs w:val="20"/>
                <w:lang w:val="en-GB"/>
              </w:rPr>
              <w:t>.</w:t>
            </w:r>
          </w:p>
        </w:tc>
      </w:tr>
      <w:tr w:rsidR="0042274E" w:rsidRPr="00754E31" w14:paraId="3EAD113F"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3ED87879" w14:textId="77777777" w:rsidR="0042274E" w:rsidRDefault="0042274E" w:rsidP="00D96643">
            <w:pPr>
              <w:spacing w:before="60" w:after="60"/>
              <w:rPr>
                <w:rFonts w:cstheme="minorHAnsi"/>
                <w:szCs w:val="20"/>
              </w:rPr>
            </w:pPr>
            <w:r>
              <w:rPr>
                <w:rFonts w:cstheme="minorHAnsi"/>
                <w:szCs w:val="20"/>
              </w:rPr>
              <w:t>Order ID</w:t>
            </w:r>
          </w:p>
        </w:tc>
        <w:tc>
          <w:tcPr>
            <w:tcW w:w="3950" w:type="pct"/>
            <w:shd w:val="clear" w:color="auto" w:fill="F2F2F2" w:themeFill="background1" w:themeFillShade="F2"/>
          </w:tcPr>
          <w:p w14:paraId="1192900E" w14:textId="77777777" w:rsidR="0042274E" w:rsidRPr="009D6754" w:rsidRDefault="0042274E" w:rsidP="00D96643">
            <w:pPr>
              <w:spacing w:before="60" w:after="60"/>
              <w:rPr>
                <w:rFonts w:eastAsia="Calibri" w:cstheme="minorHAnsi"/>
                <w:szCs w:val="20"/>
                <w:lang w:val="en-GB"/>
              </w:rPr>
            </w:pPr>
            <w:r>
              <w:rPr>
                <w:rFonts w:eastAsia="Calibri" w:cstheme="minorHAnsi"/>
                <w:szCs w:val="20"/>
                <w:lang w:val="en-GB"/>
              </w:rPr>
              <w:t>Order ID assigned for the order</w:t>
            </w:r>
          </w:p>
        </w:tc>
      </w:tr>
      <w:tr w:rsidR="0042274E" w:rsidRPr="00754E31" w14:paraId="6347879D" w14:textId="77777777" w:rsidTr="00D96643">
        <w:tblPrEx>
          <w:tblLook w:val="01E0" w:firstRow="1" w:lastRow="1" w:firstColumn="1" w:lastColumn="1" w:noHBand="0" w:noVBand="0"/>
        </w:tblPrEx>
        <w:trPr>
          <w:cantSplit/>
          <w:trHeight w:val="343"/>
        </w:trPr>
        <w:tc>
          <w:tcPr>
            <w:tcW w:w="1050"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107B8584" w14:textId="77777777" w:rsidR="0042274E" w:rsidRDefault="0042274E" w:rsidP="00D96643">
            <w:pPr>
              <w:spacing w:before="60" w:after="60"/>
              <w:rPr>
                <w:rFonts w:cstheme="minorHAnsi"/>
                <w:szCs w:val="20"/>
              </w:rPr>
            </w:pPr>
            <w:r>
              <w:rPr>
                <w:rFonts w:cstheme="minorHAnsi"/>
                <w:szCs w:val="20"/>
              </w:rPr>
              <w:t>Order Status</w:t>
            </w:r>
          </w:p>
        </w:tc>
        <w:tc>
          <w:tcPr>
            <w:tcW w:w="3950"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6DBDD472" w14:textId="77777777" w:rsidR="0042274E" w:rsidRDefault="0042274E" w:rsidP="00D96643">
            <w:pPr>
              <w:spacing w:before="60" w:after="60"/>
              <w:rPr>
                <w:rFonts w:eastAsia="Calibri" w:cstheme="minorHAnsi"/>
                <w:szCs w:val="20"/>
                <w:lang w:val="en-GB"/>
              </w:rPr>
            </w:pPr>
            <w:r w:rsidRPr="00AD055D">
              <w:rPr>
                <w:rFonts w:eastAsia="Calibri" w:cstheme="minorHAnsi"/>
                <w:szCs w:val="20"/>
                <w:lang w:val="en-GB"/>
              </w:rPr>
              <w:t xml:space="preserve">Order status </w:t>
            </w:r>
            <w:r>
              <w:rPr>
                <w:rFonts w:eastAsia="Calibri" w:cstheme="minorHAnsi"/>
                <w:szCs w:val="20"/>
                <w:lang w:val="en-GB"/>
              </w:rPr>
              <w:t>of the order:</w:t>
            </w:r>
          </w:p>
          <w:p w14:paraId="268BFBCC" w14:textId="77777777" w:rsidR="0042274E" w:rsidRPr="0055728A" w:rsidRDefault="0042274E" w:rsidP="00D96643">
            <w:pPr>
              <w:pStyle w:val="ListParagraph"/>
              <w:numPr>
                <w:ilvl w:val="0"/>
                <w:numId w:val="18"/>
              </w:numPr>
              <w:spacing w:before="60" w:after="60"/>
              <w:rPr>
                <w:rFonts w:eastAsia="Calibri" w:cstheme="minorHAnsi"/>
                <w:szCs w:val="20"/>
                <w:lang w:val="en-GB"/>
              </w:rPr>
            </w:pPr>
            <w:r>
              <w:rPr>
                <w:rFonts w:eastAsia="Calibri" w:cstheme="minorHAnsi"/>
                <w:szCs w:val="20"/>
                <w:lang w:val="en-GB"/>
              </w:rPr>
              <w:t>0 = New</w:t>
            </w:r>
          </w:p>
        </w:tc>
      </w:tr>
    </w:tbl>
    <w:p w14:paraId="4A2A8F51" w14:textId="77777777" w:rsidR="0042274E" w:rsidRDefault="0042274E" w:rsidP="0042274E">
      <w:pPr>
        <w:spacing w:before="120"/>
        <w:jc w:val="both"/>
        <w:rPr>
          <w:rFonts w:cstheme="minorHAnsi"/>
          <w:sz w:val="22"/>
          <w:szCs w:val="22"/>
        </w:rPr>
      </w:pPr>
      <w:r>
        <w:rPr>
          <w:rFonts w:cstheme="minorHAnsi"/>
          <w:sz w:val="22"/>
          <w:szCs w:val="22"/>
        </w:rPr>
        <w:t>Optional Fields:</w:t>
      </w:r>
    </w:p>
    <w:tbl>
      <w:tblPr>
        <w:tblW w:w="4995"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170"/>
        <w:gridCol w:w="2160"/>
        <w:gridCol w:w="5285"/>
        <w:gridCol w:w="385"/>
      </w:tblGrid>
      <w:tr w:rsidR="0042274E" w:rsidRPr="003C47FD" w14:paraId="698B6E2E" w14:textId="77777777" w:rsidTr="00D96643">
        <w:trPr>
          <w:trHeight w:val="300"/>
        </w:trPr>
        <w:tc>
          <w:tcPr>
            <w:tcW w:w="650" w:type="pct"/>
            <w:shd w:val="clear" w:color="auto" w:fill="C6D9F1" w:themeFill="text2" w:themeFillTint="33"/>
          </w:tcPr>
          <w:p w14:paraId="5DC8E4E0" w14:textId="77777777" w:rsidR="0042274E" w:rsidRDefault="0042274E" w:rsidP="00D96643">
            <w:pPr>
              <w:pStyle w:val="Tablehead"/>
              <w:spacing w:after="0"/>
              <w:rPr>
                <w:rFonts w:cstheme="minorHAnsi"/>
              </w:rPr>
            </w:pPr>
            <w:r>
              <w:rPr>
                <w:rFonts w:cstheme="minorHAnsi"/>
              </w:rPr>
              <w:t>Bit Position</w:t>
            </w:r>
          </w:p>
        </w:tc>
        <w:tc>
          <w:tcPr>
            <w:tcW w:w="1200" w:type="pct"/>
            <w:shd w:val="clear" w:color="auto" w:fill="C6D9F1" w:themeFill="text2" w:themeFillTint="33"/>
            <w:noWrap/>
          </w:tcPr>
          <w:p w14:paraId="7F014607" w14:textId="77777777" w:rsidR="0042274E" w:rsidRPr="003C47FD" w:rsidRDefault="0042274E" w:rsidP="00D96643">
            <w:pPr>
              <w:pStyle w:val="Tablehead"/>
              <w:spacing w:after="0"/>
              <w:rPr>
                <w:rFonts w:cstheme="minorHAnsi"/>
              </w:rPr>
            </w:pPr>
            <w:r>
              <w:rPr>
                <w:rFonts w:cstheme="minorHAnsi"/>
              </w:rPr>
              <w:t>Field Name</w:t>
            </w:r>
          </w:p>
        </w:tc>
        <w:tc>
          <w:tcPr>
            <w:tcW w:w="3150" w:type="pct"/>
            <w:gridSpan w:val="2"/>
            <w:shd w:val="clear" w:color="auto" w:fill="C6D9F1" w:themeFill="text2" w:themeFillTint="33"/>
          </w:tcPr>
          <w:p w14:paraId="6EE886E2"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0FA5E859" w14:textId="77777777" w:rsidTr="00D96643">
        <w:tblPrEx>
          <w:tblLook w:val="01E0" w:firstRow="1" w:lastRow="1" w:firstColumn="1" w:lastColumn="1" w:noHBand="0" w:noVBand="0"/>
        </w:tblPrEx>
        <w:trPr>
          <w:gridAfter w:val="1"/>
          <w:wAfter w:w="214" w:type="pct"/>
          <w:trHeight w:val="343"/>
        </w:trPr>
        <w:tc>
          <w:tcPr>
            <w:tcW w:w="650" w:type="pct"/>
            <w:shd w:val="clear" w:color="auto" w:fill="F2F2F2" w:themeFill="background1" w:themeFillShade="F2"/>
          </w:tcPr>
          <w:p w14:paraId="250ED213" w14:textId="77777777" w:rsidR="0042274E" w:rsidRPr="00065BAC" w:rsidRDefault="0042274E" w:rsidP="00D96643">
            <w:pPr>
              <w:spacing w:before="60" w:after="60"/>
              <w:rPr>
                <w:rFonts w:cstheme="minorHAnsi"/>
                <w:szCs w:val="20"/>
              </w:rPr>
            </w:pPr>
            <w:r>
              <w:rPr>
                <w:rFonts w:cstheme="minorHAnsi"/>
                <w:szCs w:val="20"/>
              </w:rPr>
              <w:t>1</w:t>
            </w:r>
          </w:p>
        </w:tc>
        <w:tc>
          <w:tcPr>
            <w:tcW w:w="1200" w:type="pct"/>
            <w:shd w:val="clear" w:color="auto" w:fill="F2F2F2" w:themeFill="background1" w:themeFillShade="F2"/>
          </w:tcPr>
          <w:p w14:paraId="449DE3F1" w14:textId="77777777" w:rsidR="0042274E" w:rsidRPr="00065BAC" w:rsidRDefault="0042274E" w:rsidP="00D96643">
            <w:pPr>
              <w:spacing w:before="60" w:after="60"/>
              <w:rPr>
                <w:rFonts w:cstheme="minorHAnsi"/>
                <w:szCs w:val="20"/>
                <w:lang w:val="en-GB"/>
              </w:rPr>
            </w:pPr>
            <w:r>
              <w:rPr>
                <w:rFonts w:cstheme="minorHAnsi"/>
                <w:szCs w:val="20"/>
              </w:rPr>
              <w:t>Expire Date</w:t>
            </w:r>
          </w:p>
        </w:tc>
        <w:tc>
          <w:tcPr>
            <w:tcW w:w="2936" w:type="pct"/>
            <w:shd w:val="clear" w:color="auto" w:fill="F2F2F2" w:themeFill="background1" w:themeFillShade="F2"/>
          </w:tcPr>
          <w:p w14:paraId="783E6180" w14:textId="77777777" w:rsidR="0042274E" w:rsidRDefault="0042274E" w:rsidP="00D96643">
            <w:pPr>
              <w:spacing w:before="60" w:after="60"/>
              <w:rPr>
                <w:rFonts w:cstheme="minorHAnsi"/>
                <w:szCs w:val="20"/>
              </w:rPr>
            </w:pPr>
            <w:proofErr w:type="gramStart"/>
            <w:r>
              <w:rPr>
                <w:rFonts w:cstheme="minorHAnsi"/>
                <w:szCs w:val="20"/>
              </w:rPr>
              <w:t>Expire</w:t>
            </w:r>
            <w:proofErr w:type="gramEnd"/>
            <w:r>
              <w:rPr>
                <w:rFonts w:cstheme="minorHAnsi"/>
                <w:szCs w:val="20"/>
              </w:rPr>
              <w:t xml:space="preserve"> date of GTD order.</w:t>
            </w:r>
          </w:p>
          <w:p w14:paraId="0C2F5A3F" w14:textId="77777777" w:rsidR="0042274E" w:rsidRPr="009100B4" w:rsidRDefault="0042274E" w:rsidP="00D96643">
            <w:pPr>
              <w:spacing w:before="60" w:after="60"/>
              <w:rPr>
                <w:rFonts w:eastAsia="Calibri" w:cstheme="minorHAnsi"/>
                <w:szCs w:val="20"/>
              </w:rPr>
            </w:pPr>
            <w:r w:rsidRPr="008C2AB2">
              <w:rPr>
                <w:rFonts w:eastAsia="Calibri" w:cstheme="minorHAnsi"/>
                <w:szCs w:val="20"/>
              </w:rPr>
              <w:t>Required if</w:t>
            </w:r>
            <w:r>
              <w:rPr>
                <w:rFonts w:eastAsia="Calibri" w:cstheme="minorHAnsi"/>
                <w:szCs w:val="20"/>
              </w:rPr>
              <w:t xml:space="preserve"> Time </w:t>
            </w:r>
            <w:proofErr w:type="gramStart"/>
            <w:r>
              <w:rPr>
                <w:rFonts w:eastAsia="Calibri" w:cstheme="minorHAnsi"/>
                <w:szCs w:val="20"/>
              </w:rPr>
              <w:t>In</w:t>
            </w:r>
            <w:proofErr w:type="gramEnd"/>
            <w:r>
              <w:rPr>
                <w:rFonts w:eastAsia="Calibri" w:cstheme="minorHAnsi"/>
                <w:szCs w:val="20"/>
              </w:rPr>
              <w:t xml:space="preserve"> Force </w:t>
            </w:r>
            <w:r w:rsidRPr="008C2AB2">
              <w:rPr>
                <w:rFonts w:eastAsia="Calibri" w:cstheme="minorHAnsi"/>
                <w:szCs w:val="20"/>
              </w:rPr>
              <w:t xml:space="preserve">= </w:t>
            </w:r>
            <w:r>
              <w:rPr>
                <w:rFonts w:eastAsia="Calibri" w:cstheme="minorHAnsi"/>
                <w:szCs w:val="20"/>
              </w:rPr>
              <w:t>6 (Good Till Date)</w:t>
            </w:r>
          </w:p>
        </w:tc>
      </w:tr>
      <w:tr w:rsidR="0042274E" w:rsidRPr="00754E31" w14:paraId="08E4840F" w14:textId="77777777" w:rsidTr="00D96643">
        <w:tblPrEx>
          <w:tblLook w:val="01E0" w:firstRow="1" w:lastRow="1" w:firstColumn="1" w:lastColumn="1" w:noHBand="0" w:noVBand="0"/>
        </w:tblPrEx>
        <w:trPr>
          <w:gridAfter w:val="1"/>
          <w:wAfter w:w="214" w:type="pct"/>
          <w:trHeight w:val="343"/>
        </w:trPr>
        <w:tc>
          <w:tcPr>
            <w:tcW w:w="650" w:type="pct"/>
            <w:shd w:val="clear" w:color="auto" w:fill="F2F2F2" w:themeFill="background1" w:themeFillShade="F2"/>
          </w:tcPr>
          <w:p w14:paraId="6ACF606B" w14:textId="77777777" w:rsidR="0042274E" w:rsidRPr="00065BAC" w:rsidRDefault="0042274E" w:rsidP="00D96643">
            <w:pPr>
              <w:spacing w:before="60" w:after="60"/>
              <w:rPr>
                <w:rFonts w:cstheme="minorHAnsi"/>
                <w:szCs w:val="20"/>
              </w:rPr>
            </w:pPr>
            <w:r>
              <w:rPr>
                <w:rFonts w:cstheme="minorHAnsi"/>
                <w:szCs w:val="20"/>
              </w:rPr>
              <w:t>2</w:t>
            </w:r>
          </w:p>
        </w:tc>
        <w:tc>
          <w:tcPr>
            <w:tcW w:w="1200" w:type="pct"/>
            <w:shd w:val="clear" w:color="auto" w:fill="F2F2F2" w:themeFill="background1" w:themeFillShade="F2"/>
          </w:tcPr>
          <w:p w14:paraId="30B2CAA7" w14:textId="77777777" w:rsidR="0042274E" w:rsidRPr="00065BAC" w:rsidRDefault="0042274E" w:rsidP="00D96643">
            <w:pPr>
              <w:spacing w:before="60" w:after="60"/>
              <w:rPr>
                <w:rFonts w:cstheme="minorHAnsi"/>
                <w:szCs w:val="20"/>
                <w:lang w:val="en-GB"/>
              </w:rPr>
            </w:pPr>
            <w:r>
              <w:rPr>
                <w:rFonts w:cstheme="minorHAnsi"/>
                <w:szCs w:val="20"/>
                <w:lang w:val="en-GB"/>
              </w:rPr>
              <w:t>Customer Client</w:t>
            </w:r>
          </w:p>
        </w:tc>
        <w:tc>
          <w:tcPr>
            <w:tcW w:w="2936" w:type="pct"/>
            <w:shd w:val="clear" w:color="auto" w:fill="F2F2F2" w:themeFill="background1" w:themeFillShade="F2"/>
          </w:tcPr>
          <w:p w14:paraId="56154428" w14:textId="77777777" w:rsidR="0042274E" w:rsidRPr="00065BAC" w:rsidRDefault="0042274E" w:rsidP="00D96643">
            <w:pPr>
              <w:spacing w:before="60" w:after="60"/>
              <w:rPr>
                <w:rFonts w:cstheme="minorHAnsi"/>
                <w:szCs w:val="20"/>
              </w:rPr>
            </w:pPr>
            <w:r w:rsidRPr="009100B4">
              <w:rPr>
                <w:rFonts w:eastAsia="Calibri" w:cstheme="minorHAnsi"/>
                <w:szCs w:val="20"/>
              </w:rPr>
              <w:t>Client specified customer ID or other entity, a pass-through attribute.</w:t>
            </w:r>
          </w:p>
        </w:tc>
      </w:tr>
      <w:tr w:rsidR="0042274E" w:rsidRPr="00754E31" w14:paraId="1B07BF4D" w14:textId="77777777" w:rsidTr="00D96643">
        <w:tblPrEx>
          <w:tblLook w:val="01E0" w:firstRow="1" w:lastRow="1" w:firstColumn="1" w:lastColumn="1" w:noHBand="0" w:noVBand="0"/>
        </w:tblPrEx>
        <w:trPr>
          <w:gridAfter w:val="1"/>
          <w:wAfter w:w="214" w:type="pct"/>
          <w:trHeight w:val="343"/>
        </w:trPr>
        <w:tc>
          <w:tcPr>
            <w:tcW w:w="650" w:type="pct"/>
            <w:shd w:val="clear" w:color="auto" w:fill="F2F2F2" w:themeFill="background1" w:themeFillShade="F2"/>
          </w:tcPr>
          <w:p w14:paraId="41AAD88A" w14:textId="77777777" w:rsidR="0042274E" w:rsidRPr="00065BAC" w:rsidRDefault="0042274E" w:rsidP="00D96643">
            <w:pPr>
              <w:spacing w:before="60" w:after="60"/>
              <w:rPr>
                <w:rFonts w:cstheme="minorHAnsi"/>
                <w:szCs w:val="20"/>
              </w:rPr>
            </w:pPr>
            <w:r>
              <w:rPr>
                <w:rFonts w:cstheme="minorHAnsi"/>
                <w:szCs w:val="20"/>
              </w:rPr>
              <w:t>3</w:t>
            </w:r>
          </w:p>
        </w:tc>
        <w:tc>
          <w:tcPr>
            <w:tcW w:w="1200" w:type="pct"/>
            <w:shd w:val="clear" w:color="auto" w:fill="F2F2F2" w:themeFill="background1" w:themeFillShade="F2"/>
          </w:tcPr>
          <w:p w14:paraId="5241FC99" w14:textId="77777777" w:rsidR="0042274E" w:rsidRPr="00065BAC" w:rsidRDefault="0042274E" w:rsidP="00D96643">
            <w:pPr>
              <w:spacing w:before="60" w:after="60"/>
              <w:rPr>
                <w:rFonts w:cstheme="minorHAnsi"/>
                <w:szCs w:val="20"/>
                <w:lang w:val="en-GB"/>
              </w:rPr>
            </w:pPr>
            <w:r>
              <w:rPr>
                <w:rFonts w:cstheme="minorHAnsi"/>
                <w:szCs w:val="20"/>
                <w:lang w:val="en-GB"/>
              </w:rPr>
              <w:t>Customer Information</w:t>
            </w:r>
          </w:p>
        </w:tc>
        <w:tc>
          <w:tcPr>
            <w:tcW w:w="2936" w:type="pct"/>
            <w:shd w:val="clear" w:color="auto" w:fill="F2F2F2" w:themeFill="background1" w:themeFillShade="F2"/>
          </w:tcPr>
          <w:p w14:paraId="48846AF3" w14:textId="77777777" w:rsidR="0042274E" w:rsidRPr="00065BAC" w:rsidRDefault="0042274E" w:rsidP="00D96643">
            <w:pPr>
              <w:spacing w:before="60" w:after="60"/>
              <w:rPr>
                <w:rFonts w:cstheme="minorHAnsi"/>
                <w:szCs w:val="20"/>
              </w:rPr>
            </w:pPr>
            <w:r>
              <w:rPr>
                <w:rStyle w:val="ui-provider"/>
              </w:rPr>
              <w:t>Client specified free text, a pass-through attribute.</w:t>
            </w:r>
          </w:p>
        </w:tc>
      </w:tr>
    </w:tbl>
    <w:p w14:paraId="1342AA58" w14:textId="77777777" w:rsidR="0042274E" w:rsidRPr="00417716" w:rsidRDefault="0042274E" w:rsidP="0042274E">
      <w:pPr>
        <w:snapToGrid w:val="0"/>
        <w:spacing w:after="40"/>
        <w:rPr>
          <w:rFonts w:cstheme="minorHAnsi"/>
        </w:rPr>
      </w:pPr>
    </w:p>
    <w:p w14:paraId="7F8D9C60" w14:textId="77777777" w:rsidR="0042274E" w:rsidRDefault="0042274E" w:rsidP="0042274E">
      <w:pPr>
        <w:pStyle w:val="Heading3"/>
      </w:pPr>
      <w:bookmarkStart w:id="733" w:name="_Toc170578890"/>
      <w:r>
        <w:t>Order Replaced (55)</w:t>
      </w:r>
      <w:bookmarkEnd w:id="733"/>
    </w:p>
    <w:p w14:paraId="11CEA2A5" w14:textId="2346AF80" w:rsidR="009346D8" w:rsidRDefault="009346D8" w:rsidP="009346D8">
      <w:pPr>
        <w:pStyle w:val="NormalNGMDS"/>
        <w:spacing w:after="120"/>
        <w:ind w:left="0"/>
      </w:pPr>
      <w:r w:rsidRPr="009F2FBA">
        <w:t xml:space="preserve">The gateway sends this message </w:t>
      </w:r>
      <w:r w:rsidR="00DB5084">
        <w:t xml:space="preserve">to respond </w:t>
      </w:r>
      <w:r w:rsidRPr="009F2FBA">
        <w:t xml:space="preserve">the </w:t>
      </w:r>
      <w:r>
        <w:t>Order Amend Request</w:t>
      </w:r>
      <w:r w:rsidRPr="009F2FBA">
        <w:t xml:space="preserve"> to indicate</w:t>
      </w:r>
      <w:r>
        <w:t xml:space="preserve"> the request is rejected.</w:t>
      </w:r>
    </w:p>
    <w:tbl>
      <w:tblPr>
        <w:tblW w:w="4995"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890"/>
        <w:gridCol w:w="7110"/>
      </w:tblGrid>
      <w:tr w:rsidR="0042274E" w:rsidRPr="003C47FD" w14:paraId="240CBCE2" w14:textId="77777777" w:rsidTr="00D96643">
        <w:trPr>
          <w:trHeight w:val="300"/>
        </w:trPr>
        <w:tc>
          <w:tcPr>
            <w:tcW w:w="1050" w:type="pct"/>
            <w:shd w:val="clear" w:color="auto" w:fill="C6D9F1" w:themeFill="text2" w:themeFillTint="33"/>
            <w:noWrap/>
          </w:tcPr>
          <w:p w14:paraId="19F690B0" w14:textId="77777777" w:rsidR="0042274E" w:rsidRPr="001161AF" w:rsidRDefault="0042274E" w:rsidP="00D96643">
            <w:pPr>
              <w:pStyle w:val="Tablehead"/>
              <w:spacing w:after="0"/>
              <w:rPr>
                <w:rFonts w:cstheme="minorHAnsi"/>
                <w:lang w:val="en-GB"/>
              </w:rPr>
            </w:pPr>
            <w:r>
              <w:rPr>
                <w:rFonts w:cstheme="minorHAnsi"/>
                <w:lang w:val="en-GB"/>
              </w:rPr>
              <w:t>Field Name</w:t>
            </w:r>
          </w:p>
        </w:tc>
        <w:tc>
          <w:tcPr>
            <w:tcW w:w="3950" w:type="pct"/>
            <w:shd w:val="clear" w:color="auto" w:fill="C6D9F1" w:themeFill="text2" w:themeFillTint="33"/>
          </w:tcPr>
          <w:p w14:paraId="23197E3D"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563B4C56"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17B6F1F6" w14:textId="77777777" w:rsidR="0042274E" w:rsidRPr="00065BAC" w:rsidRDefault="0042274E" w:rsidP="00D96643">
            <w:pPr>
              <w:spacing w:before="60" w:after="60"/>
              <w:rPr>
                <w:rFonts w:cstheme="minorHAnsi"/>
                <w:szCs w:val="20"/>
                <w:lang w:val="en-GB"/>
              </w:rPr>
            </w:pPr>
            <w:r>
              <w:rPr>
                <w:rFonts w:cstheme="minorHAnsi"/>
                <w:szCs w:val="20"/>
                <w:lang w:val="en-GB"/>
              </w:rPr>
              <w:t>Client Order ID</w:t>
            </w:r>
          </w:p>
        </w:tc>
        <w:tc>
          <w:tcPr>
            <w:tcW w:w="3950" w:type="pct"/>
            <w:shd w:val="clear" w:color="auto" w:fill="F2F2F2" w:themeFill="background1" w:themeFillShade="F2"/>
          </w:tcPr>
          <w:p w14:paraId="606D2542" w14:textId="77777777" w:rsidR="0042274E" w:rsidRPr="00065BAC" w:rsidRDefault="0042274E" w:rsidP="00D96643">
            <w:pPr>
              <w:spacing w:before="60" w:after="60"/>
              <w:rPr>
                <w:rFonts w:cstheme="minorHAnsi"/>
                <w:szCs w:val="20"/>
              </w:rPr>
            </w:pPr>
            <w:r w:rsidRPr="000613D8">
              <w:rPr>
                <w:rFonts w:eastAsia="Calibri" w:cstheme="minorHAnsi"/>
                <w:szCs w:val="20"/>
                <w:lang w:val="en-GB"/>
              </w:rPr>
              <w:t xml:space="preserve">Client specified identifier of the </w:t>
            </w:r>
            <w:r>
              <w:rPr>
                <w:rFonts w:eastAsia="Calibri" w:cstheme="minorHAnsi"/>
                <w:szCs w:val="20"/>
                <w:lang w:val="en-GB"/>
              </w:rPr>
              <w:t>amend request.</w:t>
            </w:r>
          </w:p>
        </w:tc>
      </w:tr>
      <w:tr w:rsidR="0042274E" w:rsidRPr="00754E31" w14:paraId="379EDD93"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3BEC66A5" w14:textId="77777777" w:rsidR="0042274E" w:rsidRPr="00065BAC" w:rsidRDefault="0042274E" w:rsidP="00D96643">
            <w:pPr>
              <w:spacing w:before="60" w:after="60"/>
              <w:rPr>
                <w:rFonts w:cstheme="minorHAnsi"/>
                <w:szCs w:val="20"/>
              </w:rPr>
            </w:pPr>
            <w:r>
              <w:rPr>
                <w:rFonts w:cstheme="minorHAnsi"/>
                <w:szCs w:val="20"/>
              </w:rPr>
              <w:lastRenderedPageBreak/>
              <w:t>Original Client Order</w:t>
            </w:r>
            <w:r w:rsidRPr="0012012C">
              <w:rPr>
                <w:rFonts w:cstheme="minorHAnsi"/>
                <w:szCs w:val="20"/>
              </w:rPr>
              <w:t xml:space="preserve"> ID</w:t>
            </w:r>
          </w:p>
        </w:tc>
        <w:tc>
          <w:tcPr>
            <w:tcW w:w="3950" w:type="pct"/>
            <w:shd w:val="clear" w:color="auto" w:fill="F2F2F2" w:themeFill="background1" w:themeFillShade="F2"/>
          </w:tcPr>
          <w:p w14:paraId="772A94E4" w14:textId="77777777" w:rsidR="0042274E" w:rsidRPr="00065BAC" w:rsidRDefault="0042274E" w:rsidP="00D96643">
            <w:pPr>
              <w:spacing w:before="60" w:after="60"/>
              <w:rPr>
                <w:rFonts w:cstheme="minorHAnsi"/>
                <w:szCs w:val="20"/>
              </w:rPr>
            </w:pPr>
            <w:r w:rsidRPr="000746FA">
              <w:rPr>
                <w:rFonts w:eastAsia="Calibri" w:cstheme="minorHAnsi"/>
                <w:szCs w:val="20"/>
                <w:lang w:val="en-GB"/>
              </w:rPr>
              <w:t xml:space="preserve">Client Order ID of the </w:t>
            </w:r>
            <w:r>
              <w:rPr>
                <w:rFonts w:eastAsia="Calibri" w:cstheme="minorHAnsi"/>
                <w:szCs w:val="20"/>
                <w:lang w:val="en-GB"/>
              </w:rPr>
              <w:t xml:space="preserve">original </w:t>
            </w:r>
            <w:r w:rsidRPr="000746FA">
              <w:rPr>
                <w:rFonts w:eastAsia="Calibri" w:cstheme="minorHAnsi"/>
                <w:szCs w:val="20"/>
                <w:lang w:val="en-GB"/>
              </w:rPr>
              <w:t>order being amended</w:t>
            </w:r>
          </w:p>
        </w:tc>
      </w:tr>
      <w:tr w:rsidR="0042274E" w:rsidRPr="00754E31" w14:paraId="56B5FB4B"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64A715DC" w14:textId="77777777" w:rsidR="0042274E" w:rsidRDefault="0042274E" w:rsidP="00D96643">
            <w:pPr>
              <w:spacing w:before="60" w:after="60"/>
              <w:rPr>
                <w:rFonts w:cstheme="minorHAnsi"/>
                <w:szCs w:val="20"/>
              </w:rPr>
            </w:pPr>
            <w:r>
              <w:rPr>
                <w:rFonts w:cstheme="minorHAnsi"/>
                <w:szCs w:val="20"/>
              </w:rPr>
              <w:t>Transact Time</w:t>
            </w:r>
          </w:p>
        </w:tc>
        <w:tc>
          <w:tcPr>
            <w:tcW w:w="3950" w:type="pct"/>
            <w:shd w:val="clear" w:color="auto" w:fill="F2F2F2" w:themeFill="background1" w:themeFillShade="F2"/>
          </w:tcPr>
          <w:p w14:paraId="78FE815E" w14:textId="77777777" w:rsidR="0042274E" w:rsidRDefault="0042274E" w:rsidP="00D96643">
            <w:pPr>
              <w:spacing w:before="60" w:after="60"/>
              <w:rPr>
                <w:rFonts w:eastAsia="Calibri" w:cstheme="minorHAnsi"/>
                <w:szCs w:val="20"/>
              </w:rPr>
            </w:pPr>
            <w:r w:rsidRPr="00486712">
              <w:rPr>
                <w:rFonts w:eastAsia="Calibri" w:cstheme="minorHAnsi"/>
                <w:szCs w:val="20"/>
              </w:rPr>
              <w:t xml:space="preserve">The time at which the </w:t>
            </w:r>
            <w:r>
              <w:rPr>
                <w:rFonts w:eastAsia="Calibri" w:cstheme="minorHAnsi"/>
                <w:szCs w:val="20"/>
              </w:rPr>
              <w:t>message is generated</w:t>
            </w:r>
            <w:r w:rsidRPr="00486712">
              <w:rPr>
                <w:rFonts w:eastAsia="Calibri" w:cstheme="minorHAnsi"/>
                <w:szCs w:val="20"/>
              </w:rPr>
              <w:t>.</w:t>
            </w:r>
          </w:p>
        </w:tc>
      </w:tr>
      <w:tr w:rsidR="0042274E" w:rsidRPr="00754E31" w14:paraId="44E6EBBE"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1E7647BC" w14:textId="77777777" w:rsidR="0042274E" w:rsidRDefault="0042274E" w:rsidP="00D96643">
            <w:pPr>
              <w:spacing w:before="60" w:after="60"/>
              <w:rPr>
                <w:rFonts w:cstheme="minorHAnsi"/>
                <w:szCs w:val="20"/>
                <w:lang w:val="en-GB"/>
              </w:rPr>
            </w:pPr>
            <w:r>
              <w:rPr>
                <w:rFonts w:cstheme="minorHAnsi"/>
                <w:szCs w:val="20"/>
                <w:lang w:val="en-GB"/>
              </w:rPr>
              <w:t>Executing Trader</w:t>
            </w:r>
          </w:p>
        </w:tc>
        <w:tc>
          <w:tcPr>
            <w:tcW w:w="3950" w:type="pct"/>
            <w:shd w:val="clear" w:color="auto" w:fill="F2F2F2" w:themeFill="background1" w:themeFillShade="F2"/>
          </w:tcPr>
          <w:p w14:paraId="3AAAC8D2" w14:textId="77777777" w:rsidR="0042274E" w:rsidRPr="006F1E73" w:rsidRDefault="0042274E" w:rsidP="00D96643">
            <w:pPr>
              <w:spacing w:before="60" w:after="60"/>
              <w:rPr>
                <w:rFonts w:eastAsia="Calibri" w:cstheme="minorHAnsi"/>
                <w:szCs w:val="20"/>
              </w:rPr>
            </w:pPr>
            <w:r w:rsidRPr="00A46BE3">
              <w:rPr>
                <w:rFonts w:eastAsia="Calibri" w:cstheme="minorHAnsi"/>
                <w:szCs w:val="20"/>
              </w:rPr>
              <w:t>Client specified executing trader or other entity form client side.</w:t>
            </w:r>
          </w:p>
        </w:tc>
      </w:tr>
      <w:tr w:rsidR="0042274E" w:rsidRPr="00754E31" w14:paraId="5E10BF50"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69EEAE7D" w14:textId="77777777" w:rsidR="0042274E" w:rsidRPr="00065BAC" w:rsidRDefault="0042274E" w:rsidP="00D96643">
            <w:pPr>
              <w:spacing w:before="60" w:after="60"/>
              <w:rPr>
                <w:rFonts w:cstheme="minorHAnsi"/>
                <w:szCs w:val="20"/>
              </w:rPr>
            </w:pPr>
            <w:r w:rsidRPr="0012012C">
              <w:rPr>
                <w:rFonts w:cstheme="minorHAnsi"/>
                <w:szCs w:val="20"/>
              </w:rPr>
              <w:t>Security ID</w:t>
            </w:r>
          </w:p>
        </w:tc>
        <w:tc>
          <w:tcPr>
            <w:tcW w:w="3950" w:type="pct"/>
            <w:shd w:val="clear" w:color="auto" w:fill="F2F2F2" w:themeFill="background1" w:themeFillShade="F2"/>
          </w:tcPr>
          <w:p w14:paraId="04A8E2C8" w14:textId="77777777" w:rsidR="0042274E" w:rsidRPr="00065BAC" w:rsidRDefault="0042274E" w:rsidP="00D96643">
            <w:pPr>
              <w:spacing w:before="60" w:after="60"/>
              <w:rPr>
                <w:rFonts w:cstheme="minorHAnsi"/>
                <w:szCs w:val="20"/>
              </w:rPr>
            </w:pPr>
            <w:r w:rsidRPr="0012012C">
              <w:rPr>
                <w:rFonts w:cstheme="minorHAnsi"/>
                <w:szCs w:val="20"/>
              </w:rPr>
              <w:t>Instrument identifier</w:t>
            </w:r>
          </w:p>
        </w:tc>
      </w:tr>
      <w:tr w:rsidR="0042274E" w:rsidRPr="00754E31" w14:paraId="552691FF"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438843CB" w14:textId="77777777" w:rsidR="0042274E" w:rsidRPr="00065BAC" w:rsidRDefault="0042274E" w:rsidP="00D96643">
            <w:pPr>
              <w:spacing w:before="60" w:after="60"/>
              <w:rPr>
                <w:rFonts w:cstheme="minorHAnsi"/>
                <w:szCs w:val="20"/>
              </w:rPr>
            </w:pPr>
            <w:r>
              <w:rPr>
                <w:rFonts w:cstheme="minorHAnsi"/>
                <w:szCs w:val="20"/>
              </w:rPr>
              <w:t>Side</w:t>
            </w:r>
          </w:p>
        </w:tc>
        <w:tc>
          <w:tcPr>
            <w:tcW w:w="3950" w:type="pct"/>
            <w:shd w:val="clear" w:color="auto" w:fill="F2F2F2" w:themeFill="background1" w:themeFillShade="F2"/>
          </w:tcPr>
          <w:p w14:paraId="5D9D9384" w14:textId="77777777" w:rsidR="0042274E" w:rsidRDefault="0042274E" w:rsidP="00D96643">
            <w:pPr>
              <w:spacing w:before="60" w:after="60"/>
              <w:rPr>
                <w:rFonts w:eastAsia="Calibri" w:cstheme="minorHAnsi"/>
                <w:szCs w:val="20"/>
                <w:lang w:val="en-GB"/>
              </w:rPr>
            </w:pPr>
            <w:r>
              <w:rPr>
                <w:rFonts w:eastAsia="Calibri" w:cstheme="minorHAnsi"/>
                <w:szCs w:val="20"/>
                <w:lang w:val="en-GB"/>
              </w:rPr>
              <w:t>Side of the order</w:t>
            </w:r>
          </w:p>
          <w:p w14:paraId="013127D1" w14:textId="77777777" w:rsidR="0042274E" w:rsidRDefault="0042274E" w:rsidP="00D96643">
            <w:pPr>
              <w:pStyle w:val="ListParagraph"/>
              <w:numPr>
                <w:ilvl w:val="0"/>
                <w:numId w:val="21"/>
              </w:numPr>
              <w:spacing w:before="60" w:after="60"/>
              <w:rPr>
                <w:rFonts w:eastAsiaTheme="minorHAnsi" w:cstheme="minorHAnsi"/>
                <w:szCs w:val="20"/>
                <w:lang w:val="en-GB"/>
              </w:rPr>
            </w:pPr>
            <w:r>
              <w:rPr>
                <w:rFonts w:eastAsiaTheme="minorHAnsi" w:cstheme="minorHAnsi"/>
                <w:szCs w:val="20"/>
                <w:lang w:val="en-GB"/>
              </w:rPr>
              <w:t>1 = Buy</w:t>
            </w:r>
          </w:p>
          <w:p w14:paraId="55D12FE0" w14:textId="77777777" w:rsidR="0042274E" w:rsidRPr="004476B5" w:rsidRDefault="0042274E" w:rsidP="00D96643">
            <w:pPr>
              <w:pStyle w:val="ListParagraph"/>
              <w:numPr>
                <w:ilvl w:val="0"/>
                <w:numId w:val="21"/>
              </w:numPr>
              <w:spacing w:before="60" w:after="60"/>
              <w:rPr>
                <w:rFonts w:eastAsiaTheme="minorHAnsi" w:cstheme="minorHAnsi"/>
                <w:szCs w:val="20"/>
                <w:lang w:val="en-GB"/>
              </w:rPr>
            </w:pPr>
            <w:r>
              <w:rPr>
                <w:rFonts w:eastAsiaTheme="minorHAnsi" w:cstheme="minorHAnsi"/>
                <w:szCs w:val="20"/>
                <w:lang w:val="en-GB"/>
              </w:rPr>
              <w:t>2 = Sell</w:t>
            </w:r>
          </w:p>
        </w:tc>
      </w:tr>
      <w:tr w:rsidR="0042274E" w:rsidRPr="00754E31" w14:paraId="7CA5A979"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43BBBEF9" w14:textId="77777777" w:rsidR="0042274E" w:rsidRDefault="0042274E" w:rsidP="00D96643">
            <w:pPr>
              <w:spacing w:before="60" w:after="60"/>
              <w:rPr>
                <w:rFonts w:cstheme="minorHAnsi"/>
                <w:szCs w:val="20"/>
              </w:rPr>
            </w:pPr>
            <w:r>
              <w:rPr>
                <w:rFonts w:cstheme="minorHAnsi"/>
                <w:szCs w:val="20"/>
              </w:rPr>
              <w:t>Order Quantity</w:t>
            </w:r>
          </w:p>
        </w:tc>
        <w:tc>
          <w:tcPr>
            <w:tcW w:w="3950" w:type="pct"/>
            <w:shd w:val="clear" w:color="auto" w:fill="F2F2F2" w:themeFill="background1" w:themeFillShade="F2"/>
          </w:tcPr>
          <w:p w14:paraId="149A4069" w14:textId="77777777" w:rsidR="0042274E" w:rsidRDefault="0042274E" w:rsidP="00D96643">
            <w:pPr>
              <w:spacing w:before="60" w:after="60"/>
              <w:rPr>
                <w:rFonts w:eastAsia="Calibri" w:cstheme="minorHAnsi"/>
                <w:szCs w:val="20"/>
              </w:rPr>
            </w:pPr>
            <w:r w:rsidRPr="00535A78">
              <w:rPr>
                <w:rFonts w:eastAsia="Calibri" w:cstheme="minorHAnsi"/>
                <w:szCs w:val="20"/>
              </w:rPr>
              <w:t>Total order quantity of the order</w:t>
            </w:r>
          </w:p>
        </w:tc>
      </w:tr>
      <w:tr w:rsidR="0042274E" w:rsidRPr="00754E31" w14:paraId="191F8C1F"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7A638309" w14:textId="77777777" w:rsidR="0042274E" w:rsidRPr="00065BAC" w:rsidRDefault="0042274E" w:rsidP="00D96643">
            <w:pPr>
              <w:spacing w:before="60" w:after="60"/>
              <w:rPr>
                <w:rFonts w:cstheme="minorHAnsi"/>
                <w:szCs w:val="20"/>
              </w:rPr>
            </w:pPr>
            <w:r>
              <w:rPr>
                <w:rFonts w:cstheme="minorHAnsi"/>
                <w:szCs w:val="20"/>
              </w:rPr>
              <w:t>Price</w:t>
            </w:r>
          </w:p>
        </w:tc>
        <w:tc>
          <w:tcPr>
            <w:tcW w:w="3950" w:type="pct"/>
            <w:shd w:val="clear" w:color="auto" w:fill="F2F2F2" w:themeFill="background1" w:themeFillShade="F2"/>
          </w:tcPr>
          <w:p w14:paraId="56A6E8AE" w14:textId="77777777" w:rsidR="0042274E" w:rsidRPr="008C2AB2" w:rsidRDefault="0042274E" w:rsidP="00D96643">
            <w:pPr>
              <w:spacing w:before="60" w:after="60"/>
              <w:rPr>
                <w:rFonts w:eastAsia="Calibri" w:cstheme="minorHAnsi"/>
                <w:szCs w:val="20"/>
              </w:rPr>
            </w:pPr>
            <w:r w:rsidRPr="008C2AB2">
              <w:rPr>
                <w:rFonts w:eastAsia="Calibri" w:cstheme="minorHAnsi"/>
                <w:szCs w:val="20"/>
              </w:rPr>
              <w:t>Price of order</w:t>
            </w:r>
            <w:r>
              <w:rPr>
                <w:rFonts w:eastAsia="Calibri" w:cstheme="minorHAnsi"/>
                <w:szCs w:val="20"/>
              </w:rPr>
              <w:t>.</w:t>
            </w:r>
          </w:p>
          <w:p w14:paraId="5C393127" w14:textId="77777777" w:rsidR="0042274E" w:rsidRPr="008C2AB2" w:rsidRDefault="0042274E" w:rsidP="00D96643">
            <w:pPr>
              <w:spacing w:before="60" w:after="60"/>
              <w:rPr>
                <w:rFonts w:eastAsia="Calibri" w:cstheme="minorHAnsi"/>
                <w:szCs w:val="20"/>
              </w:rPr>
            </w:pPr>
          </w:p>
        </w:tc>
      </w:tr>
      <w:tr w:rsidR="0042274E" w:rsidRPr="00754E31" w14:paraId="5C9AB43B"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6A4F4AC4" w14:textId="77777777" w:rsidR="0042274E" w:rsidRPr="00065BAC" w:rsidRDefault="0042274E" w:rsidP="00D96643">
            <w:pPr>
              <w:spacing w:before="60" w:after="60"/>
              <w:rPr>
                <w:rFonts w:cstheme="minorHAnsi"/>
                <w:szCs w:val="20"/>
              </w:rPr>
            </w:pPr>
            <w:r>
              <w:rPr>
                <w:rFonts w:cstheme="minorHAnsi"/>
                <w:szCs w:val="20"/>
              </w:rPr>
              <w:t>Order Type</w:t>
            </w:r>
          </w:p>
        </w:tc>
        <w:tc>
          <w:tcPr>
            <w:tcW w:w="3950" w:type="pct"/>
            <w:shd w:val="clear" w:color="auto" w:fill="F2F2F2" w:themeFill="background1" w:themeFillShade="F2"/>
          </w:tcPr>
          <w:p w14:paraId="7EF4224F" w14:textId="77777777" w:rsidR="0042274E" w:rsidRDefault="0042274E" w:rsidP="00D96643">
            <w:pPr>
              <w:spacing w:before="60" w:after="60"/>
              <w:rPr>
                <w:rFonts w:eastAsia="Calibri" w:cstheme="minorHAnsi"/>
                <w:szCs w:val="20"/>
              </w:rPr>
            </w:pPr>
            <w:r>
              <w:rPr>
                <w:rFonts w:eastAsia="Calibri" w:cstheme="minorHAnsi"/>
                <w:szCs w:val="20"/>
              </w:rPr>
              <w:t>Order type applicable to the order</w:t>
            </w:r>
          </w:p>
          <w:p w14:paraId="76D51A1F" w14:textId="77777777" w:rsidR="0042274E" w:rsidRDefault="0042274E" w:rsidP="00D96643">
            <w:pPr>
              <w:pStyle w:val="ListParagraph"/>
              <w:numPr>
                <w:ilvl w:val="0"/>
                <w:numId w:val="14"/>
              </w:numPr>
              <w:spacing w:before="60" w:after="60"/>
              <w:rPr>
                <w:rFonts w:eastAsia="Calibri" w:cstheme="minorHAnsi"/>
                <w:szCs w:val="20"/>
              </w:rPr>
            </w:pPr>
            <w:r>
              <w:rPr>
                <w:rFonts w:eastAsia="Calibri" w:cstheme="minorHAnsi"/>
                <w:szCs w:val="20"/>
              </w:rPr>
              <w:t>1 = Market</w:t>
            </w:r>
          </w:p>
          <w:p w14:paraId="685806FA" w14:textId="77777777" w:rsidR="0042274E" w:rsidRDefault="0042274E" w:rsidP="00D96643">
            <w:pPr>
              <w:pStyle w:val="ListParagraph"/>
              <w:numPr>
                <w:ilvl w:val="0"/>
                <w:numId w:val="14"/>
              </w:numPr>
              <w:spacing w:before="60" w:after="60"/>
              <w:rPr>
                <w:rFonts w:eastAsia="Calibri" w:cstheme="minorHAnsi"/>
                <w:szCs w:val="20"/>
              </w:rPr>
            </w:pPr>
            <w:r w:rsidRPr="000545BA">
              <w:rPr>
                <w:rFonts w:eastAsia="Calibri" w:cstheme="minorHAnsi"/>
                <w:szCs w:val="20"/>
              </w:rPr>
              <w:t>2 = Limit</w:t>
            </w:r>
          </w:p>
          <w:p w14:paraId="14109E6F" w14:textId="77777777" w:rsidR="0042274E" w:rsidRPr="000545BA" w:rsidRDefault="0042274E" w:rsidP="00D96643">
            <w:pPr>
              <w:pStyle w:val="ListParagraph"/>
              <w:numPr>
                <w:ilvl w:val="0"/>
                <w:numId w:val="14"/>
              </w:numPr>
              <w:spacing w:before="60" w:after="60"/>
              <w:rPr>
                <w:rFonts w:eastAsia="Calibri" w:cstheme="minorHAnsi"/>
                <w:szCs w:val="20"/>
              </w:rPr>
            </w:pPr>
            <w:r>
              <w:rPr>
                <w:rFonts w:eastAsia="Calibri" w:cstheme="minorHAnsi"/>
                <w:szCs w:val="20"/>
              </w:rPr>
              <w:t>3 = Market to Limit (M2L)</w:t>
            </w:r>
          </w:p>
        </w:tc>
      </w:tr>
      <w:tr w:rsidR="0042274E" w:rsidRPr="009100B4" w14:paraId="76E223CA"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36012635" w14:textId="77777777" w:rsidR="0042274E" w:rsidRPr="009100B4" w:rsidRDefault="0042274E" w:rsidP="00D96643">
            <w:pPr>
              <w:spacing w:before="60" w:after="60"/>
              <w:rPr>
                <w:rFonts w:cstheme="minorHAnsi"/>
                <w:szCs w:val="20"/>
              </w:rPr>
            </w:pPr>
            <w:r w:rsidRPr="009100B4">
              <w:rPr>
                <w:rFonts w:cstheme="minorHAnsi"/>
                <w:szCs w:val="20"/>
              </w:rPr>
              <w:t>Lot Type</w:t>
            </w:r>
          </w:p>
        </w:tc>
        <w:tc>
          <w:tcPr>
            <w:tcW w:w="3950" w:type="pct"/>
            <w:shd w:val="clear" w:color="auto" w:fill="F2F2F2" w:themeFill="background1" w:themeFillShade="F2"/>
          </w:tcPr>
          <w:p w14:paraId="652392DF" w14:textId="77777777" w:rsidR="0042274E" w:rsidRPr="009100B4" w:rsidRDefault="0042274E" w:rsidP="00D96643">
            <w:pPr>
              <w:spacing w:before="60" w:after="60"/>
              <w:rPr>
                <w:rFonts w:eastAsia="Calibri" w:cstheme="minorHAnsi"/>
                <w:szCs w:val="20"/>
              </w:rPr>
            </w:pPr>
            <w:r w:rsidRPr="009100B4">
              <w:rPr>
                <w:rFonts w:eastAsia="Calibri" w:cstheme="minorHAnsi"/>
                <w:szCs w:val="20"/>
              </w:rPr>
              <w:t>Lot type of the order:</w:t>
            </w:r>
          </w:p>
          <w:p w14:paraId="20C66A20" w14:textId="77777777" w:rsidR="0042274E" w:rsidRPr="009100B4" w:rsidRDefault="0042274E" w:rsidP="00D96643">
            <w:pPr>
              <w:pStyle w:val="ListParagraph"/>
              <w:numPr>
                <w:ilvl w:val="0"/>
                <w:numId w:val="136"/>
              </w:numPr>
              <w:spacing w:before="60" w:after="60"/>
              <w:rPr>
                <w:rFonts w:eastAsia="Calibri" w:cstheme="minorHAnsi"/>
                <w:szCs w:val="20"/>
              </w:rPr>
            </w:pPr>
            <w:r>
              <w:rPr>
                <w:rFonts w:eastAsia="Calibri" w:cstheme="minorHAnsi"/>
                <w:szCs w:val="20"/>
              </w:rPr>
              <w:t>2</w:t>
            </w:r>
            <w:r w:rsidRPr="009100B4">
              <w:rPr>
                <w:rFonts w:eastAsia="Calibri" w:cstheme="minorHAnsi"/>
                <w:szCs w:val="20"/>
              </w:rPr>
              <w:t xml:space="preserve"> = </w:t>
            </w:r>
            <w:r>
              <w:rPr>
                <w:rFonts w:eastAsia="Calibri" w:cstheme="minorHAnsi"/>
                <w:szCs w:val="20"/>
              </w:rPr>
              <w:t xml:space="preserve">Round </w:t>
            </w:r>
            <w:r w:rsidRPr="009100B4">
              <w:rPr>
                <w:rFonts w:eastAsia="Calibri" w:cstheme="minorHAnsi"/>
                <w:szCs w:val="20"/>
              </w:rPr>
              <w:t>Lot</w:t>
            </w:r>
          </w:p>
        </w:tc>
      </w:tr>
      <w:tr w:rsidR="0042274E" w:rsidRPr="00754E31" w14:paraId="763DC252"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5C83F83D" w14:textId="77777777" w:rsidR="0042274E" w:rsidRPr="00065BAC" w:rsidRDefault="0042274E" w:rsidP="00D96643">
            <w:pPr>
              <w:spacing w:before="60" w:after="60"/>
              <w:rPr>
                <w:rFonts w:cstheme="minorHAnsi"/>
                <w:szCs w:val="20"/>
                <w:lang w:val="en-GB"/>
              </w:rPr>
            </w:pPr>
            <w:r>
              <w:rPr>
                <w:rFonts w:cstheme="minorHAnsi"/>
                <w:szCs w:val="20"/>
                <w:lang w:val="en-GB"/>
              </w:rPr>
              <w:t>Time In Force</w:t>
            </w:r>
          </w:p>
        </w:tc>
        <w:tc>
          <w:tcPr>
            <w:tcW w:w="3950" w:type="pct"/>
            <w:shd w:val="clear" w:color="auto" w:fill="F2F2F2" w:themeFill="background1" w:themeFillShade="F2"/>
          </w:tcPr>
          <w:p w14:paraId="4DD71FBD" w14:textId="77777777" w:rsidR="0042274E" w:rsidRDefault="0042274E" w:rsidP="00D96643">
            <w:pPr>
              <w:spacing w:before="60" w:after="60"/>
              <w:rPr>
                <w:rFonts w:eastAsia="Calibri" w:cstheme="minorHAnsi"/>
                <w:szCs w:val="20"/>
              </w:rPr>
            </w:pPr>
            <w:r>
              <w:rPr>
                <w:rFonts w:eastAsia="Calibri" w:cstheme="minorHAnsi"/>
                <w:szCs w:val="20"/>
              </w:rPr>
              <w:t>Time qualifier of the order</w:t>
            </w:r>
          </w:p>
          <w:p w14:paraId="50E97EDC" w14:textId="77777777" w:rsidR="0042274E"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0 = Day</w:t>
            </w:r>
          </w:p>
          <w:p w14:paraId="28B498A9" w14:textId="77777777" w:rsidR="0042274E" w:rsidRPr="008471EE"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 xml:space="preserve">1 = Good </w:t>
            </w:r>
            <w:proofErr w:type="gramStart"/>
            <w:r>
              <w:rPr>
                <w:rFonts w:eastAsia="Calibri" w:cstheme="minorHAnsi"/>
                <w:szCs w:val="20"/>
              </w:rPr>
              <w:t>Till</w:t>
            </w:r>
            <w:proofErr w:type="gramEnd"/>
            <w:r>
              <w:rPr>
                <w:rFonts w:eastAsia="Calibri" w:cstheme="minorHAnsi"/>
                <w:szCs w:val="20"/>
              </w:rPr>
              <w:t xml:space="preserve"> Cancelled (GTC)</w:t>
            </w:r>
          </w:p>
          <w:p w14:paraId="335163F6" w14:textId="77777777" w:rsidR="0042274E"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 xml:space="preserve">3 = Immediate </w:t>
            </w:r>
            <w:proofErr w:type="gramStart"/>
            <w:r>
              <w:rPr>
                <w:rFonts w:eastAsia="Calibri" w:cstheme="minorHAnsi"/>
                <w:szCs w:val="20"/>
              </w:rPr>
              <w:t>Or</w:t>
            </w:r>
            <w:proofErr w:type="gramEnd"/>
            <w:r>
              <w:rPr>
                <w:rFonts w:eastAsia="Calibri" w:cstheme="minorHAnsi"/>
                <w:szCs w:val="20"/>
              </w:rPr>
              <w:t xml:space="preserve"> Cancel (IOC)</w:t>
            </w:r>
          </w:p>
          <w:p w14:paraId="5474A2AB" w14:textId="77777777" w:rsidR="0042274E"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 xml:space="preserve">4 = Fill </w:t>
            </w:r>
            <w:proofErr w:type="gramStart"/>
            <w:r>
              <w:rPr>
                <w:rFonts w:eastAsia="Calibri" w:cstheme="minorHAnsi"/>
                <w:szCs w:val="20"/>
              </w:rPr>
              <w:t>Or</w:t>
            </w:r>
            <w:proofErr w:type="gramEnd"/>
            <w:r>
              <w:rPr>
                <w:rFonts w:eastAsia="Calibri" w:cstheme="minorHAnsi"/>
                <w:szCs w:val="20"/>
              </w:rPr>
              <w:t xml:space="preserve"> Kill (FOK)</w:t>
            </w:r>
          </w:p>
          <w:p w14:paraId="19914CD8" w14:textId="77777777" w:rsidR="0042274E" w:rsidRPr="0055728A"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 xml:space="preserve">6 = Good </w:t>
            </w:r>
            <w:proofErr w:type="gramStart"/>
            <w:r>
              <w:rPr>
                <w:rFonts w:eastAsia="Calibri" w:cstheme="minorHAnsi"/>
                <w:szCs w:val="20"/>
              </w:rPr>
              <w:t>Till</w:t>
            </w:r>
            <w:proofErr w:type="gramEnd"/>
            <w:r>
              <w:rPr>
                <w:rFonts w:eastAsia="Calibri" w:cstheme="minorHAnsi"/>
                <w:szCs w:val="20"/>
              </w:rPr>
              <w:t xml:space="preserve"> Date (GTD)</w:t>
            </w:r>
          </w:p>
        </w:tc>
      </w:tr>
      <w:tr w:rsidR="0042274E" w:rsidRPr="00754E31" w14:paraId="485D576B"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3A54CB69" w14:textId="77777777" w:rsidR="0042274E" w:rsidRDefault="0042274E" w:rsidP="00D96643">
            <w:pPr>
              <w:spacing w:before="60" w:after="60"/>
              <w:rPr>
                <w:rFonts w:cstheme="minorHAnsi"/>
                <w:szCs w:val="20"/>
                <w:lang w:val="en-GB"/>
              </w:rPr>
            </w:pPr>
            <w:r>
              <w:rPr>
                <w:rFonts w:cstheme="minorHAnsi"/>
                <w:szCs w:val="20"/>
                <w:lang w:val="en-GB"/>
              </w:rPr>
              <w:t>SMP ID</w:t>
            </w:r>
          </w:p>
        </w:tc>
        <w:tc>
          <w:tcPr>
            <w:tcW w:w="3950" w:type="pct"/>
            <w:shd w:val="clear" w:color="auto" w:fill="F2F2F2" w:themeFill="background1" w:themeFillShade="F2"/>
          </w:tcPr>
          <w:p w14:paraId="620C4C4A" w14:textId="77777777" w:rsidR="0042274E" w:rsidRDefault="0042274E" w:rsidP="00D96643">
            <w:pPr>
              <w:spacing w:before="60" w:after="60"/>
              <w:rPr>
                <w:rFonts w:eastAsia="Calibri" w:cstheme="minorHAnsi"/>
                <w:szCs w:val="20"/>
              </w:rPr>
            </w:pPr>
            <w:r>
              <w:rPr>
                <w:rFonts w:cstheme="minorHAnsi"/>
                <w:szCs w:val="20"/>
                <w:lang w:val="en-GB"/>
              </w:rPr>
              <w:t>Self-Match Prevention ID</w:t>
            </w:r>
          </w:p>
          <w:p w14:paraId="0CD7A839" w14:textId="77777777" w:rsidR="0042274E" w:rsidRDefault="0042274E" w:rsidP="00D96643">
            <w:pPr>
              <w:spacing w:before="60" w:after="60"/>
              <w:rPr>
                <w:rFonts w:eastAsia="Calibri" w:cstheme="minorHAnsi"/>
                <w:szCs w:val="20"/>
              </w:rPr>
            </w:pPr>
            <w:r>
              <w:rPr>
                <w:rFonts w:eastAsia="Calibri" w:cstheme="minorHAnsi"/>
                <w:szCs w:val="20"/>
              </w:rPr>
              <w:t>Identifier to prevent self-matching</w:t>
            </w:r>
          </w:p>
        </w:tc>
      </w:tr>
      <w:tr w:rsidR="0042274E" w:rsidRPr="00754E31" w14:paraId="0A128F00"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3FEF6D00" w14:textId="77777777" w:rsidR="0042274E" w:rsidRDefault="0042274E" w:rsidP="00D96643">
            <w:pPr>
              <w:spacing w:before="60" w:after="60"/>
              <w:rPr>
                <w:rFonts w:cstheme="minorHAnsi"/>
                <w:szCs w:val="20"/>
                <w:lang w:val="en-GB"/>
              </w:rPr>
            </w:pPr>
            <w:r>
              <w:rPr>
                <w:rFonts w:cstheme="minorHAnsi"/>
                <w:szCs w:val="20"/>
                <w:lang w:val="en-GB"/>
              </w:rPr>
              <w:t>Position Effect</w:t>
            </w:r>
          </w:p>
        </w:tc>
        <w:tc>
          <w:tcPr>
            <w:tcW w:w="3950" w:type="pct"/>
            <w:shd w:val="clear" w:color="auto" w:fill="F2F2F2" w:themeFill="background1" w:themeFillShade="F2"/>
          </w:tcPr>
          <w:p w14:paraId="5F357DA1" w14:textId="77777777" w:rsidR="0042274E" w:rsidRDefault="0042274E" w:rsidP="00D96643">
            <w:pPr>
              <w:spacing w:before="60" w:after="60"/>
              <w:rPr>
                <w:rFonts w:eastAsia="Calibri" w:cstheme="minorHAnsi"/>
                <w:szCs w:val="20"/>
              </w:rPr>
            </w:pPr>
            <w:r w:rsidRPr="006F1E73">
              <w:rPr>
                <w:rFonts w:eastAsia="Calibri" w:cstheme="minorHAnsi"/>
                <w:szCs w:val="20"/>
              </w:rPr>
              <w:t>Indicates whether the resulting position after a trade should be an opening position or closing position</w:t>
            </w:r>
          </w:p>
          <w:p w14:paraId="22216128" w14:textId="77777777" w:rsidR="0042274E"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O = Open</w:t>
            </w:r>
          </w:p>
          <w:p w14:paraId="759902EF" w14:textId="77777777" w:rsidR="0042274E" w:rsidRPr="003F7864"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C</w:t>
            </w:r>
            <w:r w:rsidRPr="003F7864">
              <w:rPr>
                <w:rFonts w:eastAsia="Calibri" w:cstheme="minorHAnsi"/>
                <w:szCs w:val="20"/>
              </w:rPr>
              <w:t xml:space="preserve"> = </w:t>
            </w:r>
            <w:r>
              <w:rPr>
                <w:rFonts w:eastAsia="Calibri" w:cstheme="minorHAnsi"/>
                <w:szCs w:val="20"/>
              </w:rPr>
              <w:t>Close</w:t>
            </w:r>
          </w:p>
        </w:tc>
      </w:tr>
      <w:tr w:rsidR="0042274E" w:rsidRPr="00754E31" w14:paraId="1EB9057C"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0504B65D" w14:textId="77777777" w:rsidR="0042274E" w:rsidRDefault="0042274E" w:rsidP="00D96643">
            <w:pPr>
              <w:spacing w:before="60" w:after="60"/>
              <w:rPr>
                <w:rFonts w:cstheme="minorHAnsi"/>
                <w:szCs w:val="20"/>
                <w:lang w:val="en-GB"/>
              </w:rPr>
            </w:pPr>
            <w:r>
              <w:rPr>
                <w:rFonts w:cstheme="minorHAnsi"/>
                <w:szCs w:val="20"/>
                <w:lang w:val="en-GB"/>
              </w:rPr>
              <w:t>Give-up Participant</w:t>
            </w:r>
          </w:p>
        </w:tc>
        <w:tc>
          <w:tcPr>
            <w:tcW w:w="3950" w:type="pct"/>
            <w:shd w:val="clear" w:color="auto" w:fill="F2F2F2" w:themeFill="background1" w:themeFillShade="F2"/>
          </w:tcPr>
          <w:p w14:paraId="20D4CC94" w14:textId="77777777" w:rsidR="0042274E" w:rsidRPr="006F1E73" w:rsidRDefault="0042274E" w:rsidP="00D96643">
            <w:pPr>
              <w:spacing w:before="60" w:after="60"/>
              <w:rPr>
                <w:rFonts w:eastAsia="Calibri" w:cstheme="minorHAnsi"/>
                <w:szCs w:val="20"/>
              </w:rPr>
            </w:pPr>
            <w:r w:rsidRPr="00A46BE3">
              <w:rPr>
                <w:rFonts w:eastAsia="Calibri" w:cstheme="minorHAnsi"/>
                <w:szCs w:val="20"/>
              </w:rPr>
              <w:t>Indicates the give-up participant, for clearing purpose.</w:t>
            </w:r>
          </w:p>
        </w:tc>
      </w:tr>
      <w:tr w:rsidR="0042274E" w:rsidRPr="00754E31" w14:paraId="0287141F"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3B1436F8" w14:textId="77777777" w:rsidR="0042274E" w:rsidRDefault="0042274E" w:rsidP="00D96643">
            <w:pPr>
              <w:spacing w:before="60" w:after="60"/>
              <w:rPr>
                <w:rFonts w:cstheme="minorHAnsi"/>
                <w:szCs w:val="20"/>
                <w:lang w:val="en-GB"/>
              </w:rPr>
            </w:pPr>
            <w:r>
              <w:rPr>
                <w:rFonts w:cstheme="minorHAnsi"/>
                <w:szCs w:val="20"/>
                <w:lang w:val="en-GB"/>
              </w:rPr>
              <w:t>Give-up Account</w:t>
            </w:r>
          </w:p>
        </w:tc>
        <w:tc>
          <w:tcPr>
            <w:tcW w:w="3950" w:type="pct"/>
            <w:shd w:val="clear" w:color="auto" w:fill="F2F2F2" w:themeFill="background1" w:themeFillShade="F2"/>
          </w:tcPr>
          <w:p w14:paraId="118DA888" w14:textId="77777777" w:rsidR="0042274E" w:rsidRPr="006F1E73" w:rsidRDefault="0042274E" w:rsidP="00D96643">
            <w:pPr>
              <w:spacing w:before="60" w:after="60"/>
              <w:rPr>
                <w:rFonts w:eastAsia="Calibri" w:cstheme="minorHAnsi"/>
                <w:szCs w:val="20"/>
              </w:rPr>
            </w:pPr>
            <w:r w:rsidRPr="00A46BE3">
              <w:rPr>
                <w:rFonts w:eastAsia="Calibri" w:cstheme="minorHAnsi"/>
                <w:szCs w:val="20"/>
              </w:rPr>
              <w:t>Indicates the give-up account, for clearing purpose.</w:t>
            </w:r>
          </w:p>
        </w:tc>
      </w:tr>
      <w:tr w:rsidR="0042274E" w:rsidRPr="00754E31" w14:paraId="55C6CB4B"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131B8AE8" w14:textId="77777777" w:rsidR="0042274E" w:rsidRDefault="0042274E" w:rsidP="00D96643">
            <w:pPr>
              <w:spacing w:before="60" w:after="60"/>
              <w:rPr>
                <w:rFonts w:cstheme="minorHAnsi"/>
                <w:szCs w:val="20"/>
                <w:lang w:val="en-GB"/>
              </w:rPr>
            </w:pPr>
            <w:r>
              <w:rPr>
                <w:rFonts w:cstheme="minorHAnsi"/>
                <w:szCs w:val="20"/>
                <w:lang w:val="en-GB"/>
              </w:rPr>
              <w:t>LEI</w:t>
            </w:r>
          </w:p>
        </w:tc>
        <w:tc>
          <w:tcPr>
            <w:tcW w:w="3950" w:type="pct"/>
            <w:shd w:val="clear" w:color="auto" w:fill="F2F2F2" w:themeFill="background1" w:themeFillShade="F2"/>
          </w:tcPr>
          <w:p w14:paraId="22ACAF1E" w14:textId="77777777" w:rsidR="0042274E" w:rsidRPr="00BF52AE" w:rsidRDefault="0042274E" w:rsidP="00D96643">
            <w:pPr>
              <w:spacing w:before="60" w:after="60"/>
              <w:rPr>
                <w:rFonts w:cstheme="minorHAnsi"/>
                <w:szCs w:val="20"/>
                <w:lang w:val="en-GB"/>
              </w:rPr>
            </w:pPr>
            <w:r w:rsidRPr="00A46BE3">
              <w:rPr>
                <w:rFonts w:cstheme="minorHAnsi"/>
                <w:szCs w:val="20"/>
                <w:lang w:val="en-GB"/>
              </w:rPr>
              <w:t>Indicates the legal entity identifier, for regulatory reporting and supervision.</w:t>
            </w:r>
          </w:p>
        </w:tc>
      </w:tr>
      <w:tr w:rsidR="0042274E" w:rsidRPr="00754E31" w14:paraId="1E21D4A4"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4671DB54" w14:textId="77777777" w:rsidR="0042274E" w:rsidRDefault="0042274E" w:rsidP="00D96643">
            <w:pPr>
              <w:spacing w:before="60" w:after="60"/>
              <w:rPr>
                <w:rFonts w:cstheme="minorHAnsi"/>
                <w:szCs w:val="20"/>
                <w:lang w:val="en-GB"/>
              </w:rPr>
            </w:pPr>
            <w:r>
              <w:rPr>
                <w:rFonts w:cstheme="minorHAnsi"/>
                <w:szCs w:val="20"/>
                <w:lang w:val="en-GB"/>
              </w:rPr>
              <w:t>AHT Indicator</w:t>
            </w:r>
          </w:p>
        </w:tc>
        <w:tc>
          <w:tcPr>
            <w:tcW w:w="3950" w:type="pct"/>
            <w:shd w:val="clear" w:color="auto" w:fill="F2F2F2" w:themeFill="background1" w:themeFillShade="F2"/>
          </w:tcPr>
          <w:p w14:paraId="18F8129D" w14:textId="77777777" w:rsidR="0042274E" w:rsidRPr="00A46BE3" w:rsidRDefault="0042274E" w:rsidP="00D96643">
            <w:pPr>
              <w:spacing w:before="60" w:after="60"/>
              <w:rPr>
                <w:rFonts w:cstheme="minorHAnsi"/>
                <w:szCs w:val="20"/>
                <w:lang w:val="en-GB"/>
              </w:rPr>
            </w:pPr>
            <w:r w:rsidRPr="00A46BE3">
              <w:rPr>
                <w:rFonts w:cstheme="minorHAnsi"/>
                <w:szCs w:val="20"/>
                <w:lang w:val="en-GB"/>
              </w:rPr>
              <w:t>After-Hours Trading Indicator</w:t>
            </w:r>
            <w:r>
              <w:rPr>
                <w:rFonts w:cstheme="minorHAnsi"/>
                <w:szCs w:val="20"/>
                <w:lang w:val="en-GB"/>
              </w:rPr>
              <w:t xml:space="preserve"> (a.k.a. T + 1)</w:t>
            </w:r>
            <w:r w:rsidRPr="00A46BE3">
              <w:rPr>
                <w:rFonts w:cstheme="minorHAnsi"/>
                <w:szCs w:val="20"/>
                <w:lang w:val="en-GB"/>
              </w:rPr>
              <w:t xml:space="preserve">, </w:t>
            </w:r>
            <w:r>
              <w:rPr>
                <w:rFonts w:cstheme="minorHAnsi"/>
                <w:szCs w:val="20"/>
                <w:lang w:val="en-GB"/>
              </w:rPr>
              <w:t xml:space="preserve">to indicate </w:t>
            </w:r>
            <w:r w:rsidRPr="00A46BE3">
              <w:rPr>
                <w:rFonts w:cstheme="minorHAnsi"/>
                <w:szCs w:val="20"/>
                <w:lang w:val="en-GB"/>
              </w:rPr>
              <w:t>whether</w:t>
            </w:r>
            <w:r>
              <w:rPr>
                <w:rFonts w:cstheme="minorHAnsi"/>
                <w:szCs w:val="20"/>
                <w:lang w:val="en-GB"/>
              </w:rPr>
              <w:t xml:space="preserve"> </w:t>
            </w:r>
            <w:r w:rsidRPr="00A46BE3">
              <w:rPr>
                <w:rFonts w:cstheme="minorHAnsi"/>
                <w:szCs w:val="20"/>
                <w:lang w:val="en-GB"/>
              </w:rPr>
              <w:t>carry forward to AHT session</w:t>
            </w:r>
            <w:r>
              <w:rPr>
                <w:rFonts w:cstheme="minorHAnsi"/>
                <w:szCs w:val="20"/>
                <w:lang w:val="en-GB"/>
              </w:rPr>
              <w:t>.</w:t>
            </w:r>
          </w:p>
          <w:p w14:paraId="7FEED67D" w14:textId="77777777" w:rsidR="0042274E" w:rsidRPr="003F0C16" w:rsidRDefault="0042274E" w:rsidP="00D96643">
            <w:pPr>
              <w:pStyle w:val="ListParagraph"/>
              <w:numPr>
                <w:ilvl w:val="0"/>
                <w:numId w:val="138"/>
              </w:numPr>
              <w:spacing w:before="60" w:after="60"/>
              <w:rPr>
                <w:rFonts w:cstheme="minorHAnsi"/>
                <w:szCs w:val="20"/>
                <w:lang w:val="en-GB"/>
              </w:rPr>
            </w:pPr>
            <w:r>
              <w:rPr>
                <w:rFonts w:cstheme="minorHAnsi"/>
                <w:szCs w:val="20"/>
                <w:lang w:val="en-GB"/>
              </w:rPr>
              <w:t>1 = AHT order</w:t>
            </w:r>
          </w:p>
          <w:p w14:paraId="08A7883A" w14:textId="77777777" w:rsidR="0042274E" w:rsidRPr="003F0C16" w:rsidRDefault="0042274E" w:rsidP="00D96643">
            <w:pPr>
              <w:pStyle w:val="ListParagraph"/>
              <w:numPr>
                <w:ilvl w:val="0"/>
                <w:numId w:val="138"/>
              </w:numPr>
              <w:spacing w:before="60" w:after="60"/>
              <w:rPr>
                <w:rFonts w:eastAsia="Calibri" w:cstheme="minorHAnsi"/>
                <w:szCs w:val="20"/>
              </w:rPr>
            </w:pPr>
            <w:r>
              <w:rPr>
                <w:rFonts w:cstheme="minorHAnsi"/>
                <w:szCs w:val="20"/>
                <w:lang w:val="en-GB"/>
              </w:rPr>
              <w:t xml:space="preserve">0 = </w:t>
            </w:r>
            <w:proofErr w:type="gramStart"/>
            <w:r>
              <w:rPr>
                <w:rFonts w:cstheme="minorHAnsi"/>
                <w:szCs w:val="20"/>
                <w:lang w:val="en-GB"/>
              </w:rPr>
              <w:t>Non-AHT</w:t>
            </w:r>
            <w:proofErr w:type="gramEnd"/>
            <w:r>
              <w:rPr>
                <w:rFonts w:cstheme="minorHAnsi"/>
                <w:szCs w:val="20"/>
                <w:lang w:val="en-GB"/>
              </w:rPr>
              <w:t xml:space="preserve"> order</w:t>
            </w:r>
          </w:p>
        </w:tc>
      </w:tr>
      <w:tr w:rsidR="00BD2BC3" w:rsidRPr="00754E31" w14:paraId="25A3DE14"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25CCB2BC" w14:textId="77777777" w:rsidR="00BD2BC3" w:rsidRDefault="00BD2BC3" w:rsidP="00D96643">
            <w:pPr>
              <w:spacing w:before="60" w:after="60"/>
              <w:rPr>
                <w:rFonts w:cstheme="minorHAnsi"/>
                <w:szCs w:val="20"/>
              </w:rPr>
            </w:pPr>
            <w:r w:rsidRPr="00ED69E4">
              <w:rPr>
                <w:rFonts w:cstheme="minorHAnsi"/>
                <w:szCs w:val="20"/>
              </w:rPr>
              <w:t>Execution ID</w:t>
            </w:r>
          </w:p>
        </w:tc>
        <w:tc>
          <w:tcPr>
            <w:tcW w:w="3950" w:type="pct"/>
            <w:shd w:val="clear" w:color="auto" w:fill="F2F2F2" w:themeFill="background1" w:themeFillShade="F2"/>
          </w:tcPr>
          <w:p w14:paraId="38F18C65" w14:textId="77777777" w:rsidR="00BD2BC3" w:rsidRPr="009D6754" w:rsidRDefault="00BD2BC3" w:rsidP="00D96643">
            <w:pPr>
              <w:spacing w:before="60" w:after="60"/>
              <w:rPr>
                <w:rFonts w:eastAsia="Calibri" w:cstheme="minorHAnsi"/>
                <w:szCs w:val="20"/>
                <w:lang w:val="en-GB"/>
              </w:rPr>
            </w:pPr>
            <w:r w:rsidRPr="00AD055D">
              <w:rPr>
                <w:rFonts w:eastAsia="Calibri" w:cstheme="minorHAnsi"/>
                <w:szCs w:val="20"/>
                <w:lang w:val="en-GB"/>
              </w:rPr>
              <w:t>Unique Execution ID assigned by the system</w:t>
            </w:r>
            <w:r>
              <w:rPr>
                <w:rFonts w:eastAsia="Calibri" w:cstheme="minorHAnsi"/>
                <w:szCs w:val="20"/>
                <w:lang w:val="en-GB"/>
              </w:rPr>
              <w:t>.</w:t>
            </w:r>
          </w:p>
        </w:tc>
      </w:tr>
      <w:tr w:rsidR="0042274E" w:rsidRPr="00754E31" w14:paraId="6039703B"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12E75A91" w14:textId="77777777" w:rsidR="0042274E" w:rsidRDefault="0042274E" w:rsidP="00D96643">
            <w:pPr>
              <w:spacing w:before="60" w:after="60"/>
              <w:rPr>
                <w:rFonts w:cstheme="minorHAnsi"/>
                <w:szCs w:val="20"/>
              </w:rPr>
            </w:pPr>
            <w:r>
              <w:rPr>
                <w:rFonts w:cstheme="minorHAnsi"/>
                <w:szCs w:val="20"/>
              </w:rPr>
              <w:t>Order ID</w:t>
            </w:r>
          </w:p>
        </w:tc>
        <w:tc>
          <w:tcPr>
            <w:tcW w:w="3950" w:type="pct"/>
            <w:shd w:val="clear" w:color="auto" w:fill="F2F2F2" w:themeFill="background1" w:themeFillShade="F2"/>
          </w:tcPr>
          <w:p w14:paraId="508A2EFD" w14:textId="77777777" w:rsidR="0042274E" w:rsidRPr="009D6754" w:rsidRDefault="0042274E" w:rsidP="00D96643">
            <w:pPr>
              <w:spacing w:before="60" w:after="60"/>
              <w:rPr>
                <w:rFonts w:eastAsia="Calibri" w:cstheme="minorHAnsi"/>
                <w:szCs w:val="20"/>
                <w:lang w:val="en-GB"/>
              </w:rPr>
            </w:pPr>
            <w:r>
              <w:rPr>
                <w:rFonts w:eastAsia="Calibri" w:cstheme="minorHAnsi"/>
                <w:szCs w:val="20"/>
                <w:lang w:val="en-GB"/>
              </w:rPr>
              <w:t>Order ID assigned for the order</w:t>
            </w:r>
          </w:p>
        </w:tc>
      </w:tr>
      <w:tr w:rsidR="0042274E" w:rsidRPr="00754E31" w14:paraId="08B97098"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16937CD9" w14:textId="77777777" w:rsidR="0042274E" w:rsidRDefault="0042274E" w:rsidP="00D96643">
            <w:pPr>
              <w:spacing w:before="60" w:after="60"/>
              <w:rPr>
                <w:rFonts w:cstheme="minorHAnsi"/>
                <w:szCs w:val="20"/>
              </w:rPr>
            </w:pPr>
            <w:r>
              <w:rPr>
                <w:rFonts w:cstheme="minorHAnsi"/>
                <w:szCs w:val="20"/>
              </w:rPr>
              <w:lastRenderedPageBreak/>
              <w:t>Order Status</w:t>
            </w:r>
          </w:p>
        </w:tc>
        <w:tc>
          <w:tcPr>
            <w:tcW w:w="3950" w:type="pct"/>
            <w:shd w:val="clear" w:color="auto" w:fill="F2F2F2" w:themeFill="background1" w:themeFillShade="F2"/>
          </w:tcPr>
          <w:p w14:paraId="33295C83" w14:textId="77777777" w:rsidR="0042274E" w:rsidRDefault="0042274E" w:rsidP="00D96643">
            <w:pPr>
              <w:spacing w:before="60" w:after="60"/>
              <w:rPr>
                <w:rFonts w:eastAsia="Calibri" w:cstheme="minorHAnsi"/>
                <w:szCs w:val="20"/>
                <w:lang w:val="en-GB"/>
              </w:rPr>
            </w:pPr>
            <w:r w:rsidRPr="00AD055D">
              <w:rPr>
                <w:rFonts w:eastAsia="Calibri" w:cstheme="minorHAnsi"/>
                <w:szCs w:val="20"/>
                <w:lang w:val="en-GB"/>
              </w:rPr>
              <w:t xml:space="preserve">Order status </w:t>
            </w:r>
            <w:r>
              <w:rPr>
                <w:rFonts w:eastAsia="Calibri" w:cstheme="minorHAnsi"/>
                <w:szCs w:val="20"/>
                <w:lang w:val="en-GB"/>
              </w:rPr>
              <w:t>as at the time of this rejection:</w:t>
            </w:r>
          </w:p>
          <w:p w14:paraId="54CED299" w14:textId="77777777" w:rsidR="0042274E" w:rsidRDefault="0042274E" w:rsidP="00D96643">
            <w:pPr>
              <w:pStyle w:val="ListParagraph"/>
              <w:numPr>
                <w:ilvl w:val="0"/>
                <w:numId w:val="18"/>
              </w:numPr>
              <w:spacing w:before="60" w:after="60"/>
              <w:rPr>
                <w:rFonts w:eastAsia="Calibri" w:cstheme="minorHAnsi"/>
                <w:szCs w:val="20"/>
                <w:lang w:val="en-GB"/>
              </w:rPr>
            </w:pPr>
            <w:r>
              <w:rPr>
                <w:rFonts w:eastAsia="Calibri" w:cstheme="minorHAnsi"/>
                <w:szCs w:val="20"/>
                <w:lang w:val="en-GB"/>
              </w:rPr>
              <w:t>0 = New</w:t>
            </w:r>
          </w:p>
          <w:p w14:paraId="1D721C96" w14:textId="77777777" w:rsidR="0042274E" w:rsidRDefault="0042274E" w:rsidP="00D96643">
            <w:pPr>
              <w:pStyle w:val="ListParagraph"/>
              <w:numPr>
                <w:ilvl w:val="0"/>
                <w:numId w:val="18"/>
              </w:numPr>
              <w:spacing w:before="60" w:after="60"/>
              <w:rPr>
                <w:rFonts w:eastAsia="Calibri" w:cstheme="minorHAnsi"/>
                <w:szCs w:val="20"/>
                <w:lang w:val="en-GB"/>
              </w:rPr>
            </w:pPr>
            <w:r>
              <w:rPr>
                <w:rFonts w:eastAsia="Calibri" w:cstheme="minorHAnsi"/>
                <w:szCs w:val="20"/>
                <w:lang w:val="en-GB"/>
              </w:rPr>
              <w:t>1 = Partially Filled</w:t>
            </w:r>
          </w:p>
          <w:p w14:paraId="3DBF7AA3" w14:textId="77777777" w:rsidR="0042274E" w:rsidRDefault="0042274E" w:rsidP="00D96643">
            <w:pPr>
              <w:pStyle w:val="ListParagraph"/>
              <w:numPr>
                <w:ilvl w:val="0"/>
                <w:numId w:val="18"/>
              </w:numPr>
              <w:spacing w:before="60" w:after="60"/>
              <w:rPr>
                <w:rFonts w:eastAsia="Calibri" w:cstheme="minorHAnsi"/>
                <w:szCs w:val="20"/>
                <w:lang w:val="en-GB"/>
              </w:rPr>
            </w:pPr>
            <w:r>
              <w:rPr>
                <w:rFonts w:eastAsia="Calibri" w:cstheme="minorHAnsi"/>
                <w:szCs w:val="20"/>
                <w:lang w:val="en-GB"/>
              </w:rPr>
              <w:t>2 = Filled</w:t>
            </w:r>
          </w:p>
          <w:p w14:paraId="75D09860" w14:textId="77777777" w:rsidR="0042274E" w:rsidRDefault="0042274E" w:rsidP="00D96643">
            <w:pPr>
              <w:pStyle w:val="ListParagraph"/>
              <w:numPr>
                <w:ilvl w:val="0"/>
                <w:numId w:val="18"/>
              </w:numPr>
              <w:spacing w:before="60" w:after="60"/>
              <w:rPr>
                <w:rFonts w:eastAsia="Calibri" w:cstheme="minorHAnsi"/>
                <w:szCs w:val="20"/>
                <w:lang w:val="en-GB"/>
              </w:rPr>
            </w:pPr>
            <w:r>
              <w:rPr>
                <w:rFonts w:eastAsia="Calibri" w:cstheme="minorHAnsi"/>
                <w:szCs w:val="20"/>
                <w:lang w:val="en-GB"/>
              </w:rPr>
              <w:t>4 = Cancelled</w:t>
            </w:r>
          </w:p>
          <w:p w14:paraId="5E72A0EC" w14:textId="77777777" w:rsidR="0042274E" w:rsidRDefault="0042274E" w:rsidP="00D96643">
            <w:pPr>
              <w:pStyle w:val="ListParagraph"/>
              <w:numPr>
                <w:ilvl w:val="0"/>
                <w:numId w:val="18"/>
              </w:numPr>
              <w:spacing w:before="60" w:after="60"/>
              <w:rPr>
                <w:rFonts w:eastAsia="Calibri" w:cstheme="minorHAnsi"/>
                <w:szCs w:val="20"/>
                <w:lang w:val="en-GB"/>
              </w:rPr>
            </w:pPr>
            <w:r>
              <w:rPr>
                <w:rFonts w:eastAsia="Calibri" w:cstheme="minorHAnsi"/>
                <w:szCs w:val="20"/>
                <w:lang w:val="en-GB"/>
              </w:rPr>
              <w:t>6 = Pending Cancel</w:t>
            </w:r>
          </w:p>
          <w:p w14:paraId="6E9455EC" w14:textId="77777777" w:rsidR="0042274E" w:rsidRDefault="0042274E" w:rsidP="00D96643">
            <w:pPr>
              <w:pStyle w:val="ListParagraph"/>
              <w:numPr>
                <w:ilvl w:val="0"/>
                <w:numId w:val="18"/>
              </w:numPr>
              <w:spacing w:before="60" w:after="60"/>
              <w:rPr>
                <w:rFonts w:eastAsia="Calibri" w:cstheme="minorHAnsi"/>
                <w:szCs w:val="20"/>
                <w:lang w:val="en-GB"/>
              </w:rPr>
            </w:pPr>
            <w:r>
              <w:rPr>
                <w:rFonts w:eastAsia="Calibri" w:cstheme="minorHAnsi"/>
                <w:szCs w:val="20"/>
                <w:lang w:val="en-GB"/>
              </w:rPr>
              <w:t>8 = Rejected</w:t>
            </w:r>
          </w:p>
          <w:p w14:paraId="4BB136EB" w14:textId="77777777" w:rsidR="0042274E" w:rsidRDefault="0042274E" w:rsidP="00D96643">
            <w:pPr>
              <w:pStyle w:val="ListParagraph"/>
              <w:numPr>
                <w:ilvl w:val="0"/>
                <w:numId w:val="18"/>
              </w:numPr>
              <w:spacing w:before="60" w:after="60"/>
              <w:rPr>
                <w:rFonts w:eastAsia="Calibri" w:cstheme="minorHAnsi"/>
                <w:szCs w:val="20"/>
                <w:lang w:val="en-GB"/>
              </w:rPr>
            </w:pPr>
            <w:r>
              <w:rPr>
                <w:rFonts w:eastAsia="Calibri" w:cstheme="minorHAnsi"/>
                <w:szCs w:val="20"/>
                <w:lang w:val="en-GB"/>
              </w:rPr>
              <w:t>10 = Pending New</w:t>
            </w:r>
          </w:p>
          <w:p w14:paraId="6894BCB2" w14:textId="77777777" w:rsidR="0042274E" w:rsidRDefault="0042274E" w:rsidP="00D96643">
            <w:pPr>
              <w:pStyle w:val="ListParagraph"/>
              <w:numPr>
                <w:ilvl w:val="0"/>
                <w:numId w:val="18"/>
              </w:numPr>
              <w:spacing w:before="60" w:after="60"/>
              <w:rPr>
                <w:rFonts w:eastAsia="Calibri" w:cstheme="minorHAnsi"/>
                <w:szCs w:val="20"/>
                <w:lang w:val="en-GB"/>
              </w:rPr>
            </w:pPr>
            <w:r>
              <w:rPr>
                <w:rFonts w:eastAsia="Calibri" w:cstheme="minorHAnsi"/>
                <w:szCs w:val="20"/>
                <w:lang w:val="en-GB"/>
              </w:rPr>
              <w:t>12 = Expired</w:t>
            </w:r>
          </w:p>
          <w:p w14:paraId="2D17E503" w14:textId="77777777" w:rsidR="0042274E" w:rsidRPr="00054838" w:rsidRDefault="0042274E" w:rsidP="00D96643">
            <w:pPr>
              <w:pStyle w:val="ListParagraph"/>
              <w:numPr>
                <w:ilvl w:val="0"/>
                <w:numId w:val="18"/>
              </w:numPr>
              <w:spacing w:before="60" w:after="60"/>
              <w:rPr>
                <w:rFonts w:eastAsia="Calibri" w:cstheme="minorHAnsi"/>
                <w:szCs w:val="20"/>
                <w:lang w:val="en-GB"/>
              </w:rPr>
            </w:pPr>
            <w:r w:rsidRPr="00054838">
              <w:rPr>
                <w:rFonts w:eastAsia="Calibri" w:cstheme="minorHAnsi"/>
                <w:szCs w:val="20"/>
                <w:lang w:val="en-GB"/>
              </w:rPr>
              <w:t>14 = Pending Amend</w:t>
            </w:r>
          </w:p>
        </w:tc>
      </w:tr>
      <w:tr w:rsidR="0042274E" w:rsidRPr="00754E31" w14:paraId="1448DD29" w14:textId="77777777" w:rsidTr="00D96643">
        <w:tblPrEx>
          <w:tblLook w:val="01E0" w:firstRow="1" w:lastRow="1" w:firstColumn="1" w:lastColumn="1" w:noHBand="0" w:noVBand="0"/>
        </w:tblPrEx>
        <w:trPr>
          <w:cantSplit/>
          <w:trHeight w:val="343"/>
        </w:trPr>
        <w:tc>
          <w:tcPr>
            <w:tcW w:w="1050"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4D213C27" w14:textId="77777777" w:rsidR="0042274E" w:rsidRDefault="0042274E" w:rsidP="00D96643">
            <w:pPr>
              <w:spacing w:before="60" w:after="60"/>
              <w:rPr>
                <w:rFonts w:cstheme="minorHAnsi"/>
                <w:szCs w:val="20"/>
              </w:rPr>
            </w:pPr>
            <w:r>
              <w:rPr>
                <w:rFonts w:cstheme="minorHAnsi"/>
                <w:szCs w:val="20"/>
              </w:rPr>
              <w:t>Leaves Quantity</w:t>
            </w:r>
          </w:p>
        </w:tc>
        <w:tc>
          <w:tcPr>
            <w:tcW w:w="3950"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0F0D8235" w14:textId="77777777" w:rsidR="0042274E" w:rsidRPr="00BF52AE" w:rsidRDefault="0042274E" w:rsidP="00D96643">
            <w:pPr>
              <w:spacing w:before="60" w:after="60"/>
              <w:rPr>
                <w:rFonts w:eastAsia="Calibri" w:cstheme="minorHAnsi"/>
                <w:szCs w:val="20"/>
                <w:lang w:val="en-GB"/>
              </w:rPr>
            </w:pPr>
            <w:r w:rsidRPr="00BF52AE">
              <w:rPr>
                <w:rFonts w:eastAsia="Calibri" w:cstheme="minorHAnsi"/>
                <w:szCs w:val="20"/>
                <w:lang w:val="en-GB"/>
              </w:rPr>
              <w:t>Open order quantity</w:t>
            </w:r>
          </w:p>
        </w:tc>
      </w:tr>
      <w:tr w:rsidR="0042274E" w:rsidRPr="00754E31" w14:paraId="3C7A18FF" w14:textId="77777777" w:rsidTr="00D96643">
        <w:tblPrEx>
          <w:tblLook w:val="01E0" w:firstRow="1" w:lastRow="1" w:firstColumn="1" w:lastColumn="1" w:noHBand="0" w:noVBand="0"/>
        </w:tblPrEx>
        <w:trPr>
          <w:cantSplit/>
          <w:trHeight w:val="343"/>
        </w:trPr>
        <w:tc>
          <w:tcPr>
            <w:tcW w:w="1050"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4A592052" w14:textId="77777777" w:rsidR="0042274E" w:rsidRDefault="0042274E" w:rsidP="00D96643">
            <w:pPr>
              <w:spacing w:before="60" w:after="60"/>
              <w:rPr>
                <w:rFonts w:cstheme="minorHAnsi"/>
                <w:szCs w:val="20"/>
              </w:rPr>
            </w:pPr>
            <w:r>
              <w:rPr>
                <w:rFonts w:cstheme="minorHAnsi"/>
                <w:szCs w:val="20"/>
              </w:rPr>
              <w:t>Cumulative Quantity</w:t>
            </w:r>
          </w:p>
        </w:tc>
        <w:tc>
          <w:tcPr>
            <w:tcW w:w="3950"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5839CCFE" w14:textId="77777777" w:rsidR="0042274E" w:rsidRPr="00BF52AE" w:rsidRDefault="0042274E" w:rsidP="00D96643">
            <w:pPr>
              <w:spacing w:before="60" w:after="60"/>
              <w:rPr>
                <w:rFonts w:eastAsia="Calibri" w:cstheme="minorHAnsi"/>
                <w:szCs w:val="20"/>
                <w:lang w:val="en-GB"/>
              </w:rPr>
            </w:pPr>
            <w:r w:rsidRPr="00BF52AE">
              <w:rPr>
                <w:rFonts w:eastAsia="Calibri" w:cstheme="minorHAnsi"/>
                <w:szCs w:val="20"/>
                <w:lang w:val="en-GB"/>
              </w:rPr>
              <w:t>Total quantity filled</w:t>
            </w:r>
          </w:p>
        </w:tc>
      </w:tr>
    </w:tbl>
    <w:p w14:paraId="331DB79E" w14:textId="77777777" w:rsidR="0042274E" w:rsidRDefault="0042274E" w:rsidP="0042274E">
      <w:pPr>
        <w:spacing w:before="120"/>
        <w:jc w:val="both"/>
        <w:rPr>
          <w:rFonts w:cstheme="minorHAnsi"/>
          <w:sz w:val="22"/>
          <w:szCs w:val="22"/>
        </w:rPr>
      </w:pPr>
      <w:r>
        <w:rPr>
          <w:rFonts w:cstheme="minorHAnsi"/>
          <w:sz w:val="22"/>
          <w:szCs w:val="22"/>
        </w:rPr>
        <w:t>Optional Fields:</w:t>
      </w:r>
    </w:p>
    <w:tbl>
      <w:tblPr>
        <w:tblW w:w="4995"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170"/>
        <w:gridCol w:w="2160"/>
        <w:gridCol w:w="5285"/>
        <w:gridCol w:w="385"/>
      </w:tblGrid>
      <w:tr w:rsidR="0042274E" w:rsidRPr="003C47FD" w14:paraId="4030C65A" w14:textId="77777777" w:rsidTr="00D96643">
        <w:trPr>
          <w:trHeight w:val="300"/>
        </w:trPr>
        <w:tc>
          <w:tcPr>
            <w:tcW w:w="650" w:type="pct"/>
            <w:shd w:val="clear" w:color="auto" w:fill="C6D9F1" w:themeFill="text2" w:themeFillTint="33"/>
          </w:tcPr>
          <w:p w14:paraId="1619FF18" w14:textId="77777777" w:rsidR="0042274E" w:rsidRDefault="0042274E" w:rsidP="00D96643">
            <w:pPr>
              <w:pStyle w:val="Tablehead"/>
              <w:spacing w:after="0"/>
              <w:rPr>
                <w:rFonts w:cstheme="minorHAnsi"/>
              </w:rPr>
            </w:pPr>
            <w:r>
              <w:rPr>
                <w:rFonts w:cstheme="minorHAnsi"/>
              </w:rPr>
              <w:t>Bit Position</w:t>
            </w:r>
          </w:p>
        </w:tc>
        <w:tc>
          <w:tcPr>
            <w:tcW w:w="1200" w:type="pct"/>
            <w:shd w:val="clear" w:color="auto" w:fill="C6D9F1" w:themeFill="text2" w:themeFillTint="33"/>
            <w:noWrap/>
          </w:tcPr>
          <w:p w14:paraId="7E5BF543" w14:textId="77777777" w:rsidR="0042274E" w:rsidRPr="003C47FD" w:rsidRDefault="0042274E" w:rsidP="00D96643">
            <w:pPr>
              <w:pStyle w:val="Tablehead"/>
              <w:spacing w:after="0"/>
              <w:rPr>
                <w:rFonts w:cstheme="minorHAnsi"/>
              </w:rPr>
            </w:pPr>
            <w:r>
              <w:rPr>
                <w:rFonts w:cstheme="minorHAnsi"/>
              </w:rPr>
              <w:t>Field Name</w:t>
            </w:r>
          </w:p>
        </w:tc>
        <w:tc>
          <w:tcPr>
            <w:tcW w:w="3150" w:type="pct"/>
            <w:gridSpan w:val="2"/>
            <w:shd w:val="clear" w:color="auto" w:fill="C6D9F1" w:themeFill="text2" w:themeFillTint="33"/>
          </w:tcPr>
          <w:p w14:paraId="28DCF85D"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39A73430" w14:textId="77777777" w:rsidTr="00D96643">
        <w:tblPrEx>
          <w:tblLook w:val="01E0" w:firstRow="1" w:lastRow="1" w:firstColumn="1" w:lastColumn="1" w:noHBand="0" w:noVBand="0"/>
        </w:tblPrEx>
        <w:trPr>
          <w:gridAfter w:val="1"/>
          <w:wAfter w:w="214" w:type="pct"/>
          <w:trHeight w:val="343"/>
        </w:trPr>
        <w:tc>
          <w:tcPr>
            <w:tcW w:w="650" w:type="pct"/>
            <w:shd w:val="clear" w:color="auto" w:fill="F2F2F2" w:themeFill="background1" w:themeFillShade="F2"/>
          </w:tcPr>
          <w:p w14:paraId="2A3637E0" w14:textId="77777777" w:rsidR="0042274E" w:rsidRPr="00065BAC" w:rsidRDefault="0042274E" w:rsidP="00D96643">
            <w:pPr>
              <w:spacing w:before="60" w:after="60"/>
              <w:rPr>
                <w:rFonts w:cstheme="minorHAnsi"/>
                <w:szCs w:val="20"/>
              </w:rPr>
            </w:pPr>
            <w:r>
              <w:rPr>
                <w:rFonts w:cstheme="minorHAnsi"/>
                <w:szCs w:val="20"/>
              </w:rPr>
              <w:t>1</w:t>
            </w:r>
          </w:p>
        </w:tc>
        <w:tc>
          <w:tcPr>
            <w:tcW w:w="1200" w:type="pct"/>
            <w:shd w:val="clear" w:color="auto" w:fill="F2F2F2" w:themeFill="background1" w:themeFillShade="F2"/>
          </w:tcPr>
          <w:p w14:paraId="7D0A434B" w14:textId="77777777" w:rsidR="0042274E" w:rsidRPr="00065BAC" w:rsidRDefault="0042274E" w:rsidP="00D96643">
            <w:pPr>
              <w:spacing w:before="60" w:after="60"/>
              <w:rPr>
                <w:rFonts w:cstheme="minorHAnsi"/>
                <w:szCs w:val="20"/>
                <w:lang w:val="en-GB"/>
              </w:rPr>
            </w:pPr>
            <w:r>
              <w:rPr>
                <w:rFonts w:cstheme="minorHAnsi"/>
                <w:szCs w:val="20"/>
              </w:rPr>
              <w:t>Expire Date</w:t>
            </w:r>
          </w:p>
        </w:tc>
        <w:tc>
          <w:tcPr>
            <w:tcW w:w="2936" w:type="pct"/>
            <w:shd w:val="clear" w:color="auto" w:fill="F2F2F2" w:themeFill="background1" w:themeFillShade="F2"/>
          </w:tcPr>
          <w:p w14:paraId="0DC499EC" w14:textId="77777777" w:rsidR="0042274E" w:rsidRDefault="0042274E" w:rsidP="00D96643">
            <w:pPr>
              <w:spacing w:before="60" w:after="60"/>
              <w:rPr>
                <w:rFonts w:cstheme="minorHAnsi"/>
                <w:szCs w:val="20"/>
              </w:rPr>
            </w:pPr>
            <w:proofErr w:type="gramStart"/>
            <w:r>
              <w:rPr>
                <w:rFonts w:cstheme="minorHAnsi"/>
                <w:szCs w:val="20"/>
              </w:rPr>
              <w:t>Expire</w:t>
            </w:r>
            <w:proofErr w:type="gramEnd"/>
            <w:r>
              <w:rPr>
                <w:rFonts w:cstheme="minorHAnsi"/>
                <w:szCs w:val="20"/>
              </w:rPr>
              <w:t xml:space="preserve"> date of GTD order.</w:t>
            </w:r>
          </w:p>
          <w:p w14:paraId="4A51A802" w14:textId="77777777" w:rsidR="0042274E" w:rsidRPr="009100B4" w:rsidRDefault="0042274E" w:rsidP="00D96643">
            <w:pPr>
              <w:spacing w:before="60" w:after="60"/>
              <w:rPr>
                <w:rFonts w:eastAsia="Calibri" w:cstheme="minorHAnsi"/>
                <w:szCs w:val="20"/>
              </w:rPr>
            </w:pPr>
            <w:r w:rsidRPr="008C2AB2">
              <w:rPr>
                <w:rFonts w:eastAsia="Calibri" w:cstheme="minorHAnsi"/>
                <w:szCs w:val="20"/>
              </w:rPr>
              <w:t>Required if</w:t>
            </w:r>
            <w:r>
              <w:rPr>
                <w:rFonts w:eastAsia="Calibri" w:cstheme="minorHAnsi"/>
                <w:szCs w:val="20"/>
              </w:rPr>
              <w:t xml:space="preserve"> Time </w:t>
            </w:r>
            <w:proofErr w:type="gramStart"/>
            <w:r>
              <w:rPr>
                <w:rFonts w:eastAsia="Calibri" w:cstheme="minorHAnsi"/>
                <w:szCs w:val="20"/>
              </w:rPr>
              <w:t>In</w:t>
            </w:r>
            <w:proofErr w:type="gramEnd"/>
            <w:r>
              <w:rPr>
                <w:rFonts w:eastAsia="Calibri" w:cstheme="minorHAnsi"/>
                <w:szCs w:val="20"/>
              </w:rPr>
              <w:t xml:space="preserve"> Force </w:t>
            </w:r>
            <w:r w:rsidRPr="008C2AB2">
              <w:rPr>
                <w:rFonts w:eastAsia="Calibri" w:cstheme="minorHAnsi"/>
                <w:szCs w:val="20"/>
              </w:rPr>
              <w:t xml:space="preserve">= </w:t>
            </w:r>
            <w:r>
              <w:rPr>
                <w:rFonts w:eastAsia="Calibri" w:cstheme="minorHAnsi"/>
                <w:szCs w:val="20"/>
              </w:rPr>
              <w:t>6 (Good Till Date)</w:t>
            </w:r>
          </w:p>
        </w:tc>
      </w:tr>
      <w:tr w:rsidR="0042274E" w:rsidRPr="00754E31" w14:paraId="194CC2C1" w14:textId="77777777" w:rsidTr="00D96643">
        <w:tblPrEx>
          <w:tblLook w:val="01E0" w:firstRow="1" w:lastRow="1" w:firstColumn="1" w:lastColumn="1" w:noHBand="0" w:noVBand="0"/>
        </w:tblPrEx>
        <w:trPr>
          <w:gridAfter w:val="1"/>
          <w:wAfter w:w="214" w:type="pct"/>
          <w:trHeight w:val="343"/>
        </w:trPr>
        <w:tc>
          <w:tcPr>
            <w:tcW w:w="650" w:type="pct"/>
            <w:shd w:val="clear" w:color="auto" w:fill="F2F2F2" w:themeFill="background1" w:themeFillShade="F2"/>
          </w:tcPr>
          <w:p w14:paraId="5E89D8A6" w14:textId="77777777" w:rsidR="0042274E" w:rsidRPr="00065BAC" w:rsidRDefault="0042274E" w:rsidP="00D96643">
            <w:pPr>
              <w:spacing w:before="60" w:after="60"/>
              <w:rPr>
                <w:rFonts w:cstheme="minorHAnsi"/>
                <w:szCs w:val="20"/>
              </w:rPr>
            </w:pPr>
            <w:r>
              <w:rPr>
                <w:rFonts w:cstheme="minorHAnsi"/>
                <w:szCs w:val="20"/>
              </w:rPr>
              <w:t>2</w:t>
            </w:r>
          </w:p>
        </w:tc>
        <w:tc>
          <w:tcPr>
            <w:tcW w:w="1200" w:type="pct"/>
            <w:shd w:val="clear" w:color="auto" w:fill="F2F2F2" w:themeFill="background1" w:themeFillShade="F2"/>
          </w:tcPr>
          <w:p w14:paraId="69492F85" w14:textId="77777777" w:rsidR="0042274E" w:rsidRPr="00065BAC" w:rsidRDefault="0042274E" w:rsidP="00D96643">
            <w:pPr>
              <w:spacing w:before="60" w:after="60"/>
              <w:rPr>
                <w:rFonts w:cstheme="minorHAnsi"/>
                <w:szCs w:val="20"/>
                <w:lang w:val="en-GB"/>
              </w:rPr>
            </w:pPr>
            <w:r>
              <w:rPr>
                <w:rFonts w:cstheme="minorHAnsi"/>
                <w:szCs w:val="20"/>
                <w:lang w:val="en-GB"/>
              </w:rPr>
              <w:t>Customer Client</w:t>
            </w:r>
          </w:p>
        </w:tc>
        <w:tc>
          <w:tcPr>
            <w:tcW w:w="2936" w:type="pct"/>
            <w:shd w:val="clear" w:color="auto" w:fill="F2F2F2" w:themeFill="background1" w:themeFillShade="F2"/>
          </w:tcPr>
          <w:p w14:paraId="37B0EBA4" w14:textId="77777777" w:rsidR="0042274E" w:rsidRPr="00065BAC" w:rsidRDefault="0042274E" w:rsidP="00D96643">
            <w:pPr>
              <w:spacing w:before="60" w:after="60"/>
              <w:rPr>
                <w:rFonts w:cstheme="minorHAnsi"/>
                <w:szCs w:val="20"/>
              </w:rPr>
            </w:pPr>
            <w:r w:rsidRPr="009100B4">
              <w:rPr>
                <w:rFonts w:eastAsia="Calibri" w:cstheme="minorHAnsi"/>
                <w:szCs w:val="20"/>
              </w:rPr>
              <w:t>Client specified customer ID or other entity, a pass-through attribute.</w:t>
            </w:r>
          </w:p>
        </w:tc>
      </w:tr>
      <w:tr w:rsidR="0042274E" w:rsidRPr="00754E31" w14:paraId="2219B888" w14:textId="77777777" w:rsidTr="00D96643">
        <w:tblPrEx>
          <w:tblLook w:val="01E0" w:firstRow="1" w:lastRow="1" w:firstColumn="1" w:lastColumn="1" w:noHBand="0" w:noVBand="0"/>
        </w:tblPrEx>
        <w:trPr>
          <w:gridAfter w:val="1"/>
          <w:wAfter w:w="214" w:type="pct"/>
          <w:trHeight w:val="343"/>
        </w:trPr>
        <w:tc>
          <w:tcPr>
            <w:tcW w:w="650" w:type="pct"/>
            <w:shd w:val="clear" w:color="auto" w:fill="F2F2F2" w:themeFill="background1" w:themeFillShade="F2"/>
          </w:tcPr>
          <w:p w14:paraId="30D8273A" w14:textId="77777777" w:rsidR="0042274E" w:rsidRPr="00065BAC" w:rsidRDefault="0042274E" w:rsidP="00D96643">
            <w:pPr>
              <w:spacing w:before="60" w:after="60"/>
              <w:rPr>
                <w:rFonts w:cstheme="minorHAnsi"/>
                <w:szCs w:val="20"/>
              </w:rPr>
            </w:pPr>
            <w:r>
              <w:rPr>
                <w:rFonts w:cstheme="minorHAnsi"/>
                <w:szCs w:val="20"/>
              </w:rPr>
              <w:t>3</w:t>
            </w:r>
          </w:p>
        </w:tc>
        <w:tc>
          <w:tcPr>
            <w:tcW w:w="1200" w:type="pct"/>
            <w:shd w:val="clear" w:color="auto" w:fill="F2F2F2" w:themeFill="background1" w:themeFillShade="F2"/>
          </w:tcPr>
          <w:p w14:paraId="6F65AFFD" w14:textId="77777777" w:rsidR="0042274E" w:rsidRPr="00065BAC" w:rsidRDefault="0042274E" w:rsidP="00D96643">
            <w:pPr>
              <w:spacing w:before="60" w:after="60"/>
              <w:rPr>
                <w:rFonts w:cstheme="minorHAnsi"/>
                <w:szCs w:val="20"/>
                <w:lang w:val="en-GB"/>
              </w:rPr>
            </w:pPr>
            <w:r>
              <w:rPr>
                <w:rFonts w:cstheme="minorHAnsi"/>
                <w:szCs w:val="20"/>
                <w:lang w:val="en-GB"/>
              </w:rPr>
              <w:t>Customer Information</w:t>
            </w:r>
          </w:p>
        </w:tc>
        <w:tc>
          <w:tcPr>
            <w:tcW w:w="2936" w:type="pct"/>
            <w:shd w:val="clear" w:color="auto" w:fill="F2F2F2" w:themeFill="background1" w:themeFillShade="F2"/>
          </w:tcPr>
          <w:p w14:paraId="2B1D6789" w14:textId="77777777" w:rsidR="0042274E" w:rsidRPr="00065BAC" w:rsidRDefault="0042274E" w:rsidP="00D96643">
            <w:pPr>
              <w:spacing w:before="60" w:after="60"/>
              <w:rPr>
                <w:rFonts w:cstheme="minorHAnsi"/>
                <w:szCs w:val="20"/>
              </w:rPr>
            </w:pPr>
            <w:r>
              <w:rPr>
                <w:rStyle w:val="ui-provider"/>
              </w:rPr>
              <w:t>Client specified free text, a pass-through attribute.</w:t>
            </w:r>
          </w:p>
        </w:tc>
      </w:tr>
    </w:tbl>
    <w:p w14:paraId="4FC8F101" w14:textId="77777777" w:rsidR="0042274E" w:rsidRPr="00417716" w:rsidRDefault="0042274E" w:rsidP="0042274E">
      <w:pPr>
        <w:snapToGrid w:val="0"/>
        <w:spacing w:after="40"/>
        <w:rPr>
          <w:rFonts w:cstheme="minorHAnsi"/>
        </w:rPr>
      </w:pPr>
    </w:p>
    <w:p w14:paraId="6AD284A8" w14:textId="77777777" w:rsidR="0042274E" w:rsidRPr="00236612" w:rsidRDefault="0042274E" w:rsidP="0042274E">
      <w:pPr>
        <w:pStyle w:val="NormalNGMDS"/>
        <w:spacing w:after="120"/>
        <w:ind w:left="0"/>
        <w:rPr>
          <w:lang w:val="en-US"/>
        </w:rPr>
      </w:pPr>
    </w:p>
    <w:tbl>
      <w:tblPr>
        <w:tblW w:w="4995"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890"/>
        <w:gridCol w:w="7110"/>
      </w:tblGrid>
      <w:tr w:rsidR="0042274E" w:rsidRPr="003C47FD" w14:paraId="447AE680" w14:textId="77777777" w:rsidTr="00D96643">
        <w:trPr>
          <w:trHeight w:val="300"/>
        </w:trPr>
        <w:tc>
          <w:tcPr>
            <w:tcW w:w="1050" w:type="pct"/>
            <w:shd w:val="clear" w:color="auto" w:fill="C6D9F1" w:themeFill="text2" w:themeFillTint="33"/>
            <w:noWrap/>
          </w:tcPr>
          <w:p w14:paraId="2938244F" w14:textId="77777777" w:rsidR="0042274E" w:rsidRPr="001161AF" w:rsidRDefault="0042274E" w:rsidP="00D96643">
            <w:pPr>
              <w:pStyle w:val="Tablehead"/>
              <w:spacing w:after="0"/>
              <w:rPr>
                <w:rFonts w:cstheme="minorHAnsi"/>
                <w:lang w:val="en-GB"/>
              </w:rPr>
            </w:pPr>
            <w:r>
              <w:rPr>
                <w:rFonts w:cstheme="minorHAnsi"/>
                <w:lang w:val="en-GB"/>
              </w:rPr>
              <w:t>Field Name</w:t>
            </w:r>
          </w:p>
        </w:tc>
        <w:tc>
          <w:tcPr>
            <w:tcW w:w="3950" w:type="pct"/>
            <w:shd w:val="clear" w:color="auto" w:fill="C6D9F1" w:themeFill="text2" w:themeFillTint="33"/>
          </w:tcPr>
          <w:p w14:paraId="69D5A72A"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29E380B8"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39E99A16" w14:textId="77777777" w:rsidR="0042274E" w:rsidRPr="00065BAC" w:rsidRDefault="0042274E" w:rsidP="00D96643">
            <w:pPr>
              <w:spacing w:before="60" w:after="60"/>
              <w:rPr>
                <w:rFonts w:cstheme="minorHAnsi"/>
                <w:szCs w:val="20"/>
                <w:lang w:val="en-GB"/>
              </w:rPr>
            </w:pPr>
            <w:r>
              <w:rPr>
                <w:rFonts w:cstheme="minorHAnsi"/>
                <w:szCs w:val="20"/>
                <w:lang w:val="en-GB"/>
              </w:rPr>
              <w:t>Client Order ID</w:t>
            </w:r>
          </w:p>
        </w:tc>
        <w:tc>
          <w:tcPr>
            <w:tcW w:w="3950" w:type="pct"/>
            <w:shd w:val="clear" w:color="auto" w:fill="F2F2F2" w:themeFill="background1" w:themeFillShade="F2"/>
          </w:tcPr>
          <w:p w14:paraId="51C912CF" w14:textId="77777777" w:rsidR="0042274E" w:rsidRPr="00065BAC" w:rsidRDefault="0042274E" w:rsidP="00D96643">
            <w:pPr>
              <w:spacing w:before="60" w:after="60"/>
              <w:rPr>
                <w:rFonts w:cstheme="minorHAnsi"/>
                <w:szCs w:val="20"/>
              </w:rPr>
            </w:pPr>
            <w:r w:rsidRPr="000613D8">
              <w:rPr>
                <w:rFonts w:eastAsia="Calibri" w:cstheme="minorHAnsi"/>
                <w:szCs w:val="20"/>
                <w:lang w:val="en-GB"/>
              </w:rPr>
              <w:t>Client specified identifier of the order</w:t>
            </w:r>
          </w:p>
        </w:tc>
      </w:tr>
      <w:tr w:rsidR="0042274E" w:rsidRPr="00754E31" w14:paraId="6F1F18DE"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17CDCD71" w14:textId="77777777" w:rsidR="0042274E" w:rsidRPr="00065BAC" w:rsidRDefault="0042274E" w:rsidP="00D96643">
            <w:pPr>
              <w:spacing w:before="60" w:after="60"/>
              <w:rPr>
                <w:rFonts w:cstheme="minorHAnsi"/>
                <w:szCs w:val="20"/>
              </w:rPr>
            </w:pPr>
            <w:r>
              <w:rPr>
                <w:rFonts w:cstheme="minorHAnsi"/>
                <w:szCs w:val="20"/>
              </w:rPr>
              <w:t>Original Client Order</w:t>
            </w:r>
            <w:r w:rsidRPr="0012012C">
              <w:rPr>
                <w:rFonts w:cstheme="minorHAnsi"/>
                <w:szCs w:val="20"/>
              </w:rPr>
              <w:t xml:space="preserve"> ID</w:t>
            </w:r>
          </w:p>
        </w:tc>
        <w:tc>
          <w:tcPr>
            <w:tcW w:w="3950" w:type="pct"/>
            <w:shd w:val="clear" w:color="auto" w:fill="F2F2F2" w:themeFill="background1" w:themeFillShade="F2"/>
          </w:tcPr>
          <w:p w14:paraId="4D4F1D2D" w14:textId="77777777" w:rsidR="0042274E" w:rsidRPr="00065BAC" w:rsidRDefault="0042274E" w:rsidP="00D96643">
            <w:pPr>
              <w:spacing w:before="60" w:after="60"/>
              <w:rPr>
                <w:rFonts w:cstheme="minorHAnsi"/>
                <w:szCs w:val="20"/>
              </w:rPr>
            </w:pPr>
            <w:r>
              <w:rPr>
                <w:rFonts w:eastAsia="Calibri" w:cstheme="minorHAnsi"/>
                <w:szCs w:val="20"/>
                <w:lang w:val="en-GB"/>
              </w:rPr>
              <w:t>Original Client Order ID as specified in the incoming amend request</w:t>
            </w:r>
          </w:p>
        </w:tc>
      </w:tr>
      <w:tr w:rsidR="0042274E" w:rsidRPr="00754E31" w14:paraId="00327AE8"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1709EE78" w14:textId="77777777" w:rsidR="0042274E" w:rsidRDefault="0042274E" w:rsidP="00D96643">
            <w:pPr>
              <w:spacing w:before="60" w:after="60"/>
              <w:rPr>
                <w:rFonts w:cstheme="minorHAnsi"/>
                <w:szCs w:val="20"/>
              </w:rPr>
            </w:pPr>
            <w:r w:rsidRPr="0012012C">
              <w:rPr>
                <w:rFonts w:cstheme="minorHAnsi"/>
                <w:szCs w:val="20"/>
              </w:rPr>
              <w:t>Security ID</w:t>
            </w:r>
          </w:p>
        </w:tc>
        <w:tc>
          <w:tcPr>
            <w:tcW w:w="3950" w:type="pct"/>
            <w:shd w:val="clear" w:color="auto" w:fill="F2F2F2" w:themeFill="background1" w:themeFillShade="F2"/>
          </w:tcPr>
          <w:p w14:paraId="730E21C5" w14:textId="77777777" w:rsidR="0042274E" w:rsidRPr="00486712" w:rsidRDefault="0042274E" w:rsidP="00D96643">
            <w:pPr>
              <w:spacing w:before="60" w:after="60"/>
              <w:rPr>
                <w:rFonts w:eastAsia="Calibri" w:cstheme="minorHAnsi"/>
                <w:szCs w:val="20"/>
              </w:rPr>
            </w:pPr>
            <w:r w:rsidRPr="0012012C">
              <w:rPr>
                <w:rFonts w:cstheme="minorHAnsi"/>
                <w:szCs w:val="20"/>
              </w:rPr>
              <w:t>Instrument identifier</w:t>
            </w:r>
          </w:p>
        </w:tc>
      </w:tr>
      <w:tr w:rsidR="0042274E" w:rsidRPr="00754E31" w14:paraId="1B3039D3"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2BA1BEF8" w14:textId="77777777" w:rsidR="0042274E" w:rsidRDefault="0042274E" w:rsidP="00D96643">
            <w:pPr>
              <w:spacing w:before="60" w:after="60"/>
              <w:rPr>
                <w:rFonts w:cstheme="minorHAnsi"/>
                <w:szCs w:val="20"/>
              </w:rPr>
            </w:pPr>
            <w:r>
              <w:rPr>
                <w:rFonts w:cstheme="minorHAnsi"/>
                <w:szCs w:val="20"/>
              </w:rPr>
              <w:t>Side</w:t>
            </w:r>
          </w:p>
        </w:tc>
        <w:tc>
          <w:tcPr>
            <w:tcW w:w="3950" w:type="pct"/>
            <w:shd w:val="clear" w:color="auto" w:fill="F2F2F2" w:themeFill="background1" w:themeFillShade="F2"/>
          </w:tcPr>
          <w:p w14:paraId="7727FBC5" w14:textId="77777777" w:rsidR="0042274E" w:rsidRDefault="0042274E" w:rsidP="00D96643">
            <w:pPr>
              <w:spacing w:before="60" w:after="60"/>
              <w:rPr>
                <w:rFonts w:eastAsia="Calibri" w:cstheme="minorHAnsi"/>
                <w:szCs w:val="20"/>
                <w:lang w:val="en-GB"/>
              </w:rPr>
            </w:pPr>
            <w:r>
              <w:rPr>
                <w:rFonts w:eastAsia="Calibri" w:cstheme="minorHAnsi"/>
                <w:szCs w:val="20"/>
                <w:lang w:val="en-GB"/>
              </w:rPr>
              <w:t>Side of the order</w:t>
            </w:r>
          </w:p>
          <w:p w14:paraId="53F2AE53" w14:textId="77777777" w:rsidR="0042274E" w:rsidRDefault="0042274E" w:rsidP="00D96643">
            <w:pPr>
              <w:pStyle w:val="ListParagraph"/>
              <w:numPr>
                <w:ilvl w:val="0"/>
                <w:numId w:val="21"/>
              </w:numPr>
              <w:spacing w:before="60" w:after="60"/>
              <w:rPr>
                <w:rFonts w:eastAsiaTheme="minorHAnsi" w:cstheme="minorHAnsi"/>
                <w:szCs w:val="20"/>
                <w:lang w:val="en-GB"/>
              </w:rPr>
            </w:pPr>
            <w:r>
              <w:rPr>
                <w:rFonts w:eastAsiaTheme="minorHAnsi" w:cstheme="minorHAnsi"/>
                <w:szCs w:val="20"/>
                <w:lang w:val="en-GB"/>
              </w:rPr>
              <w:t>1 = Buy</w:t>
            </w:r>
          </w:p>
          <w:p w14:paraId="20168670" w14:textId="77777777" w:rsidR="0042274E" w:rsidRPr="0043510C" w:rsidRDefault="0042274E" w:rsidP="00D96643">
            <w:pPr>
              <w:pStyle w:val="ListParagraph"/>
              <w:numPr>
                <w:ilvl w:val="0"/>
                <w:numId w:val="21"/>
              </w:numPr>
              <w:spacing w:before="60" w:after="60"/>
              <w:rPr>
                <w:rFonts w:eastAsiaTheme="minorHAnsi" w:cstheme="minorHAnsi"/>
                <w:szCs w:val="20"/>
                <w:lang w:val="en-GB"/>
              </w:rPr>
            </w:pPr>
            <w:r w:rsidRPr="0043510C">
              <w:rPr>
                <w:rFonts w:eastAsiaTheme="minorHAnsi" w:cstheme="minorHAnsi"/>
                <w:szCs w:val="20"/>
                <w:lang w:val="en-GB"/>
              </w:rPr>
              <w:t>2 = Sell</w:t>
            </w:r>
          </w:p>
        </w:tc>
      </w:tr>
      <w:tr w:rsidR="0042274E" w:rsidRPr="00754E31" w14:paraId="68FA58CC"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242723E7" w14:textId="77777777" w:rsidR="0042274E" w:rsidRDefault="0042274E" w:rsidP="00D96643">
            <w:pPr>
              <w:spacing w:before="60" w:after="60"/>
              <w:rPr>
                <w:rFonts w:cstheme="minorHAnsi"/>
                <w:szCs w:val="20"/>
              </w:rPr>
            </w:pPr>
            <w:r>
              <w:rPr>
                <w:rFonts w:cstheme="minorHAnsi"/>
                <w:szCs w:val="20"/>
              </w:rPr>
              <w:t>Order Quantity</w:t>
            </w:r>
          </w:p>
        </w:tc>
        <w:tc>
          <w:tcPr>
            <w:tcW w:w="3950" w:type="pct"/>
            <w:shd w:val="clear" w:color="auto" w:fill="F2F2F2" w:themeFill="background1" w:themeFillShade="F2"/>
          </w:tcPr>
          <w:p w14:paraId="0C991D01" w14:textId="77777777" w:rsidR="0042274E" w:rsidRPr="00486712" w:rsidRDefault="0042274E" w:rsidP="00D96643">
            <w:pPr>
              <w:spacing w:before="60" w:after="60"/>
              <w:rPr>
                <w:rFonts w:eastAsia="Calibri" w:cstheme="minorHAnsi"/>
                <w:szCs w:val="20"/>
              </w:rPr>
            </w:pPr>
            <w:r>
              <w:rPr>
                <w:rFonts w:eastAsia="Calibri" w:cstheme="minorHAnsi"/>
                <w:szCs w:val="20"/>
              </w:rPr>
              <w:t>Total order quantity</w:t>
            </w:r>
          </w:p>
        </w:tc>
      </w:tr>
      <w:tr w:rsidR="0042274E" w:rsidRPr="00754E31" w14:paraId="518C26A1"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672D751B" w14:textId="77777777" w:rsidR="0042274E" w:rsidRDefault="0042274E" w:rsidP="00D96643">
            <w:pPr>
              <w:spacing w:before="60" w:after="60"/>
              <w:rPr>
                <w:rFonts w:cstheme="minorHAnsi"/>
                <w:szCs w:val="20"/>
              </w:rPr>
            </w:pPr>
            <w:r>
              <w:rPr>
                <w:rFonts w:cstheme="minorHAnsi"/>
                <w:szCs w:val="20"/>
              </w:rPr>
              <w:t>Leaves Quantity</w:t>
            </w:r>
          </w:p>
        </w:tc>
        <w:tc>
          <w:tcPr>
            <w:tcW w:w="3950" w:type="pct"/>
            <w:shd w:val="clear" w:color="auto" w:fill="F2F2F2" w:themeFill="background1" w:themeFillShade="F2"/>
          </w:tcPr>
          <w:p w14:paraId="55F27555" w14:textId="77777777" w:rsidR="0042274E" w:rsidRPr="00486712" w:rsidRDefault="0042274E" w:rsidP="00D96643">
            <w:pPr>
              <w:spacing w:before="60" w:after="60"/>
              <w:rPr>
                <w:rFonts w:eastAsia="Calibri" w:cstheme="minorHAnsi"/>
                <w:szCs w:val="20"/>
              </w:rPr>
            </w:pPr>
            <w:r>
              <w:rPr>
                <w:rFonts w:eastAsia="Calibri" w:cstheme="minorHAnsi"/>
                <w:szCs w:val="20"/>
              </w:rPr>
              <w:t>Open order quantity</w:t>
            </w:r>
          </w:p>
        </w:tc>
      </w:tr>
      <w:tr w:rsidR="0042274E" w:rsidRPr="00754E31" w14:paraId="1D6BCA8C"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08B2C5C9" w14:textId="77777777" w:rsidR="0042274E" w:rsidRDefault="0042274E" w:rsidP="00D96643">
            <w:pPr>
              <w:spacing w:before="60" w:after="60"/>
              <w:rPr>
                <w:rFonts w:cstheme="minorHAnsi"/>
                <w:szCs w:val="20"/>
              </w:rPr>
            </w:pPr>
            <w:r>
              <w:rPr>
                <w:rFonts w:cstheme="minorHAnsi"/>
                <w:szCs w:val="20"/>
              </w:rPr>
              <w:t>Cumulative Quantity</w:t>
            </w:r>
          </w:p>
        </w:tc>
        <w:tc>
          <w:tcPr>
            <w:tcW w:w="3950" w:type="pct"/>
            <w:shd w:val="clear" w:color="auto" w:fill="F2F2F2" w:themeFill="background1" w:themeFillShade="F2"/>
          </w:tcPr>
          <w:p w14:paraId="4D5A5496" w14:textId="77777777" w:rsidR="0042274E" w:rsidRPr="00486712" w:rsidRDefault="0042274E" w:rsidP="00D96643">
            <w:pPr>
              <w:spacing w:before="60" w:after="60"/>
              <w:rPr>
                <w:rFonts w:eastAsia="Calibri" w:cstheme="minorHAnsi"/>
                <w:szCs w:val="20"/>
              </w:rPr>
            </w:pPr>
            <w:r>
              <w:rPr>
                <w:rFonts w:eastAsia="Calibri" w:cstheme="minorHAnsi"/>
                <w:szCs w:val="20"/>
              </w:rPr>
              <w:t>Total quantity filled</w:t>
            </w:r>
          </w:p>
        </w:tc>
      </w:tr>
      <w:tr w:rsidR="0042274E" w:rsidRPr="00754E31" w14:paraId="158037F4"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4B461E59" w14:textId="77777777" w:rsidR="0042274E" w:rsidRDefault="0042274E" w:rsidP="00D96643">
            <w:pPr>
              <w:spacing w:before="60" w:after="60"/>
              <w:rPr>
                <w:rFonts w:cstheme="minorHAnsi"/>
                <w:szCs w:val="20"/>
              </w:rPr>
            </w:pPr>
            <w:r>
              <w:rPr>
                <w:rFonts w:cstheme="minorHAnsi"/>
                <w:szCs w:val="20"/>
              </w:rPr>
              <w:t>Transact Time</w:t>
            </w:r>
          </w:p>
        </w:tc>
        <w:tc>
          <w:tcPr>
            <w:tcW w:w="3950" w:type="pct"/>
            <w:shd w:val="clear" w:color="auto" w:fill="F2F2F2" w:themeFill="background1" w:themeFillShade="F2"/>
          </w:tcPr>
          <w:p w14:paraId="5C070CBB" w14:textId="77777777" w:rsidR="0042274E" w:rsidRDefault="0042274E" w:rsidP="00D96643">
            <w:pPr>
              <w:spacing w:before="60" w:after="60"/>
              <w:rPr>
                <w:rFonts w:eastAsia="Calibri" w:cstheme="minorHAnsi"/>
                <w:szCs w:val="20"/>
                <w:lang w:val="en-GB"/>
              </w:rPr>
            </w:pPr>
            <w:r w:rsidRPr="00486712">
              <w:rPr>
                <w:rFonts w:eastAsia="Calibri" w:cstheme="minorHAnsi"/>
                <w:szCs w:val="20"/>
              </w:rPr>
              <w:t xml:space="preserve">The time at which the </w:t>
            </w:r>
            <w:r>
              <w:rPr>
                <w:rFonts w:eastAsia="Calibri" w:cstheme="minorHAnsi"/>
                <w:szCs w:val="20"/>
              </w:rPr>
              <w:t>message is generated</w:t>
            </w:r>
            <w:r w:rsidRPr="00486712">
              <w:rPr>
                <w:rFonts w:eastAsia="Calibri" w:cstheme="minorHAnsi"/>
                <w:szCs w:val="20"/>
              </w:rPr>
              <w:t>.</w:t>
            </w:r>
          </w:p>
        </w:tc>
      </w:tr>
      <w:tr w:rsidR="0042274E" w:rsidRPr="00754E31" w14:paraId="545F1C46"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72EF5332" w14:textId="77777777" w:rsidR="0042274E" w:rsidRDefault="0042274E" w:rsidP="00D96643">
            <w:pPr>
              <w:spacing w:before="60" w:after="60"/>
              <w:rPr>
                <w:rFonts w:cstheme="minorHAnsi"/>
                <w:szCs w:val="20"/>
              </w:rPr>
            </w:pPr>
            <w:r>
              <w:rPr>
                <w:rFonts w:cstheme="minorHAnsi"/>
                <w:szCs w:val="20"/>
              </w:rPr>
              <w:t>Order ID</w:t>
            </w:r>
          </w:p>
        </w:tc>
        <w:tc>
          <w:tcPr>
            <w:tcW w:w="3950" w:type="pct"/>
            <w:shd w:val="clear" w:color="auto" w:fill="F2F2F2" w:themeFill="background1" w:themeFillShade="F2"/>
          </w:tcPr>
          <w:p w14:paraId="625790E9" w14:textId="77777777" w:rsidR="0042274E" w:rsidRPr="009D6754" w:rsidRDefault="0042274E" w:rsidP="00D96643">
            <w:pPr>
              <w:spacing w:before="60" w:after="60"/>
              <w:rPr>
                <w:rFonts w:eastAsia="Calibri" w:cstheme="minorHAnsi"/>
                <w:szCs w:val="20"/>
                <w:lang w:val="en-GB"/>
              </w:rPr>
            </w:pPr>
            <w:r>
              <w:rPr>
                <w:rFonts w:eastAsia="Calibri" w:cstheme="minorHAnsi"/>
                <w:szCs w:val="20"/>
                <w:lang w:val="en-GB"/>
              </w:rPr>
              <w:t>Order ID assigned for the order</w:t>
            </w:r>
          </w:p>
        </w:tc>
      </w:tr>
    </w:tbl>
    <w:p w14:paraId="5FCC9D44" w14:textId="77777777" w:rsidR="0042274E" w:rsidRDefault="0042274E" w:rsidP="0042274E">
      <w:pPr>
        <w:spacing w:before="120"/>
        <w:jc w:val="both"/>
        <w:rPr>
          <w:rFonts w:cstheme="minorHAnsi"/>
          <w:sz w:val="22"/>
          <w:szCs w:val="22"/>
        </w:rPr>
      </w:pPr>
      <w:r>
        <w:rPr>
          <w:rFonts w:cstheme="minorHAnsi"/>
          <w:sz w:val="22"/>
          <w:szCs w:val="22"/>
        </w:rPr>
        <w:t>Optional Fields:</w:t>
      </w:r>
    </w:p>
    <w:p w14:paraId="47BA32DD" w14:textId="77777777" w:rsidR="0042274E" w:rsidRDefault="0042274E" w:rsidP="0042274E">
      <w:pPr>
        <w:spacing w:before="120"/>
        <w:jc w:val="both"/>
        <w:rPr>
          <w:rFonts w:cstheme="minorHAnsi"/>
          <w:sz w:val="22"/>
          <w:szCs w:val="22"/>
        </w:rPr>
      </w:pPr>
      <w:r>
        <w:rPr>
          <w:rFonts w:cstheme="minorHAnsi"/>
          <w:sz w:val="22"/>
          <w:szCs w:val="22"/>
        </w:rPr>
        <w:t>There is no optional field for this message.</w:t>
      </w:r>
    </w:p>
    <w:p w14:paraId="4D3E171C" w14:textId="77777777" w:rsidR="0042274E" w:rsidRDefault="0042274E" w:rsidP="0042274E">
      <w:pPr>
        <w:spacing w:before="120"/>
        <w:jc w:val="both"/>
        <w:rPr>
          <w:rFonts w:cstheme="minorHAnsi"/>
          <w:sz w:val="22"/>
          <w:szCs w:val="22"/>
        </w:rPr>
      </w:pPr>
    </w:p>
    <w:p w14:paraId="62096A4E" w14:textId="77777777" w:rsidR="0042274E" w:rsidRDefault="0042274E" w:rsidP="0042274E">
      <w:pPr>
        <w:pStyle w:val="Heading3"/>
      </w:pPr>
      <w:bookmarkStart w:id="734" w:name="_Toc170578891"/>
      <w:r>
        <w:t>Cancel Accepted (56)</w:t>
      </w:r>
      <w:bookmarkEnd w:id="734"/>
    </w:p>
    <w:p w14:paraId="2D9FB813" w14:textId="263E0836" w:rsidR="009346D8" w:rsidRDefault="009346D8" w:rsidP="009346D8">
      <w:pPr>
        <w:pStyle w:val="NormalNGMDS"/>
        <w:spacing w:after="120"/>
        <w:ind w:left="0"/>
      </w:pPr>
      <w:r w:rsidRPr="009F2FBA">
        <w:t xml:space="preserve">The gateway sends this message </w:t>
      </w:r>
      <w:r w:rsidR="00DB5084">
        <w:t xml:space="preserve">to respond </w:t>
      </w:r>
      <w:r w:rsidRPr="009F2FBA">
        <w:t xml:space="preserve">the </w:t>
      </w:r>
      <w:r>
        <w:t>Order Cancel Request</w:t>
      </w:r>
      <w:r w:rsidRPr="009F2FBA">
        <w:t xml:space="preserve"> to indicate</w:t>
      </w:r>
      <w:r>
        <w:t xml:space="preserve"> the request is rejected.</w:t>
      </w:r>
    </w:p>
    <w:tbl>
      <w:tblPr>
        <w:tblW w:w="4995"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890"/>
        <w:gridCol w:w="7110"/>
      </w:tblGrid>
      <w:tr w:rsidR="0042274E" w:rsidRPr="003C47FD" w14:paraId="3FF8A162" w14:textId="77777777" w:rsidTr="00D96643">
        <w:trPr>
          <w:trHeight w:val="300"/>
        </w:trPr>
        <w:tc>
          <w:tcPr>
            <w:tcW w:w="1050" w:type="pct"/>
            <w:shd w:val="clear" w:color="auto" w:fill="C6D9F1" w:themeFill="text2" w:themeFillTint="33"/>
            <w:noWrap/>
          </w:tcPr>
          <w:p w14:paraId="1E9AD86C" w14:textId="77777777" w:rsidR="0042274E" w:rsidRPr="001161AF" w:rsidRDefault="0042274E" w:rsidP="00D96643">
            <w:pPr>
              <w:pStyle w:val="Tablehead"/>
              <w:spacing w:after="0"/>
              <w:rPr>
                <w:rFonts w:cstheme="minorHAnsi"/>
                <w:lang w:val="en-GB"/>
              </w:rPr>
            </w:pPr>
            <w:r>
              <w:rPr>
                <w:rFonts w:cstheme="minorHAnsi"/>
                <w:lang w:val="en-GB"/>
              </w:rPr>
              <w:lastRenderedPageBreak/>
              <w:t>Field Name</w:t>
            </w:r>
          </w:p>
        </w:tc>
        <w:tc>
          <w:tcPr>
            <w:tcW w:w="3950" w:type="pct"/>
            <w:shd w:val="clear" w:color="auto" w:fill="C6D9F1" w:themeFill="text2" w:themeFillTint="33"/>
          </w:tcPr>
          <w:p w14:paraId="356D5F95"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2EB14645"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405406AA" w14:textId="77777777" w:rsidR="0042274E" w:rsidRPr="00065BAC" w:rsidRDefault="0042274E" w:rsidP="00D96643">
            <w:pPr>
              <w:spacing w:before="60" w:after="60"/>
              <w:rPr>
                <w:rFonts w:cstheme="minorHAnsi"/>
                <w:szCs w:val="20"/>
                <w:lang w:val="en-GB"/>
              </w:rPr>
            </w:pPr>
            <w:r>
              <w:rPr>
                <w:rFonts w:cstheme="minorHAnsi"/>
                <w:szCs w:val="20"/>
                <w:lang w:val="en-GB"/>
              </w:rPr>
              <w:t>Client Order ID</w:t>
            </w:r>
          </w:p>
        </w:tc>
        <w:tc>
          <w:tcPr>
            <w:tcW w:w="3950" w:type="pct"/>
            <w:shd w:val="clear" w:color="auto" w:fill="F2F2F2" w:themeFill="background1" w:themeFillShade="F2"/>
          </w:tcPr>
          <w:p w14:paraId="72908E55" w14:textId="77777777" w:rsidR="0042274E" w:rsidRPr="00065BAC" w:rsidRDefault="0042274E" w:rsidP="00D96643">
            <w:pPr>
              <w:spacing w:before="60" w:after="60"/>
              <w:rPr>
                <w:rFonts w:cstheme="minorHAnsi"/>
                <w:szCs w:val="20"/>
              </w:rPr>
            </w:pPr>
            <w:r w:rsidRPr="000613D8">
              <w:rPr>
                <w:rFonts w:eastAsia="Calibri" w:cstheme="minorHAnsi"/>
                <w:szCs w:val="20"/>
                <w:lang w:val="en-GB"/>
              </w:rPr>
              <w:t xml:space="preserve">Client specified identifier of the </w:t>
            </w:r>
            <w:r>
              <w:rPr>
                <w:rFonts w:eastAsia="Calibri" w:cstheme="minorHAnsi"/>
                <w:szCs w:val="20"/>
                <w:lang w:val="en-GB"/>
              </w:rPr>
              <w:t>cancel request.</w:t>
            </w:r>
          </w:p>
        </w:tc>
      </w:tr>
      <w:tr w:rsidR="0042274E" w:rsidRPr="00754E31" w14:paraId="0AE1B057"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61E1946A" w14:textId="77777777" w:rsidR="0042274E" w:rsidRPr="00065BAC" w:rsidRDefault="0042274E" w:rsidP="00D96643">
            <w:pPr>
              <w:spacing w:before="60" w:after="60"/>
              <w:rPr>
                <w:rFonts w:cstheme="minorHAnsi"/>
                <w:szCs w:val="20"/>
              </w:rPr>
            </w:pPr>
            <w:r>
              <w:rPr>
                <w:rFonts w:cstheme="minorHAnsi"/>
                <w:szCs w:val="20"/>
              </w:rPr>
              <w:t>Original Client Order</w:t>
            </w:r>
            <w:r w:rsidRPr="0012012C">
              <w:rPr>
                <w:rFonts w:cstheme="minorHAnsi"/>
                <w:szCs w:val="20"/>
              </w:rPr>
              <w:t xml:space="preserve"> ID</w:t>
            </w:r>
          </w:p>
        </w:tc>
        <w:tc>
          <w:tcPr>
            <w:tcW w:w="3950" w:type="pct"/>
            <w:shd w:val="clear" w:color="auto" w:fill="F2F2F2" w:themeFill="background1" w:themeFillShade="F2"/>
          </w:tcPr>
          <w:p w14:paraId="26078E10" w14:textId="77777777" w:rsidR="0042274E" w:rsidRPr="00065BAC" w:rsidRDefault="0042274E" w:rsidP="00D96643">
            <w:pPr>
              <w:spacing w:before="60" w:after="60"/>
              <w:rPr>
                <w:rFonts w:cstheme="minorHAnsi"/>
                <w:szCs w:val="20"/>
              </w:rPr>
            </w:pPr>
            <w:r w:rsidRPr="000746FA">
              <w:rPr>
                <w:rFonts w:eastAsia="Calibri" w:cstheme="minorHAnsi"/>
                <w:szCs w:val="20"/>
                <w:lang w:val="en-GB"/>
              </w:rPr>
              <w:t xml:space="preserve">Client Order ID of the </w:t>
            </w:r>
            <w:r>
              <w:rPr>
                <w:rFonts w:eastAsia="Calibri" w:cstheme="minorHAnsi"/>
                <w:szCs w:val="20"/>
                <w:lang w:val="en-GB"/>
              </w:rPr>
              <w:t xml:space="preserve">original </w:t>
            </w:r>
            <w:r w:rsidRPr="000746FA">
              <w:rPr>
                <w:rFonts w:eastAsia="Calibri" w:cstheme="minorHAnsi"/>
                <w:szCs w:val="20"/>
                <w:lang w:val="en-GB"/>
              </w:rPr>
              <w:t xml:space="preserve">order being </w:t>
            </w:r>
            <w:r>
              <w:rPr>
                <w:rFonts w:eastAsia="Calibri" w:cstheme="minorHAnsi"/>
                <w:szCs w:val="20"/>
                <w:lang w:val="en-GB"/>
              </w:rPr>
              <w:t>cancelled.</w:t>
            </w:r>
          </w:p>
        </w:tc>
      </w:tr>
      <w:tr w:rsidR="0042274E" w:rsidRPr="00754E31" w14:paraId="7DB1DAE1"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0F36B9BF" w14:textId="77777777" w:rsidR="0042274E" w:rsidRDefault="0042274E" w:rsidP="00D96643">
            <w:pPr>
              <w:spacing w:before="60" w:after="60"/>
              <w:rPr>
                <w:rFonts w:cstheme="minorHAnsi"/>
                <w:szCs w:val="20"/>
              </w:rPr>
            </w:pPr>
            <w:r>
              <w:rPr>
                <w:rFonts w:cstheme="minorHAnsi"/>
                <w:szCs w:val="20"/>
              </w:rPr>
              <w:t>Transact Time</w:t>
            </w:r>
          </w:p>
        </w:tc>
        <w:tc>
          <w:tcPr>
            <w:tcW w:w="3950" w:type="pct"/>
            <w:shd w:val="clear" w:color="auto" w:fill="F2F2F2" w:themeFill="background1" w:themeFillShade="F2"/>
          </w:tcPr>
          <w:p w14:paraId="41809A72" w14:textId="77777777" w:rsidR="0042274E" w:rsidRDefault="0042274E" w:rsidP="00D96643">
            <w:pPr>
              <w:spacing w:before="60" w:after="60"/>
              <w:rPr>
                <w:rFonts w:eastAsia="Calibri" w:cstheme="minorHAnsi"/>
                <w:szCs w:val="20"/>
              </w:rPr>
            </w:pPr>
            <w:r w:rsidRPr="00486712">
              <w:rPr>
                <w:rFonts w:eastAsia="Calibri" w:cstheme="minorHAnsi"/>
                <w:szCs w:val="20"/>
              </w:rPr>
              <w:t xml:space="preserve">The time at which the </w:t>
            </w:r>
            <w:r>
              <w:rPr>
                <w:rFonts w:eastAsia="Calibri" w:cstheme="minorHAnsi"/>
                <w:szCs w:val="20"/>
              </w:rPr>
              <w:t>message is generated</w:t>
            </w:r>
            <w:r w:rsidRPr="00486712">
              <w:rPr>
                <w:rFonts w:eastAsia="Calibri" w:cstheme="minorHAnsi"/>
                <w:szCs w:val="20"/>
              </w:rPr>
              <w:t>.</w:t>
            </w:r>
          </w:p>
        </w:tc>
      </w:tr>
      <w:tr w:rsidR="0042274E" w:rsidRPr="00754E31" w14:paraId="5EE0A881"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2B26F748" w14:textId="77777777" w:rsidR="0042274E" w:rsidRDefault="0042274E" w:rsidP="00D96643">
            <w:pPr>
              <w:spacing w:before="60" w:after="60"/>
              <w:rPr>
                <w:rFonts w:cstheme="minorHAnsi"/>
                <w:szCs w:val="20"/>
                <w:lang w:val="en-GB"/>
              </w:rPr>
            </w:pPr>
            <w:r>
              <w:rPr>
                <w:rFonts w:cstheme="minorHAnsi"/>
                <w:szCs w:val="20"/>
                <w:lang w:val="en-GB"/>
              </w:rPr>
              <w:t>Executing Trader</w:t>
            </w:r>
          </w:p>
        </w:tc>
        <w:tc>
          <w:tcPr>
            <w:tcW w:w="3950" w:type="pct"/>
            <w:shd w:val="clear" w:color="auto" w:fill="F2F2F2" w:themeFill="background1" w:themeFillShade="F2"/>
          </w:tcPr>
          <w:p w14:paraId="10E93D48" w14:textId="77777777" w:rsidR="0042274E" w:rsidRPr="006F1E73" w:rsidRDefault="0042274E" w:rsidP="00D96643">
            <w:pPr>
              <w:spacing w:before="60" w:after="60"/>
              <w:rPr>
                <w:rFonts w:eastAsia="Calibri" w:cstheme="minorHAnsi"/>
                <w:szCs w:val="20"/>
              </w:rPr>
            </w:pPr>
            <w:r w:rsidRPr="00A46BE3">
              <w:rPr>
                <w:rFonts w:eastAsia="Calibri" w:cstheme="minorHAnsi"/>
                <w:szCs w:val="20"/>
              </w:rPr>
              <w:t>Client specified executing trader or other entity form client side.</w:t>
            </w:r>
          </w:p>
        </w:tc>
      </w:tr>
      <w:tr w:rsidR="0042274E" w:rsidRPr="00754E31" w14:paraId="74B8E1FB"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6BAD434A" w14:textId="77777777" w:rsidR="0042274E" w:rsidRPr="00065BAC" w:rsidRDefault="0042274E" w:rsidP="00D96643">
            <w:pPr>
              <w:spacing w:before="60" w:after="60"/>
              <w:rPr>
                <w:rFonts w:cstheme="minorHAnsi"/>
                <w:szCs w:val="20"/>
              </w:rPr>
            </w:pPr>
            <w:r w:rsidRPr="0012012C">
              <w:rPr>
                <w:rFonts w:cstheme="minorHAnsi"/>
                <w:szCs w:val="20"/>
              </w:rPr>
              <w:t>Security ID</w:t>
            </w:r>
            <w:r>
              <w:rPr>
                <w:rFonts w:cstheme="minorHAnsi"/>
                <w:szCs w:val="20"/>
              </w:rPr>
              <w:t>-</w:t>
            </w:r>
          </w:p>
        </w:tc>
        <w:tc>
          <w:tcPr>
            <w:tcW w:w="3950" w:type="pct"/>
            <w:shd w:val="clear" w:color="auto" w:fill="F2F2F2" w:themeFill="background1" w:themeFillShade="F2"/>
          </w:tcPr>
          <w:p w14:paraId="70FB5355" w14:textId="77777777" w:rsidR="0042274E" w:rsidRPr="00065BAC" w:rsidRDefault="0042274E" w:rsidP="00D96643">
            <w:pPr>
              <w:spacing w:before="60" w:after="60"/>
              <w:rPr>
                <w:rFonts w:cstheme="minorHAnsi"/>
                <w:szCs w:val="20"/>
              </w:rPr>
            </w:pPr>
            <w:r w:rsidRPr="0012012C">
              <w:rPr>
                <w:rFonts w:cstheme="minorHAnsi"/>
                <w:szCs w:val="20"/>
              </w:rPr>
              <w:t>Instrument identifier</w:t>
            </w:r>
          </w:p>
        </w:tc>
      </w:tr>
      <w:tr w:rsidR="0042274E" w:rsidRPr="00754E31" w14:paraId="1C50D6EB"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73C24EFE" w14:textId="77777777" w:rsidR="0042274E" w:rsidRPr="00065BAC" w:rsidRDefault="0042274E" w:rsidP="00D96643">
            <w:pPr>
              <w:spacing w:before="60" w:after="60"/>
              <w:rPr>
                <w:rFonts w:cstheme="minorHAnsi"/>
                <w:szCs w:val="20"/>
              </w:rPr>
            </w:pPr>
            <w:r>
              <w:rPr>
                <w:rFonts w:cstheme="minorHAnsi"/>
                <w:szCs w:val="20"/>
              </w:rPr>
              <w:t>Side</w:t>
            </w:r>
          </w:p>
        </w:tc>
        <w:tc>
          <w:tcPr>
            <w:tcW w:w="3950" w:type="pct"/>
            <w:shd w:val="clear" w:color="auto" w:fill="F2F2F2" w:themeFill="background1" w:themeFillShade="F2"/>
          </w:tcPr>
          <w:p w14:paraId="005D6D60" w14:textId="77777777" w:rsidR="0042274E" w:rsidRDefault="0042274E" w:rsidP="00D96643">
            <w:pPr>
              <w:spacing w:before="60" w:after="60"/>
              <w:rPr>
                <w:rFonts w:eastAsia="Calibri" w:cstheme="minorHAnsi"/>
                <w:szCs w:val="20"/>
                <w:lang w:val="en-GB"/>
              </w:rPr>
            </w:pPr>
            <w:r>
              <w:rPr>
                <w:rFonts w:eastAsia="Calibri" w:cstheme="minorHAnsi"/>
                <w:szCs w:val="20"/>
                <w:lang w:val="en-GB"/>
              </w:rPr>
              <w:t>Side of the order</w:t>
            </w:r>
          </w:p>
          <w:p w14:paraId="1B399C2C" w14:textId="77777777" w:rsidR="0042274E" w:rsidRDefault="0042274E" w:rsidP="00D96643">
            <w:pPr>
              <w:pStyle w:val="ListParagraph"/>
              <w:numPr>
                <w:ilvl w:val="0"/>
                <w:numId w:val="21"/>
              </w:numPr>
              <w:spacing w:before="60" w:after="60"/>
              <w:rPr>
                <w:rFonts w:eastAsiaTheme="minorHAnsi" w:cstheme="minorHAnsi"/>
                <w:szCs w:val="20"/>
                <w:lang w:val="en-GB"/>
              </w:rPr>
            </w:pPr>
            <w:r>
              <w:rPr>
                <w:rFonts w:eastAsiaTheme="minorHAnsi" w:cstheme="minorHAnsi"/>
                <w:szCs w:val="20"/>
                <w:lang w:val="en-GB"/>
              </w:rPr>
              <w:t>1 = Buy</w:t>
            </w:r>
          </w:p>
          <w:p w14:paraId="0C29027B" w14:textId="77777777" w:rsidR="0042274E" w:rsidRPr="004476B5" w:rsidRDefault="0042274E" w:rsidP="00D96643">
            <w:pPr>
              <w:pStyle w:val="ListParagraph"/>
              <w:numPr>
                <w:ilvl w:val="0"/>
                <w:numId w:val="21"/>
              </w:numPr>
              <w:spacing w:before="60" w:after="60"/>
              <w:rPr>
                <w:rFonts w:eastAsiaTheme="minorHAnsi" w:cstheme="minorHAnsi"/>
                <w:szCs w:val="20"/>
                <w:lang w:val="en-GB"/>
              </w:rPr>
            </w:pPr>
            <w:r>
              <w:rPr>
                <w:rFonts w:eastAsiaTheme="minorHAnsi" w:cstheme="minorHAnsi"/>
                <w:szCs w:val="20"/>
                <w:lang w:val="en-GB"/>
              </w:rPr>
              <w:t>2 = Sell</w:t>
            </w:r>
          </w:p>
        </w:tc>
      </w:tr>
      <w:tr w:rsidR="0042274E" w:rsidRPr="00754E31" w14:paraId="0AAEA236"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6451AB9E" w14:textId="77777777" w:rsidR="0042274E" w:rsidRDefault="0042274E" w:rsidP="00D96643">
            <w:pPr>
              <w:spacing w:before="60" w:after="60"/>
              <w:rPr>
                <w:rFonts w:cstheme="minorHAnsi"/>
                <w:szCs w:val="20"/>
              </w:rPr>
            </w:pPr>
            <w:r>
              <w:rPr>
                <w:rFonts w:cstheme="minorHAnsi"/>
                <w:szCs w:val="20"/>
              </w:rPr>
              <w:t>Order Quantity</w:t>
            </w:r>
          </w:p>
        </w:tc>
        <w:tc>
          <w:tcPr>
            <w:tcW w:w="3950" w:type="pct"/>
            <w:shd w:val="clear" w:color="auto" w:fill="F2F2F2" w:themeFill="background1" w:themeFillShade="F2"/>
          </w:tcPr>
          <w:p w14:paraId="2C31B9B8" w14:textId="77777777" w:rsidR="0042274E" w:rsidRDefault="0042274E" w:rsidP="00D96643">
            <w:pPr>
              <w:spacing w:before="60" w:after="60"/>
              <w:rPr>
                <w:rFonts w:eastAsia="Calibri" w:cstheme="minorHAnsi"/>
                <w:szCs w:val="20"/>
              </w:rPr>
            </w:pPr>
            <w:r w:rsidRPr="00535A78">
              <w:rPr>
                <w:rFonts w:eastAsia="Calibri" w:cstheme="minorHAnsi"/>
                <w:szCs w:val="20"/>
              </w:rPr>
              <w:t>Total order quantity of the order</w:t>
            </w:r>
          </w:p>
        </w:tc>
      </w:tr>
      <w:tr w:rsidR="0042274E" w:rsidRPr="00754E31" w14:paraId="3FB99B27"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6891A757" w14:textId="77777777" w:rsidR="0042274E" w:rsidRPr="00065BAC" w:rsidRDefault="0042274E" w:rsidP="00D96643">
            <w:pPr>
              <w:spacing w:before="60" w:after="60"/>
              <w:rPr>
                <w:rFonts w:cstheme="minorHAnsi"/>
                <w:szCs w:val="20"/>
              </w:rPr>
            </w:pPr>
            <w:r>
              <w:rPr>
                <w:rFonts w:cstheme="minorHAnsi"/>
                <w:szCs w:val="20"/>
              </w:rPr>
              <w:t>Price</w:t>
            </w:r>
          </w:p>
        </w:tc>
        <w:tc>
          <w:tcPr>
            <w:tcW w:w="3950" w:type="pct"/>
            <w:shd w:val="clear" w:color="auto" w:fill="F2F2F2" w:themeFill="background1" w:themeFillShade="F2"/>
          </w:tcPr>
          <w:p w14:paraId="36CD9783" w14:textId="77777777" w:rsidR="0042274E" w:rsidRPr="008C2AB2" w:rsidRDefault="0042274E" w:rsidP="00D96643">
            <w:pPr>
              <w:spacing w:before="60" w:after="60"/>
              <w:rPr>
                <w:rFonts w:eastAsia="Calibri" w:cstheme="minorHAnsi"/>
                <w:szCs w:val="20"/>
              </w:rPr>
            </w:pPr>
            <w:r w:rsidRPr="008C2AB2">
              <w:rPr>
                <w:rFonts w:eastAsia="Calibri" w:cstheme="minorHAnsi"/>
                <w:szCs w:val="20"/>
              </w:rPr>
              <w:t>Price of order</w:t>
            </w:r>
            <w:r>
              <w:rPr>
                <w:rFonts w:eastAsia="Calibri" w:cstheme="minorHAnsi"/>
                <w:szCs w:val="20"/>
              </w:rPr>
              <w:t>.</w:t>
            </w:r>
          </w:p>
          <w:p w14:paraId="083A4D71" w14:textId="77777777" w:rsidR="0042274E" w:rsidRPr="008C2AB2" w:rsidRDefault="0042274E" w:rsidP="00D96643">
            <w:pPr>
              <w:spacing w:before="60" w:after="60"/>
              <w:rPr>
                <w:rFonts w:eastAsia="Calibri" w:cstheme="minorHAnsi"/>
                <w:szCs w:val="20"/>
              </w:rPr>
            </w:pPr>
          </w:p>
        </w:tc>
      </w:tr>
      <w:tr w:rsidR="00BD2BC3" w:rsidRPr="00754E31" w14:paraId="5FB1E542"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1A8B6183" w14:textId="77777777" w:rsidR="00BD2BC3" w:rsidRDefault="00BD2BC3" w:rsidP="00D96643">
            <w:pPr>
              <w:spacing w:before="60" w:after="60"/>
              <w:rPr>
                <w:rFonts w:cstheme="minorHAnsi"/>
                <w:szCs w:val="20"/>
              </w:rPr>
            </w:pPr>
            <w:r w:rsidRPr="00ED69E4">
              <w:rPr>
                <w:rFonts w:cstheme="minorHAnsi"/>
                <w:szCs w:val="20"/>
              </w:rPr>
              <w:t>Execution ID</w:t>
            </w:r>
          </w:p>
        </w:tc>
        <w:tc>
          <w:tcPr>
            <w:tcW w:w="3950" w:type="pct"/>
            <w:shd w:val="clear" w:color="auto" w:fill="F2F2F2" w:themeFill="background1" w:themeFillShade="F2"/>
          </w:tcPr>
          <w:p w14:paraId="70289390" w14:textId="77777777" w:rsidR="00BD2BC3" w:rsidRPr="009D6754" w:rsidRDefault="00BD2BC3" w:rsidP="00D96643">
            <w:pPr>
              <w:spacing w:before="60" w:after="60"/>
              <w:rPr>
                <w:rFonts w:eastAsia="Calibri" w:cstheme="minorHAnsi"/>
                <w:szCs w:val="20"/>
                <w:lang w:val="en-GB"/>
              </w:rPr>
            </w:pPr>
            <w:r w:rsidRPr="00AD055D">
              <w:rPr>
                <w:rFonts w:eastAsia="Calibri" w:cstheme="minorHAnsi"/>
                <w:szCs w:val="20"/>
                <w:lang w:val="en-GB"/>
              </w:rPr>
              <w:t>Unique Execution ID assigned by the system</w:t>
            </w:r>
            <w:r>
              <w:rPr>
                <w:rFonts w:eastAsia="Calibri" w:cstheme="minorHAnsi"/>
                <w:szCs w:val="20"/>
                <w:lang w:val="en-GB"/>
              </w:rPr>
              <w:t>.</w:t>
            </w:r>
          </w:p>
        </w:tc>
      </w:tr>
      <w:tr w:rsidR="0042274E" w:rsidRPr="00754E31" w14:paraId="0A162C3A"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4E81FC5C" w14:textId="77777777" w:rsidR="0042274E" w:rsidRDefault="0042274E" w:rsidP="00D96643">
            <w:pPr>
              <w:spacing w:before="60" w:after="60"/>
              <w:rPr>
                <w:rFonts w:cstheme="minorHAnsi"/>
                <w:szCs w:val="20"/>
              </w:rPr>
            </w:pPr>
            <w:r>
              <w:rPr>
                <w:rFonts w:cstheme="minorHAnsi"/>
                <w:szCs w:val="20"/>
              </w:rPr>
              <w:t>Order ID</w:t>
            </w:r>
          </w:p>
        </w:tc>
        <w:tc>
          <w:tcPr>
            <w:tcW w:w="3950" w:type="pct"/>
            <w:shd w:val="clear" w:color="auto" w:fill="F2F2F2" w:themeFill="background1" w:themeFillShade="F2"/>
          </w:tcPr>
          <w:p w14:paraId="6BBB436A" w14:textId="77777777" w:rsidR="0042274E" w:rsidRPr="009D6754" w:rsidRDefault="0042274E" w:rsidP="00D96643">
            <w:pPr>
              <w:spacing w:before="60" w:after="60"/>
              <w:rPr>
                <w:rFonts w:eastAsia="Calibri" w:cstheme="minorHAnsi"/>
                <w:szCs w:val="20"/>
                <w:lang w:val="en-GB"/>
              </w:rPr>
            </w:pPr>
            <w:r>
              <w:rPr>
                <w:rFonts w:eastAsia="Calibri" w:cstheme="minorHAnsi"/>
                <w:szCs w:val="20"/>
                <w:lang w:val="en-GB"/>
              </w:rPr>
              <w:t>Order ID assigned for the order</w:t>
            </w:r>
          </w:p>
        </w:tc>
      </w:tr>
      <w:tr w:rsidR="0042274E" w:rsidRPr="00754E31" w14:paraId="1B52918D" w14:textId="77777777" w:rsidTr="00D96643">
        <w:tblPrEx>
          <w:tblLook w:val="01E0" w:firstRow="1" w:lastRow="1" w:firstColumn="1" w:lastColumn="1" w:noHBand="0" w:noVBand="0"/>
        </w:tblPrEx>
        <w:trPr>
          <w:cantSplit/>
          <w:trHeight w:val="343"/>
        </w:trPr>
        <w:tc>
          <w:tcPr>
            <w:tcW w:w="1050"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0FAB6425" w14:textId="77777777" w:rsidR="0042274E" w:rsidRDefault="0042274E" w:rsidP="00D96643">
            <w:pPr>
              <w:spacing w:before="60" w:after="60"/>
              <w:rPr>
                <w:rFonts w:cstheme="minorHAnsi"/>
                <w:szCs w:val="20"/>
              </w:rPr>
            </w:pPr>
            <w:r>
              <w:rPr>
                <w:rFonts w:cstheme="minorHAnsi"/>
                <w:szCs w:val="20"/>
              </w:rPr>
              <w:t>Cumulative Quantity</w:t>
            </w:r>
          </w:p>
        </w:tc>
        <w:tc>
          <w:tcPr>
            <w:tcW w:w="3950"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3D2DA653" w14:textId="77777777" w:rsidR="0042274E" w:rsidRPr="00BF52AE" w:rsidRDefault="0042274E" w:rsidP="00D96643">
            <w:pPr>
              <w:spacing w:before="60" w:after="60"/>
              <w:rPr>
                <w:rFonts w:eastAsia="Calibri" w:cstheme="minorHAnsi"/>
                <w:szCs w:val="20"/>
                <w:lang w:val="en-GB"/>
              </w:rPr>
            </w:pPr>
            <w:r w:rsidRPr="00BF52AE">
              <w:rPr>
                <w:rFonts w:eastAsia="Calibri" w:cstheme="minorHAnsi"/>
                <w:szCs w:val="20"/>
                <w:lang w:val="en-GB"/>
              </w:rPr>
              <w:t>Total quantity filled</w:t>
            </w:r>
          </w:p>
        </w:tc>
      </w:tr>
    </w:tbl>
    <w:p w14:paraId="49A68811" w14:textId="77777777" w:rsidR="0042274E" w:rsidRDefault="0042274E" w:rsidP="0042274E">
      <w:pPr>
        <w:spacing w:before="120"/>
        <w:jc w:val="both"/>
        <w:rPr>
          <w:rFonts w:cstheme="minorHAnsi"/>
          <w:sz w:val="22"/>
          <w:szCs w:val="22"/>
        </w:rPr>
      </w:pPr>
      <w:r>
        <w:rPr>
          <w:rFonts w:cstheme="minorHAnsi"/>
          <w:sz w:val="22"/>
          <w:szCs w:val="22"/>
        </w:rPr>
        <w:t>Optional Fields:</w:t>
      </w:r>
    </w:p>
    <w:p w14:paraId="14BED6B6" w14:textId="77777777" w:rsidR="0042274E" w:rsidRDefault="0042274E" w:rsidP="0042274E">
      <w:pPr>
        <w:spacing w:before="120"/>
        <w:jc w:val="both"/>
        <w:rPr>
          <w:rFonts w:cstheme="minorHAnsi"/>
          <w:sz w:val="22"/>
          <w:szCs w:val="22"/>
        </w:rPr>
      </w:pPr>
      <w:r>
        <w:rPr>
          <w:rFonts w:cstheme="minorHAnsi"/>
          <w:sz w:val="22"/>
          <w:szCs w:val="22"/>
        </w:rPr>
        <w:t>There is no optional field for this message.</w:t>
      </w:r>
    </w:p>
    <w:p w14:paraId="783FB21F" w14:textId="77777777" w:rsidR="0042274E" w:rsidRDefault="0042274E" w:rsidP="0042274E">
      <w:pPr>
        <w:spacing w:before="120"/>
        <w:jc w:val="both"/>
        <w:rPr>
          <w:rFonts w:cstheme="minorHAnsi"/>
          <w:sz w:val="22"/>
          <w:szCs w:val="22"/>
        </w:rPr>
      </w:pPr>
    </w:p>
    <w:p w14:paraId="3EA13D55" w14:textId="77777777" w:rsidR="0042274E" w:rsidRDefault="0042274E" w:rsidP="0042274E">
      <w:pPr>
        <w:pStyle w:val="Heading3"/>
      </w:pPr>
      <w:bookmarkStart w:id="735" w:name="_Toc170578892"/>
      <w:r>
        <w:t>Order Restated (57)</w:t>
      </w:r>
      <w:bookmarkEnd w:id="735"/>
    </w:p>
    <w:p w14:paraId="4ABAB946" w14:textId="14347961" w:rsidR="0042274E" w:rsidRDefault="009346D8" w:rsidP="0042274E">
      <w:pPr>
        <w:pStyle w:val="NormalNGMDS"/>
        <w:spacing w:after="120"/>
        <w:ind w:left="0"/>
      </w:pPr>
      <w:r w:rsidRPr="009F2FBA">
        <w:t xml:space="preserve">The gateway sends this message </w:t>
      </w:r>
      <w:r>
        <w:t xml:space="preserve">to the client </w:t>
      </w:r>
      <w:r w:rsidR="002B3548">
        <w:t xml:space="preserve">to </w:t>
      </w:r>
      <w:r>
        <w:t xml:space="preserve">convey </w:t>
      </w:r>
      <w:r w:rsidR="0042274E">
        <w:t>an order has been restated for the following scenarios:</w:t>
      </w:r>
    </w:p>
    <w:p w14:paraId="786292A2" w14:textId="77777777" w:rsidR="0042274E" w:rsidRDefault="0042274E" w:rsidP="0042274E">
      <w:pPr>
        <w:pStyle w:val="NormalNGMDS"/>
        <w:numPr>
          <w:ilvl w:val="0"/>
          <w:numId w:val="96"/>
        </w:numPr>
        <w:spacing w:after="120"/>
      </w:pPr>
      <w:r>
        <w:t>Unexpired GT order is reloaded on a new</w:t>
      </w:r>
      <w:r w:rsidRPr="00A90A06">
        <w:t xml:space="preserve"> trading day</w:t>
      </w:r>
      <w:r>
        <w:t>.</w:t>
      </w:r>
    </w:p>
    <w:p w14:paraId="78A059BE" w14:textId="77777777" w:rsidR="0042274E" w:rsidRDefault="0042274E" w:rsidP="0042274E">
      <w:pPr>
        <w:pStyle w:val="NormalNGMDS"/>
        <w:numPr>
          <w:ilvl w:val="0"/>
          <w:numId w:val="96"/>
        </w:numPr>
        <w:spacing w:after="120"/>
      </w:pPr>
      <w:r>
        <w:t>M2L order has price assigned.</w:t>
      </w:r>
    </w:p>
    <w:tbl>
      <w:tblPr>
        <w:tblW w:w="4995"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890"/>
        <w:gridCol w:w="7110"/>
      </w:tblGrid>
      <w:tr w:rsidR="0042274E" w:rsidRPr="003C47FD" w14:paraId="54096228" w14:textId="77777777" w:rsidTr="00D96643">
        <w:trPr>
          <w:trHeight w:val="300"/>
        </w:trPr>
        <w:tc>
          <w:tcPr>
            <w:tcW w:w="1050" w:type="pct"/>
            <w:shd w:val="clear" w:color="auto" w:fill="C6D9F1" w:themeFill="text2" w:themeFillTint="33"/>
            <w:noWrap/>
          </w:tcPr>
          <w:p w14:paraId="3A9FC8D5" w14:textId="77777777" w:rsidR="0042274E" w:rsidRPr="001161AF" w:rsidRDefault="0042274E" w:rsidP="00D96643">
            <w:pPr>
              <w:pStyle w:val="Tablehead"/>
              <w:spacing w:after="0"/>
              <w:rPr>
                <w:rFonts w:cstheme="minorHAnsi"/>
                <w:lang w:val="en-GB"/>
              </w:rPr>
            </w:pPr>
            <w:r>
              <w:rPr>
                <w:rFonts w:cstheme="minorHAnsi"/>
                <w:lang w:val="en-GB"/>
              </w:rPr>
              <w:t>Field Name</w:t>
            </w:r>
          </w:p>
        </w:tc>
        <w:tc>
          <w:tcPr>
            <w:tcW w:w="3950" w:type="pct"/>
            <w:shd w:val="clear" w:color="auto" w:fill="C6D9F1" w:themeFill="text2" w:themeFillTint="33"/>
          </w:tcPr>
          <w:p w14:paraId="1EE86222"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0E0A7ECF"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07076E07" w14:textId="77777777" w:rsidR="0042274E" w:rsidRPr="00065BAC" w:rsidRDefault="0042274E" w:rsidP="00D96643">
            <w:pPr>
              <w:spacing w:before="60" w:after="60"/>
              <w:rPr>
                <w:rFonts w:cstheme="minorHAnsi"/>
                <w:szCs w:val="20"/>
                <w:lang w:val="en-GB"/>
              </w:rPr>
            </w:pPr>
            <w:r>
              <w:rPr>
                <w:rFonts w:cstheme="minorHAnsi"/>
                <w:szCs w:val="20"/>
                <w:lang w:val="en-GB"/>
              </w:rPr>
              <w:t>Client Order ID</w:t>
            </w:r>
          </w:p>
        </w:tc>
        <w:tc>
          <w:tcPr>
            <w:tcW w:w="3950" w:type="pct"/>
            <w:shd w:val="clear" w:color="auto" w:fill="F2F2F2" w:themeFill="background1" w:themeFillShade="F2"/>
          </w:tcPr>
          <w:p w14:paraId="4314BFAF" w14:textId="77777777" w:rsidR="0042274E" w:rsidRPr="00065BAC" w:rsidRDefault="0042274E" w:rsidP="00D96643">
            <w:pPr>
              <w:spacing w:before="60" w:after="60"/>
              <w:rPr>
                <w:rFonts w:cstheme="minorHAnsi"/>
                <w:szCs w:val="20"/>
              </w:rPr>
            </w:pPr>
            <w:r w:rsidRPr="000613D8">
              <w:rPr>
                <w:rFonts w:eastAsia="Calibri" w:cstheme="minorHAnsi"/>
                <w:szCs w:val="20"/>
                <w:lang w:val="en-GB"/>
              </w:rPr>
              <w:t>Client specified identifier of the order</w:t>
            </w:r>
          </w:p>
        </w:tc>
      </w:tr>
      <w:tr w:rsidR="0042274E" w:rsidRPr="00754E31" w14:paraId="4BA57261"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43AF83B2" w14:textId="77777777" w:rsidR="0042274E" w:rsidRDefault="0042274E" w:rsidP="00D96643">
            <w:pPr>
              <w:spacing w:before="60" w:after="60"/>
              <w:rPr>
                <w:rFonts w:cstheme="minorHAnsi"/>
                <w:szCs w:val="20"/>
              </w:rPr>
            </w:pPr>
            <w:r>
              <w:rPr>
                <w:rFonts w:cstheme="minorHAnsi"/>
                <w:szCs w:val="20"/>
              </w:rPr>
              <w:t>Transact Time</w:t>
            </w:r>
          </w:p>
        </w:tc>
        <w:tc>
          <w:tcPr>
            <w:tcW w:w="3950" w:type="pct"/>
            <w:shd w:val="clear" w:color="auto" w:fill="F2F2F2" w:themeFill="background1" w:themeFillShade="F2"/>
          </w:tcPr>
          <w:p w14:paraId="3F5C1BDB" w14:textId="77777777" w:rsidR="0042274E" w:rsidRDefault="0042274E" w:rsidP="00D96643">
            <w:pPr>
              <w:spacing w:before="60" w:after="60"/>
              <w:rPr>
                <w:rFonts w:eastAsia="Calibri" w:cstheme="minorHAnsi"/>
                <w:szCs w:val="20"/>
              </w:rPr>
            </w:pPr>
            <w:r w:rsidRPr="00486712">
              <w:rPr>
                <w:rFonts w:eastAsia="Calibri" w:cstheme="minorHAnsi"/>
                <w:szCs w:val="20"/>
              </w:rPr>
              <w:t xml:space="preserve">The time at which the </w:t>
            </w:r>
            <w:r>
              <w:rPr>
                <w:rFonts w:eastAsia="Calibri" w:cstheme="minorHAnsi"/>
                <w:szCs w:val="20"/>
              </w:rPr>
              <w:t>message is generated</w:t>
            </w:r>
            <w:r w:rsidRPr="00486712">
              <w:rPr>
                <w:rFonts w:eastAsia="Calibri" w:cstheme="minorHAnsi"/>
                <w:szCs w:val="20"/>
              </w:rPr>
              <w:t>.</w:t>
            </w:r>
          </w:p>
        </w:tc>
      </w:tr>
      <w:tr w:rsidR="0042274E" w:rsidRPr="00754E31" w14:paraId="6134C9E5"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2521DA91" w14:textId="77777777" w:rsidR="0042274E" w:rsidRDefault="0042274E" w:rsidP="00D96643">
            <w:pPr>
              <w:spacing w:before="60" w:after="60"/>
              <w:rPr>
                <w:rFonts w:cstheme="minorHAnsi"/>
                <w:szCs w:val="20"/>
                <w:lang w:val="en-GB"/>
              </w:rPr>
            </w:pPr>
            <w:r>
              <w:rPr>
                <w:rFonts w:cstheme="minorHAnsi"/>
                <w:szCs w:val="20"/>
                <w:lang w:val="en-GB"/>
              </w:rPr>
              <w:t>Executing Trader</w:t>
            </w:r>
          </w:p>
        </w:tc>
        <w:tc>
          <w:tcPr>
            <w:tcW w:w="3950" w:type="pct"/>
            <w:shd w:val="clear" w:color="auto" w:fill="F2F2F2" w:themeFill="background1" w:themeFillShade="F2"/>
          </w:tcPr>
          <w:p w14:paraId="1ECAB2A9" w14:textId="77777777" w:rsidR="0042274E" w:rsidRPr="006F1E73" w:rsidRDefault="0042274E" w:rsidP="00D96643">
            <w:pPr>
              <w:spacing w:before="60" w:after="60"/>
              <w:rPr>
                <w:rFonts w:eastAsia="Calibri" w:cstheme="minorHAnsi"/>
                <w:szCs w:val="20"/>
              </w:rPr>
            </w:pPr>
            <w:r w:rsidRPr="00A46BE3">
              <w:rPr>
                <w:rFonts w:eastAsia="Calibri" w:cstheme="minorHAnsi"/>
                <w:szCs w:val="20"/>
              </w:rPr>
              <w:t>Client specified executing trader or other entity form client side.</w:t>
            </w:r>
          </w:p>
        </w:tc>
      </w:tr>
      <w:tr w:rsidR="0042274E" w:rsidRPr="00754E31" w14:paraId="6FC08BAD"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4132417D" w14:textId="77777777" w:rsidR="0042274E" w:rsidRPr="00065BAC" w:rsidRDefault="0042274E" w:rsidP="00D96643">
            <w:pPr>
              <w:spacing w:before="60" w:after="60"/>
              <w:rPr>
                <w:rFonts w:cstheme="minorHAnsi"/>
                <w:szCs w:val="20"/>
              </w:rPr>
            </w:pPr>
            <w:r w:rsidRPr="0012012C">
              <w:rPr>
                <w:rFonts w:cstheme="minorHAnsi"/>
                <w:szCs w:val="20"/>
              </w:rPr>
              <w:t>Security ID</w:t>
            </w:r>
          </w:p>
        </w:tc>
        <w:tc>
          <w:tcPr>
            <w:tcW w:w="3950" w:type="pct"/>
            <w:shd w:val="clear" w:color="auto" w:fill="F2F2F2" w:themeFill="background1" w:themeFillShade="F2"/>
          </w:tcPr>
          <w:p w14:paraId="40073672" w14:textId="77777777" w:rsidR="0042274E" w:rsidRPr="00065BAC" w:rsidRDefault="0042274E" w:rsidP="00D96643">
            <w:pPr>
              <w:spacing w:before="60" w:after="60"/>
              <w:rPr>
                <w:rFonts w:cstheme="minorHAnsi"/>
                <w:szCs w:val="20"/>
              </w:rPr>
            </w:pPr>
            <w:r w:rsidRPr="0012012C">
              <w:rPr>
                <w:rFonts w:cstheme="minorHAnsi"/>
                <w:szCs w:val="20"/>
              </w:rPr>
              <w:t>Instrument identifier</w:t>
            </w:r>
          </w:p>
        </w:tc>
      </w:tr>
      <w:tr w:rsidR="0042274E" w:rsidRPr="00754E31" w14:paraId="50714959"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48BB6B00" w14:textId="77777777" w:rsidR="0042274E" w:rsidRPr="00065BAC" w:rsidRDefault="0042274E" w:rsidP="00D96643">
            <w:pPr>
              <w:spacing w:before="60" w:after="60"/>
              <w:rPr>
                <w:rFonts w:cstheme="minorHAnsi"/>
                <w:szCs w:val="20"/>
              </w:rPr>
            </w:pPr>
            <w:r>
              <w:rPr>
                <w:rFonts w:cstheme="minorHAnsi"/>
                <w:szCs w:val="20"/>
              </w:rPr>
              <w:t>Side</w:t>
            </w:r>
          </w:p>
        </w:tc>
        <w:tc>
          <w:tcPr>
            <w:tcW w:w="3950" w:type="pct"/>
            <w:shd w:val="clear" w:color="auto" w:fill="F2F2F2" w:themeFill="background1" w:themeFillShade="F2"/>
          </w:tcPr>
          <w:p w14:paraId="5904C247" w14:textId="77777777" w:rsidR="0042274E" w:rsidRDefault="0042274E" w:rsidP="00D96643">
            <w:pPr>
              <w:spacing w:before="60" w:after="60"/>
              <w:rPr>
                <w:rFonts w:eastAsia="Calibri" w:cstheme="minorHAnsi"/>
                <w:szCs w:val="20"/>
                <w:lang w:val="en-GB"/>
              </w:rPr>
            </w:pPr>
            <w:r>
              <w:rPr>
                <w:rFonts w:eastAsia="Calibri" w:cstheme="minorHAnsi"/>
                <w:szCs w:val="20"/>
                <w:lang w:val="en-GB"/>
              </w:rPr>
              <w:t>Side of the order</w:t>
            </w:r>
          </w:p>
          <w:p w14:paraId="269E117C" w14:textId="77777777" w:rsidR="0042274E" w:rsidRDefault="0042274E" w:rsidP="00D96643">
            <w:pPr>
              <w:pStyle w:val="ListParagraph"/>
              <w:numPr>
                <w:ilvl w:val="0"/>
                <w:numId w:val="21"/>
              </w:numPr>
              <w:spacing w:before="60" w:after="60"/>
              <w:rPr>
                <w:rFonts w:eastAsiaTheme="minorHAnsi" w:cstheme="minorHAnsi"/>
                <w:szCs w:val="20"/>
                <w:lang w:val="en-GB"/>
              </w:rPr>
            </w:pPr>
            <w:r>
              <w:rPr>
                <w:rFonts w:eastAsiaTheme="minorHAnsi" w:cstheme="minorHAnsi"/>
                <w:szCs w:val="20"/>
                <w:lang w:val="en-GB"/>
              </w:rPr>
              <w:t>1 = Buy</w:t>
            </w:r>
          </w:p>
          <w:p w14:paraId="191186E9" w14:textId="77777777" w:rsidR="0042274E" w:rsidRPr="004476B5" w:rsidRDefault="0042274E" w:rsidP="00D96643">
            <w:pPr>
              <w:pStyle w:val="ListParagraph"/>
              <w:numPr>
                <w:ilvl w:val="0"/>
                <w:numId w:val="21"/>
              </w:numPr>
              <w:spacing w:before="60" w:after="60"/>
              <w:rPr>
                <w:rFonts w:eastAsiaTheme="minorHAnsi" w:cstheme="minorHAnsi"/>
                <w:szCs w:val="20"/>
                <w:lang w:val="en-GB"/>
              </w:rPr>
            </w:pPr>
            <w:r>
              <w:rPr>
                <w:rFonts w:eastAsiaTheme="minorHAnsi" w:cstheme="minorHAnsi"/>
                <w:szCs w:val="20"/>
                <w:lang w:val="en-GB"/>
              </w:rPr>
              <w:t>2 = Sell</w:t>
            </w:r>
          </w:p>
        </w:tc>
      </w:tr>
      <w:tr w:rsidR="0042274E" w:rsidRPr="00754E31" w14:paraId="236158B5"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2517B7B8" w14:textId="77777777" w:rsidR="0042274E" w:rsidRDefault="0042274E" w:rsidP="00D96643">
            <w:pPr>
              <w:spacing w:before="60" w:after="60"/>
              <w:rPr>
                <w:rFonts w:cstheme="minorHAnsi"/>
                <w:szCs w:val="20"/>
              </w:rPr>
            </w:pPr>
            <w:r>
              <w:rPr>
                <w:rFonts w:cstheme="minorHAnsi"/>
                <w:szCs w:val="20"/>
              </w:rPr>
              <w:t>Order Quantity</w:t>
            </w:r>
          </w:p>
        </w:tc>
        <w:tc>
          <w:tcPr>
            <w:tcW w:w="3950" w:type="pct"/>
            <w:shd w:val="clear" w:color="auto" w:fill="F2F2F2" w:themeFill="background1" w:themeFillShade="F2"/>
          </w:tcPr>
          <w:p w14:paraId="19EFE643" w14:textId="77777777" w:rsidR="0042274E" w:rsidRDefault="0042274E" w:rsidP="00D96643">
            <w:pPr>
              <w:spacing w:before="60" w:after="60"/>
              <w:rPr>
                <w:rFonts w:eastAsia="Calibri" w:cstheme="minorHAnsi"/>
                <w:szCs w:val="20"/>
              </w:rPr>
            </w:pPr>
            <w:r w:rsidRPr="00535A78">
              <w:rPr>
                <w:rFonts w:eastAsia="Calibri" w:cstheme="minorHAnsi"/>
                <w:szCs w:val="20"/>
              </w:rPr>
              <w:t>Total order quantity of the order</w:t>
            </w:r>
          </w:p>
        </w:tc>
      </w:tr>
      <w:tr w:rsidR="0042274E" w:rsidRPr="00754E31" w14:paraId="16F4FECC"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6894CC5A" w14:textId="77777777" w:rsidR="0042274E" w:rsidRPr="00065BAC" w:rsidRDefault="0042274E" w:rsidP="00D96643">
            <w:pPr>
              <w:spacing w:before="60" w:after="60"/>
              <w:rPr>
                <w:rFonts w:cstheme="minorHAnsi"/>
                <w:szCs w:val="20"/>
              </w:rPr>
            </w:pPr>
            <w:r>
              <w:rPr>
                <w:rFonts w:cstheme="minorHAnsi"/>
                <w:szCs w:val="20"/>
              </w:rPr>
              <w:t>Price</w:t>
            </w:r>
          </w:p>
        </w:tc>
        <w:tc>
          <w:tcPr>
            <w:tcW w:w="3950" w:type="pct"/>
            <w:shd w:val="clear" w:color="auto" w:fill="F2F2F2" w:themeFill="background1" w:themeFillShade="F2"/>
          </w:tcPr>
          <w:p w14:paraId="2F70862B" w14:textId="77777777" w:rsidR="0042274E" w:rsidRPr="008C2AB2" w:rsidRDefault="0042274E" w:rsidP="00D96643">
            <w:pPr>
              <w:spacing w:before="60" w:after="60"/>
              <w:rPr>
                <w:rFonts w:eastAsia="Calibri" w:cstheme="minorHAnsi"/>
                <w:szCs w:val="20"/>
              </w:rPr>
            </w:pPr>
            <w:r w:rsidRPr="008C2AB2">
              <w:rPr>
                <w:rFonts w:eastAsia="Calibri" w:cstheme="minorHAnsi"/>
                <w:szCs w:val="20"/>
              </w:rPr>
              <w:t>Price of order</w:t>
            </w:r>
            <w:r>
              <w:rPr>
                <w:rFonts w:eastAsia="Calibri" w:cstheme="minorHAnsi"/>
                <w:szCs w:val="20"/>
              </w:rPr>
              <w:t>.</w:t>
            </w:r>
          </w:p>
          <w:p w14:paraId="0AD7E190" w14:textId="77777777" w:rsidR="0042274E" w:rsidRPr="008C2AB2" w:rsidRDefault="0042274E" w:rsidP="00D96643">
            <w:pPr>
              <w:spacing w:before="60" w:after="60"/>
              <w:rPr>
                <w:rFonts w:eastAsia="Calibri" w:cstheme="minorHAnsi"/>
                <w:szCs w:val="20"/>
              </w:rPr>
            </w:pPr>
          </w:p>
        </w:tc>
      </w:tr>
      <w:tr w:rsidR="0042274E" w:rsidRPr="00754E31" w14:paraId="4F473017"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4FDF9566" w14:textId="77777777" w:rsidR="0042274E" w:rsidRPr="00065BAC" w:rsidRDefault="0042274E" w:rsidP="00D96643">
            <w:pPr>
              <w:spacing w:before="60" w:after="60"/>
              <w:rPr>
                <w:rFonts w:cstheme="minorHAnsi"/>
                <w:szCs w:val="20"/>
              </w:rPr>
            </w:pPr>
            <w:r>
              <w:rPr>
                <w:rFonts w:cstheme="minorHAnsi"/>
                <w:szCs w:val="20"/>
              </w:rPr>
              <w:t>Order Type</w:t>
            </w:r>
          </w:p>
        </w:tc>
        <w:tc>
          <w:tcPr>
            <w:tcW w:w="3950" w:type="pct"/>
            <w:shd w:val="clear" w:color="auto" w:fill="F2F2F2" w:themeFill="background1" w:themeFillShade="F2"/>
          </w:tcPr>
          <w:p w14:paraId="4F735A39" w14:textId="77777777" w:rsidR="0042274E" w:rsidRDefault="0042274E" w:rsidP="00D96643">
            <w:pPr>
              <w:spacing w:before="60" w:after="60"/>
              <w:rPr>
                <w:rFonts w:eastAsia="Calibri" w:cstheme="minorHAnsi"/>
                <w:szCs w:val="20"/>
              </w:rPr>
            </w:pPr>
            <w:r>
              <w:rPr>
                <w:rFonts w:eastAsia="Calibri" w:cstheme="minorHAnsi"/>
                <w:szCs w:val="20"/>
              </w:rPr>
              <w:t>Order type applicable to the order</w:t>
            </w:r>
          </w:p>
          <w:p w14:paraId="17591354" w14:textId="77777777" w:rsidR="0042274E" w:rsidRPr="00732752" w:rsidRDefault="0042274E" w:rsidP="00D96643">
            <w:pPr>
              <w:pStyle w:val="ListParagraph"/>
              <w:numPr>
                <w:ilvl w:val="0"/>
                <w:numId w:val="14"/>
              </w:numPr>
              <w:spacing w:before="60" w:after="60"/>
              <w:rPr>
                <w:rFonts w:eastAsia="Calibri" w:cstheme="minorHAnsi"/>
                <w:szCs w:val="20"/>
              </w:rPr>
            </w:pPr>
            <w:r w:rsidRPr="000545BA">
              <w:rPr>
                <w:rFonts w:eastAsia="Calibri" w:cstheme="minorHAnsi"/>
                <w:szCs w:val="20"/>
              </w:rPr>
              <w:t>2 = Limit</w:t>
            </w:r>
          </w:p>
        </w:tc>
      </w:tr>
      <w:tr w:rsidR="0042274E" w:rsidRPr="009100B4" w14:paraId="1D624796"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790CD37E" w14:textId="77777777" w:rsidR="0042274E" w:rsidRPr="009100B4" w:rsidRDefault="0042274E" w:rsidP="00D96643">
            <w:pPr>
              <w:spacing w:before="60" w:after="60"/>
              <w:rPr>
                <w:rFonts w:cstheme="minorHAnsi"/>
                <w:szCs w:val="20"/>
              </w:rPr>
            </w:pPr>
            <w:r w:rsidRPr="009100B4">
              <w:rPr>
                <w:rFonts w:cstheme="minorHAnsi"/>
                <w:szCs w:val="20"/>
              </w:rPr>
              <w:lastRenderedPageBreak/>
              <w:t>Lot Type</w:t>
            </w:r>
          </w:p>
        </w:tc>
        <w:tc>
          <w:tcPr>
            <w:tcW w:w="3950" w:type="pct"/>
            <w:shd w:val="clear" w:color="auto" w:fill="F2F2F2" w:themeFill="background1" w:themeFillShade="F2"/>
          </w:tcPr>
          <w:p w14:paraId="7C1A939D" w14:textId="77777777" w:rsidR="0042274E" w:rsidRPr="009100B4" w:rsidRDefault="0042274E" w:rsidP="00D96643">
            <w:pPr>
              <w:spacing w:before="60" w:after="60"/>
              <w:rPr>
                <w:rFonts w:eastAsia="Calibri" w:cstheme="minorHAnsi"/>
                <w:szCs w:val="20"/>
              </w:rPr>
            </w:pPr>
            <w:r w:rsidRPr="009100B4">
              <w:rPr>
                <w:rFonts w:eastAsia="Calibri" w:cstheme="minorHAnsi"/>
                <w:szCs w:val="20"/>
              </w:rPr>
              <w:t>Lot type of the order:</w:t>
            </w:r>
          </w:p>
          <w:p w14:paraId="229DDE34" w14:textId="77777777" w:rsidR="0042274E" w:rsidRPr="009100B4" w:rsidRDefault="0042274E" w:rsidP="00D96643">
            <w:pPr>
              <w:pStyle w:val="ListParagraph"/>
              <w:numPr>
                <w:ilvl w:val="0"/>
                <w:numId w:val="136"/>
              </w:numPr>
              <w:spacing w:before="60" w:after="60"/>
              <w:rPr>
                <w:rFonts w:eastAsia="Calibri" w:cstheme="minorHAnsi"/>
                <w:szCs w:val="20"/>
              </w:rPr>
            </w:pPr>
            <w:r>
              <w:rPr>
                <w:rFonts w:eastAsia="Calibri" w:cstheme="minorHAnsi"/>
                <w:szCs w:val="20"/>
              </w:rPr>
              <w:t>2</w:t>
            </w:r>
            <w:r w:rsidRPr="009100B4">
              <w:rPr>
                <w:rFonts w:eastAsia="Calibri" w:cstheme="minorHAnsi"/>
                <w:szCs w:val="20"/>
              </w:rPr>
              <w:t xml:space="preserve"> = </w:t>
            </w:r>
            <w:r>
              <w:rPr>
                <w:rFonts w:eastAsia="Calibri" w:cstheme="minorHAnsi"/>
                <w:szCs w:val="20"/>
              </w:rPr>
              <w:t xml:space="preserve">Round </w:t>
            </w:r>
            <w:r w:rsidRPr="009100B4">
              <w:rPr>
                <w:rFonts w:eastAsia="Calibri" w:cstheme="minorHAnsi"/>
                <w:szCs w:val="20"/>
              </w:rPr>
              <w:t>Lot</w:t>
            </w:r>
          </w:p>
        </w:tc>
      </w:tr>
      <w:tr w:rsidR="0042274E" w:rsidRPr="00754E31" w14:paraId="0CE3BE06"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5E60FF09" w14:textId="77777777" w:rsidR="0042274E" w:rsidRPr="00065BAC" w:rsidRDefault="0042274E" w:rsidP="00D96643">
            <w:pPr>
              <w:spacing w:before="60" w:after="60"/>
              <w:rPr>
                <w:rFonts w:cstheme="minorHAnsi"/>
                <w:szCs w:val="20"/>
                <w:lang w:val="en-GB"/>
              </w:rPr>
            </w:pPr>
            <w:r>
              <w:rPr>
                <w:rFonts w:cstheme="minorHAnsi"/>
                <w:szCs w:val="20"/>
                <w:lang w:val="en-GB"/>
              </w:rPr>
              <w:t>Time In Force</w:t>
            </w:r>
          </w:p>
        </w:tc>
        <w:tc>
          <w:tcPr>
            <w:tcW w:w="3950" w:type="pct"/>
            <w:shd w:val="clear" w:color="auto" w:fill="F2F2F2" w:themeFill="background1" w:themeFillShade="F2"/>
          </w:tcPr>
          <w:p w14:paraId="4A24E94A" w14:textId="77777777" w:rsidR="0042274E" w:rsidRDefault="0042274E" w:rsidP="00D96643">
            <w:pPr>
              <w:spacing w:before="60" w:after="60"/>
              <w:rPr>
                <w:rFonts w:eastAsia="Calibri" w:cstheme="minorHAnsi"/>
                <w:szCs w:val="20"/>
              </w:rPr>
            </w:pPr>
            <w:r>
              <w:rPr>
                <w:rFonts w:eastAsia="Calibri" w:cstheme="minorHAnsi"/>
                <w:szCs w:val="20"/>
              </w:rPr>
              <w:t>Time qualifier of the order</w:t>
            </w:r>
          </w:p>
          <w:p w14:paraId="0516A0BD" w14:textId="77777777" w:rsidR="0042274E"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0 = Day</w:t>
            </w:r>
          </w:p>
          <w:p w14:paraId="502138DE" w14:textId="77777777" w:rsidR="0042274E" w:rsidRPr="008471EE"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 xml:space="preserve">1 = Good </w:t>
            </w:r>
            <w:proofErr w:type="gramStart"/>
            <w:r>
              <w:rPr>
                <w:rFonts w:eastAsia="Calibri" w:cstheme="minorHAnsi"/>
                <w:szCs w:val="20"/>
              </w:rPr>
              <w:t>Till</w:t>
            </w:r>
            <w:proofErr w:type="gramEnd"/>
            <w:r>
              <w:rPr>
                <w:rFonts w:eastAsia="Calibri" w:cstheme="minorHAnsi"/>
                <w:szCs w:val="20"/>
              </w:rPr>
              <w:t xml:space="preserve"> Cancelled (GTC)</w:t>
            </w:r>
          </w:p>
          <w:p w14:paraId="258F7E0F" w14:textId="77777777" w:rsidR="0042274E" w:rsidRPr="0055728A"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 xml:space="preserve">6 = Good </w:t>
            </w:r>
            <w:proofErr w:type="gramStart"/>
            <w:r>
              <w:rPr>
                <w:rFonts w:eastAsia="Calibri" w:cstheme="minorHAnsi"/>
                <w:szCs w:val="20"/>
              </w:rPr>
              <w:t>Till</w:t>
            </w:r>
            <w:proofErr w:type="gramEnd"/>
            <w:r>
              <w:rPr>
                <w:rFonts w:eastAsia="Calibri" w:cstheme="minorHAnsi"/>
                <w:szCs w:val="20"/>
              </w:rPr>
              <w:t xml:space="preserve"> Date (GTD)</w:t>
            </w:r>
          </w:p>
        </w:tc>
      </w:tr>
      <w:tr w:rsidR="0042274E" w:rsidRPr="00754E31" w14:paraId="547ED847"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17FDA4FA" w14:textId="77777777" w:rsidR="0042274E" w:rsidRDefault="0042274E" w:rsidP="00D96643">
            <w:pPr>
              <w:spacing w:before="60" w:after="60"/>
              <w:rPr>
                <w:rFonts w:cstheme="minorHAnsi"/>
                <w:szCs w:val="20"/>
                <w:lang w:val="en-GB"/>
              </w:rPr>
            </w:pPr>
            <w:r>
              <w:rPr>
                <w:rFonts w:cstheme="minorHAnsi"/>
                <w:szCs w:val="20"/>
                <w:lang w:val="en-GB"/>
              </w:rPr>
              <w:t>SMP ID</w:t>
            </w:r>
          </w:p>
        </w:tc>
        <w:tc>
          <w:tcPr>
            <w:tcW w:w="3950" w:type="pct"/>
            <w:shd w:val="clear" w:color="auto" w:fill="F2F2F2" w:themeFill="background1" w:themeFillShade="F2"/>
          </w:tcPr>
          <w:p w14:paraId="78AED885" w14:textId="77777777" w:rsidR="0042274E" w:rsidRDefault="0042274E" w:rsidP="00D96643">
            <w:pPr>
              <w:spacing w:before="60" w:after="60"/>
              <w:rPr>
                <w:rFonts w:eastAsia="Calibri" w:cstheme="minorHAnsi"/>
                <w:szCs w:val="20"/>
              </w:rPr>
            </w:pPr>
            <w:r>
              <w:rPr>
                <w:rFonts w:cstheme="minorHAnsi"/>
                <w:szCs w:val="20"/>
                <w:lang w:val="en-GB"/>
              </w:rPr>
              <w:t>Self-Match Prevention ID</w:t>
            </w:r>
          </w:p>
          <w:p w14:paraId="66B54E04" w14:textId="77777777" w:rsidR="0042274E" w:rsidRDefault="0042274E" w:rsidP="00D96643">
            <w:pPr>
              <w:spacing w:before="60" w:after="60"/>
              <w:rPr>
                <w:rFonts w:eastAsia="Calibri" w:cstheme="minorHAnsi"/>
                <w:szCs w:val="20"/>
              </w:rPr>
            </w:pPr>
            <w:r>
              <w:rPr>
                <w:rFonts w:eastAsia="Calibri" w:cstheme="minorHAnsi"/>
                <w:szCs w:val="20"/>
              </w:rPr>
              <w:t>Identifier to prevent self-matching</w:t>
            </w:r>
          </w:p>
        </w:tc>
      </w:tr>
      <w:tr w:rsidR="0042274E" w:rsidRPr="00754E31" w14:paraId="1E6DA8BB"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213BFA0E" w14:textId="77777777" w:rsidR="0042274E" w:rsidRDefault="0042274E" w:rsidP="00D96643">
            <w:pPr>
              <w:spacing w:before="60" w:after="60"/>
              <w:rPr>
                <w:rFonts w:cstheme="minorHAnsi"/>
                <w:szCs w:val="20"/>
                <w:lang w:val="en-GB"/>
              </w:rPr>
            </w:pPr>
            <w:r>
              <w:rPr>
                <w:rFonts w:cstheme="minorHAnsi"/>
                <w:szCs w:val="20"/>
                <w:lang w:val="en-GB"/>
              </w:rPr>
              <w:t>Position Effect</w:t>
            </w:r>
          </w:p>
        </w:tc>
        <w:tc>
          <w:tcPr>
            <w:tcW w:w="3950" w:type="pct"/>
            <w:shd w:val="clear" w:color="auto" w:fill="F2F2F2" w:themeFill="background1" w:themeFillShade="F2"/>
          </w:tcPr>
          <w:p w14:paraId="14F4B1E5" w14:textId="77777777" w:rsidR="0042274E" w:rsidRDefault="0042274E" w:rsidP="00D96643">
            <w:pPr>
              <w:spacing w:before="60" w:after="60"/>
              <w:rPr>
                <w:rFonts w:eastAsia="Calibri" w:cstheme="minorHAnsi"/>
                <w:szCs w:val="20"/>
              </w:rPr>
            </w:pPr>
            <w:r w:rsidRPr="006F1E73">
              <w:rPr>
                <w:rFonts w:eastAsia="Calibri" w:cstheme="minorHAnsi"/>
                <w:szCs w:val="20"/>
              </w:rPr>
              <w:t>Indicates whether the resulting position after a trade should be an opening position or closing position</w:t>
            </w:r>
          </w:p>
          <w:p w14:paraId="0A596A9F" w14:textId="77777777" w:rsidR="0042274E"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O = Open</w:t>
            </w:r>
          </w:p>
          <w:p w14:paraId="235C13BB" w14:textId="77777777" w:rsidR="0042274E" w:rsidRPr="003F7864"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C</w:t>
            </w:r>
            <w:r w:rsidRPr="003F7864">
              <w:rPr>
                <w:rFonts w:eastAsia="Calibri" w:cstheme="minorHAnsi"/>
                <w:szCs w:val="20"/>
              </w:rPr>
              <w:t xml:space="preserve"> = </w:t>
            </w:r>
            <w:r>
              <w:rPr>
                <w:rFonts w:eastAsia="Calibri" w:cstheme="minorHAnsi"/>
                <w:szCs w:val="20"/>
              </w:rPr>
              <w:t>Close</w:t>
            </w:r>
          </w:p>
        </w:tc>
      </w:tr>
      <w:tr w:rsidR="0042274E" w:rsidRPr="00754E31" w14:paraId="0CBBE562"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6FEEBF75" w14:textId="77777777" w:rsidR="0042274E" w:rsidRDefault="0042274E" w:rsidP="00D96643">
            <w:pPr>
              <w:spacing w:before="60" w:after="60"/>
              <w:rPr>
                <w:rFonts w:cstheme="minorHAnsi"/>
                <w:szCs w:val="20"/>
                <w:lang w:val="en-GB"/>
              </w:rPr>
            </w:pPr>
            <w:r>
              <w:rPr>
                <w:rFonts w:cstheme="minorHAnsi"/>
                <w:szCs w:val="20"/>
                <w:lang w:val="en-GB"/>
              </w:rPr>
              <w:t>Give-up Participant</w:t>
            </w:r>
          </w:p>
        </w:tc>
        <w:tc>
          <w:tcPr>
            <w:tcW w:w="3950" w:type="pct"/>
            <w:shd w:val="clear" w:color="auto" w:fill="F2F2F2" w:themeFill="background1" w:themeFillShade="F2"/>
          </w:tcPr>
          <w:p w14:paraId="3533EE2E" w14:textId="77777777" w:rsidR="0042274E" w:rsidRPr="00A46BE3" w:rsidRDefault="0042274E" w:rsidP="00D96643">
            <w:pPr>
              <w:spacing w:before="60" w:after="60"/>
              <w:rPr>
                <w:rFonts w:eastAsia="Calibri" w:cstheme="minorHAnsi"/>
                <w:szCs w:val="20"/>
              </w:rPr>
            </w:pPr>
            <w:r w:rsidRPr="00A46BE3">
              <w:rPr>
                <w:rFonts w:eastAsia="Calibri" w:cstheme="minorHAnsi"/>
                <w:szCs w:val="20"/>
              </w:rPr>
              <w:t>Indicates the give-up participant, for clearing purpose.</w:t>
            </w:r>
          </w:p>
          <w:p w14:paraId="24452C29" w14:textId="77777777" w:rsidR="0042274E" w:rsidRPr="006F1E73" w:rsidRDefault="0042274E" w:rsidP="00D96643">
            <w:pPr>
              <w:spacing w:before="60" w:after="60"/>
              <w:rPr>
                <w:rFonts w:eastAsia="Calibri" w:cstheme="minorHAnsi"/>
                <w:szCs w:val="20"/>
              </w:rPr>
            </w:pPr>
            <w:r w:rsidRPr="00A46BE3">
              <w:rPr>
                <w:rFonts w:eastAsia="Calibri" w:cstheme="minorHAnsi"/>
                <w:szCs w:val="20"/>
              </w:rPr>
              <w:t>It may set to null if not used.</w:t>
            </w:r>
          </w:p>
        </w:tc>
      </w:tr>
      <w:tr w:rsidR="0042274E" w:rsidRPr="00754E31" w14:paraId="1C1DE205"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1F5B94D4" w14:textId="77777777" w:rsidR="0042274E" w:rsidRDefault="0042274E" w:rsidP="00D96643">
            <w:pPr>
              <w:spacing w:before="60" w:after="60"/>
              <w:rPr>
                <w:rFonts w:cstheme="minorHAnsi"/>
                <w:szCs w:val="20"/>
                <w:lang w:val="en-GB"/>
              </w:rPr>
            </w:pPr>
            <w:r>
              <w:rPr>
                <w:rFonts w:cstheme="minorHAnsi"/>
                <w:szCs w:val="20"/>
                <w:lang w:val="en-GB"/>
              </w:rPr>
              <w:t>Give-up Account</w:t>
            </w:r>
          </w:p>
        </w:tc>
        <w:tc>
          <w:tcPr>
            <w:tcW w:w="3950" w:type="pct"/>
            <w:shd w:val="clear" w:color="auto" w:fill="F2F2F2" w:themeFill="background1" w:themeFillShade="F2"/>
          </w:tcPr>
          <w:p w14:paraId="176953A6" w14:textId="77777777" w:rsidR="0042274E" w:rsidRPr="00A46BE3" w:rsidRDefault="0042274E" w:rsidP="00D96643">
            <w:pPr>
              <w:spacing w:before="60" w:after="60"/>
              <w:rPr>
                <w:rFonts w:eastAsia="Calibri" w:cstheme="minorHAnsi"/>
                <w:szCs w:val="20"/>
              </w:rPr>
            </w:pPr>
            <w:r w:rsidRPr="00A46BE3">
              <w:rPr>
                <w:rFonts w:eastAsia="Calibri" w:cstheme="minorHAnsi"/>
                <w:szCs w:val="20"/>
              </w:rPr>
              <w:t>Indicates the give-up account, for clearing purpose.</w:t>
            </w:r>
          </w:p>
          <w:p w14:paraId="3EBAB77C" w14:textId="77777777" w:rsidR="0042274E" w:rsidRPr="006F1E73" w:rsidRDefault="0042274E" w:rsidP="00D96643">
            <w:pPr>
              <w:spacing w:before="60" w:after="60"/>
              <w:rPr>
                <w:rFonts w:eastAsia="Calibri" w:cstheme="minorHAnsi"/>
                <w:szCs w:val="20"/>
              </w:rPr>
            </w:pPr>
            <w:r w:rsidRPr="00A46BE3">
              <w:rPr>
                <w:rFonts w:eastAsia="Calibri" w:cstheme="minorHAnsi"/>
                <w:szCs w:val="20"/>
              </w:rPr>
              <w:t>It may set to null if not used.</w:t>
            </w:r>
          </w:p>
        </w:tc>
      </w:tr>
      <w:tr w:rsidR="0042274E" w:rsidRPr="00754E31" w14:paraId="5BC24047"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4174A8B7" w14:textId="77777777" w:rsidR="0042274E" w:rsidRDefault="0042274E" w:rsidP="00D96643">
            <w:pPr>
              <w:spacing w:before="60" w:after="60"/>
              <w:rPr>
                <w:rFonts w:cstheme="minorHAnsi"/>
                <w:szCs w:val="20"/>
                <w:lang w:val="en-GB"/>
              </w:rPr>
            </w:pPr>
            <w:r>
              <w:rPr>
                <w:rFonts w:cstheme="minorHAnsi"/>
                <w:szCs w:val="20"/>
                <w:lang w:val="en-GB"/>
              </w:rPr>
              <w:t>LEI</w:t>
            </w:r>
          </w:p>
        </w:tc>
        <w:tc>
          <w:tcPr>
            <w:tcW w:w="3950" w:type="pct"/>
            <w:shd w:val="clear" w:color="auto" w:fill="F2F2F2" w:themeFill="background1" w:themeFillShade="F2"/>
          </w:tcPr>
          <w:p w14:paraId="33795896" w14:textId="77777777" w:rsidR="0042274E" w:rsidRPr="00A46BE3" w:rsidRDefault="0042274E" w:rsidP="00D96643">
            <w:pPr>
              <w:spacing w:before="60" w:after="60"/>
              <w:rPr>
                <w:rFonts w:cstheme="minorHAnsi"/>
                <w:szCs w:val="20"/>
                <w:lang w:val="en-GB"/>
              </w:rPr>
            </w:pPr>
            <w:r w:rsidRPr="00A46BE3">
              <w:rPr>
                <w:rFonts w:cstheme="minorHAnsi"/>
                <w:szCs w:val="20"/>
                <w:lang w:val="en-GB"/>
              </w:rPr>
              <w:t>Indicates the legal entity identifier, for regulatory reporting and supervision.</w:t>
            </w:r>
          </w:p>
          <w:p w14:paraId="51483FBE" w14:textId="77777777" w:rsidR="0042274E" w:rsidRPr="006F1E73" w:rsidRDefault="0042274E" w:rsidP="00D96643">
            <w:pPr>
              <w:spacing w:before="60" w:after="60"/>
              <w:rPr>
                <w:rFonts w:eastAsia="Calibri" w:cstheme="minorHAnsi"/>
                <w:szCs w:val="20"/>
              </w:rPr>
            </w:pPr>
            <w:r w:rsidRPr="00A46BE3">
              <w:rPr>
                <w:rFonts w:cstheme="minorHAnsi"/>
                <w:szCs w:val="20"/>
                <w:lang w:val="en-GB"/>
              </w:rPr>
              <w:t>It may set to null if not used.</w:t>
            </w:r>
          </w:p>
        </w:tc>
      </w:tr>
      <w:tr w:rsidR="0042274E" w:rsidRPr="00754E31" w14:paraId="78727298"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4628BEFB" w14:textId="77777777" w:rsidR="0042274E" w:rsidRDefault="0042274E" w:rsidP="00D96643">
            <w:pPr>
              <w:spacing w:before="60" w:after="60"/>
              <w:rPr>
                <w:rFonts w:cstheme="minorHAnsi"/>
                <w:szCs w:val="20"/>
                <w:lang w:val="en-GB"/>
              </w:rPr>
            </w:pPr>
            <w:r>
              <w:rPr>
                <w:rFonts w:cstheme="minorHAnsi"/>
                <w:szCs w:val="20"/>
                <w:lang w:val="en-GB"/>
              </w:rPr>
              <w:t>AHT Indicator</w:t>
            </w:r>
          </w:p>
        </w:tc>
        <w:tc>
          <w:tcPr>
            <w:tcW w:w="3950" w:type="pct"/>
            <w:shd w:val="clear" w:color="auto" w:fill="F2F2F2" w:themeFill="background1" w:themeFillShade="F2"/>
          </w:tcPr>
          <w:p w14:paraId="24337F33" w14:textId="77777777" w:rsidR="0042274E" w:rsidRPr="00A46BE3" w:rsidRDefault="0042274E" w:rsidP="00D96643">
            <w:pPr>
              <w:spacing w:before="60" w:after="60"/>
              <w:rPr>
                <w:rFonts w:cstheme="minorHAnsi"/>
                <w:szCs w:val="20"/>
                <w:lang w:val="en-GB"/>
              </w:rPr>
            </w:pPr>
            <w:r w:rsidRPr="00A46BE3">
              <w:rPr>
                <w:rFonts w:cstheme="minorHAnsi"/>
                <w:szCs w:val="20"/>
                <w:lang w:val="en-GB"/>
              </w:rPr>
              <w:t>After-Hours Trading Indicator</w:t>
            </w:r>
            <w:r>
              <w:rPr>
                <w:rFonts w:cstheme="minorHAnsi"/>
                <w:szCs w:val="20"/>
                <w:lang w:val="en-GB"/>
              </w:rPr>
              <w:t xml:space="preserve"> (a.k.a. T + 1)</w:t>
            </w:r>
            <w:r w:rsidRPr="00A46BE3">
              <w:rPr>
                <w:rFonts w:cstheme="minorHAnsi"/>
                <w:szCs w:val="20"/>
                <w:lang w:val="en-GB"/>
              </w:rPr>
              <w:t xml:space="preserve">, </w:t>
            </w:r>
            <w:r>
              <w:rPr>
                <w:rFonts w:cstheme="minorHAnsi"/>
                <w:szCs w:val="20"/>
                <w:lang w:val="en-GB"/>
              </w:rPr>
              <w:t xml:space="preserve">to indicate </w:t>
            </w:r>
            <w:r w:rsidRPr="00A46BE3">
              <w:rPr>
                <w:rFonts w:cstheme="minorHAnsi"/>
                <w:szCs w:val="20"/>
                <w:lang w:val="en-GB"/>
              </w:rPr>
              <w:t>whether</w:t>
            </w:r>
            <w:r>
              <w:rPr>
                <w:rFonts w:cstheme="minorHAnsi"/>
                <w:szCs w:val="20"/>
                <w:lang w:val="en-GB"/>
              </w:rPr>
              <w:t xml:space="preserve"> </w:t>
            </w:r>
            <w:r w:rsidRPr="00A46BE3">
              <w:rPr>
                <w:rFonts w:cstheme="minorHAnsi"/>
                <w:szCs w:val="20"/>
                <w:lang w:val="en-GB"/>
              </w:rPr>
              <w:t>carry forward to AHT session</w:t>
            </w:r>
            <w:r>
              <w:rPr>
                <w:rFonts w:cstheme="minorHAnsi"/>
                <w:szCs w:val="20"/>
                <w:lang w:val="en-GB"/>
              </w:rPr>
              <w:t>.</w:t>
            </w:r>
          </w:p>
          <w:p w14:paraId="66A37D19" w14:textId="77777777" w:rsidR="0042274E" w:rsidRPr="003F0C16" w:rsidRDefault="0042274E" w:rsidP="00D96643">
            <w:pPr>
              <w:pStyle w:val="ListParagraph"/>
              <w:numPr>
                <w:ilvl w:val="0"/>
                <w:numId w:val="138"/>
              </w:numPr>
              <w:spacing w:before="60" w:after="60"/>
              <w:rPr>
                <w:rFonts w:cstheme="minorHAnsi"/>
                <w:szCs w:val="20"/>
                <w:lang w:val="en-GB"/>
              </w:rPr>
            </w:pPr>
            <w:r>
              <w:rPr>
                <w:rFonts w:cstheme="minorHAnsi"/>
                <w:szCs w:val="20"/>
                <w:lang w:val="en-GB"/>
              </w:rPr>
              <w:t>1 = AHT order</w:t>
            </w:r>
          </w:p>
          <w:p w14:paraId="2903236A" w14:textId="77777777" w:rsidR="0042274E" w:rsidRPr="003F0C16" w:rsidRDefault="0042274E" w:rsidP="00D96643">
            <w:pPr>
              <w:pStyle w:val="ListParagraph"/>
              <w:numPr>
                <w:ilvl w:val="0"/>
                <w:numId w:val="138"/>
              </w:numPr>
              <w:spacing w:before="60" w:after="60"/>
              <w:rPr>
                <w:rFonts w:eastAsia="Calibri" w:cstheme="minorHAnsi"/>
                <w:szCs w:val="20"/>
              </w:rPr>
            </w:pPr>
            <w:r>
              <w:rPr>
                <w:rFonts w:cstheme="minorHAnsi"/>
                <w:szCs w:val="20"/>
                <w:lang w:val="en-GB"/>
              </w:rPr>
              <w:t xml:space="preserve">0 = </w:t>
            </w:r>
            <w:proofErr w:type="gramStart"/>
            <w:r>
              <w:rPr>
                <w:rFonts w:cstheme="minorHAnsi"/>
                <w:szCs w:val="20"/>
                <w:lang w:val="en-GB"/>
              </w:rPr>
              <w:t>Non-AHT</w:t>
            </w:r>
            <w:proofErr w:type="gramEnd"/>
            <w:r>
              <w:rPr>
                <w:rFonts w:cstheme="minorHAnsi"/>
                <w:szCs w:val="20"/>
                <w:lang w:val="en-GB"/>
              </w:rPr>
              <w:t xml:space="preserve"> order</w:t>
            </w:r>
          </w:p>
        </w:tc>
      </w:tr>
      <w:tr w:rsidR="00BD2BC3" w:rsidRPr="00754E31" w14:paraId="47F60CBD"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46B50F2F" w14:textId="77777777" w:rsidR="00BD2BC3" w:rsidRDefault="00BD2BC3" w:rsidP="00D96643">
            <w:pPr>
              <w:spacing w:before="60" w:after="60"/>
              <w:rPr>
                <w:rFonts w:cstheme="minorHAnsi"/>
                <w:szCs w:val="20"/>
              </w:rPr>
            </w:pPr>
            <w:r w:rsidRPr="00ED69E4">
              <w:rPr>
                <w:rFonts w:cstheme="minorHAnsi"/>
                <w:szCs w:val="20"/>
              </w:rPr>
              <w:t>Execution ID</w:t>
            </w:r>
          </w:p>
        </w:tc>
        <w:tc>
          <w:tcPr>
            <w:tcW w:w="3950" w:type="pct"/>
            <w:shd w:val="clear" w:color="auto" w:fill="F2F2F2" w:themeFill="background1" w:themeFillShade="F2"/>
          </w:tcPr>
          <w:p w14:paraId="2B1461BB" w14:textId="77777777" w:rsidR="00BD2BC3" w:rsidRPr="009D6754" w:rsidRDefault="00BD2BC3" w:rsidP="00D96643">
            <w:pPr>
              <w:spacing w:before="60" w:after="60"/>
              <w:rPr>
                <w:rFonts w:eastAsia="Calibri" w:cstheme="minorHAnsi"/>
                <w:szCs w:val="20"/>
                <w:lang w:val="en-GB"/>
              </w:rPr>
            </w:pPr>
            <w:r w:rsidRPr="00AD055D">
              <w:rPr>
                <w:rFonts w:eastAsia="Calibri" w:cstheme="minorHAnsi"/>
                <w:szCs w:val="20"/>
                <w:lang w:val="en-GB"/>
              </w:rPr>
              <w:t>Unique Execution ID assigned by the system</w:t>
            </w:r>
            <w:r>
              <w:rPr>
                <w:rFonts w:eastAsia="Calibri" w:cstheme="minorHAnsi"/>
                <w:szCs w:val="20"/>
                <w:lang w:val="en-GB"/>
              </w:rPr>
              <w:t>.</w:t>
            </w:r>
          </w:p>
        </w:tc>
      </w:tr>
      <w:tr w:rsidR="0042274E" w:rsidRPr="00754E31" w14:paraId="37E6E250"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59A3304C" w14:textId="77777777" w:rsidR="0042274E" w:rsidRDefault="0042274E" w:rsidP="00D96643">
            <w:pPr>
              <w:spacing w:before="60" w:after="60"/>
              <w:rPr>
                <w:rFonts w:cstheme="minorHAnsi"/>
                <w:szCs w:val="20"/>
              </w:rPr>
            </w:pPr>
            <w:r>
              <w:rPr>
                <w:rFonts w:cstheme="minorHAnsi"/>
                <w:szCs w:val="20"/>
              </w:rPr>
              <w:t>Order ID</w:t>
            </w:r>
          </w:p>
        </w:tc>
        <w:tc>
          <w:tcPr>
            <w:tcW w:w="3950" w:type="pct"/>
            <w:shd w:val="clear" w:color="auto" w:fill="F2F2F2" w:themeFill="background1" w:themeFillShade="F2"/>
          </w:tcPr>
          <w:p w14:paraId="6480AFD8" w14:textId="77777777" w:rsidR="0042274E" w:rsidRPr="009D6754" w:rsidRDefault="0042274E" w:rsidP="00D96643">
            <w:pPr>
              <w:spacing w:before="60" w:after="60"/>
              <w:rPr>
                <w:rFonts w:eastAsia="Calibri" w:cstheme="minorHAnsi"/>
                <w:szCs w:val="20"/>
                <w:lang w:val="en-GB"/>
              </w:rPr>
            </w:pPr>
            <w:r>
              <w:rPr>
                <w:rFonts w:eastAsia="Calibri" w:cstheme="minorHAnsi"/>
                <w:szCs w:val="20"/>
                <w:lang w:val="en-GB"/>
              </w:rPr>
              <w:t>Order ID assigned for the order (Note: no change, same as previous one)</w:t>
            </w:r>
          </w:p>
        </w:tc>
      </w:tr>
      <w:tr w:rsidR="0042274E" w:rsidRPr="00754E31" w14:paraId="2CA86D92" w14:textId="77777777" w:rsidTr="00D96643">
        <w:tblPrEx>
          <w:tblLook w:val="01E0" w:firstRow="1" w:lastRow="1" w:firstColumn="1" w:lastColumn="1" w:noHBand="0" w:noVBand="0"/>
        </w:tblPrEx>
        <w:trPr>
          <w:cantSplit/>
          <w:trHeight w:val="343"/>
        </w:trPr>
        <w:tc>
          <w:tcPr>
            <w:tcW w:w="1050"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2F84DFAB" w14:textId="77777777" w:rsidR="0042274E" w:rsidRDefault="0042274E" w:rsidP="00D96643">
            <w:pPr>
              <w:spacing w:before="60" w:after="60"/>
              <w:rPr>
                <w:rFonts w:cstheme="minorHAnsi"/>
                <w:szCs w:val="20"/>
              </w:rPr>
            </w:pPr>
            <w:r>
              <w:rPr>
                <w:rFonts w:cstheme="minorHAnsi"/>
                <w:szCs w:val="20"/>
              </w:rPr>
              <w:t>Order Status</w:t>
            </w:r>
          </w:p>
        </w:tc>
        <w:tc>
          <w:tcPr>
            <w:tcW w:w="3950"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17857D56" w14:textId="77777777" w:rsidR="0042274E" w:rsidRDefault="0042274E" w:rsidP="00D96643">
            <w:pPr>
              <w:spacing w:before="60" w:after="60"/>
              <w:rPr>
                <w:rFonts w:eastAsia="Calibri" w:cstheme="minorHAnsi"/>
                <w:szCs w:val="20"/>
                <w:lang w:val="en-GB"/>
              </w:rPr>
            </w:pPr>
            <w:r w:rsidRPr="00AD055D">
              <w:rPr>
                <w:rFonts w:eastAsia="Calibri" w:cstheme="minorHAnsi"/>
                <w:szCs w:val="20"/>
                <w:lang w:val="en-GB"/>
              </w:rPr>
              <w:t xml:space="preserve">Order status </w:t>
            </w:r>
            <w:r>
              <w:rPr>
                <w:rFonts w:eastAsia="Calibri" w:cstheme="minorHAnsi"/>
                <w:szCs w:val="20"/>
                <w:lang w:val="en-GB"/>
              </w:rPr>
              <w:t>of the order:</w:t>
            </w:r>
          </w:p>
          <w:p w14:paraId="77261A64" w14:textId="77777777" w:rsidR="0042274E" w:rsidRDefault="0042274E" w:rsidP="00D96643">
            <w:pPr>
              <w:pStyle w:val="ListParagraph"/>
              <w:numPr>
                <w:ilvl w:val="0"/>
                <w:numId w:val="18"/>
              </w:numPr>
              <w:spacing w:before="60" w:after="60"/>
              <w:rPr>
                <w:rFonts w:eastAsia="Calibri" w:cstheme="minorHAnsi"/>
                <w:szCs w:val="20"/>
                <w:lang w:val="en-GB"/>
              </w:rPr>
            </w:pPr>
            <w:r>
              <w:rPr>
                <w:rFonts w:eastAsia="Calibri" w:cstheme="minorHAnsi"/>
                <w:szCs w:val="20"/>
                <w:lang w:val="en-GB"/>
              </w:rPr>
              <w:t>0 = New</w:t>
            </w:r>
          </w:p>
          <w:p w14:paraId="0BCF597B" w14:textId="77777777" w:rsidR="0042274E" w:rsidRPr="008A07ED" w:rsidRDefault="0042274E" w:rsidP="00D96643">
            <w:pPr>
              <w:pStyle w:val="ListParagraph"/>
              <w:numPr>
                <w:ilvl w:val="0"/>
                <w:numId w:val="18"/>
              </w:numPr>
              <w:spacing w:before="60" w:after="60"/>
              <w:rPr>
                <w:rFonts w:eastAsia="Calibri" w:cstheme="minorHAnsi"/>
                <w:szCs w:val="20"/>
                <w:lang w:val="en-GB"/>
              </w:rPr>
            </w:pPr>
            <w:r>
              <w:rPr>
                <w:rFonts w:eastAsia="Calibri" w:cstheme="minorHAnsi"/>
                <w:szCs w:val="20"/>
                <w:lang w:val="en-GB"/>
              </w:rPr>
              <w:t>1 = Partially Filled</w:t>
            </w:r>
          </w:p>
        </w:tc>
      </w:tr>
    </w:tbl>
    <w:p w14:paraId="5480421F" w14:textId="77777777" w:rsidR="0042274E" w:rsidRDefault="0042274E" w:rsidP="0042274E">
      <w:pPr>
        <w:spacing w:before="120"/>
        <w:jc w:val="both"/>
        <w:rPr>
          <w:rFonts w:cstheme="minorHAnsi"/>
          <w:sz w:val="22"/>
          <w:szCs w:val="22"/>
        </w:rPr>
      </w:pPr>
      <w:r>
        <w:rPr>
          <w:rFonts w:cstheme="minorHAnsi"/>
          <w:sz w:val="22"/>
          <w:szCs w:val="22"/>
        </w:rPr>
        <w:t>Optional Fields:</w:t>
      </w:r>
    </w:p>
    <w:tbl>
      <w:tblPr>
        <w:tblW w:w="4995"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170"/>
        <w:gridCol w:w="2160"/>
        <w:gridCol w:w="5285"/>
        <w:gridCol w:w="385"/>
      </w:tblGrid>
      <w:tr w:rsidR="0042274E" w:rsidRPr="003C47FD" w14:paraId="2090EDF1" w14:textId="77777777" w:rsidTr="00D96643">
        <w:trPr>
          <w:trHeight w:val="300"/>
        </w:trPr>
        <w:tc>
          <w:tcPr>
            <w:tcW w:w="650" w:type="pct"/>
            <w:shd w:val="clear" w:color="auto" w:fill="C6D9F1" w:themeFill="text2" w:themeFillTint="33"/>
          </w:tcPr>
          <w:p w14:paraId="57756F0F" w14:textId="77777777" w:rsidR="0042274E" w:rsidRDefault="0042274E" w:rsidP="00D96643">
            <w:pPr>
              <w:pStyle w:val="Tablehead"/>
              <w:spacing w:after="0"/>
              <w:rPr>
                <w:rFonts w:cstheme="minorHAnsi"/>
              </w:rPr>
            </w:pPr>
            <w:r>
              <w:rPr>
                <w:rFonts w:cstheme="minorHAnsi"/>
              </w:rPr>
              <w:t>Bit Position</w:t>
            </w:r>
          </w:p>
        </w:tc>
        <w:tc>
          <w:tcPr>
            <w:tcW w:w="1200" w:type="pct"/>
            <w:shd w:val="clear" w:color="auto" w:fill="C6D9F1" w:themeFill="text2" w:themeFillTint="33"/>
            <w:noWrap/>
          </w:tcPr>
          <w:p w14:paraId="4F327D72" w14:textId="77777777" w:rsidR="0042274E" w:rsidRPr="003C47FD" w:rsidRDefault="0042274E" w:rsidP="00D96643">
            <w:pPr>
              <w:pStyle w:val="Tablehead"/>
              <w:spacing w:after="0"/>
              <w:rPr>
                <w:rFonts w:cstheme="minorHAnsi"/>
              </w:rPr>
            </w:pPr>
            <w:r>
              <w:rPr>
                <w:rFonts w:cstheme="minorHAnsi"/>
              </w:rPr>
              <w:t>Field Name</w:t>
            </w:r>
          </w:p>
        </w:tc>
        <w:tc>
          <w:tcPr>
            <w:tcW w:w="3150" w:type="pct"/>
            <w:gridSpan w:val="2"/>
            <w:shd w:val="clear" w:color="auto" w:fill="C6D9F1" w:themeFill="text2" w:themeFillTint="33"/>
          </w:tcPr>
          <w:p w14:paraId="5F0366F0"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0C8394DF" w14:textId="77777777" w:rsidTr="00D96643">
        <w:tblPrEx>
          <w:tblLook w:val="01E0" w:firstRow="1" w:lastRow="1" w:firstColumn="1" w:lastColumn="1" w:noHBand="0" w:noVBand="0"/>
        </w:tblPrEx>
        <w:trPr>
          <w:gridAfter w:val="1"/>
          <w:wAfter w:w="214" w:type="pct"/>
          <w:trHeight w:val="343"/>
        </w:trPr>
        <w:tc>
          <w:tcPr>
            <w:tcW w:w="650" w:type="pct"/>
            <w:shd w:val="clear" w:color="auto" w:fill="F2F2F2" w:themeFill="background1" w:themeFillShade="F2"/>
          </w:tcPr>
          <w:p w14:paraId="7304E77A" w14:textId="77777777" w:rsidR="0042274E" w:rsidRPr="00065BAC" w:rsidRDefault="0042274E" w:rsidP="00D96643">
            <w:pPr>
              <w:spacing w:before="60" w:after="60"/>
              <w:rPr>
                <w:rFonts w:cstheme="minorHAnsi"/>
                <w:szCs w:val="20"/>
              </w:rPr>
            </w:pPr>
            <w:r>
              <w:rPr>
                <w:rFonts w:cstheme="minorHAnsi"/>
                <w:szCs w:val="20"/>
              </w:rPr>
              <w:t>1</w:t>
            </w:r>
          </w:p>
        </w:tc>
        <w:tc>
          <w:tcPr>
            <w:tcW w:w="1200" w:type="pct"/>
            <w:shd w:val="clear" w:color="auto" w:fill="F2F2F2" w:themeFill="background1" w:themeFillShade="F2"/>
          </w:tcPr>
          <w:p w14:paraId="1E31249D" w14:textId="77777777" w:rsidR="0042274E" w:rsidRPr="00065BAC" w:rsidRDefault="0042274E" w:rsidP="00D96643">
            <w:pPr>
              <w:spacing w:before="60" w:after="60"/>
              <w:rPr>
                <w:rFonts w:cstheme="minorHAnsi"/>
                <w:szCs w:val="20"/>
                <w:lang w:val="en-GB"/>
              </w:rPr>
            </w:pPr>
            <w:r>
              <w:rPr>
                <w:rFonts w:cstheme="minorHAnsi"/>
                <w:szCs w:val="20"/>
              </w:rPr>
              <w:t>Expire Date</w:t>
            </w:r>
          </w:p>
        </w:tc>
        <w:tc>
          <w:tcPr>
            <w:tcW w:w="2936" w:type="pct"/>
            <w:shd w:val="clear" w:color="auto" w:fill="F2F2F2" w:themeFill="background1" w:themeFillShade="F2"/>
          </w:tcPr>
          <w:p w14:paraId="5E566716" w14:textId="77777777" w:rsidR="0042274E" w:rsidRDefault="0042274E" w:rsidP="00D96643">
            <w:pPr>
              <w:spacing w:before="60" w:after="60"/>
              <w:rPr>
                <w:rFonts w:cstheme="minorHAnsi"/>
                <w:szCs w:val="20"/>
              </w:rPr>
            </w:pPr>
            <w:proofErr w:type="gramStart"/>
            <w:r>
              <w:rPr>
                <w:rFonts w:cstheme="minorHAnsi"/>
                <w:szCs w:val="20"/>
              </w:rPr>
              <w:t>Expire</w:t>
            </w:r>
            <w:proofErr w:type="gramEnd"/>
            <w:r>
              <w:rPr>
                <w:rFonts w:cstheme="minorHAnsi"/>
                <w:szCs w:val="20"/>
              </w:rPr>
              <w:t xml:space="preserve"> date of GTD order.</w:t>
            </w:r>
          </w:p>
          <w:p w14:paraId="33BD9ED8" w14:textId="77777777" w:rsidR="0042274E" w:rsidRPr="009100B4" w:rsidRDefault="0042274E" w:rsidP="00D96643">
            <w:pPr>
              <w:spacing w:before="60" w:after="60"/>
              <w:rPr>
                <w:rFonts w:eastAsia="Calibri" w:cstheme="minorHAnsi"/>
                <w:szCs w:val="20"/>
              </w:rPr>
            </w:pPr>
            <w:r w:rsidRPr="008C2AB2">
              <w:rPr>
                <w:rFonts w:eastAsia="Calibri" w:cstheme="minorHAnsi"/>
                <w:szCs w:val="20"/>
              </w:rPr>
              <w:t>Required if</w:t>
            </w:r>
            <w:r>
              <w:rPr>
                <w:rFonts w:eastAsia="Calibri" w:cstheme="minorHAnsi"/>
                <w:szCs w:val="20"/>
              </w:rPr>
              <w:t xml:space="preserve"> Time </w:t>
            </w:r>
            <w:proofErr w:type="gramStart"/>
            <w:r>
              <w:rPr>
                <w:rFonts w:eastAsia="Calibri" w:cstheme="minorHAnsi"/>
                <w:szCs w:val="20"/>
              </w:rPr>
              <w:t>In</w:t>
            </w:r>
            <w:proofErr w:type="gramEnd"/>
            <w:r>
              <w:rPr>
                <w:rFonts w:eastAsia="Calibri" w:cstheme="minorHAnsi"/>
                <w:szCs w:val="20"/>
              </w:rPr>
              <w:t xml:space="preserve"> Force </w:t>
            </w:r>
            <w:r w:rsidRPr="008C2AB2">
              <w:rPr>
                <w:rFonts w:eastAsia="Calibri" w:cstheme="minorHAnsi"/>
                <w:szCs w:val="20"/>
              </w:rPr>
              <w:t xml:space="preserve">= </w:t>
            </w:r>
            <w:r>
              <w:rPr>
                <w:rFonts w:eastAsia="Calibri" w:cstheme="minorHAnsi"/>
                <w:szCs w:val="20"/>
              </w:rPr>
              <w:t>6 (Good Till Date)</w:t>
            </w:r>
          </w:p>
        </w:tc>
      </w:tr>
      <w:tr w:rsidR="0042274E" w:rsidRPr="00754E31" w14:paraId="62B055B3" w14:textId="77777777" w:rsidTr="00D96643">
        <w:tblPrEx>
          <w:tblLook w:val="01E0" w:firstRow="1" w:lastRow="1" w:firstColumn="1" w:lastColumn="1" w:noHBand="0" w:noVBand="0"/>
        </w:tblPrEx>
        <w:trPr>
          <w:gridAfter w:val="1"/>
          <w:wAfter w:w="214" w:type="pct"/>
          <w:trHeight w:val="343"/>
        </w:trPr>
        <w:tc>
          <w:tcPr>
            <w:tcW w:w="650" w:type="pct"/>
            <w:shd w:val="clear" w:color="auto" w:fill="F2F2F2" w:themeFill="background1" w:themeFillShade="F2"/>
          </w:tcPr>
          <w:p w14:paraId="2EF2DEAB" w14:textId="77777777" w:rsidR="0042274E" w:rsidRPr="00065BAC" w:rsidRDefault="0042274E" w:rsidP="00D96643">
            <w:pPr>
              <w:spacing w:before="60" w:after="60"/>
              <w:rPr>
                <w:rFonts w:cstheme="minorHAnsi"/>
                <w:szCs w:val="20"/>
              </w:rPr>
            </w:pPr>
            <w:r>
              <w:rPr>
                <w:rFonts w:cstheme="minorHAnsi"/>
                <w:szCs w:val="20"/>
              </w:rPr>
              <w:t>2</w:t>
            </w:r>
          </w:p>
        </w:tc>
        <w:tc>
          <w:tcPr>
            <w:tcW w:w="1200" w:type="pct"/>
            <w:shd w:val="clear" w:color="auto" w:fill="F2F2F2" w:themeFill="background1" w:themeFillShade="F2"/>
          </w:tcPr>
          <w:p w14:paraId="36550DAE" w14:textId="77777777" w:rsidR="0042274E" w:rsidRPr="00065BAC" w:rsidRDefault="0042274E" w:rsidP="00D96643">
            <w:pPr>
              <w:spacing w:before="60" w:after="60"/>
              <w:rPr>
                <w:rFonts w:cstheme="minorHAnsi"/>
                <w:szCs w:val="20"/>
                <w:lang w:val="en-GB"/>
              </w:rPr>
            </w:pPr>
            <w:r>
              <w:rPr>
                <w:rFonts w:cstheme="minorHAnsi"/>
                <w:szCs w:val="20"/>
                <w:lang w:val="en-GB"/>
              </w:rPr>
              <w:t>Customer Client</w:t>
            </w:r>
          </w:p>
        </w:tc>
        <w:tc>
          <w:tcPr>
            <w:tcW w:w="2936" w:type="pct"/>
            <w:shd w:val="clear" w:color="auto" w:fill="F2F2F2" w:themeFill="background1" w:themeFillShade="F2"/>
          </w:tcPr>
          <w:p w14:paraId="77FA9197" w14:textId="77777777" w:rsidR="0042274E" w:rsidRPr="00065BAC" w:rsidRDefault="0042274E" w:rsidP="00D96643">
            <w:pPr>
              <w:spacing w:before="60" w:after="60"/>
              <w:rPr>
                <w:rFonts w:cstheme="minorHAnsi"/>
                <w:szCs w:val="20"/>
              </w:rPr>
            </w:pPr>
            <w:r w:rsidRPr="009100B4">
              <w:rPr>
                <w:rFonts w:eastAsia="Calibri" w:cstheme="minorHAnsi"/>
                <w:szCs w:val="20"/>
              </w:rPr>
              <w:t>Client specified customer ID or other entity, a pass-through attribute.</w:t>
            </w:r>
          </w:p>
        </w:tc>
      </w:tr>
      <w:tr w:rsidR="0042274E" w:rsidRPr="00754E31" w14:paraId="7A6E31DB" w14:textId="77777777" w:rsidTr="00D96643">
        <w:tblPrEx>
          <w:tblLook w:val="01E0" w:firstRow="1" w:lastRow="1" w:firstColumn="1" w:lastColumn="1" w:noHBand="0" w:noVBand="0"/>
        </w:tblPrEx>
        <w:trPr>
          <w:gridAfter w:val="1"/>
          <w:wAfter w:w="214" w:type="pct"/>
          <w:trHeight w:val="343"/>
        </w:trPr>
        <w:tc>
          <w:tcPr>
            <w:tcW w:w="650" w:type="pct"/>
            <w:shd w:val="clear" w:color="auto" w:fill="F2F2F2" w:themeFill="background1" w:themeFillShade="F2"/>
          </w:tcPr>
          <w:p w14:paraId="21D49A02" w14:textId="77777777" w:rsidR="0042274E" w:rsidRPr="00065BAC" w:rsidRDefault="0042274E" w:rsidP="00D96643">
            <w:pPr>
              <w:spacing w:before="60" w:after="60"/>
              <w:rPr>
                <w:rFonts w:cstheme="minorHAnsi"/>
                <w:szCs w:val="20"/>
              </w:rPr>
            </w:pPr>
            <w:r>
              <w:rPr>
                <w:rFonts w:cstheme="minorHAnsi"/>
                <w:szCs w:val="20"/>
              </w:rPr>
              <w:t>3</w:t>
            </w:r>
          </w:p>
        </w:tc>
        <w:tc>
          <w:tcPr>
            <w:tcW w:w="1200" w:type="pct"/>
            <w:shd w:val="clear" w:color="auto" w:fill="F2F2F2" w:themeFill="background1" w:themeFillShade="F2"/>
          </w:tcPr>
          <w:p w14:paraId="7424FA5E" w14:textId="77777777" w:rsidR="0042274E" w:rsidRPr="00065BAC" w:rsidRDefault="0042274E" w:rsidP="00D96643">
            <w:pPr>
              <w:spacing w:before="60" w:after="60"/>
              <w:rPr>
                <w:rFonts w:cstheme="minorHAnsi"/>
                <w:szCs w:val="20"/>
                <w:lang w:val="en-GB"/>
              </w:rPr>
            </w:pPr>
            <w:r>
              <w:rPr>
                <w:rFonts w:cstheme="minorHAnsi"/>
                <w:szCs w:val="20"/>
                <w:lang w:val="en-GB"/>
              </w:rPr>
              <w:t>Customer Information</w:t>
            </w:r>
          </w:p>
        </w:tc>
        <w:tc>
          <w:tcPr>
            <w:tcW w:w="2936" w:type="pct"/>
            <w:shd w:val="clear" w:color="auto" w:fill="F2F2F2" w:themeFill="background1" w:themeFillShade="F2"/>
          </w:tcPr>
          <w:p w14:paraId="49A5D877" w14:textId="77777777" w:rsidR="0042274E" w:rsidRPr="00065BAC" w:rsidRDefault="0042274E" w:rsidP="00D96643">
            <w:pPr>
              <w:spacing w:before="60" w:after="60"/>
              <w:rPr>
                <w:rFonts w:cstheme="minorHAnsi"/>
                <w:szCs w:val="20"/>
              </w:rPr>
            </w:pPr>
            <w:r>
              <w:rPr>
                <w:rStyle w:val="ui-provider"/>
              </w:rPr>
              <w:t>Client specified free text, a pass-through attribute.</w:t>
            </w:r>
          </w:p>
        </w:tc>
      </w:tr>
    </w:tbl>
    <w:p w14:paraId="707B9C96" w14:textId="77777777" w:rsidR="0042274E" w:rsidRDefault="0042274E" w:rsidP="0042274E">
      <w:pPr>
        <w:spacing w:before="120"/>
        <w:jc w:val="both"/>
        <w:rPr>
          <w:rFonts w:cstheme="minorHAnsi"/>
          <w:sz w:val="22"/>
          <w:szCs w:val="22"/>
        </w:rPr>
      </w:pPr>
    </w:p>
    <w:p w14:paraId="51331469" w14:textId="77777777" w:rsidR="0042274E" w:rsidRDefault="0042274E" w:rsidP="0042274E">
      <w:pPr>
        <w:pStyle w:val="Heading3"/>
      </w:pPr>
      <w:bookmarkStart w:id="736" w:name="_Toc170578893"/>
      <w:r>
        <w:t>Order Executed (58)</w:t>
      </w:r>
      <w:bookmarkEnd w:id="736"/>
    </w:p>
    <w:p w14:paraId="2FA2EBF8" w14:textId="49FA63C6" w:rsidR="0042274E" w:rsidRDefault="009346D8" w:rsidP="0042274E">
      <w:pPr>
        <w:pStyle w:val="NormalNGMDS"/>
        <w:spacing w:after="120"/>
        <w:ind w:left="0"/>
      </w:pPr>
      <w:r w:rsidRPr="009F2FBA">
        <w:t xml:space="preserve">The gateway sends this message </w:t>
      </w:r>
      <w:r>
        <w:t xml:space="preserve">to the client </w:t>
      </w:r>
      <w:r w:rsidR="002B3548">
        <w:t xml:space="preserve">to </w:t>
      </w:r>
      <w:r>
        <w:t xml:space="preserve">convey </w:t>
      </w:r>
      <w:r w:rsidR="0042274E">
        <w:t>an order is executed</w:t>
      </w:r>
      <w:r w:rsidR="0007714D">
        <w:t>, i.e. traded.</w:t>
      </w:r>
    </w:p>
    <w:p w14:paraId="18434B2F" w14:textId="1B063292" w:rsidR="0042274E" w:rsidRDefault="0042274E" w:rsidP="0042274E">
      <w:pPr>
        <w:pStyle w:val="NormalNGMDS"/>
        <w:spacing w:after="120"/>
        <w:ind w:left="0"/>
      </w:pPr>
      <w:r>
        <w:t xml:space="preserve">The </w:t>
      </w:r>
      <w:r w:rsidR="00974330">
        <w:t>gateway</w:t>
      </w:r>
      <w:r>
        <w:t xml:space="preserve"> will send out two messages for a trade: the first trade is a provisional one and the later one is a trade, which can be checked from the </w:t>
      </w:r>
      <w:r w:rsidRPr="00E461C8">
        <w:t>Trade Confirmation Indicator</w:t>
      </w:r>
      <w:r>
        <w:t xml:space="preserve"> field.</w:t>
      </w:r>
    </w:p>
    <w:tbl>
      <w:tblPr>
        <w:tblW w:w="4995"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0"/>
        <w:gridCol w:w="6750"/>
      </w:tblGrid>
      <w:tr w:rsidR="0042274E" w:rsidRPr="003C47FD" w14:paraId="1E4691FE" w14:textId="77777777" w:rsidTr="00D96643">
        <w:trPr>
          <w:trHeight w:val="300"/>
        </w:trPr>
        <w:tc>
          <w:tcPr>
            <w:tcW w:w="1250" w:type="pct"/>
            <w:shd w:val="clear" w:color="auto" w:fill="C6D9F1" w:themeFill="text2" w:themeFillTint="33"/>
            <w:noWrap/>
          </w:tcPr>
          <w:p w14:paraId="68A8057D" w14:textId="77777777" w:rsidR="0042274E" w:rsidRPr="001161AF" w:rsidRDefault="0042274E" w:rsidP="00D96643">
            <w:pPr>
              <w:pStyle w:val="Tablehead"/>
              <w:spacing w:after="0"/>
              <w:rPr>
                <w:rFonts w:cstheme="minorHAnsi"/>
                <w:lang w:val="en-GB"/>
              </w:rPr>
            </w:pPr>
            <w:r>
              <w:rPr>
                <w:rFonts w:cstheme="minorHAnsi"/>
                <w:lang w:val="en-GB"/>
              </w:rPr>
              <w:t>Field Name</w:t>
            </w:r>
          </w:p>
        </w:tc>
        <w:tc>
          <w:tcPr>
            <w:tcW w:w="3750" w:type="pct"/>
            <w:shd w:val="clear" w:color="auto" w:fill="C6D9F1" w:themeFill="text2" w:themeFillTint="33"/>
          </w:tcPr>
          <w:p w14:paraId="10E78E30"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3C42F0A0"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145B8CDA" w14:textId="77777777" w:rsidR="0042274E" w:rsidRPr="00065BAC" w:rsidRDefault="0042274E" w:rsidP="00D96643">
            <w:pPr>
              <w:spacing w:before="60" w:after="60"/>
              <w:rPr>
                <w:rFonts w:cstheme="minorHAnsi"/>
                <w:szCs w:val="20"/>
                <w:lang w:val="en-GB"/>
              </w:rPr>
            </w:pPr>
            <w:r>
              <w:rPr>
                <w:rFonts w:cstheme="minorHAnsi"/>
                <w:szCs w:val="20"/>
                <w:lang w:val="en-GB"/>
              </w:rPr>
              <w:t>Client Order ID</w:t>
            </w:r>
          </w:p>
        </w:tc>
        <w:tc>
          <w:tcPr>
            <w:tcW w:w="3750" w:type="pct"/>
            <w:shd w:val="clear" w:color="auto" w:fill="F2F2F2" w:themeFill="background1" w:themeFillShade="F2"/>
          </w:tcPr>
          <w:p w14:paraId="173736ED" w14:textId="77777777" w:rsidR="0042274E" w:rsidRPr="00065BAC" w:rsidRDefault="0042274E" w:rsidP="00D96643">
            <w:pPr>
              <w:spacing w:before="60" w:after="60"/>
              <w:rPr>
                <w:rFonts w:cstheme="minorHAnsi"/>
                <w:szCs w:val="20"/>
              </w:rPr>
            </w:pPr>
            <w:r>
              <w:rPr>
                <w:rFonts w:eastAsia="Calibri" w:cstheme="minorHAnsi"/>
                <w:szCs w:val="20"/>
                <w:lang w:val="en-GB"/>
              </w:rPr>
              <w:t xml:space="preserve">The client order ID </w:t>
            </w:r>
            <w:r w:rsidRPr="000613D8">
              <w:rPr>
                <w:rFonts w:eastAsia="Calibri" w:cstheme="minorHAnsi"/>
                <w:szCs w:val="20"/>
                <w:lang w:val="en-GB"/>
              </w:rPr>
              <w:t>of the order</w:t>
            </w:r>
          </w:p>
        </w:tc>
      </w:tr>
      <w:tr w:rsidR="0042274E" w:rsidRPr="00754E31" w14:paraId="4D1C58D2"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6F15EB63" w14:textId="77777777" w:rsidR="0042274E" w:rsidRDefault="0042274E" w:rsidP="00D96643">
            <w:pPr>
              <w:spacing w:before="60" w:after="60"/>
              <w:rPr>
                <w:rFonts w:cstheme="minorHAnsi"/>
                <w:szCs w:val="20"/>
              </w:rPr>
            </w:pPr>
            <w:r>
              <w:rPr>
                <w:rFonts w:cstheme="minorHAnsi"/>
                <w:szCs w:val="20"/>
              </w:rPr>
              <w:lastRenderedPageBreak/>
              <w:t>Transact Time</w:t>
            </w:r>
          </w:p>
        </w:tc>
        <w:tc>
          <w:tcPr>
            <w:tcW w:w="3750" w:type="pct"/>
            <w:shd w:val="clear" w:color="auto" w:fill="F2F2F2" w:themeFill="background1" w:themeFillShade="F2"/>
          </w:tcPr>
          <w:p w14:paraId="36F416D2" w14:textId="77777777" w:rsidR="0042274E" w:rsidRDefault="0042274E" w:rsidP="00D96643">
            <w:pPr>
              <w:spacing w:before="60" w:after="60"/>
              <w:rPr>
                <w:rFonts w:eastAsia="Calibri" w:cstheme="minorHAnsi"/>
                <w:szCs w:val="20"/>
              </w:rPr>
            </w:pPr>
            <w:r w:rsidRPr="00486712">
              <w:rPr>
                <w:rFonts w:eastAsia="Calibri" w:cstheme="minorHAnsi"/>
                <w:szCs w:val="20"/>
              </w:rPr>
              <w:t xml:space="preserve">The time at which the </w:t>
            </w:r>
            <w:r>
              <w:rPr>
                <w:rFonts w:eastAsia="Calibri" w:cstheme="minorHAnsi"/>
                <w:szCs w:val="20"/>
              </w:rPr>
              <w:t>message is generated</w:t>
            </w:r>
            <w:r w:rsidRPr="00486712">
              <w:rPr>
                <w:rFonts w:eastAsia="Calibri" w:cstheme="minorHAnsi"/>
                <w:szCs w:val="20"/>
              </w:rPr>
              <w:t>.</w:t>
            </w:r>
          </w:p>
        </w:tc>
      </w:tr>
      <w:tr w:rsidR="0042274E" w:rsidRPr="00754E31" w14:paraId="0C1BEBC5"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538844A8" w14:textId="77777777" w:rsidR="0042274E" w:rsidRDefault="0042274E" w:rsidP="00D96643">
            <w:pPr>
              <w:spacing w:before="60" w:after="60"/>
              <w:rPr>
                <w:rFonts w:cstheme="minorHAnsi"/>
                <w:szCs w:val="20"/>
                <w:lang w:val="en-GB"/>
              </w:rPr>
            </w:pPr>
            <w:r>
              <w:rPr>
                <w:rFonts w:cstheme="minorHAnsi"/>
                <w:szCs w:val="20"/>
                <w:lang w:val="en-GB"/>
              </w:rPr>
              <w:t>Executing Trader</w:t>
            </w:r>
          </w:p>
        </w:tc>
        <w:tc>
          <w:tcPr>
            <w:tcW w:w="3750" w:type="pct"/>
            <w:shd w:val="clear" w:color="auto" w:fill="F2F2F2" w:themeFill="background1" w:themeFillShade="F2"/>
          </w:tcPr>
          <w:p w14:paraId="2DBECF1A" w14:textId="77777777" w:rsidR="0042274E" w:rsidRPr="006F1E73" w:rsidRDefault="0042274E" w:rsidP="00D96643">
            <w:pPr>
              <w:spacing w:before="60" w:after="60"/>
              <w:rPr>
                <w:rFonts w:eastAsia="Calibri" w:cstheme="minorHAnsi"/>
                <w:szCs w:val="20"/>
              </w:rPr>
            </w:pPr>
            <w:r w:rsidRPr="00A46BE3">
              <w:rPr>
                <w:rFonts w:eastAsia="Calibri" w:cstheme="minorHAnsi"/>
                <w:szCs w:val="20"/>
              </w:rPr>
              <w:t>Client specified executing trader or other entity form client side.</w:t>
            </w:r>
          </w:p>
        </w:tc>
      </w:tr>
      <w:tr w:rsidR="0042274E" w:rsidRPr="00754E31" w14:paraId="673DBD62"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26309772" w14:textId="77777777" w:rsidR="0042274E" w:rsidRPr="00065BAC" w:rsidRDefault="0042274E" w:rsidP="00D96643">
            <w:pPr>
              <w:spacing w:before="60" w:after="60"/>
              <w:rPr>
                <w:rFonts w:cstheme="minorHAnsi"/>
                <w:szCs w:val="20"/>
              </w:rPr>
            </w:pPr>
            <w:r w:rsidRPr="0012012C">
              <w:rPr>
                <w:rFonts w:cstheme="minorHAnsi"/>
                <w:szCs w:val="20"/>
              </w:rPr>
              <w:t>Security ID</w:t>
            </w:r>
          </w:p>
        </w:tc>
        <w:tc>
          <w:tcPr>
            <w:tcW w:w="3750" w:type="pct"/>
            <w:shd w:val="clear" w:color="auto" w:fill="F2F2F2" w:themeFill="background1" w:themeFillShade="F2"/>
          </w:tcPr>
          <w:p w14:paraId="312EB0B4" w14:textId="77777777" w:rsidR="0042274E" w:rsidRPr="00065BAC" w:rsidRDefault="0042274E" w:rsidP="00D96643">
            <w:pPr>
              <w:spacing w:before="60" w:after="60"/>
              <w:rPr>
                <w:rFonts w:cstheme="minorHAnsi"/>
                <w:szCs w:val="20"/>
              </w:rPr>
            </w:pPr>
            <w:r w:rsidRPr="0012012C">
              <w:rPr>
                <w:rFonts w:cstheme="minorHAnsi"/>
                <w:szCs w:val="20"/>
              </w:rPr>
              <w:t>Instrument identifier</w:t>
            </w:r>
          </w:p>
        </w:tc>
      </w:tr>
      <w:tr w:rsidR="0042274E" w:rsidRPr="00754E31" w14:paraId="6ADAA3EC"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46974A31" w14:textId="77777777" w:rsidR="0042274E" w:rsidRPr="00065BAC" w:rsidRDefault="0042274E" w:rsidP="00D96643">
            <w:pPr>
              <w:spacing w:before="60" w:after="60"/>
              <w:rPr>
                <w:rFonts w:cstheme="minorHAnsi"/>
                <w:szCs w:val="20"/>
              </w:rPr>
            </w:pPr>
            <w:r>
              <w:rPr>
                <w:rFonts w:cstheme="minorHAnsi"/>
                <w:szCs w:val="20"/>
              </w:rPr>
              <w:t>Side</w:t>
            </w:r>
          </w:p>
        </w:tc>
        <w:tc>
          <w:tcPr>
            <w:tcW w:w="3750" w:type="pct"/>
            <w:shd w:val="clear" w:color="auto" w:fill="F2F2F2" w:themeFill="background1" w:themeFillShade="F2"/>
          </w:tcPr>
          <w:p w14:paraId="350621BA" w14:textId="77777777" w:rsidR="0042274E" w:rsidRDefault="0042274E" w:rsidP="00D96643">
            <w:pPr>
              <w:spacing w:before="60" w:after="60"/>
              <w:rPr>
                <w:rFonts w:eastAsia="Calibri" w:cstheme="minorHAnsi"/>
                <w:szCs w:val="20"/>
                <w:lang w:val="en-GB"/>
              </w:rPr>
            </w:pPr>
            <w:r>
              <w:rPr>
                <w:rFonts w:eastAsia="Calibri" w:cstheme="minorHAnsi"/>
                <w:szCs w:val="20"/>
                <w:lang w:val="en-GB"/>
              </w:rPr>
              <w:t>Side of the order</w:t>
            </w:r>
          </w:p>
          <w:p w14:paraId="4748B3F0" w14:textId="77777777" w:rsidR="0042274E" w:rsidRDefault="0042274E" w:rsidP="00D96643">
            <w:pPr>
              <w:pStyle w:val="ListParagraph"/>
              <w:numPr>
                <w:ilvl w:val="0"/>
                <w:numId w:val="21"/>
              </w:numPr>
              <w:spacing w:before="60" w:after="60"/>
              <w:rPr>
                <w:rFonts w:eastAsiaTheme="minorHAnsi" w:cstheme="minorHAnsi"/>
                <w:szCs w:val="20"/>
                <w:lang w:val="en-GB"/>
              </w:rPr>
            </w:pPr>
            <w:r>
              <w:rPr>
                <w:rFonts w:eastAsiaTheme="minorHAnsi" w:cstheme="minorHAnsi"/>
                <w:szCs w:val="20"/>
                <w:lang w:val="en-GB"/>
              </w:rPr>
              <w:t>1 = Buy</w:t>
            </w:r>
          </w:p>
          <w:p w14:paraId="4B2BD015" w14:textId="77777777" w:rsidR="0042274E" w:rsidRPr="004476B5" w:rsidRDefault="0042274E" w:rsidP="00D96643">
            <w:pPr>
              <w:pStyle w:val="ListParagraph"/>
              <w:numPr>
                <w:ilvl w:val="0"/>
                <w:numId w:val="21"/>
              </w:numPr>
              <w:spacing w:before="60" w:after="60"/>
              <w:rPr>
                <w:rFonts w:eastAsiaTheme="minorHAnsi" w:cstheme="minorHAnsi"/>
                <w:szCs w:val="20"/>
                <w:lang w:val="en-GB"/>
              </w:rPr>
            </w:pPr>
            <w:r>
              <w:rPr>
                <w:rFonts w:eastAsiaTheme="minorHAnsi" w:cstheme="minorHAnsi"/>
                <w:szCs w:val="20"/>
                <w:lang w:val="en-GB"/>
              </w:rPr>
              <w:t>2 = Sell</w:t>
            </w:r>
          </w:p>
        </w:tc>
      </w:tr>
      <w:tr w:rsidR="0042274E" w:rsidRPr="00754E31" w14:paraId="10D4302C"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60CF7CF5" w14:textId="77777777" w:rsidR="0042274E" w:rsidRDefault="0042274E" w:rsidP="00D96643">
            <w:pPr>
              <w:spacing w:before="60" w:after="60"/>
              <w:rPr>
                <w:rFonts w:cstheme="minorHAnsi"/>
                <w:szCs w:val="20"/>
              </w:rPr>
            </w:pPr>
            <w:r>
              <w:rPr>
                <w:rFonts w:cstheme="minorHAnsi"/>
                <w:szCs w:val="20"/>
              </w:rPr>
              <w:t>Order Quantity</w:t>
            </w:r>
          </w:p>
        </w:tc>
        <w:tc>
          <w:tcPr>
            <w:tcW w:w="3750" w:type="pct"/>
            <w:shd w:val="clear" w:color="auto" w:fill="F2F2F2" w:themeFill="background1" w:themeFillShade="F2"/>
          </w:tcPr>
          <w:p w14:paraId="12F9B652" w14:textId="77777777" w:rsidR="0042274E" w:rsidRDefault="0042274E" w:rsidP="00D96643">
            <w:pPr>
              <w:spacing w:before="60" w:after="60"/>
              <w:rPr>
                <w:rFonts w:eastAsia="Calibri" w:cstheme="minorHAnsi"/>
                <w:szCs w:val="20"/>
              </w:rPr>
            </w:pPr>
            <w:r w:rsidRPr="00535A78">
              <w:rPr>
                <w:rFonts w:eastAsia="Calibri" w:cstheme="minorHAnsi"/>
                <w:szCs w:val="20"/>
              </w:rPr>
              <w:t>Total order quantity of the order</w:t>
            </w:r>
          </w:p>
        </w:tc>
      </w:tr>
      <w:tr w:rsidR="0042274E" w:rsidRPr="00754E31" w14:paraId="5841A53D"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3748CD4B" w14:textId="77777777" w:rsidR="0042274E" w:rsidRPr="00065BAC" w:rsidRDefault="0042274E" w:rsidP="00D96643">
            <w:pPr>
              <w:spacing w:before="60" w:after="60"/>
              <w:rPr>
                <w:rFonts w:cstheme="minorHAnsi"/>
                <w:szCs w:val="20"/>
              </w:rPr>
            </w:pPr>
            <w:r>
              <w:rPr>
                <w:rFonts w:cstheme="minorHAnsi"/>
                <w:szCs w:val="20"/>
              </w:rPr>
              <w:t>Price</w:t>
            </w:r>
          </w:p>
        </w:tc>
        <w:tc>
          <w:tcPr>
            <w:tcW w:w="3750" w:type="pct"/>
            <w:shd w:val="clear" w:color="auto" w:fill="F2F2F2" w:themeFill="background1" w:themeFillShade="F2"/>
          </w:tcPr>
          <w:p w14:paraId="7EF890C2" w14:textId="77777777" w:rsidR="0042274E" w:rsidRPr="008C2AB2" w:rsidRDefault="0042274E" w:rsidP="00D96643">
            <w:pPr>
              <w:spacing w:before="60" w:after="60"/>
              <w:rPr>
                <w:rFonts w:eastAsia="Calibri" w:cstheme="minorHAnsi"/>
                <w:szCs w:val="20"/>
              </w:rPr>
            </w:pPr>
            <w:r w:rsidRPr="008C2AB2">
              <w:rPr>
                <w:rFonts w:eastAsia="Calibri" w:cstheme="minorHAnsi"/>
                <w:szCs w:val="20"/>
              </w:rPr>
              <w:t>Price of order</w:t>
            </w:r>
            <w:r>
              <w:rPr>
                <w:rFonts w:eastAsia="Calibri" w:cstheme="minorHAnsi"/>
                <w:szCs w:val="20"/>
              </w:rPr>
              <w:t>.</w:t>
            </w:r>
          </w:p>
          <w:p w14:paraId="20D64C81" w14:textId="77777777" w:rsidR="0042274E" w:rsidRPr="008C2AB2" w:rsidRDefault="0042274E" w:rsidP="00D96643">
            <w:pPr>
              <w:spacing w:before="60" w:after="60"/>
              <w:rPr>
                <w:rFonts w:eastAsia="Calibri" w:cstheme="minorHAnsi"/>
                <w:szCs w:val="20"/>
              </w:rPr>
            </w:pPr>
          </w:p>
        </w:tc>
      </w:tr>
      <w:tr w:rsidR="0042274E" w:rsidRPr="00754E31" w14:paraId="19EEC699"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696CEDB9" w14:textId="77777777" w:rsidR="0042274E" w:rsidRPr="00065BAC" w:rsidRDefault="0042274E" w:rsidP="00D96643">
            <w:pPr>
              <w:spacing w:before="60" w:after="60"/>
              <w:rPr>
                <w:rFonts w:cstheme="minorHAnsi"/>
                <w:szCs w:val="20"/>
              </w:rPr>
            </w:pPr>
            <w:r>
              <w:rPr>
                <w:rFonts w:cstheme="minorHAnsi"/>
                <w:szCs w:val="20"/>
              </w:rPr>
              <w:t>Order Type</w:t>
            </w:r>
          </w:p>
        </w:tc>
        <w:tc>
          <w:tcPr>
            <w:tcW w:w="3750" w:type="pct"/>
            <w:shd w:val="clear" w:color="auto" w:fill="F2F2F2" w:themeFill="background1" w:themeFillShade="F2"/>
          </w:tcPr>
          <w:p w14:paraId="12E8C6E0" w14:textId="77777777" w:rsidR="0042274E" w:rsidRDefault="0042274E" w:rsidP="00D96643">
            <w:pPr>
              <w:spacing w:before="60" w:after="60"/>
              <w:rPr>
                <w:rFonts w:eastAsia="Calibri" w:cstheme="minorHAnsi"/>
                <w:szCs w:val="20"/>
              </w:rPr>
            </w:pPr>
            <w:r>
              <w:rPr>
                <w:rFonts w:eastAsia="Calibri" w:cstheme="minorHAnsi"/>
                <w:szCs w:val="20"/>
              </w:rPr>
              <w:t>Order type applicable to the order</w:t>
            </w:r>
          </w:p>
          <w:p w14:paraId="07222BBD" w14:textId="77777777" w:rsidR="0042274E" w:rsidRDefault="0042274E" w:rsidP="00D96643">
            <w:pPr>
              <w:pStyle w:val="ListParagraph"/>
              <w:numPr>
                <w:ilvl w:val="0"/>
                <w:numId w:val="14"/>
              </w:numPr>
              <w:spacing w:before="60" w:after="60"/>
              <w:rPr>
                <w:rFonts w:eastAsia="Calibri" w:cstheme="minorHAnsi"/>
                <w:szCs w:val="20"/>
              </w:rPr>
            </w:pPr>
            <w:r>
              <w:rPr>
                <w:rFonts w:eastAsia="Calibri" w:cstheme="minorHAnsi"/>
                <w:szCs w:val="20"/>
              </w:rPr>
              <w:t>1 = Market</w:t>
            </w:r>
          </w:p>
          <w:p w14:paraId="44F49327" w14:textId="77777777" w:rsidR="0042274E" w:rsidRDefault="0042274E" w:rsidP="00D96643">
            <w:pPr>
              <w:pStyle w:val="ListParagraph"/>
              <w:numPr>
                <w:ilvl w:val="0"/>
                <w:numId w:val="14"/>
              </w:numPr>
              <w:spacing w:before="60" w:after="60"/>
              <w:rPr>
                <w:rFonts w:eastAsia="Calibri" w:cstheme="minorHAnsi"/>
                <w:szCs w:val="20"/>
              </w:rPr>
            </w:pPr>
            <w:r w:rsidRPr="000545BA">
              <w:rPr>
                <w:rFonts w:eastAsia="Calibri" w:cstheme="minorHAnsi"/>
                <w:szCs w:val="20"/>
              </w:rPr>
              <w:t>2 = Limit</w:t>
            </w:r>
          </w:p>
          <w:p w14:paraId="75BE206C" w14:textId="77777777" w:rsidR="0042274E" w:rsidRPr="000545BA" w:rsidRDefault="0042274E" w:rsidP="00D96643">
            <w:pPr>
              <w:pStyle w:val="ListParagraph"/>
              <w:numPr>
                <w:ilvl w:val="0"/>
                <w:numId w:val="14"/>
              </w:numPr>
              <w:spacing w:before="60" w:after="60"/>
              <w:rPr>
                <w:rFonts w:eastAsia="Calibri" w:cstheme="minorHAnsi"/>
                <w:szCs w:val="20"/>
              </w:rPr>
            </w:pPr>
            <w:r>
              <w:rPr>
                <w:rFonts w:eastAsia="Calibri" w:cstheme="minorHAnsi"/>
                <w:szCs w:val="20"/>
              </w:rPr>
              <w:t>3 = Market to Limit (M2L)</w:t>
            </w:r>
          </w:p>
        </w:tc>
      </w:tr>
      <w:tr w:rsidR="0042274E" w:rsidRPr="009100B4" w14:paraId="7CEAC3CB"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78459CB1" w14:textId="77777777" w:rsidR="0042274E" w:rsidRPr="009100B4" w:rsidRDefault="0042274E" w:rsidP="00D96643">
            <w:pPr>
              <w:spacing w:before="60" w:after="60"/>
              <w:rPr>
                <w:rFonts w:cstheme="minorHAnsi"/>
                <w:szCs w:val="20"/>
              </w:rPr>
            </w:pPr>
            <w:r w:rsidRPr="009100B4">
              <w:rPr>
                <w:rFonts w:cstheme="minorHAnsi"/>
                <w:szCs w:val="20"/>
              </w:rPr>
              <w:t>Lot Type</w:t>
            </w:r>
          </w:p>
        </w:tc>
        <w:tc>
          <w:tcPr>
            <w:tcW w:w="3750" w:type="pct"/>
            <w:shd w:val="clear" w:color="auto" w:fill="F2F2F2" w:themeFill="background1" w:themeFillShade="F2"/>
          </w:tcPr>
          <w:p w14:paraId="21992C96" w14:textId="77777777" w:rsidR="0042274E" w:rsidRPr="009100B4" w:rsidRDefault="0042274E" w:rsidP="00D96643">
            <w:pPr>
              <w:spacing w:before="60" w:after="60"/>
              <w:rPr>
                <w:rFonts w:eastAsia="Calibri" w:cstheme="minorHAnsi"/>
                <w:szCs w:val="20"/>
              </w:rPr>
            </w:pPr>
            <w:r w:rsidRPr="009100B4">
              <w:rPr>
                <w:rFonts w:eastAsia="Calibri" w:cstheme="minorHAnsi"/>
                <w:szCs w:val="20"/>
              </w:rPr>
              <w:t>Lot type of the order:</w:t>
            </w:r>
          </w:p>
          <w:p w14:paraId="0C503AC1" w14:textId="77777777" w:rsidR="0042274E" w:rsidRPr="009100B4" w:rsidRDefault="0042274E" w:rsidP="00D96643">
            <w:pPr>
              <w:pStyle w:val="ListParagraph"/>
              <w:numPr>
                <w:ilvl w:val="0"/>
                <w:numId w:val="136"/>
              </w:numPr>
              <w:spacing w:before="60" w:after="60"/>
              <w:rPr>
                <w:rFonts w:eastAsia="Calibri" w:cstheme="minorHAnsi"/>
                <w:szCs w:val="20"/>
              </w:rPr>
            </w:pPr>
            <w:r>
              <w:rPr>
                <w:rFonts w:eastAsia="Calibri" w:cstheme="minorHAnsi"/>
                <w:szCs w:val="20"/>
              </w:rPr>
              <w:t>2</w:t>
            </w:r>
            <w:r w:rsidRPr="009100B4">
              <w:rPr>
                <w:rFonts w:eastAsia="Calibri" w:cstheme="minorHAnsi"/>
                <w:szCs w:val="20"/>
              </w:rPr>
              <w:t xml:space="preserve"> = </w:t>
            </w:r>
            <w:r>
              <w:rPr>
                <w:rFonts w:eastAsia="Calibri" w:cstheme="minorHAnsi"/>
                <w:szCs w:val="20"/>
              </w:rPr>
              <w:t xml:space="preserve">Round </w:t>
            </w:r>
            <w:r w:rsidRPr="009100B4">
              <w:rPr>
                <w:rFonts w:eastAsia="Calibri" w:cstheme="minorHAnsi"/>
                <w:szCs w:val="20"/>
              </w:rPr>
              <w:t>Lot</w:t>
            </w:r>
          </w:p>
        </w:tc>
      </w:tr>
      <w:tr w:rsidR="0042274E" w:rsidRPr="00754E31" w14:paraId="253DBD6C"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5566401A" w14:textId="77777777" w:rsidR="0042274E" w:rsidRPr="00065BAC" w:rsidRDefault="0042274E" w:rsidP="00D96643">
            <w:pPr>
              <w:spacing w:before="60" w:after="60"/>
              <w:rPr>
                <w:rFonts w:cstheme="minorHAnsi"/>
                <w:szCs w:val="20"/>
                <w:lang w:val="en-GB"/>
              </w:rPr>
            </w:pPr>
            <w:r>
              <w:rPr>
                <w:rFonts w:cstheme="minorHAnsi"/>
                <w:szCs w:val="20"/>
                <w:lang w:val="en-GB"/>
              </w:rPr>
              <w:t>Time In Force</w:t>
            </w:r>
          </w:p>
        </w:tc>
        <w:tc>
          <w:tcPr>
            <w:tcW w:w="3750" w:type="pct"/>
            <w:shd w:val="clear" w:color="auto" w:fill="F2F2F2" w:themeFill="background1" w:themeFillShade="F2"/>
          </w:tcPr>
          <w:p w14:paraId="4EB5FAF0" w14:textId="77777777" w:rsidR="0042274E" w:rsidRDefault="0042274E" w:rsidP="00D96643">
            <w:pPr>
              <w:spacing w:before="60" w:after="60"/>
              <w:rPr>
                <w:rFonts w:eastAsia="Calibri" w:cstheme="minorHAnsi"/>
                <w:szCs w:val="20"/>
              </w:rPr>
            </w:pPr>
            <w:r>
              <w:rPr>
                <w:rFonts w:eastAsia="Calibri" w:cstheme="minorHAnsi"/>
                <w:szCs w:val="20"/>
              </w:rPr>
              <w:t>Time qualifier of the order</w:t>
            </w:r>
          </w:p>
          <w:p w14:paraId="3668ACB1" w14:textId="77777777" w:rsidR="0042274E"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0 = Day</w:t>
            </w:r>
          </w:p>
          <w:p w14:paraId="68B5E488" w14:textId="77777777" w:rsidR="0042274E" w:rsidRPr="008471EE"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 xml:space="preserve">1 = Good </w:t>
            </w:r>
            <w:proofErr w:type="gramStart"/>
            <w:r>
              <w:rPr>
                <w:rFonts w:eastAsia="Calibri" w:cstheme="minorHAnsi"/>
                <w:szCs w:val="20"/>
              </w:rPr>
              <w:t>Till</w:t>
            </w:r>
            <w:proofErr w:type="gramEnd"/>
            <w:r>
              <w:rPr>
                <w:rFonts w:eastAsia="Calibri" w:cstheme="minorHAnsi"/>
                <w:szCs w:val="20"/>
              </w:rPr>
              <w:t xml:space="preserve"> Cancelled (GTC)</w:t>
            </w:r>
          </w:p>
          <w:p w14:paraId="250D1444" w14:textId="77777777" w:rsidR="0042274E"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 xml:space="preserve">3 = Immediate </w:t>
            </w:r>
            <w:proofErr w:type="gramStart"/>
            <w:r>
              <w:rPr>
                <w:rFonts w:eastAsia="Calibri" w:cstheme="minorHAnsi"/>
                <w:szCs w:val="20"/>
              </w:rPr>
              <w:t>Or</w:t>
            </w:r>
            <w:proofErr w:type="gramEnd"/>
            <w:r>
              <w:rPr>
                <w:rFonts w:eastAsia="Calibri" w:cstheme="minorHAnsi"/>
                <w:szCs w:val="20"/>
              </w:rPr>
              <w:t xml:space="preserve"> Cancel (IOC)</w:t>
            </w:r>
          </w:p>
          <w:p w14:paraId="01CF4CE6" w14:textId="77777777" w:rsidR="0042274E"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 xml:space="preserve">4 = Fill </w:t>
            </w:r>
            <w:proofErr w:type="gramStart"/>
            <w:r>
              <w:rPr>
                <w:rFonts w:eastAsia="Calibri" w:cstheme="minorHAnsi"/>
                <w:szCs w:val="20"/>
              </w:rPr>
              <w:t>Or</w:t>
            </w:r>
            <w:proofErr w:type="gramEnd"/>
            <w:r>
              <w:rPr>
                <w:rFonts w:eastAsia="Calibri" w:cstheme="minorHAnsi"/>
                <w:szCs w:val="20"/>
              </w:rPr>
              <w:t xml:space="preserve"> Kill (FOK)</w:t>
            </w:r>
          </w:p>
          <w:p w14:paraId="08C5BF04" w14:textId="77777777" w:rsidR="0042274E" w:rsidRPr="0055728A"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 xml:space="preserve">6 = Good </w:t>
            </w:r>
            <w:proofErr w:type="gramStart"/>
            <w:r>
              <w:rPr>
                <w:rFonts w:eastAsia="Calibri" w:cstheme="minorHAnsi"/>
                <w:szCs w:val="20"/>
              </w:rPr>
              <w:t>Till</w:t>
            </w:r>
            <w:proofErr w:type="gramEnd"/>
            <w:r>
              <w:rPr>
                <w:rFonts w:eastAsia="Calibri" w:cstheme="minorHAnsi"/>
                <w:szCs w:val="20"/>
              </w:rPr>
              <w:t xml:space="preserve"> Date (GTD)</w:t>
            </w:r>
          </w:p>
        </w:tc>
      </w:tr>
      <w:tr w:rsidR="0042274E" w:rsidRPr="00754E31" w14:paraId="27F091E8"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4C988ED9" w14:textId="77777777" w:rsidR="0042274E" w:rsidRDefault="0042274E" w:rsidP="00D96643">
            <w:pPr>
              <w:spacing w:before="60" w:after="60"/>
              <w:rPr>
                <w:rFonts w:cstheme="minorHAnsi"/>
                <w:szCs w:val="20"/>
                <w:lang w:val="en-GB"/>
              </w:rPr>
            </w:pPr>
            <w:r>
              <w:rPr>
                <w:rFonts w:cstheme="minorHAnsi"/>
                <w:szCs w:val="20"/>
                <w:lang w:val="en-GB"/>
              </w:rPr>
              <w:t>Position Effect</w:t>
            </w:r>
          </w:p>
        </w:tc>
        <w:tc>
          <w:tcPr>
            <w:tcW w:w="3750" w:type="pct"/>
            <w:shd w:val="clear" w:color="auto" w:fill="F2F2F2" w:themeFill="background1" w:themeFillShade="F2"/>
          </w:tcPr>
          <w:p w14:paraId="13ACF563" w14:textId="77777777" w:rsidR="0042274E" w:rsidRDefault="0042274E" w:rsidP="00D96643">
            <w:pPr>
              <w:spacing w:before="60" w:after="60"/>
              <w:rPr>
                <w:rFonts w:eastAsia="Calibri" w:cstheme="minorHAnsi"/>
                <w:szCs w:val="20"/>
              </w:rPr>
            </w:pPr>
            <w:r w:rsidRPr="006F1E73">
              <w:rPr>
                <w:rFonts w:eastAsia="Calibri" w:cstheme="minorHAnsi"/>
                <w:szCs w:val="20"/>
              </w:rPr>
              <w:t>Indicates whether the resulting position after a trade should be an opening position or closing position</w:t>
            </w:r>
          </w:p>
          <w:p w14:paraId="6D4E8AF6" w14:textId="77777777" w:rsidR="0042274E"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O = Open</w:t>
            </w:r>
          </w:p>
          <w:p w14:paraId="793601D0" w14:textId="77777777" w:rsidR="0042274E" w:rsidRPr="003F7864"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C</w:t>
            </w:r>
            <w:r w:rsidRPr="003F7864">
              <w:rPr>
                <w:rFonts w:eastAsia="Calibri" w:cstheme="minorHAnsi"/>
                <w:szCs w:val="20"/>
              </w:rPr>
              <w:t xml:space="preserve"> = </w:t>
            </w:r>
            <w:r>
              <w:rPr>
                <w:rFonts w:eastAsia="Calibri" w:cstheme="minorHAnsi"/>
                <w:szCs w:val="20"/>
              </w:rPr>
              <w:t>Close</w:t>
            </w:r>
          </w:p>
        </w:tc>
      </w:tr>
      <w:tr w:rsidR="0042274E" w:rsidRPr="00754E31" w14:paraId="092DC5F0"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531A492C" w14:textId="77777777" w:rsidR="0042274E" w:rsidRDefault="0042274E" w:rsidP="00D96643">
            <w:pPr>
              <w:spacing w:before="60" w:after="60"/>
              <w:rPr>
                <w:rFonts w:cstheme="minorHAnsi"/>
                <w:szCs w:val="20"/>
                <w:lang w:val="en-GB"/>
              </w:rPr>
            </w:pPr>
            <w:r>
              <w:rPr>
                <w:rFonts w:cstheme="minorHAnsi"/>
                <w:szCs w:val="20"/>
                <w:lang w:val="en-GB"/>
              </w:rPr>
              <w:t>Give-up Participant</w:t>
            </w:r>
          </w:p>
        </w:tc>
        <w:tc>
          <w:tcPr>
            <w:tcW w:w="3750" w:type="pct"/>
            <w:shd w:val="clear" w:color="auto" w:fill="F2F2F2" w:themeFill="background1" w:themeFillShade="F2"/>
          </w:tcPr>
          <w:p w14:paraId="3275F94C" w14:textId="77777777" w:rsidR="0042274E" w:rsidRPr="00A46BE3" w:rsidRDefault="0042274E" w:rsidP="00D96643">
            <w:pPr>
              <w:spacing w:before="60" w:after="60"/>
              <w:rPr>
                <w:rFonts w:eastAsia="Calibri" w:cstheme="minorHAnsi"/>
                <w:szCs w:val="20"/>
              </w:rPr>
            </w:pPr>
            <w:r w:rsidRPr="00A46BE3">
              <w:rPr>
                <w:rFonts w:eastAsia="Calibri" w:cstheme="minorHAnsi"/>
                <w:szCs w:val="20"/>
              </w:rPr>
              <w:t>Indicates the give-up participant, for clearing purpose.</w:t>
            </w:r>
          </w:p>
          <w:p w14:paraId="72E9AA0E" w14:textId="77777777" w:rsidR="0042274E" w:rsidRPr="006F1E73" w:rsidRDefault="0042274E" w:rsidP="00D96643">
            <w:pPr>
              <w:spacing w:before="60" w:after="60"/>
              <w:rPr>
                <w:rFonts w:eastAsia="Calibri" w:cstheme="minorHAnsi"/>
                <w:szCs w:val="20"/>
              </w:rPr>
            </w:pPr>
            <w:r w:rsidRPr="00A46BE3">
              <w:rPr>
                <w:rFonts w:eastAsia="Calibri" w:cstheme="minorHAnsi"/>
                <w:szCs w:val="20"/>
              </w:rPr>
              <w:t>It may set to null if not used.</w:t>
            </w:r>
          </w:p>
        </w:tc>
      </w:tr>
      <w:tr w:rsidR="0042274E" w:rsidRPr="00754E31" w14:paraId="35C7F85B"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3C0F3C90" w14:textId="77777777" w:rsidR="0042274E" w:rsidRDefault="0042274E" w:rsidP="00D96643">
            <w:pPr>
              <w:spacing w:before="60" w:after="60"/>
              <w:rPr>
                <w:rFonts w:cstheme="minorHAnsi"/>
                <w:szCs w:val="20"/>
                <w:lang w:val="en-GB"/>
              </w:rPr>
            </w:pPr>
            <w:r>
              <w:rPr>
                <w:rFonts w:cstheme="minorHAnsi"/>
                <w:szCs w:val="20"/>
                <w:lang w:val="en-GB"/>
              </w:rPr>
              <w:t>Give-up Account</w:t>
            </w:r>
          </w:p>
        </w:tc>
        <w:tc>
          <w:tcPr>
            <w:tcW w:w="3750" w:type="pct"/>
            <w:shd w:val="clear" w:color="auto" w:fill="F2F2F2" w:themeFill="background1" w:themeFillShade="F2"/>
          </w:tcPr>
          <w:p w14:paraId="2F9338E1" w14:textId="77777777" w:rsidR="0042274E" w:rsidRPr="00A46BE3" w:rsidRDefault="0042274E" w:rsidP="00D96643">
            <w:pPr>
              <w:spacing w:before="60" w:after="60"/>
              <w:rPr>
                <w:rFonts w:eastAsia="Calibri" w:cstheme="minorHAnsi"/>
                <w:szCs w:val="20"/>
              </w:rPr>
            </w:pPr>
            <w:r w:rsidRPr="00A46BE3">
              <w:rPr>
                <w:rFonts w:eastAsia="Calibri" w:cstheme="minorHAnsi"/>
                <w:szCs w:val="20"/>
              </w:rPr>
              <w:t>Indicates the give-up account, for clearing purpose.</w:t>
            </w:r>
          </w:p>
          <w:p w14:paraId="3DF9DE0A" w14:textId="77777777" w:rsidR="0042274E" w:rsidRPr="006F1E73" w:rsidRDefault="0042274E" w:rsidP="00D96643">
            <w:pPr>
              <w:spacing w:before="60" w:after="60"/>
              <w:rPr>
                <w:rFonts w:eastAsia="Calibri" w:cstheme="minorHAnsi"/>
                <w:szCs w:val="20"/>
              </w:rPr>
            </w:pPr>
            <w:r w:rsidRPr="00A46BE3">
              <w:rPr>
                <w:rFonts w:eastAsia="Calibri" w:cstheme="minorHAnsi"/>
                <w:szCs w:val="20"/>
              </w:rPr>
              <w:t>It may set to null if not used.</w:t>
            </w:r>
          </w:p>
        </w:tc>
      </w:tr>
      <w:tr w:rsidR="0042274E" w:rsidRPr="00754E31" w14:paraId="0E55A36F"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538F82EA" w14:textId="77777777" w:rsidR="0042274E" w:rsidRDefault="0042274E" w:rsidP="00D96643">
            <w:pPr>
              <w:spacing w:before="60" w:after="60"/>
              <w:rPr>
                <w:rFonts w:cstheme="minorHAnsi"/>
                <w:szCs w:val="20"/>
                <w:lang w:val="en-GB"/>
              </w:rPr>
            </w:pPr>
            <w:r>
              <w:rPr>
                <w:rFonts w:cstheme="minorHAnsi"/>
                <w:szCs w:val="20"/>
                <w:lang w:val="en-GB"/>
              </w:rPr>
              <w:t>LEI</w:t>
            </w:r>
          </w:p>
        </w:tc>
        <w:tc>
          <w:tcPr>
            <w:tcW w:w="3750" w:type="pct"/>
            <w:shd w:val="clear" w:color="auto" w:fill="F2F2F2" w:themeFill="background1" w:themeFillShade="F2"/>
          </w:tcPr>
          <w:p w14:paraId="439E2C44" w14:textId="77777777" w:rsidR="0042274E" w:rsidRPr="00A46BE3" w:rsidRDefault="0042274E" w:rsidP="00D96643">
            <w:pPr>
              <w:spacing w:before="60" w:after="60"/>
              <w:rPr>
                <w:rFonts w:cstheme="minorHAnsi"/>
                <w:szCs w:val="20"/>
                <w:lang w:val="en-GB"/>
              </w:rPr>
            </w:pPr>
            <w:r w:rsidRPr="00A46BE3">
              <w:rPr>
                <w:rFonts w:cstheme="minorHAnsi"/>
                <w:szCs w:val="20"/>
                <w:lang w:val="en-GB"/>
              </w:rPr>
              <w:t>Indicates the legal entity identifier, for regulatory reporting and supervision.</w:t>
            </w:r>
          </w:p>
          <w:p w14:paraId="2614FDB4" w14:textId="77777777" w:rsidR="0042274E" w:rsidRPr="006F1E73" w:rsidRDefault="0042274E" w:rsidP="00D96643">
            <w:pPr>
              <w:spacing w:before="60" w:after="60"/>
              <w:rPr>
                <w:rFonts w:eastAsia="Calibri" w:cstheme="minorHAnsi"/>
                <w:szCs w:val="20"/>
              </w:rPr>
            </w:pPr>
            <w:r w:rsidRPr="00A46BE3">
              <w:rPr>
                <w:rFonts w:cstheme="minorHAnsi"/>
                <w:szCs w:val="20"/>
                <w:lang w:val="en-GB"/>
              </w:rPr>
              <w:t>It may set to null if not used.</w:t>
            </w:r>
          </w:p>
        </w:tc>
      </w:tr>
      <w:tr w:rsidR="00BD2BC3" w:rsidRPr="00754E31" w14:paraId="41DD7013" w14:textId="77777777" w:rsidTr="00BD2BC3">
        <w:tblPrEx>
          <w:tblLook w:val="01E0" w:firstRow="1" w:lastRow="1" w:firstColumn="1" w:lastColumn="1" w:noHBand="0" w:noVBand="0"/>
        </w:tblPrEx>
        <w:trPr>
          <w:cantSplit/>
          <w:trHeight w:val="343"/>
        </w:trPr>
        <w:tc>
          <w:tcPr>
            <w:tcW w:w="1250" w:type="pct"/>
            <w:shd w:val="clear" w:color="auto" w:fill="F2F2F2" w:themeFill="background1" w:themeFillShade="F2"/>
          </w:tcPr>
          <w:p w14:paraId="45538547" w14:textId="77777777" w:rsidR="00BD2BC3" w:rsidRDefault="00BD2BC3" w:rsidP="00D96643">
            <w:pPr>
              <w:spacing w:before="60" w:after="60"/>
              <w:rPr>
                <w:rFonts w:cstheme="minorHAnsi"/>
                <w:szCs w:val="20"/>
              </w:rPr>
            </w:pPr>
            <w:r w:rsidRPr="00ED69E4">
              <w:rPr>
                <w:rFonts w:cstheme="minorHAnsi"/>
                <w:szCs w:val="20"/>
              </w:rPr>
              <w:t>Execution ID</w:t>
            </w:r>
          </w:p>
        </w:tc>
        <w:tc>
          <w:tcPr>
            <w:tcW w:w="3750" w:type="pct"/>
            <w:shd w:val="clear" w:color="auto" w:fill="F2F2F2" w:themeFill="background1" w:themeFillShade="F2"/>
          </w:tcPr>
          <w:p w14:paraId="302CCDBC" w14:textId="77777777" w:rsidR="00BD2BC3" w:rsidRPr="009D6754" w:rsidRDefault="00BD2BC3" w:rsidP="00D96643">
            <w:pPr>
              <w:spacing w:before="60" w:after="60"/>
              <w:rPr>
                <w:rFonts w:eastAsia="Calibri" w:cstheme="minorHAnsi"/>
                <w:szCs w:val="20"/>
                <w:lang w:val="en-GB"/>
              </w:rPr>
            </w:pPr>
            <w:r w:rsidRPr="00AD055D">
              <w:rPr>
                <w:rFonts w:eastAsia="Calibri" w:cstheme="minorHAnsi"/>
                <w:szCs w:val="20"/>
                <w:lang w:val="en-GB"/>
              </w:rPr>
              <w:t>Unique Execution ID assigned by the system</w:t>
            </w:r>
            <w:r>
              <w:rPr>
                <w:rFonts w:eastAsia="Calibri" w:cstheme="minorHAnsi"/>
                <w:szCs w:val="20"/>
                <w:lang w:val="en-GB"/>
              </w:rPr>
              <w:t>.</w:t>
            </w:r>
          </w:p>
        </w:tc>
      </w:tr>
      <w:tr w:rsidR="0042274E" w:rsidRPr="00754E31" w14:paraId="66C1223E"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4C743857" w14:textId="77777777" w:rsidR="0042274E" w:rsidRDefault="0042274E" w:rsidP="00D96643">
            <w:pPr>
              <w:spacing w:before="60" w:after="60"/>
              <w:rPr>
                <w:rFonts w:cstheme="minorHAnsi"/>
                <w:szCs w:val="20"/>
              </w:rPr>
            </w:pPr>
            <w:r>
              <w:rPr>
                <w:rFonts w:cstheme="minorHAnsi"/>
                <w:szCs w:val="20"/>
              </w:rPr>
              <w:t>Order ID</w:t>
            </w:r>
          </w:p>
        </w:tc>
        <w:tc>
          <w:tcPr>
            <w:tcW w:w="3750" w:type="pct"/>
            <w:shd w:val="clear" w:color="auto" w:fill="F2F2F2" w:themeFill="background1" w:themeFillShade="F2"/>
          </w:tcPr>
          <w:p w14:paraId="21A23467" w14:textId="77777777" w:rsidR="0042274E" w:rsidRPr="009D6754" w:rsidRDefault="0042274E" w:rsidP="00D96643">
            <w:pPr>
              <w:spacing w:before="60" w:after="60"/>
              <w:rPr>
                <w:rFonts w:eastAsia="Calibri" w:cstheme="minorHAnsi"/>
                <w:szCs w:val="20"/>
                <w:lang w:val="en-GB"/>
              </w:rPr>
            </w:pPr>
            <w:r>
              <w:rPr>
                <w:rFonts w:eastAsia="Calibri" w:cstheme="minorHAnsi"/>
                <w:szCs w:val="20"/>
                <w:lang w:val="en-GB"/>
              </w:rPr>
              <w:t>Order ID assigned for the order</w:t>
            </w:r>
          </w:p>
        </w:tc>
      </w:tr>
      <w:tr w:rsidR="00BD2BC3" w:rsidRPr="00754E31" w14:paraId="422F02B3" w14:textId="77777777" w:rsidTr="000D2A49">
        <w:tblPrEx>
          <w:tblLook w:val="01E0" w:firstRow="1" w:lastRow="1" w:firstColumn="1" w:lastColumn="1" w:noHBand="0" w:noVBand="0"/>
        </w:tblPrEx>
        <w:trPr>
          <w:cantSplit/>
          <w:trHeight w:val="343"/>
        </w:trPr>
        <w:tc>
          <w:tcPr>
            <w:tcW w:w="1250"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5B772375" w14:textId="77777777" w:rsidR="00BD2BC3" w:rsidRDefault="00BD2BC3" w:rsidP="000D2A49">
            <w:pPr>
              <w:spacing w:before="60" w:after="60"/>
              <w:rPr>
                <w:rFonts w:cstheme="minorHAnsi"/>
                <w:szCs w:val="20"/>
              </w:rPr>
            </w:pPr>
            <w:r>
              <w:rPr>
                <w:rFonts w:cstheme="minorHAnsi"/>
                <w:szCs w:val="20"/>
              </w:rPr>
              <w:t>Order Status</w:t>
            </w:r>
          </w:p>
        </w:tc>
        <w:tc>
          <w:tcPr>
            <w:tcW w:w="3750"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04981AC5" w14:textId="77777777" w:rsidR="00BD2BC3" w:rsidRDefault="00BD2BC3" w:rsidP="000D2A49">
            <w:pPr>
              <w:spacing w:before="60" w:after="60"/>
              <w:rPr>
                <w:rFonts w:eastAsia="Calibri" w:cstheme="minorHAnsi"/>
                <w:szCs w:val="20"/>
                <w:lang w:val="en-GB"/>
              </w:rPr>
            </w:pPr>
            <w:r w:rsidRPr="00AD055D">
              <w:rPr>
                <w:rFonts w:eastAsia="Calibri" w:cstheme="minorHAnsi"/>
                <w:szCs w:val="20"/>
                <w:lang w:val="en-GB"/>
              </w:rPr>
              <w:t>Order status</w:t>
            </w:r>
            <w:r>
              <w:rPr>
                <w:rFonts w:eastAsia="Calibri" w:cstheme="minorHAnsi"/>
                <w:szCs w:val="20"/>
                <w:lang w:val="en-GB"/>
              </w:rPr>
              <w:t>:</w:t>
            </w:r>
          </w:p>
          <w:p w14:paraId="5A47B42F" w14:textId="77777777" w:rsidR="00BD2BC3" w:rsidRDefault="00BD2BC3" w:rsidP="000D2A49">
            <w:pPr>
              <w:pStyle w:val="ListParagraph"/>
              <w:numPr>
                <w:ilvl w:val="0"/>
                <w:numId w:val="18"/>
              </w:numPr>
              <w:spacing w:before="60" w:after="60"/>
              <w:rPr>
                <w:rFonts w:eastAsia="Calibri" w:cstheme="minorHAnsi"/>
                <w:szCs w:val="20"/>
                <w:lang w:val="en-GB"/>
              </w:rPr>
            </w:pPr>
            <w:r>
              <w:rPr>
                <w:rFonts w:eastAsia="Calibri" w:cstheme="minorHAnsi"/>
                <w:szCs w:val="20"/>
                <w:lang w:val="en-GB"/>
              </w:rPr>
              <w:t>1 = Partially Filled</w:t>
            </w:r>
          </w:p>
          <w:p w14:paraId="0BD846E5" w14:textId="77777777" w:rsidR="00BD2BC3" w:rsidRDefault="00BD2BC3" w:rsidP="000D2A49">
            <w:pPr>
              <w:pStyle w:val="ListParagraph"/>
              <w:numPr>
                <w:ilvl w:val="0"/>
                <w:numId w:val="18"/>
              </w:numPr>
              <w:spacing w:before="60" w:after="60"/>
              <w:rPr>
                <w:rFonts w:eastAsia="Calibri" w:cstheme="minorHAnsi"/>
                <w:szCs w:val="20"/>
                <w:lang w:val="en-GB"/>
              </w:rPr>
            </w:pPr>
            <w:r>
              <w:rPr>
                <w:rFonts w:eastAsia="Calibri" w:cstheme="minorHAnsi"/>
                <w:szCs w:val="20"/>
                <w:lang w:val="en-GB"/>
              </w:rPr>
              <w:t>2 = Filled</w:t>
            </w:r>
          </w:p>
          <w:p w14:paraId="03246E2D" w14:textId="77777777" w:rsidR="00BD2BC3" w:rsidRDefault="00BD2BC3" w:rsidP="000D2A49">
            <w:pPr>
              <w:pStyle w:val="ListParagraph"/>
              <w:numPr>
                <w:ilvl w:val="0"/>
                <w:numId w:val="18"/>
              </w:numPr>
              <w:spacing w:before="60" w:after="60"/>
              <w:rPr>
                <w:rFonts w:eastAsia="Calibri" w:cstheme="minorHAnsi"/>
                <w:szCs w:val="20"/>
                <w:lang w:val="en-GB"/>
              </w:rPr>
            </w:pPr>
            <w:r>
              <w:rPr>
                <w:rFonts w:eastAsia="Calibri" w:cstheme="minorHAnsi"/>
                <w:szCs w:val="20"/>
                <w:lang w:val="en-GB"/>
              </w:rPr>
              <w:t>6 = Pending Cancel</w:t>
            </w:r>
          </w:p>
          <w:p w14:paraId="27A3638E" w14:textId="77777777" w:rsidR="00BD2BC3" w:rsidRPr="0055728A" w:rsidRDefault="00BD2BC3" w:rsidP="000D2A49">
            <w:pPr>
              <w:pStyle w:val="ListParagraph"/>
              <w:numPr>
                <w:ilvl w:val="0"/>
                <w:numId w:val="18"/>
              </w:numPr>
              <w:spacing w:before="60" w:after="60"/>
              <w:rPr>
                <w:rFonts w:eastAsia="Calibri" w:cstheme="minorHAnsi"/>
                <w:szCs w:val="20"/>
                <w:lang w:val="en-GB"/>
              </w:rPr>
            </w:pPr>
            <w:r w:rsidRPr="00054838">
              <w:rPr>
                <w:rFonts w:eastAsia="Calibri" w:cstheme="minorHAnsi"/>
                <w:szCs w:val="20"/>
                <w:lang w:val="en-GB"/>
              </w:rPr>
              <w:t>14 = Pending Amend</w:t>
            </w:r>
          </w:p>
        </w:tc>
      </w:tr>
      <w:tr w:rsidR="0042274E" w:rsidRPr="007452A6" w14:paraId="43E2A015"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1A4B81A9" w14:textId="77777777" w:rsidR="0042274E" w:rsidRPr="007452A6" w:rsidRDefault="0042274E" w:rsidP="00D96643">
            <w:pPr>
              <w:spacing w:before="60" w:after="60"/>
              <w:rPr>
                <w:rFonts w:cstheme="minorHAnsi"/>
                <w:szCs w:val="20"/>
                <w:lang w:val="en-GB"/>
              </w:rPr>
            </w:pPr>
            <w:r w:rsidRPr="007452A6">
              <w:rPr>
                <w:rFonts w:cstheme="minorHAnsi"/>
                <w:szCs w:val="20"/>
              </w:rPr>
              <w:t>Cumulative Qty</w:t>
            </w:r>
          </w:p>
        </w:tc>
        <w:tc>
          <w:tcPr>
            <w:tcW w:w="3750" w:type="pct"/>
            <w:shd w:val="clear" w:color="auto" w:fill="F2F2F2" w:themeFill="background1" w:themeFillShade="F2"/>
          </w:tcPr>
          <w:p w14:paraId="5DBA01C4" w14:textId="77777777" w:rsidR="0042274E" w:rsidRPr="007452A6" w:rsidRDefault="0042274E" w:rsidP="00D96643">
            <w:pPr>
              <w:spacing w:before="60" w:after="60"/>
              <w:rPr>
                <w:rFonts w:cstheme="minorHAnsi"/>
                <w:szCs w:val="20"/>
              </w:rPr>
            </w:pPr>
            <w:r w:rsidRPr="007452A6">
              <w:rPr>
                <w:rFonts w:cstheme="minorHAnsi"/>
                <w:szCs w:val="20"/>
              </w:rPr>
              <w:t>Cumulative execution quantity</w:t>
            </w:r>
          </w:p>
        </w:tc>
      </w:tr>
      <w:tr w:rsidR="0042274E" w:rsidRPr="007452A6" w14:paraId="17D5BCFD"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68242456" w14:textId="77777777" w:rsidR="0042274E" w:rsidRPr="007452A6" w:rsidRDefault="0042274E" w:rsidP="00D96643">
            <w:pPr>
              <w:spacing w:before="60" w:after="60"/>
              <w:rPr>
                <w:rFonts w:cstheme="minorHAnsi"/>
                <w:szCs w:val="20"/>
                <w:lang w:val="en-GB"/>
              </w:rPr>
            </w:pPr>
            <w:r w:rsidRPr="007452A6">
              <w:rPr>
                <w:rFonts w:cstheme="minorHAnsi"/>
                <w:szCs w:val="20"/>
              </w:rPr>
              <w:t>Leaves Qty</w:t>
            </w:r>
          </w:p>
        </w:tc>
        <w:tc>
          <w:tcPr>
            <w:tcW w:w="3750" w:type="pct"/>
            <w:shd w:val="clear" w:color="auto" w:fill="F2F2F2" w:themeFill="background1" w:themeFillShade="F2"/>
          </w:tcPr>
          <w:p w14:paraId="4D92E7DC" w14:textId="77777777" w:rsidR="0042274E" w:rsidRPr="007452A6" w:rsidRDefault="0042274E" w:rsidP="00D96643">
            <w:pPr>
              <w:spacing w:before="60" w:after="60"/>
              <w:rPr>
                <w:rFonts w:cstheme="minorHAnsi"/>
                <w:szCs w:val="20"/>
              </w:rPr>
            </w:pPr>
            <w:r w:rsidRPr="007452A6">
              <w:rPr>
                <w:rFonts w:cstheme="minorHAnsi"/>
                <w:szCs w:val="20"/>
              </w:rPr>
              <w:t>Open order quantity</w:t>
            </w:r>
          </w:p>
        </w:tc>
      </w:tr>
      <w:tr w:rsidR="0042274E" w:rsidRPr="007452A6" w14:paraId="0B703405"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7DBFF61F" w14:textId="77777777" w:rsidR="0042274E" w:rsidRPr="007452A6" w:rsidRDefault="0042274E" w:rsidP="00D96643">
            <w:pPr>
              <w:spacing w:before="60" w:after="60"/>
              <w:rPr>
                <w:rFonts w:cstheme="minorHAnsi"/>
                <w:szCs w:val="20"/>
                <w:lang w:val="en-GB"/>
              </w:rPr>
            </w:pPr>
            <w:r w:rsidRPr="007452A6">
              <w:rPr>
                <w:rFonts w:cstheme="minorHAnsi"/>
                <w:szCs w:val="20"/>
              </w:rPr>
              <w:t>Execution Qty</w:t>
            </w:r>
          </w:p>
        </w:tc>
        <w:tc>
          <w:tcPr>
            <w:tcW w:w="3750" w:type="pct"/>
            <w:shd w:val="clear" w:color="auto" w:fill="F2F2F2" w:themeFill="background1" w:themeFillShade="F2"/>
          </w:tcPr>
          <w:p w14:paraId="4851F6A7" w14:textId="77777777" w:rsidR="0042274E" w:rsidRPr="007452A6" w:rsidRDefault="0042274E" w:rsidP="00D96643">
            <w:pPr>
              <w:spacing w:before="60" w:after="60"/>
              <w:rPr>
                <w:rFonts w:cstheme="minorHAnsi"/>
                <w:szCs w:val="20"/>
              </w:rPr>
            </w:pPr>
            <w:r w:rsidRPr="007452A6">
              <w:rPr>
                <w:rFonts w:cstheme="minorHAnsi"/>
                <w:szCs w:val="20"/>
              </w:rPr>
              <w:t>Execution quantity</w:t>
            </w:r>
          </w:p>
        </w:tc>
      </w:tr>
      <w:tr w:rsidR="0042274E" w:rsidRPr="007452A6" w14:paraId="0F9E27C1"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6A886500" w14:textId="77777777" w:rsidR="0042274E" w:rsidRPr="007452A6" w:rsidRDefault="0042274E" w:rsidP="00D96643">
            <w:pPr>
              <w:spacing w:before="60" w:after="60"/>
              <w:rPr>
                <w:rFonts w:cstheme="minorHAnsi"/>
                <w:szCs w:val="20"/>
                <w:lang w:val="en-GB"/>
              </w:rPr>
            </w:pPr>
            <w:r w:rsidRPr="007452A6">
              <w:rPr>
                <w:rFonts w:cstheme="minorHAnsi"/>
                <w:szCs w:val="20"/>
              </w:rPr>
              <w:t>Execution Price</w:t>
            </w:r>
          </w:p>
        </w:tc>
        <w:tc>
          <w:tcPr>
            <w:tcW w:w="3750" w:type="pct"/>
            <w:shd w:val="clear" w:color="auto" w:fill="F2F2F2" w:themeFill="background1" w:themeFillShade="F2"/>
          </w:tcPr>
          <w:p w14:paraId="0D97B241" w14:textId="77777777" w:rsidR="0042274E" w:rsidRPr="007452A6" w:rsidRDefault="0042274E" w:rsidP="00D96643">
            <w:pPr>
              <w:spacing w:before="60" w:after="60"/>
              <w:rPr>
                <w:rFonts w:cstheme="minorHAnsi"/>
                <w:szCs w:val="20"/>
              </w:rPr>
            </w:pPr>
            <w:r w:rsidRPr="007452A6">
              <w:rPr>
                <w:rFonts w:cstheme="minorHAnsi"/>
                <w:szCs w:val="20"/>
              </w:rPr>
              <w:t>Execution Price</w:t>
            </w:r>
          </w:p>
        </w:tc>
      </w:tr>
      <w:tr w:rsidR="0042274E" w:rsidRPr="007452A6" w14:paraId="3EC3AD51"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4167DD2C" w14:textId="77777777" w:rsidR="0042274E" w:rsidRPr="007452A6" w:rsidRDefault="0042274E" w:rsidP="00D96643">
            <w:pPr>
              <w:spacing w:before="60" w:after="60"/>
              <w:rPr>
                <w:rFonts w:cstheme="minorHAnsi"/>
                <w:szCs w:val="20"/>
                <w:lang w:val="en-GB"/>
              </w:rPr>
            </w:pPr>
            <w:r w:rsidRPr="007452A6">
              <w:rPr>
                <w:rFonts w:cstheme="minorHAnsi"/>
                <w:szCs w:val="20"/>
              </w:rPr>
              <w:lastRenderedPageBreak/>
              <w:t>Trade ID</w:t>
            </w:r>
          </w:p>
        </w:tc>
        <w:tc>
          <w:tcPr>
            <w:tcW w:w="3750" w:type="pct"/>
            <w:shd w:val="clear" w:color="auto" w:fill="F2F2F2" w:themeFill="background1" w:themeFillShade="F2"/>
          </w:tcPr>
          <w:p w14:paraId="489CB474" w14:textId="77777777" w:rsidR="0042274E" w:rsidRPr="007452A6" w:rsidRDefault="0042274E" w:rsidP="00D96643">
            <w:pPr>
              <w:spacing w:before="60" w:after="60"/>
              <w:rPr>
                <w:rFonts w:cstheme="minorHAnsi"/>
                <w:szCs w:val="20"/>
              </w:rPr>
            </w:pPr>
            <w:r w:rsidRPr="007452A6">
              <w:rPr>
                <w:rFonts w:cstheme="minorHAnsi"/>
                <w:szCs w:val="20"/>
              </w:rPr>
              <w:t>Identifier assigned to a trade by the matching system</w:t>
            </w:r>
            <w:r>
              <w:rPr>
                <w:rFonts w:cstheme="minorHAnsi"/>
                <w:szCs w:val="20"/>
              </w:rPr>
              <w:t>, also can be served for clearing purpose.</w:t>
            </w:r>
          </w:p>
        </w:tc>
      </w:tr>
      <w:tr w:rsidR="0042274E" w:rsidRPr="007452A6" w14:paraId="4FEC37AB"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73DCDAD5" w14:textId="77777777" w:rsidR="0042274E" w:rsidRPr="007452A6" w:rsidRDefault="0042274E" w:rsidP="00D96643">
            <w:pPr>
              <w:spacing w:before="60" w:after="60"/>
              <w:rPr>
                <w:rFonts w:cstheme="minorHAnsi"/>
                <w:szCs w:val="20"/>
                <w:lang w:val="en-GB"/>
              </w:rPr>
            </w:pPr>
            <w:r w:rsidRPr="007452A6">
              <w:rPr>
                <w:rFonts w:cstheme="minorHAnsi"/>
                <w:szCs w:val="20"/>
              </w:rPr>
              <w:t>Trade Date</w:t>
            </w:r>
          </w:p>
        </w:tc>
        <w:tc>
          <w:tcPr>
            <w:tcW w:w="3750" w:type="pct"/>
            <w:shd w:val="clear" w:color="auto" w:fill="F2F2F2" w:themeFill="background1" w:themeFillShade="F2"/>
          </w:tcPr>
          <w:p w14:paraId="7AC4187C" w14:textId="77777777" w:rsidR="0042274E" w:rsidRPr="007452A6" w:rsidRDefault="0042274E" w:rsidP="00D96643">
            <w:pPr>
              <w:spacing w:before="60" w:after="60"/>
              <w:rPr>
                <w:rFonts w:cstheme="minorHAnsi"/>
                <w:szCs w:val="20"/>
              </w:rPr>
            </w:pPr>
            <w:r>
              <w:rPr>
                <w:rFonts w:cstheme="minorHAnsi"/>
                <w:szCs w:val="20"/>
              </w:rPr>
              <w:t>Indicates the date of trading.</w:t>
            </w:r>
          </w:p>
        </w:tc>
      </w:tr>
      <w:tr w:rsidR="0042274E" w:rsidRPr="007452A6" w14:paraId="38F00B92"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3420873E" w14:textId="77777777" w:rsidR="0042274E" w:rsidRPr="007452A6" w:rsidRDefault="0042274E" w:rsidP="00D96643">
            <w:pPr>
              <w:spacing w:before="60" w:after="60"/>
              <w:rPr>
                <w:rFonts w:cstheme="minorHAnsi"/>
                <w:szCs w:val="20"/>
              </w:rPr>
            </w:pPr>
            <w:r w:rsidRPr="007452A6">
              <w:rPr>
                <w:rFonts w:cstheme="minorHAnsi"/>
                <w:szCs w:val="20"/>
              </w:rPr>
              <w:t>Aggressor Indicator</w:t>
            </w:r>
          </w:p>
        </w:tc>
        <w:tc>
          <w:tcPr>
            <w:tcW w:w="3750" w:type="pct"/>
            <w:shd w:val="clear" w:color="auto" w:fill="F2F2F2" w:themeFill="background1" w:themeFillShade="F2"/>
          </w:tcPr>
          <w:p w14:paraId="5EF1337B" w14:textId="77777777" w:rsidR="0042274E" w:rsidRPr="007452A6" w:rsidRDefault="0042274E" w:rsidP="00D96643">
            <w:pPr>
              <w:spacing w:before="60" w:after="60"/>
              <w:rPr>
                <w:rFonts w:cstheme="minorHAnsi"/>
                <w:szCs w:val="20"/>
              </w:rPr>
            </w:pPr>
            <w:r w:rsidRPr="007452A6">
              <w:rPr>
                <w:rFonts w:cstheme="minorHAnsi"/>
                <w:szCs w:val="20"/>
              </w:rPr>
              <w:t xml:space="preserve">Used to identify whether the order initiator is an aggressor or not in the auto-matched trade during </w:t>
            </w:r>
            <w:r w:rsidRPr="007452A6">
              <w:rPr>
                <w:rFonts w:cstheme="minorHAnsi"/>
                <w:szCs w:val="20"/>
                <w:highlight w:val="yellow"/>
              </w:rPr>
              <w:t>continuous trading session</w:t>
            </w:r>
            <w:r w:rsidRPr="007452A6">
              <w:rPr>
                <w:rFonts w:cstheme="minorHAnsi"/>
                <w:szCs w:val="20"/>
              </w:rPr>
              <w:t>:</w:t>
            </w:r>
          </w:p>
          <w:p w14:paraId="6650ED58" w14:textId="77777777" w:rsidR="0042274E" w:rsidRPr="007452A6" w:rsidRDefault="0042274E" w:rsidP="00D96643">
            <w:pPr>
              <w:pStyle w:val="ListParagraph"/>
              <w:numPr>
                <w:ilvl w:val="0"/>
                <w:numId w:val="131"/>
              </w:numPr>
              <w:spacing w:before="60" w:after="60"/>
              <w:rPr>
                <w:rFonts w:cstheme="minorHAnsi"/>
                <w:szCs w:val="20"/>
              </w:rPr>
            </w:pPr>
            <w:r w:rsidRPr="007452A6">
              <w:rPr>
                <w:rFonts w:cstheme="minorHAnsi"/>
                <w:szCs w:val="20"/>
              </w:rPr>
              <w:t>0 = Order initiator is passive</w:t>
            </w:r>
          </w:p>
          <w:p w14:paraId="49AE25E1" w14:textId="77777777" w:rsidR="0042274E" w:rsidRPr="007452A6" w:rsidRDefault="0042274E" w:rsidP="00D96643">
            <w:pPr>
              <w:pStyle w:val="ListParagraph"/>
              <w:numPr>
                <w:ilvl w:val="0"/>
                <w:numId w:val="131"/>
              </w:numPr>
              <w:spacing w:before="60" w:after="60"/>
              <w:rPr>
                <w:rFonts w:cstheme="minorHAnsi"/>
                <w:szCs w:val="20"/>
              </w:rPr>
            </w:pPr>
            <w:r w:rsidRPr="007452A6">
              <w:rPr>
                <w:rFonts w:cstheme="minorHAnsi"/>
                <w:szCs w:val="20"/>
              </w:rPr>
              <w:t>1 = Order initiator is aggressor</w:t>
            </w:r>
          </w:p>
        </w:tc>
      </w:tr>
      <w:tr w:rsidR="0042274E" w:rsidRPr="00754E31" w14:paraId="0840CEB0" w14:textId="77777777" w:rsidTr="00D96643">
        <w:tblPrEx>
          <w:tblLook w:val="01E0" w:firstRow="1" w:lastRow="1" w:firstColumn="1" w:lastColumn="1" w:noHBand="0" w:noVBand="0"/>
        </w:tblPrEx>
        <w:trPr>
          <w:cantSplit/>
          <w:trHeight w:val="343"/>
        </w:trPr>
        <w:tc>
          <w:tcPr>
            <w:tcW w:w="1250"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6BF8A9EA" w14:textId="77777777" w:rsidR="0042274E" w:rsidRDefault="0042274E" w:rsidP="00D96643">
            <w:pPr>
              <w:spacing w:before="60" w:after="60"/>
              <w:rPr>
                <w:rFonts w:cstheme="minorHAnsi"/>
                <w:szCs w:val="20"/>
              </w:rPr>
            </w:pPr>
            <w:r>
              <w:rPr>
                <w:rFonts w:cstheme="minorHAnsi"/>
                <w:szCs w:val="20"/>
              </w:rPr>
              <w:t>Trade Confirmation Indicator</w:t>
            </w:r>
          </w:p>
        </w:tc>
        <w:tc>
          <w:tcPr>
            <w:tcW w:w="3750"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3D9B79F5" w14:textId="77777777" w:rsidR="0042274E" w:rsidRDefault="0042274E" w:rsidP="00D96643">
            <w:pPr>
              <w:spacing w:before="60" w:after="60"/>
              <w:rPr>
                <w:rFonts w:eastAsia="Calibri" w:cstheme="minorHAnsi"/>
                <w:szCs w:val="20"/>
                <w:lang w:val="en-GB"/>
              </w:rPr>
            </w:pPr>
            <w:r>
              <w:rPr>
                <w:rFonts w:eastAsia="Calibri" w:cstheme="minorHAnsi"/>
                <w:szCs w:val="20"/>
                <w:lang w:val="en-GB"/>
              </w:rPr>
              <w:t>To indicate the following:</w:t>
            </w:r>
          </w:p>
          <w:p w14:paraId="10A280E7" w14:textId="77777777" w:rsidR="0042274E" w:rsidRDefault="0042274E" w:rsidP="00D96643">
            <w:pPr>
              <w:pStyle w:val="ListParagraph"/>
              <w:numPr>
                <w:ilvl w:val="0"/>
                <w:numId w:val="18"/>
              </w:numPr>
              <w:spacing w:before="60" w:after="60"/>
              <w:rPr>
                <w:rFonts w:eastAsia="Calibri" w:cstheme="minorHAnsi"/>
                <w:szCs w:val="20"/>
                <w:lang w:val="en-GB"/>
              </w:rPr>
            </w:pPr>
            <w:r>
              <w:rPr>
                <w:rFonts w:eastAsia="Calibri" w:cstheme="minorHAnsi"/>
                <w:szCs w:val="20"/>
                <w:lang w:val="en-GB"/>
              </w:rPr>
              <w:t>P = Provisional Trade</w:t>
            </w:r>
          </w:p>
          <w:p w14:paraId="4537C9AD" w14:textId="77777777" w:rsidR="0042274E" w:rsidRPr="00A17D11" w:rsidRDefault="0042274E" w:rsidP="00D96643">
            <w:pPr>
              <w:pStyle w:val="ListParagraph"/>
              <w:numPr>
                <w:ilvl w:val="0"/>
                <w:numId w:val="18"/>
              </w:numPr>
              <w:spacing w:before="60" w:after="60"/>
              <w:rPr>
                <w:rFonts w:eastAsia="Calibri" w:cstheme="minorHAnsi"/>
                <w:szCs w:val="20"/>
                <w:lang w:val="en-GB"/>
              </w:rPr>
            </w:pPr>
            <w:r>
              <w:rPr>
                <w:rFonts w:eastAsia="Calibri" w:cstheme="minorHAnsi"/>
                <w:szCs w:val="20"/>
                <w:lang w:val="en-GB"/>
              </w:rPr>
              <w:t>T = Trade</w:t>
            </w:r>
          </w:p>
        </w:tc>
      </w:tr>
    </w:tbl>
    <w:p w14:paraId="3945EB70" w14:textId="77777777" w:rsidR="0042274E" w:rsidRDefault="0042274E" w:rsidP="0042274E">
      <w:pPr>
        <w:spacing w:before="120"/>
        <w:jc w:val="both"/>
        <w:rPr>
          <w:rFonts w:cstheme="minorHAnsi"/>
          <w:sz w:val="22"/>
          <w:szCs w:val="22"/>
        </w:rPr>
      </w:pPr>
      <w:r>
        <w:rPr>
          <w:rFonts w:cstheme="minorHAnsi"/>
          <w:sz w:val="22"/>
          <w:szCs w:val="22"/>
        </w:rPr>
        <w:t>Optional Fields:</w:t>
      </w:r>
    </w:p>
    <w:tbl>
      <w:tblPr>
        <w:tblW w:w="4995"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170"/>
        <w:gridCol w:w="2160"/>
        <w:gridCol w:w="5285"/>
        <w:gridCol w:w="385"/>
      </w:tblGrid>
      <w:tr w:rsidR="0042274E" w:rsidRPr="003C47FD" w14:paraId="08883B34" w14:textId="77777777" w:rsidTr="00D96643">
        <w:trPr>
          <w:trHeight w:val="300"/>
        </w:trPr>
        <w:tc>
          <w:tcPr>
            <w:tcW w:w="650" w:type="pct"/>
            <w:shd w:val="clear" w:color="auto" w:fill="C6D9F1" w:themeFill="text2" w:themeFillTint="33"/>
          </w:tcPr>
          <w:p w14:paraId="4A65F5B0" w14:textId="77777777" w:rsidR="0042274E" w:rsidRDefault="0042274E" w:rsidP="00D96643">
            <w:pPr>
              <w:pStyle w:val="Tablehead"/>
              <w:spacing w:after="0"/>
              <w:rPr>
                <w:rFonts w:cstheme="minorHAnsi"/>
              </w:rPr>
            </w:pPr>
            <w:r>
              <w:rPr>
                <w:rFonts w:cstheme="minorHAnsi"/>
              </w:rPr>
              <w:t>Bit Position</w:t>
            </w:r>
          </w:p>
        </w:tc>
        <w:tc>
          <w:tcPr>
            <w:tcW w:w="1200" w:type="pct"/>
            <w:shd w:val="clear" w:color="auto" w:fill="C6D9F1" w:themeFill="text2" w:themeFillTint="33"/>
            <w:noWrap/>
          </w:tcPr>
          <w:p w14:paraId="448F3E26" w14:textId="77777777" w:rsidR="0042274E" w:rsidRPr="003C47FD" w:rsidRDefault="0042274E" w:rsidP="00D96643">
            <w:pPr>
              <w:pStyle w:val="Tablehead"/>
              <w:spacing w:after="0"/>
              <w:rPr>
                <w:rFonts w:cstheme="minorHAnsi"/>
              </w:rPr>
            </w:pPr>
            <w:r>
              <w:rPr>
                <w:rFonts w:cstheme="minorHAnsi"/>
              </w:rPr>
              <w:t>Field Name</w:t>
            </w:r>
          </w:p>
        </w:tc>
        <w:tc>
          <w:tcPr>
            <w:tcW w:w="3150" w:type="pct"/>
            <w:gridSpan w:val="2"/>
            <w:shd w:val="clear" w:color="auto" w:fill="C6D9F1" w:themeFill="text2" w:themeFillTint="33"/>
          </w:tcPr>
          <w:p w14:paraId="46501025"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2114CE46" w14:textId="77777777" w:rsidTr="00D96643">
        <w:tblPrEx>
          <w:tblLook w:val="01E0" w:firstRow="1" w:lastRow="1" w:firstColumn="1" w:lastColumn="1" w:noHBand="0" w:noVBand="0"/>
        </w:tblPrEx>
        <w:trPr>
          <w:gridAfter w:val="1"/>
          <w:wAfter w:w="214" w:type="pct"/>
          <w:trHeight w:val="343"/>
        </w:trPr>
        <w:tc>
          <w:tcPr>
            <w:tcW w:w="650" w:type="pct"/>
            <w:shd w:val="clear" w:color="auto" w:fill="F2F2F2" w:themeFill="background1" w:themeFillShade="F2"/>
          </w:tcPr>
          <w:p w14:paraId="6D53F29C" w14:textId="77777777" w:rsidR="0042274E" w:rsidRPr="00065BAC" w:rsidRDefault="0042274E" w:rsidP="00D96643">
            <w:pPr>
              <w:spacing w:before="60" w:after="60"/>
              <w:rPr>
                <w:rFonts w:cstheme="minorHAnsi"/>
                <w:szCs w:val="20"/>
              </w:rPr>
            </w:pPr>
            <w:r>
              <w:rPr>
                <w:rFonts w:cstheme="minorHAnsi"/>
                <w:szCs w:val="20"/>
              </w:rPr>
              <w:t>1</w:t>
            </w:r>
          </w:p>
        </w:tc>
        <w:tc>
          <w:tcPr>
            <w:tcW w:w="1200" w:type="pct"/>
            <w:shd w:val="clear" w:color="auto" w:fill="F2F2F2" w:themeFill="background1" w:themeFillShade="F2"/>
          </w:tcPr>
          <w:p w14:paraId="488F37C4" w14:textId="77777777" w:rsidR="0042274E" w:rsidRPr="00065BAC" w:rsidRDefault="0042274E" w:rsidP="00D96643">
            <w:pPr>
              <w:spacing w:before="60" w:after="60"/>
              <w:rPr>
                <w:rFonts w:cstheme="minorHAnsi"/>
                <w:szCs w:val="20"/>
                <w:lang w:val="en-GB"/>
              </w:rPr>
            </w:pPr>
            <w:r>
              <w:rPr>
                <w:rFonts w:cstheme="minorHAnsi"/>
                <w:szCs w:val="20"/>
              </w:rPr>
              <w:t>Expire Date</w:t>
            </w:r>
          </w:p>
        </w:tc>
        <w:tc>
          <w:tcPr>
            <w:tcW w:w="2936" w:type="pct"/>
            <w:shd w:val="clear" w:color="auto" w:fill="F2F2F2" w:themeFill="background1" w:themeFillShade="F2"/>
          </w:tcPr>
          <w:p w14:paraId="395B4607" w14:textId="77777777" w:rsidR="0042274E" w:rsidRDefault="0042274E" w:rsidP="00D96643">
            <w:pPr>
              <w:spacing w:before="60" w:after="60"/>
              <w:rPr>
                <w:rFonts w:cstheme="minorHAnsi"/>
                <w:szCs w:val="20"/>
              </w:rPr>
            </w:pPr>
            <w:proofErr w:type="gramStart"/>
            <w:r>
              <w:rPr>
                <w:rFonts w:cstheme="minorHAnsi"/>
                <w:szCs w:val="20"/>
              </w:rPr>
              <w:t>Expire</w:t>
            </w:r>
            <w:proofErr w:type="gramEnd"/>
            <w:r>
              <w:rPr>
                <w:rFonts w:cstheme="minorHAnsi"/>
                <w:szCs w:val="20"/>
              </w:rPr>
              <w:t xml:space="preserve"> date of GTD order.</w:t>
            </w:r>
          </w:p>
          <w:p w14:paraId="7D9A3CA0" w14:textId="77777777" w:rsidR="0042274E" w:rsidRPr="009100B4" w:rsidRDefault="0042274E" w:rsidP="00D96643">
            <w:pPr>
              <w:spacing w:before="60" w:after="60"/>
              <w:rPr>
                <w:rFonts w:eastAsia="Calibri" w:cstheme="minorHAnsi"/>
                <w:szCs w:val="20"/>
              </w:rPr>
            </w:pPr>
            <w:r w:rsidRPr="008C2AB2">
              <w:rPr>
                <w:rFonts w:eastAsia="Calibri" w:cstheme="minorHAnsi"/>
                <w:szCs w:val="20"/>
              </w:rPr>
              <w:t>Required if</w:t>
            </w:r>
            <w:r>
              <w:rPr>
                <w:rFonts w:eastAsia="Calibri" w:cstheme="minorHAnsi"/>
                <w:szCs w:val="20"/>
              </w:rPr>
              <w:t xml:space="preserve"> Time </w:t>
            </w:r>
            <w:proofErr w:type="gramStart"/>
            <w:r>
              <w:rPr>
                <w:rFonts w:eastAsia="Calibri" w:cstheme="minorHAnsi"/>
                <w:szCs w:val="20"/>
              </w:rPr>
              <w:t>In</w:t>
            </w:r>
            <w:proofErr w:type="gramEnd"/>
            <w:r>
              <w:rPr>
                <w:rFonts w:eastAsia="Calibri" w:cstheme="minorHAnsi"/>
                <w:szCs w:val="20"/>
              </w:rPr>
              <w:t xml:space="preserve"> Force </w:t>
            </w:r>
            <w:r w:rsidRPr="008C2AB2">
              <w:rPr>
                <w:rFonts w:eastAsia="Calibri" w:cstheme="minorHAnsi"/>
                <w:szCs w:val="20"/>
              </w:rPr>
              <w:t xml:space="preserve">= </w:t>
            </w:r>
            <w:r>
              <w:rPr>
                <w:rFonts w:eastAsia="Calibri" w:cstheme="minorHAnsi"/>
                <w:szCs w:val="20"/>
              </w:rPr>
              <w:t>6 (Good Till Date)</w:t>
            </w:r>
          </w:p>
        </w:tc>
      </w:tr>
      <w:tr w:rsidR="0042274E" w:rsidRPr="00754E31" w14:paraId="147B82AC" w14:textId="77777777" w:rsidTr="00D96643">
        <w:tblPrEx>
          <w:tblLook w:val="01E0" w:firstRow="1" w:lastRow="1" w:firstColumn="1" w:lastColumn="1" w:noHBand="0" w:noVBand="0"/>
        </w:tblPrEx>
        <w:trPr>
          <w:gridAfter w:val="1"/>
          <w:wAfter w:w="214" w:type="pct"/>
          <w:trHeight w:val="343"/>
        </w:trPr>
        <w:tc>
          <w:tcPr>
            <w:tcW w:w="650" w:type="pct"/>
            <w:shd w:val="clear" w:color="auto" w:fill="F2F2F2" w:themeFill="background1" w:themeFillShade="F2"/>
          </w:tcPr>
          <w:p w14:paraId="363A088E" w14:textId="77777777" w:rsidR="0042274E" w:rsidRPr="00065BAC" w:rsidRDefault="0042274E" w:rsidP="00D96643">
            <w:pPr>
              <w:spacing w:before="60" w:after="60"/>
              <w:rPr>
                <w:rFonts w:cstheme="minorHAnsi"/>
                <w:szCs w:val="20"/>
              </w:rPr>
            </w:pPr>
            <w:r>
              <w:rPr>
                <w:rFonts w:cstheme="minorHAnsi"/>
                <w:szCs w:val="20"/>
              </w:rPr>
              <w:t>2</w:t>
            </w:r>
          </w:p>
        </w:tc>
        <w:tc>
          <w:tcPr>
            <w:tcW w:w="1200" w:type="pct"/>
            <w:shd w:val="clear" w:color="auto" w:fill="F2F2F2" w:themeFill="background1" w:themeFillShade="F2"/>
          </w:tcPr>
          <w:p w14:paraId="6B67011B" w14:textId="77777777" w:rsidR="0042274E" w:rsidRPr="00065BAC" w:rsidRDefault="0042274E" w:rsidP="00D96643">
            <w:pPr>
              <w:spacing w:before="60" w:after="60"/>
              <w:rPr>
                <w:rFonts w:cstheme="minorHAnsi"/>
                <w:szCs w:val="20"/>
                <w:lang w:val="en-GB"/>
              </w:rPr>
            </w:pPr>
            <w:r>
              <w:rPr>
                <w:rFonts w:cstheme="minorHAnsi"/>
                <w:szCs w:val="20"/>
                <w:lang w:val="en-GB"/>
              </w:rPr>
              <w:t>Customer Client</w:t>
            </w:r>
          </w:p>
        </w:tc>
        <w:tc>
          <w:tcPr>
            <w:tcW w:w="2936" w:type="pct"/>
            <w:shd w:val="clear" w:color="auto" w:fill="F2F2F2" w:themeFill="background1" w:themeFillShade="F2"/>
          </w:tcPr>
          <w:p w14:paraId="69A25A9F" w14:textId="77777777" w:rsidR="0042274E" w:rsidRPr="00065BAC" w:rsidRDefault="0042274E" w:rsidP="00D96643">
            <w:pPr>
              <w:spacing w:before="60" w:after="60"/>
              <w:rPr>
                <w:rFonts w:cstheme="minorHAnsi"/>
                <w:szCs w:val="20"/>
              </w:rPr>
            </w:pPr>
            <w:r w:rsidRPr="009100B4">
              <w:rPr>
                <w:rFonts w:eastAsia="Calibri" w:cstheme="minorHAnsi"/>
                <w:szCs w:val="20"/>
              </w:rPr>
              <w:t>Client specified customer ID or other entity, a pass-through attribute.</w:t>
            </w:r>
          </w:p>
        </w:tc>
      </w:tr>
      <w:tr w:rsidR="0042274E" w:rsidRPr="00754E31" w14:paraId="4ACE0A1D" w14:textId="77777777" w:rsidTr="00D96643">
        <w:tblPrEx>
          <w:tblLook w:val="01E0" w:firstRow="1" w:lastRow="1" w:firstColumn="1" w:lastColumn="1" w:noHBand="0" w:noVBand="0"/>
        </w:tblPrEx>
        <w:trPr>
          <w:gridAfter w:val="1"/>
          <w:wAfter w:w="214" w:type="pct"/>
          <w:trHeight w:val="343"/>
        </w:trPr>
        <w:tc>
          <w:tcPr>
            <w:tcW w:w="650" w:type="pct"/>
            <w:shd w:val="clear" w:color="auto" w:fill="F2F2F2" w:themeFill="background1" w:themeFillShade="F2"/>
          </w:tcPr>
          <w:p w14:paraId="6150AC17" w14:textId="77777777" w:rsidR="0042274E" w:rsidRPr="00065BAC" w:rsidRDefault="0042274E" w:rsidP="00D96643">
            <w:pPr>
              <w:spacing w:before="60" w:after="60"/>
              <w:rPr>
                <w:rFonts w:cstheme="minorHAnsi"/>
                <w:szCs w:val="20"/>
              </w:rPr>
            </w:pPr>
            <w:r>
              <w:rPr>
                <w:rFonts w:cstheme="minorHAnsi"/>
                <w:szCs w:val="20"/>
              </w:rPr>
              <w:t>3</w:t>
            </w:r>
          </w:p>
        </w:tc>
        <w:tc>
          <w:tcPr>
            <w:tcW w:w="1200" w:type="pct"/>
            <w:shd w:val="clear" w:color="auto" w:fill="F2F2F2" w:themeFill="background1" w:themeFillShade="F2"/>
          </w:tcPr>
          <w:p w14:paraId="6EE6E39E" w14:textId="77777777" w:rsidR="0042274E" w:rsidRPr="00065BAC" w:rsidRDefault="0042274E" w:rsidP="00D96643">
            <w:pPr>
              <w:spacing w:before="60" w:after="60"/>
              <w:rPr>
                <w:rFonts w:cstheme="minorHAnsi"/>
                <w:szCs w:val="20"/>
                <w:lang w:val="en-GB"/>
              </w:rPr>
            </w:pPr>
            <w:r>
              <w:rPr>
                <w:rFonts w:cstheme="minorHAnsi"/>
                <w:szCs w:val="20"/>
                <w:lang w:val="en-GB"/>
              </w:rPr>
              <w:t>Customer Information</w:t>
            </w:r>
          </w:p>
        </w:tc>
        <w:tc>
          <w:tcPr>
            <w:tcW w:w="2936" w:type="pct"/>
            <w:shd w:val="clear" w:color="auto" w:fill="F2F2F2" w:themeFill="background1" w:themeFillShade="F2"/>
          </w:tcPr>
          <w:p w14:paraId="2AB70881" w14:textId="77777777" w:rsidR="0042274E" w:rsidRPr="00065BAC" w:rsidRDefault="0042274E" w:rsidP="00D96643">
            <w:pPr>
              <w:spacing w:before="60" w:after="60"/>
              <w:rPr>
                <w:rFonts w:cstheme="minorHAnsi"/>
                <w:szCs w:val="20"/>
              </w:rPr>
            </w:pPr>
            <w:r>
              <w:rPr>
                <w:rStyle w:val="ui-provider"/>
              </w:rPr>
              <w:t>Client specified free text, a pass-through attribute.</w:t>
            </w:r>
          </w:p>
        </w:tc>
      </w:tr>
    </w:tbl>
    <w:p w14:paraId="5D66DECA" w14:textId="77777777" w:rsidR="0042274E" w:rsidRDefault="0042274E" w:rsidP="0042274E">
      <w:pPr>
        <w:snapToGrid w:val="0"/>
        <w:spacing w:after="40"/>
        <w:rPr>
          <w:rFonts w:cstheme="minorHAnsi"/>
        </w:rPr>
      </w:pPr>
    </w:p>
    <w:p w14:paraId="4E7DC692" w14:textId="77777777" w:rsidR="0042274E" w:rsidRDefault="0042274E" w:rsidP="0042274E">
      <w:pPr>
        <w:pStyle w:val="Heading3"/>
      </w:pPr>
      <w:bookmarkStart w:id="737" w:name="_Toc170578894"/>
      <w:r>
        <w:t>Order Cancelled by Mass Cancel (59)</w:t>
      </w:r>
      <w:bookmarkEnd w:id="737"/>
    </w:p>
    <w:p w14:paraId="4A37AB0D" w14:textId="18DED8B4" w:rsidR="0042274E" w:rsidRDefault="00974330" w:rsidP="00974330">
      <w:pPr>
        <w:pStyle w:val="NormalNGMDS"/>
        <w:spacing w:after="120"/>
        <w:ind w:left="0"/>
      </w:pPr>
      <w:r w:rsidRPr="009F2FBA">
        <w:t xml:space="preserve">The gateway sends this message </w:t>
      </w:r>
      <w:r>
        <w:t xml:space="preserve">to the client </w:t>
      </w:r>
      <w:r w:rsidR="002B3548">
        <w:t xml:space="preserve">to </w:t>
      </w:r>
      <w:r>
        <w:t xml:space="preserve">convey </w:t>
      </w:r>
      <w:r w:rsidR="0042274E" w:rsidRPr="00DD387B">
        <w:t>an order</w:t>
      </w:r>
      <w:r w:rsidR="0042274E">
        <w:t xml:space="preserve"> is cancelled by Mass Cancel Request or OBO Mass Cancel Request message.</w:t>
      </w:r>
    </w:p>
    <w:tbl>
      <w:tblPr>
        <w:tblW w:w="4995"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890"/>
        <w:gridCol w:w="7110"/>
      </w:tblGrid>
      <w:tr w:rsidR="0042274E" w:rsidRPr="003C47FD" w14:paraId="624B65E0" w14:textId="77777777" w:rsidTr="00D96643">
        <w:trPr>
          <w:trHeight w:val="300"/>
        </w:trPr>
        <w:tc>
          <w:tcPr>
            <w:tcW w:w="1050" w:type="pct"/>
            <w:shd w:val="clear" w:color="auto" w:fill="C6D9F1" w:themeFill="text2" w:themeFillTint="33"/>
            <w:noWrap/>
          </w:tcPr>
          <w:p w14:paraId="54A9EDA9" w14:textId="77777777" w:rsidR="0042274E" w:rsidRPr="001161AF" w:rsidRDefault="0042274E" w:rsidP="00D96643">
            <w:pPr>
              <w:pStyle w:val="Tablehead"/>
              <w:spacing w:after="0"/>
              <w:rPr>
                <w:rFonts w:cstheme="minorHAnsi"/>
                <w:lang w:val="en-GB"/>
              </w:rPr>
            </w:pPr>
            <w:r>
              <w:rPr>
                <w:rFonts w:cstheme="minorHAnsi"/>
                <w:lang w:val="en-GB"/>
              </w:rPr>
              <w:t>Field Name</w:t>
            </w:r>
          </w:p>
        </w:tc>
        <w:tc>
          <w:tcPr>
            <w:tcW w:w="3950" w:type="pct"/>
            <w:shd w:val="clear" w:color="auto" w:fill="C6D9F1" w:themeFill="text2" w:themeFillTint="33"/>
          </w:tcPr>
          <w:p w14:paraId="160F415E"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4B021637"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01901B18" w14:textId="77777777" w:rsidR="0042274E" w:rsidRPr="00065BAC" w:rsidRDefault="0042274E" w:rsidP="00D96643">
            <w:pPr>
              <w:spacing w:before="60" w:after="60"/>
              <w:rPr>
                <w:rFonts w:cstheme="minorHAnsi"/>
                <w:szCs w:val="20"/>
                <w:lang w:val="en-GB"/>
              </w:rPr>
            </w:pPr>
            <w:r>
              <w:rPr>
                <w:rFonts w:cstheme="minorHAnsi"/>
                <w:szCs w:val="20"/>
                <w:lang w:val="en-GB"/>
              </w:rPr>
              <w:t>Mass Cancel Client Order ID</w:t>
            </w:r>
          </w:p>
        </w:tc>
        <w:tc>
          <w:tcPr>
            <w:tcW w:w="3950" w:type="pct"/>
            <w:shd w:val="clear" w:color="auto" w:fill="F2F2F2" w:themeFill="background1" w:themeFillShade="F2"/>
          </w:tcPr>
          <w:p w14:paraId="106C1D98" w14:textId="77777777" w:rsidR="0042274E" w:rsidRDefault="0042274E" w:rsidP="00D96643">
            <w:pPr>
              <w:spacing w:before="60" w:after="60"/>
              <w:rPr>
                <w:rFonts w:cstheme="minorHAnsi"/>
                <w:szCs w:val="20"/>
              </w:rPr>
            </w:pPr>
            <w:r>
              <w:rPr>
                <w:rFonts w:eastAsia="Calibri" w:cstheme="minorHAnsi"/>
                <w:szCs w:val="20"/>
                <w:lang w:val="en-GB"/>
              </w:rPr>
              <w:t>Carries t</w:t>
            </w:r>
            <w:r w:rsidRPr="004E1AC1">
              <w:rPr>
                <w:rFonts w:eastAsia="Calibri" w:cstheme="minorHAnsi"/>
                <w:szCs w:val="20"/>
                <w:lang w:val="en-GB"/>
              </w:rPr>
              <w:t xml:space="preserve">he client order ID as from the </w:t>
            </w:r>
            <w:r>
              <w:rPr>
                <w:rFonts w:eastAsia="Calibri" w:cstheme="minorHAnsi"/>
                <w:szCs w:val="20"/>
                <w:lang w:val="en-GB"/>
              </w:rPr>
              <w:t>m</w:t>
            </w:r>
            <w:r w:rsidRPr="004E1AC1">
              <w:rPr>
                <w:rFonts w:eastAsia="Calibri" w:cstheme="minorHAnsi"/>
                <w:szCs w:val="20"/>
                <w:lang w:val="en-GB"/>
              </w:rPr>
              <w:t xml:space="preserve">ass </w:t>
            </w:r>
            <w:r>
              <w:rPr>
                <w:rFonts w:eastAsia="Calibri" w:cstheme="minorHAnsi"/>
                <w:szCs w:val="20"/>
                <w:lang w:val="en-GB"/>
              </w:rPr>
              <w:t>c</w:t>
            </w:r>
            <w:r w:rsidRPr="004E1AC1">
              <w:rPr>
                <w:rFonts w:eastAsia="Calibri" w:cstheme="minorHAnsi"/>
                <w:szCs w:val="20"/>
                <w:lang w:val="en-GB"/>
              </w:rPr>
              <w:t>ancel message</w:t>
            </w:r>
            <w:r>
              <w:rPr>
                <w:rFonts w:cstheme="minorHAnsi"/>
                <w:szCs w:val="20"/>
              </w:rPr>
              <w:t xml:space="preserve"> if </w:t>
            </w:r>
          </w:p>
          <w:p w14:paraId="1EB81AB3" w14:textId="77777777" w:rsidR="0042274E" w:rsidRPr="00EC38B8" w:rsidRDefault="0042274E" w:rsidP="00D96643">
            <w:pPr>
              <w:pStyle w:val="ListParagraph"/>
              <w:numPr>
                <w:ilvl w:val="0"/>
                <w:numId w:val="166"/>
              </w:numPr>
              <w:spacing w:before="60" w:after="60"/>
              <w:rPr>
                <w:rFonts w:eastAsia="Calibri" w:cstheme="minorHAnsi"/>
                <w:szCs w:val="20"/>
                <w:lang w:val="en-GB"/>
              </w:rPr>
            </w:pPr>
            <w:r>
              <w:rPr>
                <w:rFonts w:eastAsia="Calibri" w:cstheme="minorHAnsi"/>
                <w:szCs w:val="20"/>
                <w:lang w:val="en-GB"/>
              </w:rPr>
              <w:t>it is originated from a Mass Cancel Request (14) message.</w:t>
            </w:r>
          </w:p>
          <w:p w14:paraId="17E51923" w14:textId="5058820A" w:rsidR="0042274E" w:rsidRPr="00EC38B8" w:rsidRDefault="0042274E" w:rsidP="00D96643">
            <w:pPr>
              <w:pStyle w:val="ListParagraph"/>
              <w:numPr>
                <w:ilvl w:val="0"/>
                <w:numId w:val="166"/>
              </w:numPr>
              <w:spacing w:before="60" w:after="60"/>
              <w:rPr>
                <w:rFonts w:eastAsia="Calibri" w:cstheme="minorHAnsi"/>
                <w:szCs w:val="20"/>
                <w:lang w:val="en-GB"/>
              </w:rPr>
            </w:pPr>
            <w:r>
              <w:rPr>
                <w:rFonts w:cstheme="minorHAnsi"/>
                <w:szCs w:val="20"/>
              </w:rPr>
              <w:t>t</w:t>
            </w:r>
            <w:r w:rsidRPr="00EC38B8">
              <w:rPr>
                <w:rFonts w:cstheme="minorHAnsi"/>
                <w:szCs w:val="20"/>
              </w:rPr>
              <w:t xml:space="preserve">he order </w:t>
            </w:r>
            <w:r>
              <w:rPr>
                <w:rFonts w:cstheme="minorHAnsi"/>
                <w:szCs w:val="20"/>
              </w:rPr>
              <w:t xml:space="preserve">cancelled </w:t>
            </w:r>
            <w:r w:rsidRPr="00EC38B8">
              <w:rPr>
                <w:rFonts w:cstheme="minorHAnsi"/>
                <w:szCs w:val="20"/>
              </w:rPr>
              <w:t>belongs to the session that issue</w:t>
            </w:r>
            <w:r>
              <w:rPr>
                <w:rFonts w:cstheme="minorHAnsi"/>
                <w:szCs w:val="20"/>
              </w:rPr>
              <w:t xml:space="preserve">s the OBO </w:t>
            </w:r>
            <w:r>
              <w:rPr>
                <w:rFonts w:eastAsia="Calibri" w:cstheme="minorHAnsi"/>
                <w:szCs w:val="20"/>
                <w:lang w:val="en-GB"/>
              </w:rPr>
              <w:t>Mass Cancel Request (1</w:t>
            </w:r>
            <w:r w:rsidR="0034342A">
              <w:rPr>
                <w:rFonts w:eastAsia="Calibri" w:cstheme="minorHAnsi"/>
                <w:szCs w:val="20"/>
                <w:lang w:val="en-GB"/>
              </w:rPr>
              <w:t>5</w:t>
            </w:r>
            <w:r>
              <w:rPr>
                <w:rFonts w:eastAsia="Calibri" w:cstheme="minorHAnsi"/>
                <w:szCs w:val="20"/>
                <w:lang w:val="en-GB"/>
              </w:rPr>
              <w:t>) message with Owning Session ID = “</w:t>
            </w:r>
            <w:proofErr w:type="gramStart"/>
            <w:r>
              <w:rPr>
                <w:rFonts w:eastAsia="Calibri" w:cstheme="minorHAnsi"/>
                <w:szCs w:val="20"/>
                <w:lang w:val="en-GB"/>
              </w:rPr>
              <w:t>*”(</w:t>
            </w:r>
            <w:proofErr w:type="gramEnd"/>
            <w:r>
              <w:rPr>
                <w:rFonts w:eastAsia="Calibri" w:cstheme="minorHAnsi"/>
                <w:szCs w:val="20"/>
                <w:lang w:val="en-GB"/>
              </w:rPr>
              <w:t>All sessions).</w:t>
            </w:r>
          </w:p>
        </w:tc>
      </w:tr>
      <w:tr w:rsidR="0042274E" w:rsidRPr="00754E31" w14:paraId="717EE825"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2A1B0A8B" w14:textId="77777777" w:rsidR="0042274E" w:rsidRPr="00065BAC" w:rsidRDefault="0042274E" w:rsidP="00D96643">
            <w:pPr>
              <w:spacing w:before="60" w:after="60"/>
              <w:rPr>
                <w:rFonts w:cstheme="minorHAnsi"/>
                <w:szCs w:val="20"/>
                <w:lang w:val="en-GB"/>
              </w:rPr>
            </w:pPr>
            <w:r>
              <w:rPr>
                <w:rFonts w:cstheme="minorHAnsi"/>
                <w:szCs w:val="20"/>
                <w:lang w:val="en-GB"/>
              </w:rPr>
              <w:t>Client Order ID</w:t>
            </w:r>
          </w:p>
        </w:tc>
        <w:tc>
          <w:tcPr>
            <w:tcW w:w="3950" w:type="pct"/>
            <w:shd w:val="clear" w:color="auto" w:fill="F2F2F2" w:themeFill="background1" w:themeFillShade="F2"/>
          </w:tcPr>
          <w:p w14:paraId="6A704E76" w14:textId="77777777" w:rsidR="0042274E" w:rsidRPr="00065BAC" w:rsidRDefault="0042274E" w:rsidP="00D96643">
            <w:pPr>
              <w:spacing w:before="60" w:after="60"/>
              <w:rPr>
                <w:rFonts w:cstheme="minorHAnsi"/>
                <w:szCs w:val="20"/>
              </w:rPr>
            </w:pPr>
            <w:r>
              <w:rPr>
                <w:rFonts w:eastAsia="Calibri" w:cstheme="minorHAnsi"/>
                <w:szCs w:val="20"/>
                <w:lang w:val="en-GB"/>
              </w:rPr>
              <w:t xml:space="preserve">The client order ID </w:t>
            </w:r>
            <w:r w:rsidRPr="000613D8">
              <w:rPr>
                <w:rFonts w:eastAsia="Calibri" w:cstheme="minorHAnsi"/>
                <w:szCs w:val="20"/>
                <w:lang w:val="en-GB"/>
              </w:rPr>
              <w:t>of the order</w:t>
            </w:r>
            <w:r>
              <w:rPr>
                <w:rFonts w:eastAsia="Calibri" w:cstheme="minorHAnsi"/>
                <w:szCs w:val="20"/>
                <w:lang w:val="en-GB"/>
              </w:rPr>
              <w:t>.</w:t>
            </w:r>
          </w:p>
        </w:tc>
      </w:tr>
      <w:tr w:rsidR="0042274E" w:rsidRPr="00754E31" w14:paraId="566376AF"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2C9CC722" w14:textId="77777777" w:rsidR="0042274E" w:rsidRDefault="0042274E" w:rsidP="00D96643">
            <w:pPr>
              <w:spacing w:before="60" w:after="60"/>
              <w:rPr>
                <w:rFonts w:cstheme="minorHAnsi"/>
                <w:szCs w:val="20"/>
              </w:rPr>
            </w:pPr>
            <w:r>
              <w:rPr>
                <w:rFonts w:cstheme="minorHAnsi"/>
                <w:szCs w:val="20"/>
              </w:rPr>
              <w:t>Transact Time</w:t>
            </w:r>
          </w:p>
        </w:tc>
        <w:tc>
          <w:tcPr>
            <w:tcW w:w="3950" w:type="pct"/>
            <w:shd w:val="clear" w:color="auto" w:fill="F2F2F2" w:themeFill="background1" w:themeFillShade="F2"/>
          </w:tcPr>
          <w:p w14:paraId="15902837" w14:textId="77777777" w:rsidR="0042274E" w:rsidRDefault="0042274E" w:rsidP="00D96643">
            <w:pPr>
              <w:spacing w:before="60" w:after="60"/>
              <w:rPr>
                <w:rFonts w:eastAsia="Calibri" w:cstheme="minorHAnsi"/>
                <w:szCs w:val="20"/>
              </w:rPr>
            </w:pPr>
            <w:r w:rsidRPr="00486712">
              <w:rPr>
                <w:rFonts w:eastAsia="Calibri" w:cstheme="minorHAnsi"/>
                <w:szCs w:val="20"/>
              </w:rPr>
              <w:t xml:space="preserve">The time at which the </w:t>
            </w:r>
            <w:r>
              <w:rPr>
                <w:rFonts w:eastAsia="Calibri" w:cstheme="minorHAnsi"/>
                <w:szCs w:val="20"/>
              </w:rPr>
              <w:t>message is generated</w:t>
            </w:r>
            <w:r w:rsidRPr="00486712">
              <w:rPr>
                <w:rFonts w:eastAsia="Calibri" w:cstheme="minorHAnsi"/>
                <w:szCs w:val="20"/>
              </w:rPr>
              <w:t>.</w:t>
            </w:r>
          </w:p>
        </w:tc>
      </w:tr>
      <w:tr w:rsidR="0042274E" w:rsidRPr="00754E31" w14:paraId="5A696B62"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40CCF3F6" w14:textId="77777777" w:rsidR="0042274E" w:rsidRDefault="0042274E" w:rsidP="00D96643">
            <w:pPr>
              <w:spacing w:before="60" w:after="60"/>
              <w:rPr>
                <w:rFonts w:cstheme="minorHAnsi"/>
                <w:szCs w:val="20"/>
                <w:lang w:val="en-GB"/>
              </w:rPr>
            </w:pPr>
            <w:r>
              <w:rPr>
                <w:rFonts w:cstheme="minorHAnsi"/>
                <w:szCs w:val="20"/>
                <w:lang w:val="en-GB"/>
              </w:rPr>
              <w:t>Executing Trader</w:t>
            </w:r>
          </w:p>
        </w:tc>
        <w:tc>
          <w:tcPr>
            <w:tcW w:w="3950" w:type="pct"/>
            <w:shd w:val="clear" w:color="auto" w:fill="F2F2F2" w:themeFill="background1" w:themeFillShade="F2"/>
          </w:tcPr>
          <w:p w14:paraId="11B7FCC9" w14:textId="77777777" w:rsidR="0042274E" w:rsidRPr="006F1E73" w:rsidRDefault="0042274E" w:rsidP="00D96643">
            <w:pPr>
              <w:spacing w:before="60" w:after="60"/>
              <w:rPr>
                <w:rFonts w:eastAsia="Calibri" w:cstheme="minorHAnsi"/>
                <w:szCs w:val="20"/>
              </w:rPr>
            </w:pPr>
            <w:r>
              <w:rPr>
                <w:rFonts w:eastAsia="Calibri" w:cstheme="minorHAnsi"/>
                <w:szCs w:val="20"/>
              </w:rPr>
              <w:t>E</w:t>
            </w:r>
            <w:r w:rsidRPr="00A46BE3">
              <w:rPr>
                <w:rFonts w:eastAsia="Calibri" w:cstheme="minorHAnsi"/>
                <w:szCs w:val="20"/>
              </w:rPr>
              <w:t>xecuting trader or other entity</w:t>
            </w:r>
            <w:r>
              <w:rPr>
                <w:rFonts w:eastAsia="Calibri" w:cstheme="minorHAnsi"/>
                <w:szCs w:val="20"/>
              </w:rPr>
              <w:t>, as from mass cancel or OBO mass cancel.</w:t>
            </w:r>
          </w:p>
        </w:tc>
      </w:tr>
      <w:tr w:rsidR="0042274E" w:rsidRPr="00754E31" w14:paraId="7A022EF4"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19496991" w14:textId="77777777" w:rsidR="0042274E" w:rsidRPr="00065BAC" w:rsidRDefault="0042274E" w:rsidP="00D96643">
            <w:pPr>
              <w:spacing w:before="60" w:after="60"/>
              <w:rPr>
                <w:rFonts w:cstheme="minorHAnsi"/>
                <w:szCs w:val="20"/>
              </w:rPr>
            </w:pPr>
            <w:r w:rsidRPr="0012012C">
              <w:rPr>
                <w:rFonts w:cstheme="minorHAnsi"/>
                <w:szCs w:val="20"/>
              </w:rPr>
              <w:t>Security ID</w:t>
            </w:r>
          </w:p>
        </w:tc>
        <w:tc>
          <w:tcPr>
            <w:tcW w:w="3950" w:type="pct"/>
            <w:shd w:val="clear" w:color="auto" w:fill="F2F2F2" w:themeFill="background1" w:themeFillShade="F2"/>
          </w:tcPr>
          <w:p w14:paraId="3063A6C9" w14:textId="77777777" w:rsidR="0042274E" w:rsidRPr="00065BAC" w:rsidRDefault="0042274E" w:rsidP="00D96643">
            <w:pPr>
              <w:spacing w:before="60" w:after="60"/>
              <w:rPr>
                <w:rFonts w:cstheme="minorHAnsi"/>
                <w:szCs w:val="20"/>
              </w:rPr>
            </w:pPr>
            <w:r w:rsidRPr="0012012C">
              <w:rPr>
                <w:rFonts w:cstheme="minorHAnsi"/>
                <w:szCs w:val="20"/>
              </w:rPr>
              <w:t>Instrument identifier</w:t>
            </w:r>
          </w:p>
        </w:tc>
      </w:tr>
      <w:tr w:rsidR="0042274E" w:rsidRPr="00754E31" w14:paraId="4EE80FB9"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40D040D9" w14:textId="77777777" w:rsidR="0042274E" w:rsidRPr="00065BAC" w:rsidRDefault="0042274E" w:rsidP="00D96643">
            <w:pPr>
              <w:spacing w:before="60" w:after="60"/>
              <w:rPr>
                <w:rFonts w:cstheme="minorHAnsi"/>
                <w:szCs w:val="20"/>
              </w:rPr>
            </w:pPr>
            <w:r>
              <w:rPr>
                <w:rFonts w:cstheme="minorHAnsi"/>
                <w:szCs w:val="20"/>
              </w:rPr>
              <w:t>Side</w:t>
            </w:r>
          </w:p>
        </w:tc>
        <w:tc>
          <w:tcPr>
            <w:tcW w:w="3950" w:type="pct"/>
            <w:shd w:val="clear" w:color="auto" w:fill="F2F2F2" w:themeFill="background1" w:themeFillShade="F2"/>
          </w:tcPr>
          <w:p w14:paraId="1054A891" w14:textId="77777777" w:rsidR="0042274E" w:rsidRDefault="0042274E" w:rsidP="00D96643">
            <w:pPr>
              <w:spacing w:before="60" w:after="60"/>
              <w:rPr>
                <w:rFonts w:eastAsia="Calibri" w:cstheme="minorHAnsi"/>
                <w:szCs w:val="20"/>
                <w:lang w:val="en-GB"/>
              </w:rPr>
            </w:pPr>
            <w:r>
              <w:rPr>
                <w:rFonts w:eastAsia="Calibri" w:cstheme="minorHAnsi"/>
                <w:szCs w:val="20"/>
                <w:lang w:val="en-GB"/>
              </w:rPr>
              <w:t>Side of the order</w:t>
            </w:r>
          </w:p>
          <w:p w14:paraId="1AD36D16" w14:textId="77777777" w:rsidR="0042274E" w:rsidRDefault="0042274E" w:rsidP="00D96643">
            <w:pPr>
              <w:pStyle w:val="ListParagraph"/>
              <w:numPr>
                <w:ilvl w:val="0"/>
                <w:numId w:val="21"/>
              </w:numPr>
              <w:spacing w:before="60" w:after="60"/>
              <w:rPr>
                <w:rFonts w:eastAsiaTheme="minorHAnsi" w:cstheme="minorHAnsi"/>
                <w:szCs w:val="20"/>
                <w:lang w:val="en-GB"/>
              </w:rPr>
            </w:pPr>
            <w:r>
              <w:rPr>
                <w:rFonts w:eastAsiaTheme="minorHAnsi" w:cstheme="minorHAnsi"/>
                <w:szCs w:val="20"/>
                <w:lang w:val="en-GB"/>
              </w:rPr>
              <w:t>1 = Buy</w:t>
            </w:r>
          </w:p>
          <w:p w14:paraId="3C0CB77D" w14:textId="77777777" w:rsidR="0042274E" w:rsidRPr="004476B5" w:rsidRDefault="0042274E" w:rsidP="00D96643">
            <w:pPr>
              <w:pStyle w:val="ListParagraph"/>
              <w:numPr>
                <w:ilvl w:val="0"/>
                <w:numId w:val="21"/>
              </w:numPr>
              <w:spacing w:before="60" w:after="60"/>
              <w:rPr>
                <w:rFonts w:eastAsiaTheme="minorHAnsi" w:cstheme="minorHAnsi"/>
                <w:szCs w:val="20"/>
                <w:lang w:val="en-GB"/>
              </w:rPr>
            </w:pPr>
            <w:r>
              <w:rPr>
                <w:rFonts w:eastAsiaTheme="minorHAnsi" w:cstheme="minorHAnsi"/>
                <w:szCs w:val="20"/>
                <w:lang w:val="en-GB"/>
              </w:rPr>
              <w:t>2 = Sell</w:t>
            </w:r>
          </w:p>
        </w:tc>
      </w:tr>
      <w:tr w:rsidR="0042274E" w:rsidRPr="00754E31" w14:paraId="7B115B6D"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37B019D4" w14:textId="77777777" w:rsidR="0042274E" w:rsidRDefault="0042274E" w:rsidP="00D96643">
            <w:pPr>
              <w:spacing w:before="60" w:after="60"/>
              <w:rPr>
                <w:rFonts w:cstheme="minorHAnsi"/>
                <w:szCs w:val="20"/>
              </w:rPr>
            </w:pPr>
            <w:r>
              <w:rPr>
                <w:rFonts w:cstheme="minorHAnsi"/>
                <w:szCs w:val="20"/>
              </w:rPr>
              <w:t>Order Quantity</w:t>
            </w:r>
          </w:p>
        </w:tc>
        <w:tc>
          <w:tcPr>
            <w:tcW w:w="3950" w:type="pct"/>
            <w:shd w:val="clear" w:color="auto" w:fill="F2F2F2" w:themeFill="background1" w:themeFillShade="F2"/>
          </w:tcPr>
          <w:p w14:paraId="79DBA9E3" w14:textId="77777777" w:rsidR="0042274E" w:rsidRDefault="0042274E" w:rsidP="00D96643">
            <w:pPr>
              <w:spacing w:before="60" w:after="60"/>
              <w:rPr>
                <w:rFonts w:eastAsia="Calibri" w:cstheme="minorHAnsi"/>
                <w:szCs w:val="20"/>
              </w:rPr>
            </w:pPr>
            <w:r w:rsidRPr="00535A78">
              <w:rPr>
                <w:rFonts w:eastAsia="Calibri" w:cstheme="minorHAnsi"/>
                <w:szCs w:val="20"/>
              </w:rPr>
              <w:t>Total order quantity of the order</w:t>
            </w:r>
          </w:p>
        </w:tc>
      </w:tr>
      <w:tr w:rsidR="0042274E" w:rsidRPr="00754E31" w14:paraId="3422424A"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63ED6F70" w14:textId="77777777" w:rsidR="0042274E" w:rsidRPr="00065BAC" w:rsidRDefault="0042274E" w:rsidP="00D96643">
            <w:pPr>
              <w:spacing w:before="60" w:after="60"/>
              <w:rPr>
                <w:rFonts w:cstheme="minorHAnsi"/>
                <w:szCs w:val="20"/>
              </w:rPr>
            </w:pPr>
            <w:r>
              <w:rPr>
                <w:rFonts w:cstheme="minorHAnsi"/>
                <w:szCs w:val="20"/>
              </w:rPr>
              <w:t>Price</w:t>
            </w:r>
          </w:p>
        </w:tc>
        <w:tc>
          <w:tcPr>
            <w:tcW w:w="3950" w:type="pct"/>
            <w:shd w:val="clear" w:color="auto" w:fill="F2F2F2" w:themeFill="background1" w:themeFillShade="F2"/>
          </w:tcPr>
          <w:p w14:paraId="26D90BDB" w14:textId="77777777" w:rsidR="0042274E" w:rsidRPr="008C2AB2" w:rsidRDefault="0042274E" w:rsidP="00D96643">
            <w:pPr>
              <w:spacing w:before="60" w:after="60"/>
              <w:rPr>
                <w:rFonts w:eastAsia="Calibri" w:cstheme="minorHAnsi"/>
                <w:szCs w:val="20"/>
              </w:rPr>
            </w:pPr>
            <w:r w:rsidRPr="008C2AB2">
              <w:rPr>
                <w:rFonts w:eastAsia="Calibri" w:cstheme="minorHAnsi"/>
                <w:szCs w:val="20"/>
              </w:rPr>
              <w:t>Price of order</w:t>
            </w:r>
            <w:r>
              <w:rPr>
                <w:rFonts w:eastAsia="Calibri" w:cstheme="minorHAnsi"/>
                <w:szCs w:val="20"/>
              </w:rPr>
              <w:t>.</w:t>
            </w:r>
          </w:p>
          <w:p w14:paraId="6FA8A72C" w14:textId="77777777" w:rsidR="0042274E" w:rsidRPr="008C2AB2" w:rsidRDefault="0042274E" w:rsidP="00D96643">
            <w:pPr>
              <w:spacing w:before="60" w:after="60"/>
              <w:rPr>
                <w:rFonts w:eastAsia="Calibri" w:cstheme="minorHAnsi"/>
                <w:szCs w:val="20"/>
              </w:rPr>
            </w:pPr>
          </w:p>
        </w:tc>
      </w:tr>
      <w:tr w:rsidR="003D0751" w:rsidRPr="00754E31" w14:paraId="14BBB468" w14:textId="77777777" w:rsidTr="003D0751">
        <w:tblPrEx>
          <w:tblLook w:val="01E0" w:firstRow="1" w:lastRow="1" w:firstColumn="1" w:lastColumn="1" w:noHBand="0" w:noVBand="0"/>
        </w:tblPrEx>
        <w:trPr>
          <w:cantSplit/>
          <w:trHeight w:val="343"/>
        </w:trPr>
        <w:tc>
          <w:tcPr>
            <w:tcW w:w="1050" w:type="pct"/>
            <w:shd w:val="clear" w:color="auto" w:fill="F2F2F2" w:themeFill="background1" w:themeFillShade="F2"/>
          </w:tcPr>
          <w:p w14:paraId="5B927913" w14:textId="77777777" w:rsidR="003D0751" w:rsidRDefault="003D0751" w:rsidP="00D96643">
            <w:pPr>
              <w:spacing w:before="60" w:after="60"/>
              <w:rPr>
                <w:rFonts w:cstheme="minorHAnsi"/>
                <w:szCs w:val="20"/>
              </w:rPr>
            </w:pPr>
            <w:r w:rsidRPr="00ED69E4">
              <w:rPr>
                <w:rFonts w:cstheme="minorHAnsi"/>
                <w:szCs w:val="20"/>
              </w:rPr>
              <w:t>Execution ID</w:t>
            </w:r>
          </w:p>
        </w:tc>
        <w:tc>
          <w:tcPr>
            <w:tcW w:w="3950" w:type="pct"/>
            <w:shd w:val="clear" w:color="auto" w:fill="F2F2F2" w:themeFill="background1" w:themeFillShade="F2"/>
          </w:tcPr>
          <w:p w14:paraId="1D3BA87E" w14:textId="77777777" w:rsidR="003D0751" w:rsidRPr="009D6754" w:rsidRDefault="003D0751" w:rsidP="00D96643">
            <w:pPr>
              <w:spacing w:before="60" w:after="60"/>
              <w:rPr>
                <w:rFonts w:eastAsia="Calibri" w:cstheme="minorHAnsi"/>
                <w:szCs w:val="20"/>
                <w:lang w:val="en-GB"/>
              </w:rPr>
            </w:pPr>
            <w:r w:rsidRPr="00AD055D">
              <w:rPr>
                <w:rFonts w:eastAsia="Calibri" w:cstheme="minorHAnsi"/>
                <w:szCs w:val="20"/>
                <w:lang w:val="en-GB"/>
              </w:rPr>
              <w:t>Unique Execution ID assigned by the system</w:t>
            </w:r>
            <w:r>
              <w:rPr>
                <w:rFonts w:eastAsia="Calibri" w:cstheme="minorHAnsi"/>
                <w:szCs w:val="20"/>
                <w:lang w:val="en-GB"/>
              </w:rPr>
              <w:t>.</w:t>
            </w:r>
          </w:p>
        </w:tc>
      </w:tr>
      <w:tr w:rsidR="0042274E" w:rsidRPr="00754E31" w14:paraId="0698B300"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2155DBBD" w14:textId="77777777" w:rsidR="0042274E" w:rsidRDefault="0042274E" w:rsidP="00D96643">
            <w:pPr>
              <w:spacing w:before="60" w:after="60"/>
              <w:rPr>
                <w:rFonts w:cstheme="minorHAnsi"/>
                <w:szCs w:val="20"/>
              </w:rPr>
            </w:pPr>
            <w:r>
              <w:rPr>
                <w:rFonts w:cstheme="minorHAnsi"/>
                <w:szCs w:val="20"/>
              </w:rPr>
              <w:t>Order ID</w:t>
            </w:r>
          </w:p>
        </w:tc>
        <w:tc>
          <w:tcPr>
            <w:tcW w:w="3950" w:type="pct"/>
            <w:shd w:val="clear" w:color="auto" w:fill="F2F2F2" w:themeFill="background1" w:themeFillShade="F2"/>
          </w:tcPr>
          <w:p w14:paraId="75DBA6BE" w14:textId="77777777" w:rsidR="0042274E" w:rsidRPr="009D6754" w:rsidRDefault="0042274E" w:rsidP="00D96643">
            <w:pPr>
              <w:spacing w:before="60" w:after="60"/>
              <w:rPr>
                <w:rFonts w:eastAsia="Calibri" w:cstheme="minorHAnsi"/>
                <w:szCs w:val="20"/>
                <w:lang w:val="en-GB"/>
              </w:rPr>
            </w:pPr>
            <w:r>
              <w:rPr>
                <w:rFonts w:eastAsia="Calibri" w:cstheme="minorHAnsi"/>
                <w:szCs w:val="20"/>
                <w:lang w:val="en-GB"/>
              </w:rPr>
              <w:t>Order ID assigned for the order</w:t>
            </w:r>
          </w:p>
        </w:tc>
      </w:tr>
      <w:tr w:rsidR="0042274E" w:rsidRPr="00754E31" w14:paraId="336642E1" w14:textId="77777777" w:rsidTr="00D96643">
        <w:tblPrEx>
          <w:tblLook w:val="01E0" w:firstRow="1" w:lastRow="1" w:firstColumn="1" w:lastColumn="1" w:noHBand="0" w:noVBand="0"/>
        </w:tblPrEx>
        <w:trPr>
          <w:cantSplit/>
          <w:trHeight w:val="343"/>
        </w:trPr>
        <w:tc>
          <w:tcPr>
            <w:tcW w:w="1050"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2B17B0BD" w14:textId="77777777" w:rsidR="0042274E" w:rsidRDefault="0042274E" w:rsidP="00D96643">
            <w:pPr>
              <w:spacing w:before="60" w:after="60"/>
              <w:rPr>
                <w:rFonts w:cstheme="minorHAnsi"/>
                <w:szCs w:val="20"/>
              </w:rPr>
            </w:pPr>
            <w:r>
              <w:rPr>
                <w:rFonts w:cstheme="minorHAnsi"/>
                <w:szCs w:val="20"/>
              </w:rPr>
              <w:t>Cumulative Quantity</w:t>
            </w:r>
          </w:p>
        </w:tc>
        <w:tc>
          <w:tcPr>
            <w:tcW w:w="3950"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46E3FCCE" w14:textId="77777777" w:rsidR="0042274E" w:rsidRPr="00BF52AE" w:rsidRDefault="0042274E" w:rsidP="00D96643">
            <w:pPr>
              <w:spacing w:before="60" w:after="60"/>
              <w:rPr>
                <w:rFonts w:eastAsia="Calibri" w:cstheme="minorHAnsi"/>
                <w:szCs w:val="20"/>
                <w:lang w:val="en-GB"/>
              </w:rPr>
            </w:pPr>
            <w:r w:rsidRPr="00BF52AE">
              <w:rPr>
                <w:rFonts w:eastAsia="Calibri" w:cstheme="minorHAnsi"/>
                <w:szCs w:val="20"/>
                <w:lang w:val="en-GB"/>
              </w:rPr>
              <w:t>Total quantity filled</w:t>
            </w:r>
          </w:p>
        </w:tc>
      </w:tr>
    </w:tbl>
    <w:p w14:paraId="7520759F" w14:textId="77777777" w:rsidR="0042274E" w:rsidRDefault="0042274E" w:rsidP="0042274E">
      <w:pPr>
        <w:spacing w:before="120"/>
        <w:jc w:val="both"/>
        <w:rPr>
          <w:rFonts w:cstheme="minorHAnsi"/>
          <w:sz w:val="22"/>
          <w:szCs w:val="22"/>
        </w:rPr>
      </w:pPr>
      <w:r>
        <w:rPr>
          <w:rFonts w:cstheme="minorHAnsi"/>
          <w:sz w:val="22"/>
          <w:szCs w:val="22"/>
        </w:rPr>
        <w:t>Optional Fields:</w:t>
      </w:r>
    </w:p>
    <w:p w14:paraId="794D4454" w14:textId="77777777" w:rsidR="0042274E" w:rsidRDefault="0042274E" w:rsidP="0042274E">
      <w:pPr>
        <w:spacing w:before="120"/>
        <w:jc w:val="both"/>
        <w:rPr>
          <w:rFonts w:cstheme="minorHAnsi"/>
          <w:sz w:val="22"/>
          <w:szCs w:val="22"/>
        </w:rPr>
      </w:pPr>
      <w:r>
        <w:rPr>
          <w:rFonts w:cstheme="minorHAnsi"/>
          <w:sz w:val="22"/>
          <w:szCs w:val="22"/>
        </w:rPr>
        <w:lastRenderedPageBreak/>
        <w:t>There is no optional field for this message.</w:t>
      </w:r>
    </w:p>
    <w:p w14:paraId="24433631" w14:textId="77777777" w:rsidR="0042274E" w:rsidRDefault="0042274E" w:rsidP="0042274E">
      <w:pPr>
        <w:spacing w:before="120"/>
        <w:jc w:val="both"/>
        <w:rPr>
          <w:rFonts w:cstheme="minorHAnsi"/>
          <w:sz w:val="22"/>
          <w:szCs w:val="22"/>
        </w:rPr>
      </w:pPr>
    </w:p>
    <w:p w14:paraId="4182AA07" w14:textId="77777777" w:rsidR="0042274E" w:rsidRDefault="0042274E" w:rsidP="0042274E">
      <w:pPr>
        <w:pStyle w:val="Heading3"/>
      </w:pPr>
      <w:bookmarkStart w:id="738" w:name="_Toc170578895"/>
      <w:r>
        <w:t>Order Unsolicited Cancelled (60)</w:t>
      </w:r>
      <w:bookmarkEnd w:id="738"/>
    </w:p>
    <w:p w14:paraId="4CC1992C" w14:textId="702F08EB" w:rsidR="0042274E" w:rsidRDefault="002B3548" w:rsidP="0042274E">
      <w:pPr>
        <w:pStyle w:val="NormalNGMDS"/>
        <w:spacing w:after="120"/>
        <w:ind w:left="0"/>
      </w:pPr>
      <w:r w:rsidRPr="009F2FBA">
        <w:t xml:space="preserve">The gateway sends this message </w:t>
      </w:r>
      <w:r>
        <w:t xml:space="preserve">to the client to convey </w:t>
      </w:r>
      <w:r w:rsidR="0042274E" w:rsidRPr="00DD387B">
        <w:t>an unsolicited order cancellation</w:t>
      </w:r>
      <w:r w:rsidR="0042274E">
        <w:t xml:space="preserve"> for the following scenarios:</w:t>
      </w:r>
    </w:p>
    <w:p w14:paraId="3A1E0387" w14:textId="77777777" w:rsidR="0042274E" w:rsidRDefault="0042274E" w:rsidP="0042274E">
      <w:pPr>
        <w:pStyle w:val="NormalNGMDS"/>
        <w:numPr>
          <w:ilvl w:val="0"/>
          <w:numId w:val="96"/>
        </w:numPr>
        <w:spacing w:after="120"/>
      </w:pPr>
      <w:r>
        <w:t>Market order expired.</w:t>
      </w:r>
    </w:p>
    <w:p w14:paraId="2C7A2404" w14:textId="77777777" w:rsidR="0042274E" w:rsidRDefault="0042274E" w:rsidP="0042274E">
      <w:pPr>
        <w:pStyle w:val="NormalNGMDS"/>
        <w:numPr>
          <w:ilvl w:val="0"/>
          <w:numId w:val="96"/>
        </w:numPr>
        <w:spacing w:after="120"/>
      </w:pPr>
      <w:r>
        <w:t>M2L order expired.</w:t>
      </w:r>
    </w:p>
    <w:p w14:paraId="64C47C5A" w14:textId="77777777" w:rsidR="0042274E" w:rsidRDefault="0042274E" w:rsidP="0042274E">
      <w:pPr>
        <w:pStyle w:val="NormalNGMDS"/>
        <w:numPr>
          <w:ilvl w:val="0"/>
          <w:numId w:val="96"/>
        </w:numPr>
        <w:spacing w:after="120"/>
      </w:pPr>
      <w:r>
        <w:t>FAK</w:t>
      </w:r>
      <w:r w:rsidRPr="003142F9">
        <w:t>/FOK order</w:t>
      </w:r>
      <w:r>
        <w:t xml:space="preserve"> are not fully filled.</w:t>
      </w:r>
    </w:p>
    <w:p w14:paraId="60E36CCC" w14:textId="77777777" w:rsidR="0042274E" w:rsidRDefault="0042274E" w:rsidP="0042274E">
      <w:pPr>
        <w:pStyle w:val="NormalNGMDS"/>
        <w:numPr>
          <w:ilvl w:val="0"/>
          <w:numId w:val="96"/>
        </w:numPr>
        <w:spacing w:after="120"/>
      </w:pPr>
      <w:r>
        <w:t>COD triggered.</w:t>
      </w:r>
    </w:p>
    <w:p w14:paraId="0FD1C1BA" w14:textId="77777777" w:rsidR="0042274E" w:rsidRDefault="0042274E" w:rsidP="0042274E">
      <w:pPr>
        <w:pStyle w:val="NormalNGMDS"/>
        <w:numPr>
          <w:ilvl w:val="0"/>
          <w:numId w:val="96"/>
        </w:numPr>
        <w:spacing w:after="120"/>
      </w:pPr>
      <w:r>
        <w:t>VCM triggered.</w:t>
      </w:r>
    </w:p>
    <w:p w14:paraId="7D01BA75" w14:textId="77777777" w:rsidR="0042274E" w:rsidRDefault="0042274E" w:rsidP="0042274E">
      <w:pPr>
        <w:pStyle w:val="NormalNGMDS"/>
        <w:numPr>
          <w:ilvl w:val="0"/>
          <w:numId w:val="96"/>
        </w:numPr>
        <w:spacing w:after="120"/>
      </w:pPr>
      <w:r>
        <w:t>SMP triggered.</w:t>
      </w:r>
    </w:p>
    <w:p w14:paraId="465B1C0E" w14:textId="77777777" w:rsidR="0042274E" w:rsidRDefault="0042274E" w:rsidP="0042274E">
      <w:pPr>
        <w:pStyle w:val="NormalNGMDS"/>
        <w:numPr>
          <w:ilvl w:val="0"/>
          <w:numId w:val="96"/>
        </w:numPr>
        <w:spacing w:after="120"/>
      </w:pPr>
      <w:r>
        <w:t xml:space="preserve">Kill switch issued, e.g. by </w:t>
      </w:r>
      <w:r w:rsidRPr="00B83B82">
        <w:t>PTRM</w:t>
      </w:r>
      <w:r>
        <w:t>.</w:t>
      </w:r>
    </w:p>
    <w:p w14:paraId="3050212D" w14:textId="77777777" w:rsidR="0042274E" w:rsidRDefault="0042274E" w:rsidP="0042274E">
      <w:pPr>
        <w:pStyle w:val="NormalNGMDS"/>
        <w:numPr>
          <w:ilvl w:val="0"/>
          <w:numId w:val="96"/>
        </w:numPr>
        <w:spacing w:after="120"/>
      </w:pPr>
      <w:r>
        <w:t>HKEX trading and market operations.</w:t>
      </w:r>
    </w:p>
    <w:tbl>
      <w:tblPr>
        <w:tblW w:w="4995"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890"/>
        <w:gridCol w:w="7110"/>
      </w:tblGrid>
      <w:tr w:rsidR="0042274E" w:rsidRPr="003C47FD" w14:paraId="5C2F6450" w14:textId="77777777" w:rsidTr="00D96643">
        <w:trPr>
          <w:trHeight w:val="300"/>
        </w:trPr>
        <w:tc>
          <w:tcPr>
            <w:tcW w:w="1050" w:type="pct"/>
            <w:shd w:val="clear" w:color="auto" w:fill="C6D9F1" w:themeFill="text2" w:themeFillTint="33"/>
            <w:noWrap/>
          </w:tcPr>
          <w:p w14:paraId="0D1577E5" w14:textId="77777777" w:rsidR="0042274E" w:rsidRPr="001161AF" w:rsidRDefault="0042274E" w:rsidP="00D96643">
            <w:pPr>
              <w:pStyle w:val="Tablehead"/>
              <w:spacing w:after="0"/>
              <w:rPr>
                <w:rFonts w:cstheme="minorHAnsi"/>
                <w:lang w:val="en-GB"/>
              </w:rPr>
            </w:pPr>
            <w:r>
              <w:rPr>
                <w:rFonts w:cstheme="minorHAnsi"/>
                <w:lang w:val="en-GB"/>
              </w:rPr>
              <w:t>Field Name</w:t>
            </w:r>
          </w:p>
        </w:tc>
        <w:tc>
          <w:tcPr>
            <w:tcW w:w="3950" w:type="pct"/>
            <w:shd w:val="clear" w:color="auto" w:fill="C6D9F1" w:themeFill="text2" w:themeFillTint="33"/>
          </w:tcPr>
          <w:p w14:paraId="0BA536AE"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56562206"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21282642" w14:textId="77777777" w:rsidR="0042274E" w:rsidRPr="00065BAC" w:rsidRDefault="0042274E" w:rsidP="00D96643">
            <w:pPr>
              <w:spacing w:before="60" w:after="60"/>
              <w:rPr>
                <w:rFonts w:cstheme="minorHAnsi"/>
                <w:szCs w:val="20"/>
                <w:lang w:val="en-GB"/>
              </w:rPr>
            </w:pPr>
            <w:r>
              <w:rPr>
                <w:rFonts w:cstheme="minorHAnsi"/>
                <w:szCs w:val="20"/>
                <w:lang w:val="en-GB"/>
              </w:rPr>
              <w:t>Client Order ID</w:t>
            </w:r>
          </w:p>
        </w:tc>
        <w:tc>
          <w:tcPr>
            <w:tcW w:w="3950" w:type="pct"/>
            <w:shd w:val="clear" w:color="auto" w:fill="F2F2F2" w:themeFill="background1" w:themeFillShade="F2"/>
          </w:tcPr>
          <w:p w14:paraId="1C50799C" w14:textId="77777777" w:rsidR="0042274E" w:rsidRPr="00065BAC" w:rsidRDefault="0042274E" w:rsidP="00D96643">
            <w:pPr>
              <w:spacing w:before="60" w:after="60"/>
              <w:rPr>
                <w:rFonts w:cstheme="minorHAnsi"/>
                <w:szCs w:val="20"/>
              </w:rPr>
            </w:pPr>
            <w:r>
              <w:rPr>
                <w:rFonts w:eastAsia="Calibri" w:cstheme="minorHAnsi"/>
                <w:szCs w:val="20"/>
                <w:lang w:val="en-GB"/>
              </w:rPr>
              <w:t xml:space="preserve">The client order ID </w:t>
            </w:r>
            <w:r w:rsidRPr="000613D8">
              <w:rPr>
                <w:rFonts w:eastAsia="Calibri" w:cstheme="minorHAnsi"/>
                <w:szCs w:val="20"/>
                <w:lang w:val="en-GB"/>
              </w:rPr>
              <w:t>of the order</w:t>
            </w:r>
          </w:p>
        </w:tc>
      </w:tr>
      <w:tr w:rsidR="0042274E" w:rsidRPr="00754E31" w14:paraId="564B1CA9"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41641D8A" w14:textId="77777777" w:rsidR="0042274E" w:rsidRDefault="0042274E" w:rsidP="00D96643">
            <w:pPr>
              <w:spacing w:before="60" w:after="60"/>
              <w:rPr>
                <w:rFonts w:cstheme="minorHAnsi"/>
                <w:szCs w:val="20"/>
              </w:rPr>
            </w:pPr>
            <w:r>
              <w:rPr>
                <w:rFonts w:cstheme="minorHAnsi"/>
                <w:szCs w:val="20"/>
              </w:rPr>
              <w:t>Transact Time</w:t>
            </w:r>
          </w:p>
        </w:tc>
        <w:tc>
          <w:tcPr>
            <w:tcW w:w="3950" w:type="pct"/>
            <w:shd w:val="clear" w:color="auto" w:fill="F2F2F2" w:themeFill="background1" w:themeFillShade="F2"/>
          </w:tcPr>
          <w:p w14:paraId="38CE1D69" w14:textId="77777777" w:rsidR="0042274E" w:rsidRDefault="0042274E" w:rsidP="00D96643">
            <w:pPr>
              <w:spacing w:before="60" w:after="60"/>
              <w:rPr>
                <w:rFonts w:eastAsia="Calibri" w:cstheme="minorHAnsi"/>
                <w:szCs w:val="20"/>
              </w:rPr>
            </w:pPr>
            <w:r w:rsidRPr="00486712">
              <w:rPr>
                <w:rFonts w:eastAsia="Calibri" w:cstheme="minorHAnsi"/>
                <w:szCs w:val="20"/>
              </w:rPr>
              <w:t xml:space="preserve">The time at which the </w:t>
            </w:r>
            <w:r>
              <w:rPr>
                <w:rFonts w:eastAsia="Calibri" w:cstheme="minorHAnsi"/>
                <w:szCs w:val="20"/>
              </w:rPr>
              <w:t>message is generated</w:t>
            </w:r>
            <w:r w:rsidRPr="00486712">
              <w:rPr>
                <w:rFonts w:eastAsia="Calibri" w:cstheme="minorHAnsi"/>
                <w:szCs w:val="20"/>
              </w:rPr>
              <w:t>.</w:t>
            </w:r>
          </w:p>
        </w:tc>
      </w:tr>
      <w:tr w:rsidR="0042274E" w:rsidRPr="00754E31" w14:paraId="2950003D"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1A975F3B" w14:textId="77777777" w:rsidR="0042274E" w:rsidRDefault="0042274E" w:rsidP="00D96643">
            <w:pPr>
              <w:spacing w:before="60" w:after="60"/>
              <w:rPr>
                <w:rFonts w:cstheme="minorHAnsi"/>
                <w:szCs w:val="20"/>
                <w:lang w:val="en-GB"/>
              </w:rPr>
            </w:pPr>
            <w:r>
              <w:rPr>
                <w:rFonts w:cstheme="minorHAnsi"/>
                <w:szCs w:val="20"/>
                <w:lang w:val="en-GB"/>
              </w:rPr>
              <w:t>Executing Trader</w:t>
            </w:r>
          </w:p>
        </w:tc>
        <w:tc>
          <w:tcPr>
            <w:tcW w:w="3950" w:type="pct"/>
            <w:shd w:val="clear" w:color="auto" w:fill="F2F2F2" w:themeFill="background1" w:themeFillShade="F2"/>
          </w:tcPr>
          <w:p w14:paraId="3C2D1A20" w14:textId="77777777" w:rsidR="0042274E" w:rsidRPr="006F1E73" w:rsidRDefault="0042274E" w:rsidP="00D96643">
            <w:pPr>
              <w:spacing w:before="60" w:after="60"/>
              <w:rPr>
                <w:rFonts w:eastAsia="Calibri" w:cstheme="minorHAnsi"/>
                <w:szCs w:val="20"/>
              </w:rPr>
            </w:pPr>
            <w:r w:rsidRPr="00A46BE3">
              <w:rPr>
                <w:rFonts w:eastAsia="Calibri" w:cstheme="minorHAnsi"/>
                <w:szCs w:val="20"/>
              </w:rPr>
              <w:t>Client specified executing trader or other entity form client side.</w:t>
            </w:r>
          </w:p>
        </w:tc>
      </w:tr>
      <w:tr w:rsidR="0042274E" w:rsidRPr="00754E31" w14:paraId="23BE8A25"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7D25E9FD" w14:textId="77777777" w:rsidR="0042274E" w:rsidRPr="00065BAC" w:rsidRDefault="0042274E" w:rsidP="00D96643">
            <w:pPr>
              <w:spacing w:before="60" w:after="60"/>
              <w:rPr>
                <w:rFonts w:cstheme="minorHAnsi"/>
                <w:szCs w:val="20"/>
              </w:rPr>
            </w:pPr>
            <w:r w:rsidRPr="0012012C">
              <w:rPr>
                <w:rFonts w:cstheme="minorHAnsi"/>
                <w:szCs w:val="20"/>
              </w:rPr>
              <w:t>Security ID</w:t>
            </w:r>
          </w:p>
        </w:tc>
        <w:tc>
          <w:tcPr>
            <w:tcW w:w="3950" w:type="pct"/>
            <w:shd w:val="clear" w:color="auto" w:fill="F2F2F2" w:themeFill="background1" w:themeFillShade="F2"/>
          </w:tcPr>
          <w:p w14:paraId="328E9A34" w14:textId="77777777" w:rsidR="0042274E" w:rsidRPr="00065BAC" w:rsidRDefault="0042274E" w:rsidP="00D96643">
            <w:pPr>
              <w:spacing w:before="60" w:after="60"/>
              <w:rPr>
                <w:rFonts w:cstheme="minorHAnsi"/>
                <w:szCs w:val="20"/>
              </w:rPr>
            </w:pPr>
            <w:r w:rsidRPr="0012012C">
              <w:rPr>
                <w:rFonts w:cstheme="minorHAnsi"/>
                <w:szCs w:val="20"/>
              </w:rPr>
              <w:t>Instrument identifier</w:t>
            </w:r>
          </w:p>
        </w:tc>
      </w:tr>
      <w:tr w:rsidR="0042274E" w:rsidRPr="00754E31" w14:paraId="567CEBD8"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5FC66B55" w14:textId="77777777" w:rsidR="0042274E" w:rsidRPr="00065BAC" w:rsidRDefault="0042274E" w:rsidP="00D96643">
            <w:pPr>
              <w:spacing w:before="60" w:after="60"/>
              <w:rPr>
                <w:rFonts w:cstheme="minorHAnsi"/>
                <w:szCs w:val="20"/>
              </w:rPr>
            </w:pPr>
            <w:r>
              <w:rPr>
                <w:rFonts w:cstheme="minorHAnsi"/>
                <w:szCs w:val="20"/>
              </w:rPr>
              <w:t>Side</w:t>
            </w:r>
          </w:p>
        </w:tc>
        <w:tc>
          <w:tcPr>
            <w:tcW w:w="3950" w:type="pct"/>
            <w:shd w:val="clear" w:color="auto" w:fill="F2F2F2" w:themeFill="background1" w:themeFillShade="F2"/>
          </w:tcPr>
          <w:p w14:paraId="5A107711" w14:textId="77777777" w:rsidR="0042274E" w:rsidRDefault="0042274E" w:rsidP="00D96643">
            <w:pPr>
              <w:spacing w:before="60" w:after="60"/>
              <w:rPr>
                <w:rFonts w:eastAsia="Calibri" w:cstheme="minorHAnsi"/>
                <w:szCs w:val="20"/>
                <w:lang w:val="en-GB"/>
              </w:rPr>
            </w:pPr>
            <w:r>
              <w:rPr>
                <w:rFonts w:eastAsia="Calibri" w:cstheme="minorHAnsi"/>
                <w:szCs w:val="20"/>
                <w:lang w:val="en-GB"/>
              </w:rPr>
              <w:t>Side of the order</w:t>
            </w:r>
          </w:p>
          <w:p w14:paraId="44B4A330" w14:textId="77777777" w:rsidR="0042274E" w:rsidRDefault="0042274E" w:rsidP="00D96643">
            <w:pPr>
              <w:pStyle w:val="ListParagraph"/>
              <w:numPr>
                <w:ilvl w:val="0"/>
                <w:numId w:val="21"/>
              </w:numPr>
              <w:spacing w:before="60" w:after="60"/>
              <w:rPr>
                <w:rFonts w:eastAsiaTheme="minorHAnsi" w:cstheme="minorHAnsi"/>
                <w:szCs w:val="20"/>
                <w:lang w:val="en-GB"/>
              </w:rPr>
            </w:pPr>
            <w:r>
              <w:rPr>
                <w:rFonts w:eastAsiaTheme="minorHAnsi" w:cstheme="minorHAnsi"/>
                <w:szCs w:val="20"/>
                <w:lang w:val="en-GB"/>
              </w:rPr>
              <w:t>1 = Buy</w:t>
            </w:r>
          </w:p>
          <w:p w14:paraId="60E5445F" w14:textId="77777777" w:rsidR="0042274E" w:rsidRPr="004476B5" w:rsidRDefault="0042274E" w:rsidP="00D96643">
            <w:pPr>
              <w:pStyle w:val="ListParagraph"/>
              <w:numPr>
                <w:ilvl w:val="0"/>
                <w:numId w:val="21"/>
              </w:numPr>
              <w:spacing w:before="60" w:after="60"/>
              <w:rPr>
                <w:rFonts w:eastAsiaTheme="minorHAnsi" w:cstheme="minorHAnsi"/>
                <w:szCs w:val="20"/>
                <w:lang w:val="en-GB"/>
              </w:rPr>
            </w:pPr>
            <w:r>
              <w:rPr>
                <w:rFonts w:eastAsiaTheme="minorHAnsi" w:cstheme="minorHAnsi"/>
                <w:szCs w:val="20"/>
                <w:lang w:val="en-GB"/>
              </w:rPr>
              <w:t>2 = Sell</w:t>
            </w:r>
          </w:p>
        </w:tc>
      </w:tr>
      <w:tr w:rsidR="0042274E" w:rsidRPr="00754E31" w14:paraId="472189FF"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11709690" w14:textId="77777777" w:rsidR="0042274E" w:rsidRDefault="0042274E" w:rsidP="00D96643">
            <w:pPr>
              <w:spacing w:before="60" w:after="60"/>
              <w:rPr>
                <w:rFonts w:cstheme="minorHAnsi"/>
                <w:szCs w:val="20"/>
              </w:rPr>
            </w:pPr>
            <w:r>
              <w:rPr>
                <w:rFonts w:cstheme="minorHAnsi"/>
                <w:szCs w:val="20"/>
              </w:rPr>
              <w:t>Order Quantity</w:t>
            </w:r>
          </w:p>
        </w:tc>
        <w:tc>
          <w:tcPr>
            <w:tcW w:w="3950" w:type="pct"/>
            <w:shd w:val="clear" w:color="auto" w:fill="F2F2F2" w:themeFill="background1" w:themeFillShade="F2"/>
          </w:tcPr>
          <w:p w14:paraId="274CC4AB" w14:textId="77777777" w:rsidR="0042274E" w:rsidRDefault="0042274E" w:rsidP="00D96643">
            <w:pPr>
              <w:spacing w:before="60" w:after="60"/>
              <w:rPr>
                <w:rFonts w:eastAsia="Calibri" w:cstheme="minorHAnsi"/>
                <w:szCs w:val="20"/>
              </w:rPr>
            </w:pPr>
            <w:r w:rsidRPr="00535A78">
              <w:rPr>
                <w:rFonts w:eastAsia="Calibri" w:cstheme="minorHAnsi"/>
                <w:szCs w:val="20"/>
              </w:rPr>
              <w:t>Total order quantity of the order</w:t>
            </w:r>
          </w:p>
        </w:tc>
      </w:tr>
      <w:tr w:rsidR="0042274E" w:rsidRPr="00754E31" w14:paraId="1C005D4A"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6CB7C61D" w14:textId="77777777" w:rsidR="0042274E" w:rsidRPr="00065BAC" w:rsidRDefault="0042274E" w:rsidP="00D96643">
            <w:pPr>
              <w:spacing w:before="60" w:after="60"/>
              <w:rPr>
                <w:rFonts w:cstheme="minorHAnsi"/>
                <w:szCs w:val="20"/>
              </w:rPr>
            </w:pPr>
            <w:r>
              <w:rPr>
                <w:rFonts w:cstheme="minorHAnsi"/>
                <w:szCs w:val="20"/>
              </w:rPr>
              <w:t>Price</w:t>
            </w:r>
          </w:p>
        </w:tc>
        <w:tc>
          <w:tcPr>
            <w:tcW w:w="3950" w:type="pct"/>
            <w:shd w:val="clear" w:color="auto" w:fill="F2F2F2" w:themeFill="background1" w:themeFillShade="F2"/>
          </w:tcPr>
          <w:p w14:paraId="61383581" w14:textId="77777777" w:rsidR="0042274E" w:rsidRPr="008C2AB2" w:rsidRDefault="0042274E" w:rsidP="00D96643">
            <w:pPr>
              <w:spacing w:before="60" w:after="60"/>
              <w:rPr>
                <w:rFonts w:eastAsia="Calibri" w:cstheme="minorHAnsi"/>
                <w:szCs w:val="20"/>
              </w:rPr>
            </w:pPr>
            <w:r w:rsidRPr="008C2AB2">
              <w:rPr>
                <w:rFonts w:eastAsia="Calibri" w:cstheme="minorHAnsi"/>
                <w:szCs w:val="20"/>
              </w:rPr>
              <w:t>Price of order</w:t>
            </w:r>
            <w:r>
              <w:rPr>
                <w:rFonts w:eastAsia="Calibri" w:cstheme="minorHAnsi"/>
                <w:szCs w:val="20"/>
              </w:rPr>
              <w:t>.</w:t>
            </w:r>
          </w:p>
          <w:p w14:paraId="44697027" w14:textId="77777777" w:rsidR="0042274E" w:rsidRPr="008C2AB2" w:rsidRDefault="0042274E" w:rsidP="00D96643">
            <w:pPr>
              <w:spacing w:before="60" w:after="60"/>
              <w:rPr>
                <w:rFonts w:eastAsia="Calibri" w:cstheme="minorHAnsi"/>
                <w:szCs w:val="20"/>
              </w:rPr>
            </w:pPr>
          </w:p>
        </w:tc>
      </w:tr>
      <w:tr w:rsidR="003D0751" w:rsidRPr="00754E31" w14:paraId="7720BA86" w14:textId="77777777" w:rsidTr="003D0751">
        <w:tblPrEx>
          <w:tblLook w:val="01E0" w:firstRow="1" w:lastRow="1" w:firstColumn="1" w:lastColumn="1" w:noHBand="0" w:noVBand="0"/>
        </w:tblPrEx>
        <w:trPr>
          <w:cantSplit/>
          <w:trHeight w:val="343"/>
        </w:trPr>
        <w:tc>
          <w:tcPr>
            <w:tcW w:w="1050" w:type="pct"/>
            <w:shd w:val="clear" w:color="auto" w:fill="F2F2F2" w:themeFill="background1" w:themeFillShade="F2"/>
          </w:tcPr>
          <w:p w14:paraId="54D3D58F" w14:textId="77777777" w:rsidR="003D0751" w:rsidRDefault="003D0751" w:rsidP="00D96643">
            <w:pPr>
              <w:spacing w:before="60" w:after="60"/>
              <w:rPr>
                <w:rFonts w:cstheme="minorHAnsi"/>
                <w:szCs w:val="20"/>
              </w:rPr>
            </w:pPr>
            <w:r w:rsidRPr="00ED69E4">
              <w:rPr>
                <w:rFonts w:cstheme="minorHAnsi"/>
                <w:szCs w:val="20"/>
              </w:rPr>
              <w:t>Execution ID</w:t>
            </w:r>
          </w:p>
        </w:tc>
        <w:tc>
          <w:tcPr>
            <w:tcW w:w="3950" w:type="pct"/>
            <w:shd w:val="clear" w:color="auto" w:fill="F2F2F2" w:themeFill="background1" w:themeFillShade="F2"/>
          </w:tcPr>
          <w:p w14:paraId="5DB4AB69" w14:textId="77777777" w:rsidR="003D0751" w:rsidRPr="009D6754" w:rsidRDefault="003D0751" w:rsidP="00D96643">
            <w:pPr>
              <w:spacing w:before="60" w:after="60"/>
              <w:rPr>
                <w:rFonts w:eastAsia="Calibri" w:cstheme="minorHAnsi"/>
                <w:szCs w:val="20"/>
                <w:lang w:val="en-GB"/>
              </w:rPr>
            </w:pPr>
            <w:r w:rsidRPr="00AD055D">
              <w:rPr>
                <w:rFonts w:eastAsia="Calibri" w:cstheme="minorHAnsi"/>
                <w:szCs w:val="20"/>
                <w:lang w:val="en-GB"/>
              </w:rPr>
              <w:t>Unique Execution ID assigned by the system</w:t>
            </w:r>
            <w:r>
              <w:rPr>
                <w:rFonts w:eastAsia="Calibri" w:cstheme="minorHAnsi"/>
                <w:szCs w:val="20"/>
                <w:lang w:val="en-GB"/>
              </w:rPr>
              <w:t>.</w:t>
            </w:r>
          </w:p>
        </w:tc>
      </w:tr>
      <w:tr w:rsidR="0042274E" w:rsidRPr="00754E31" w14:paraId="3E9EF8DE" w14:textId="77777777" w:rsidTr="00D96643">
        <w:tblPrEx>
          <w:tblLook w:val="01E0" w:firstRow="1" w:lastRow="1" w:firstColumn="1" w:lastColumn="1" w:noHBand="0" w:noVBand="0"/>
        </w:tblPrEx>
        <w:trPr>
          <w:cantSplit/>
          <w:trHeight w:val="343"/>
        </w:trPr>
        <w:tc>
          <w:tcPr>
            <w:tcW w:w="1050" w:type="pct"/>
            <w:shd w:val="clear" w:color="auto" w:fill="F2F2F2" w:themeFill="background1" w:themeFillShade="F2"/>
          </w:tcPr>
          <w:p w14:paraId="5507A08C" w14:textId="77777777" w:rsidR="0042274E" w:rsidRDefault="0042274E" w:rsidP="00D96643">
            <w:pPr>
              <w:spacing w:before="60" w:after="60"/>
              <w:rPr>
                <w:rFonts w:cstheme="minorHAnsi"/>
                <w:szCs w:val="20"/>
              </w:rPr>
            </w:pPr>
            <w:r>
              <w:rPr>
                <w:rFonts w:cstheme="minorHAnsi"/>
                <w:szCs w:val="20"/>
              </w:rPr>
              <w:t>Order ID</w:t>
            </w:r>
          </w:p>
        </w:tc>
        <w:tc>
          <w:tcPr>
            <w:tcW w:w="3950" w:type="pct"/>
            <w:shd w:val="clear" w:color="auto" w:fill="F2F2F2" w:themeFill="background1" w:themeFillShade="F2"/>
          </w:tcPr>
          <w:p w14:paraId="20A6EB56" w14:textId="77777777" w:rsidR="0042274E" w:rsidRPr="009D6754" w:rsidRDefault="0042274E" w:rsidP="00D96643">
            <w:pPr>
              <w:spacing w:before="60" w:after="60"/>
              <w:rPr>
                <w:rFonts w:eastAsia="Calibri" w:cstheme="minorHAnsi"/>
                <w:szCs w:val="20"/>
                <w:lang w:val="en-GB"/>
              </w:rPr>
            </w:pPr>
            <w:r>
              <w:rPr>
                <w:rFonts w:eastAsia="Calibri" w:cstheme="minorHAnsi"/>
                <w:szCs w:val="20"/>
                <w:lang w:val="en-GB"/>
              </w:rPr>
              <w:t>Order ID assigned for the order</w:t>
            </w:r>
          </w:p>
        </w:tc>
      </w:tr>
      <w:tr w:rsidR="0042274E" w:rsidRPr="00754E31" w14:paraId="706CF0C8" w14:textId="77777777" w:rsidTr="00D96643">
        <w:tblPrEx>
          <w:tblLook w:val="01E0" w:firstRow="1" w:lastRow="1" w:firstColumn="1" w:lastColumn="1" w:noHBand="0" w:noVBand="0"/>
        </w:tblPrEx>
        <w:trPr>
          <w:cantSplit/>
          <w:trHeight w:val="343"/>
        </w:trPr>
        <w:tc>
          <w:tcPr>
            <w:tcW w:w="1050"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73BE2015" w14:textId="77777777" w:rsidR="0042274E" w:rsidRDefault="0042274E" w:rsidP="00D96643">
            <w:pPr>
              <w:spacing w:before="60" w:after="60"/>
              <w:rPr>
                <w:rFonts w:cstheme="minorHAnsi"/>
                <w:szCs w:val="20"/>
              </w:rPr>
            </w:pPr>
            <w:r>
              <w:rPr>
                <w:rFonts w:cstheme="minorHAnsi"/>
                <w:szCs w:val="20"/>
              </w:rPr>
              <w:t>Cumulative Quantity</w:t>
            </w:r>
          </w:p>
        </w:tc>
        <w:tc>
          <w:tcPr>
            <w:tcW w:w="3950"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5FE1B1C0" w14:textId="77777777" w:rsidR="0042274E" w:rsidRPr="00BF52AE" w:rsidRDefault="0042274E" w:rsidP="00D96643">
            <w:pPr>
              <w:spacing w:before="60" w:after="60"/>
              <w:rPr>
                <w:rFonts w:eastAsia="Calibri" w:cstheme="minorHAnsi"/>
                <w:szCs w:val="20"/>
                <w:lang w:val="en-GB"/>
              </w:rPr>
            </w:pPr>
            <w:r w:rsidRPr="00BF52AE">
              <w:rPr>
                <w:rFonts w:eastAsia="Calibri" w:cstheme="minorHAnsi"/>
                <w:szCs w:val="20"/>
                <w:lang w:val="en-GB"/>
              </w:rPr>
              <w:t>Total quantity filled</w:t>
            </w:r>
          </w:p>
        </w:tc>
      </w:tr>
      <w:tr w:rsidR="0042274E" w:rsidRPr="00754E31" w14:paraId="6E501DA5" w14:textId="77777777" w:rsidTr="00D96643">
        <w:tblPrEx>
          <w:tblLook w:val="01E0" w:firstRow="1" w:lastRow="1" w:firstColumn="1" w:lastColumn="1" w:noHBand="0" w:noVBand="0"/>
        </w:tblPrEx>
        <w:trPr>
          <w:cantSplit/>
          <w:trHeight w:val="343"/>
        </w:trPr>
        <w:tc>
          <w:tcPr>
            <w:tcW w:w="1050"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1E5E274A" w14:textId="77777777" w:rsidR="0042274E" w:rsidRDefault="0042274E" w:rsidP="00D96643">
            <w:pPr>
              <w:spacing w:before="60" w:after="60"/>
              <w:rPr>
                <w:rFonts w:cstheme="minorHAnsi"/>
                <w:szCs w:val="20"/>
              </w:rPr>
            </w:pPr>
            <w:bookmarkStart w:id="739" w:name="_Hlk170076801"/>
            <w:r w:rsidRPr="0016174E">
              <w:rPr>
                <w:rFonts w:cstheme="minorHAnsi"/>
                <w:szCs w:val="20"/>
              </w:rPr>
              <w:t xml:space="preserve">Unsolicited Cancel </w:t>
            </w:r>
            <w:r>
              <w:rPr>
                <w:rFonts w:cstheme="minorHAnsi"/>
                <w:szCs w:val="20"/>
              </w:rPr>
              <w:t>Reason</w:t>
            </w:r>
            <w:bookmarkEnd w:id="739"/>
          </w:p>
        </w:tc>
        <w:tc>
          <w:tcPr>
            <w:tcW w:w="3950"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1D15F476" w14:textId="77777777" w:rsidR="0042274E" w:rsidRPr="00BF52AE" w:rsidRDefault="0042274E" w:rsidP="00D96643">
            <w:pPr>
              <w:spacing w:before="60" w:after="60"/>
              <w:rPr>
                <w:rFonts w:eastAsia="Calibri" w:cstheme="minorHAnsi"/>
                <w:szCs w:val="20"/>
                <w:lang w:val="en-GB"/>
              </w:rPr>
            </w:pPr>
            <w:r>
              <w:rPr>
                <w:rFonts w:eastAsia="Calibri" w:cstheme="minorHAnsi"/>
                <w:szCs w:val="20"/>
                <w:lang w:val="en-GB"/>
              </w:rPr>
              <w:t>Reason for unsolicited cancellation.</w:t>
            </w:r>
          </w:p>
        </w:tc>
      </w:tr>
    </w:tbl>
    <w:p w14:paraId="128E276C" w14:textId="77777777" w:rsidR="0042274E" w:rsidRDefault="0042274E" w:rsidP="0042274E">
      <w:pPr>
        <w:spacing w:before="120"/>
        <w:jc w:val="both"/>
        <w:rPr>
          <w:rFonts w:cstheme="minorHAnsi"/>
          <w:sz w:val="22"/>
          <w:szCs w:val="22"/>
        </w:rPr>
      </w:pPr>
      <w:r>
        <w:rPr>
          <w:rFonts w:cstheme="minorHAnsi"/>
          <w:sz w:val="22"/>
          <w:szCs w:val="22"/>
        </w:rPr>
        <w:t>Optional Fields:</w:t>
      </w:r>
    </w:p>
    <w:p w14:paraId="728B2409" w14:textId="77777777" w:rsidR="0042274E" w:rsidRDefault="0042274E" w:rsidP="0042274E">
      <w:pPr>
        <w:spacing w:before="120"/>
        <w:jc w:val="both"/>
        <w:rPr>
          <w:rFonts w:cstheme="minorHAnsi"/>
          <w:sz w:val="22"/>
          <w:szCs w:val="22"/>
        </w:rPr>
      </w:pPr>
      <w:r>
        <w:rPr>
          <w:rFonts w:cstheme="minorHAnsi"/>
          <w:sz w:val="22"/>
          <w:szCs w:val="22"/>
        </w:rPr>
        <w:t>There is no optional field for this message.</w:t>
      </w:r>
    </w:p>
    <w:p w14:paraId="5EF26A40" w14:textId="77777777" w:rsidR="0042274E" w:rsidRDefault="0042274E" w:rsidP="0042274E">
      <w:pPr>
        <w:spacing w:before="120"/>
        <w:jc w:val="both"/>
        <w:rPr>
          <w:rFonts w:cstheme="minorHAnsi"/>
          <w:sz w:val="22"/>
          <w:szCs w:val="22"/>
        </w:rPr>
      </w:pPr>
    </w:p>
    <w:p w14:paraId="14E2F231" w14:textId="77777777" w:rsidR="0042274E" w:rsidRDefault="0042274E" w:rsidP="0042274E">
      <w:pPr>
        <w:spacing w:before="120"/>
        <w:jc w:val="both"/>
        <w:rPr>
          <w:rFonts w:cstheme="minorHAnsi"/>
          <w:sz w:val="22"/>
          <w:szCs w:val="22"/>
        </w:rPr>
      </w:pPr>
    </w:p>
    <w:p w14:paraId="4440ED0C" w14:textId="77777777" w:rsidR="0042274E" w:rsidRPr="00417716" w:rsidRDefault="0042274E" w:rsidP="0042274E">
      <w:pPr>
        <w:pStyle w:val="Heading2"/>
        <w:rPr>
          <w:rFonts w:asciiTheme="minorHAnsi" w:hAnsiTheme="minorHAnsi" w:cstheme="minorHAnsi"/>
        </w:rPr>
      </w:pPr>
      <w:bookmarkStart w:id="740" w:name="_Toc170578896"/>
      <w:bookmarkEnd w:id="726"/>
      <w:r w:rsidRPr="00417716">
        <w:rPr>
          <w:rFonts w:asciiTheme="minorHAnsi" w:hAnsiTheme="minorHAnsi" w:cstheme="minorHAnsi"/>
        </w:rPr>
        <w:t xml:space="preserve">Business Messages – </w:t>
      </w:r>
      <w:r>
        <w:rPr>
          <w:rFonts w:asciiTheme="minorHAnsi" w:hAnsiTheme="minorHAnsi" w:cstheme="minorHAnsi"/>
        </w:rPr>
        <w:t>Mass Cancellation</w:t>
      </w:r>
      <w:r w:rsidRPr="00417716">
        <w:rPr>
          <w:rFonts w:asciiTheme="minorHAnsi" w:hAnsiTheme="minorHAnsi" w:cstheme="minorHAnsi"/>
        </w:rPr>
        <w:t xml:space="preserve"> Handling</w:t>
      </w:r>
      <w:bookmarkEnd w:id="740"/>
    </w:p>
    <w:p w14:paraId="09D2C26D" w14:textId="77777777" w:rsidR="0042274E" w:rsidRPr="00417716" w:rsidRDefault="0042274E" w:rsidP="0042274E">
      <w:pPr>
        <w:pStyle w:val="Heading3"/>
      </w:pPr>
      <w:bookmarkStart w:id="741" w:name="_Toc170578897"/>
      <w:r>
        <w:t>Mass Cancel Request (14)</w:t>
      </w:r>
      <w:bookmarkEnd w:id="741"/>
    </w:p>
    <w:p w14:paraId="757973A3" w14:textId="195DC02D" w:rsidR="0042274E" w:rsidRDefault="00B64B4C" w:rsidP="0042274E">
      <w:pPr>
        <w:pStyle w:val="NormalNGMDS"/>
        <w:spacing w:after="120"/>
        <w:ind w:left="0"/>
        <w:rPr>
          <w:rFonts w:asciiTheme="minorHAnsi" w:hAnsiTheme="minorHAnsi" w:cstheme="minorHAnsi"/>
        </w:rPr>
      </w:pPr>
      <w:r w:rsidRPr="003F08C6">
        <w:rPr>
          <w:rFonts w:asciiTheme="minorHAnsi" w:hAnsiTheme="minorHAnsi" w:cstheme="minorHAnsi"/>
        </w:rPr>
        <w:t xml:space="preserve">The client can send this message the gateway </w:t>
      </w:r>
      <w:r>
        <w:rPr>
          <w:rFonts w:asciiTheme="minorHAnsi" w:hAnsiTheme="minorHAnsi" w:cstheme="minorHAnsi"/>
        </w:rPr>
        <w:t>to conduct</w:t>
      </w:r>
      <w:r w:rsidR="0042274E" w:rsidRPr="00417716">
        <w:rPr>
          <w:rFonts w:asciiTheme="minorHAnsi" w:hAnsiTheme="minorHAnsi" w:cstheme="minorHAnsi"/>
        </w:rPr>
        <w:t xml:space="preserve"> mass cancel</w:t>
      </w:r>
      <w:r>
        <w:rPr>
          <w:rFonts w:asciiTheme="minorHAnsi" w:hAnsiTheme="minorHAnsi" w:cstheme="minorHAnsi"/>
        </w:rPr>
        <w:t>lation on</w:t>
      </w:r>
      <w:r w:rsidR="0042274E" w:rsidRPr="00417716">
        <w:rPr>
          <w:rFonts w:asciiTheme="minorHAnsi" w:hAnsiTheme="minorHAnsi" w:cstheme="minorHAnsi"/>
        </w:rPr>
        <w:t xml:space="preserve"> orders and quotes.</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2"/>
        <w:gridCol w:w="6757"/>
      </w:tblGrid>
      <w:tr w:rsidR="0042274E" w:rsidRPr="003C47FD" w14:paraId="55341933" w14:textId="77777777" w:rsidTr="00D96643">
        <w:trPr>
          <w:trHeight w:val="300"/>
        </w:trPr>
        <w:tc>
          <w:tcPr>
            <w:tcW w:w="1250" w:type="pct"/>
            <w:shd w:val="clear" w:color="auto" w:fill="C6D9F1" w:themeFill="text2" w:themeFillTint="33"/>
            <w:noWrap/>
          </w:tcPr>
          <w:p w14:paraId="4F561C37" w14:textId="77777777" w:rsidR="0042274E" w:rsidRPr="003C47FD" w:rsidRDefault="0042274E" w:rsidP="00D96643">
            <w:pPr>
              <w:pStyle w:val="Tablehead"/>
              <w:spacing w:after="0"/>
              <w:jc w:val="left"/>
              <w:rPr>
                <w:rFonts w:cstheme="minorHAnsi"/>
              </w:rPr>
            </w:pPr>
            <w:r>
              <w:rPr>
                <w:rFonts w:cstheme="minorHAnsi"/>
              </w:rPr>
              <w:lastRenderedPageBreak/>
              <w:t>Field Name</w:t>
            </w:r>
          </w:p>
        </w:tc>
        <w:tc>
          <w:tcPr>
            <w:tcW w:w="3750" w:type="pct"/>
            <w:shd w:val="clear" w:color="auto" w:fill="C6D9F1" w:themeFill="text2" w:themeFillTint="33"/>
          </w:tcPr>
          <w:p w14:paraId="35854851"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2A3DA4CF"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4AB7A832" w14:textId="77777777" w:rsidR="0042274E" w:rsidRPr="00754E31" w:rsidRDefault="0042274E" w:rsidP="00D96643">
            <w:pPr>
              <w:spacing w:before="60" w:after="60"/>
              <w:rPr>
                <w:rFonts w:cstheme="minorHAnsi"/>
                <w:szCs w:val="20"/>
                <w:lang w:val="en-GB"/>
              </w:rPr>
            </w:pPr>
            <w:r w:rsidRPr="001B3692">
              <w:rPr>
                <w:rFonts w:cstheme="minorHAnsi"/>
                <w:szCs w:val="20"/>
                <w:lang w:val="en-GB"/>
              </w:rPr>
              <w:t>Client Order ID</w:t>
            </w:r>
          </w:p>
        </w:tc>
        <w:tc>
          <w:tcPr>
            <w:tcW w:w="3750" w:type="pct"/>
            <w:shd w:val="clear" w:color="auto" w:fill="F2F2F2" w:themeFill="background1" w:themeFillShade="F2"/>
          </w:tcPr>
          <w:p w14:paraId="02BC6ADF" w14:textId="77777777" w:rsidR="0042274E" w:rsidRDefault="0042274E" w:rsidP="00D96643">
            <w:pPr>
              <w:spacing w:before="60" w:after="60"/>
              <w:rPr>
                <w:rFonts w:cstheme="minorHAnsi"/>
                <w:szCs w:val="20"/>
              </w:rPr>
            </w:pPr>
            <w:r w:rsidRPr="00F71B20">
              <w:rPr>
                <w:rFonts w:cstheme="minorHAnsi"/>
                <w:szCs w:val="20"/>
              </w:rPr>
              <w:t xml:space="preserve">Client specified unique identifier for the Mass </w:t>
            </w:r>
            <w:r>
              <w:rPr>
                <w:rFonts w:cstheme="minorHAnsi"/>
                <w:szCs w:val="20"/>
              </w:rPr>
              <w:t>Cancel Request</w:t>
            </w:r>
            <w:r w:rsidRPr="00F71B20">
              <w:rPr>
                <w:rFonts w:cstheme="minorHAnsi"/>
                <w:szCs w:val="20"/>
              </w:rPr>
              <w:t>.</w:t>
            </w:r>
          </w:p>
          <w:p w14:paraId="115CA549" w14:textId="77777777" w:rsidR="0042274E" w:rsidRPr="00931B7A" w:rsidRDefault="0042274E" w:rsidP="00D96643">
            <w:pPr>
              <w:spacing w:before="60" w:after="60"/>
              <w:rPr>
                <w:rFonts w:cstheme="minorHAnsi"/>
                <w:szCs w:val="20"/>
              </w:rPr>
            </w:pPr>
            <w:r>
              <w:rPr>
                <w:rFonts w:cstheme="minorHAnsi"/>
                <w:szCs w:val="20"/>
              </w:rPr>
              <w:t xml:space="preserve">If an order is cancelled due to this message, the Client Order ID in the </w:t>
            </w:r>
            <w:r>
              <w:t>Order Cancelled by Mass Cancel Request message will be set to this value.</w:t>
            </w:r>
          </w:p>
        </w:tc>
      </w:tr>
      <w:tr w:rsidR="0042274E" w:rsidRPr="00754E31" w14:paraId="56033CFD"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19E86807" w14:textId="77777777" w:rsidR="0042274E" w:rsidRDefault="0042274E" w:rsidP="00D96643">
            <w:pPr>
              <w:spacing w:before="60" w:after="60"/>
              <w:rPr>
                <w:rFonts w:cstheme="minorHAnsi"/>
                <w:szCs w:val="20"/>
                <w:lang w:val="en-GB"/>
              </w:rPr>
            </w:pPr>
            <w:r>
              <w:rPr>
                <w:rFonts w:cstheme="minorHAnsi"/>
                <w:szCs w:val="20"/>
                <w:lang w:val="en-GB"/>
              </w:rPr>
              <w:t>Executing Trader</w:t>
            </w:r>
          </w:p>
        </w:tc>
        <w:tc>
          <w:tcPr>
            <w:tcW w:w="3747" w:type="pct"/>
            <w:shd w:val="clear" w:color="auto" w:fill="F2F2F2" w:themeFill="background1" w:themeFillShade="F2"/>
          </w:tcPr>
          <w:p w14:paraId="03EB8B52" w14:textId="77777777" w:rsidR="0042274E" w:rsidRPr="00A46BE3" w:rsidRDefault="0042274E" w:rsidP="00D96643">
            <w:pPr>
              <w:spacing w:before="60" w:after="60"/>
              <w:rPr>
                <w:rFonts w:eastAsia="Calibri" w:cstheme="minorHAnsi"/>
                <w:szCs w:val="20"/>
              </w:rPr>
            </w:pPr>
            <w:r w:rsidRPr="00A46BE3">
              <w:rPr>
                <w:rFonts w:eastAsia="Calibri" w:cstheme="minorHAnsi"/>
                <w:szCs w:val="20"/>
              </w:rPr>
              <w:t>Client specified executing trader or other entity form client side.</w:t>
            </w:r>
          </w:p>
          <w:p w14:paraId="7E4C73CB" w14:textId="77777777" w:rsidR="0042274E" w:rsidRPr="006F1E73" w:rsidRDefault="0042274E" w:rsidP="00D96643">
            <w:pPr>
              <w:spacing w:before="60" w:after="60"/>
              <w:rPr>
                <w:rFonts w:eastAsia="Calibri" w:cstheme="minorHAnsi"/>
                <w:szCs w:val="20"/>
              </w:rPr>
            </w:pPr>
            <w:r w:rsidRPr="00A46BE3">
              <w:rPr>
                <w:rFonts w:eastAsia="Calibri" w:cstheme="minorHAnsi"/>
                <w:szCs w:val="20"/>
              </w:rPr>
              <w:t>It may set to 0 if not used.</w:t>
            </w:r>
          </w:p>
        </w:tc>
      </w:tr>
      <w:tr w:rsidR="0042274E" w:rsidRPr="00754E31" w14:paraId="0E8C7769"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554794B2" w14:textId="77777777" w:rsidR="0042274E" w:rsidRDefault="0042274E" w:rsidP="00D96643">
            <w:pPr>
              <w:spacing w:before="60" w:after="60"/>
              <w:rPr>
                <w:rFonts w:cstheme="minorHAnsi"/>
                <w:szCs w:val="20"/>
              </w:rPr>
            </w:pPr>
            <w:r>
              <w:rPr>
                <w:rFonts w:cstheme="minorHAnsi"/>
                <w:szCs w:val="20"/>
              </w:rPr>
              <w:t>Transact Time</w:t>
            </w:r>
          </w:p>
        </w:tc>
        <w:tc>
          <w:tcPr>
            <w:tcW w:w="3747" w:type="pct"/>
            <w:shd w:val="clear" w:color="auto" w:fill="F2F2F2" w:themeFill="background1" w:themeFillShade="F2"/>
          </w:tcPr>
          <w:p w14:paraId="362041E3" w14:textId="77777777" w:rsidR="0042274E" w:rsidRDefault="0042274E" w:rsidP="00D96643">
            <w:pPr>
              <w:spacing w:before="60" w:after="60"/>
              <w:rPr>
                <w:rFonts w:eastAsia="Calibri" w:cstheme="minorHAnsi"/>
                <w:szCs w:val="20"/>
              </w:rPr>
            </w:pPr>
            <w:r w:rsidRPr="00486712">
              <w:rPr>
                <w:rFonts w:eastAsia="Calibri" w:cstheme="minorHAnsi"/>
                <w:szCs w:val="20"/>
              </w:rPr>
              <w:t xml:space="preserve">The time at which the </w:t>
            </w:r>
            <w:r>
              <w:rPr>
                <w:rFonts w:eastAsia="Calibri" w:cstheme="minorHAnsi"/>
                <w:szCs w:val="20"/>
              </w:rPr>
              <w:t>message is generated</w:t>
            </w:r>
            <w:r w:rsidRPr="00486712">
              <w:rPr>
                <w:rFonts w:eastAsia="Calibri" w:cstheme="minorHAnsi"/>
                <w:szCs w:val="20"/>
              </w:rPr>
              <w:t>.</w:t>
            </w:r>
          </w:p>
        </w:tc>
      </w:tr>
      <w:tr w:rsidR="0042274E" w:rsidRPr="00754E31" w14:paraId="0EB59C31"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3DCDB7BC" w14:textId="77777777" w:rsidR="0042274E" w:rsidRPr="00754E31" w:rsidRDefault="0042274E" w:rsidP="00D96643">
            <w:pPr>
              <w:spacing w:before="60" w:after="60"/>
              <w:rPr>
                <w:rFonts w:cstheme="minorHAnsi"/>
                <w:szCs w:val="20"/>
                <w:lang w:val="en-GB"/>
              </w:rPr>
            </w:pPr>
            <w:r w:rsidRPr="001B3692">
              <w:rPr>
                <w:rFonts w:cstheme="minorHAnsi"/>
                <w:szCs w:val="20"/>
                <w:lang w:val="en-GB"/>
              </w:rPr>
              <w:t>Mass Cancel Scope</w:t>
            </w:r>
          </w:p>
        </w:tc>
        <w:tc>
          <w:tcPr>
            <w:tcW w:w="3750" w:type="pct"/>
            <w:shd w:val="clear" w:color="auto" w:fill="F2F2F2" w:themeFill="background1" w:themeFillShade="F2"/>
          </w:tcPr>
          <w:p w14:paraId="180E70CE" w14:textId="77777777" w:rsidR="0042274E" w:rsidRPr="001B3692" w:rsidRDefault="0042274E" w:rsidP="00D96643">
            <w:pPr>
              <w:spacing w:before="60" w:after="60"/>
              <w:rPr>
                <w:rFonts w:cstheme="minorHAnsi"/>
                <w:szCs w:val="20"/>
              </w:rPr>
            </w:pPr>
            <w:r w:rsidRPr="001B3692">
              <w:rPr>
                <w:rFonts w:cstheme="minorHAnsi"/>
                <w:szCs w:val="20"/>
              </w:rPr>
              <w:t>Specifies the scope of the cancellation requested</w:t>
            </w:r>
            <w:r>
              <w:rPr>
                <w:rFonts w:cstheme="minorHAnsi"/>
                <w:szCs w:val="20"/>
              </w:rPr>
              <w:t>:</w:t>
            </w:r>
          </w:p>
          <w:p w14:paraId="7D0A4994" w14:textId="77777777" w:rsidR="0042274E" w:rsidRPr="00393A9D" w:rsidRDefault="0042274E" w:rsidP="00D96643">
            <w:pPr>
              <w:pStyle w:val="ListParagraph"/>
              <w:numPr>
                <w:ilvl w:val="0"/>
                <w:numId w:val="139"/>
              </w:numPr>
              <w:spacing w:before="60" w:after="60"/>
              <w:rPr>
                <w:rFonts w:cstheme="minorHAnsi"/>
                <w:szCs w:val="20"/>
              </w:rPr>
            </w:pPr>
            <w:r>
              <w:rPr>
                <w:rFonts w:cstheme="minorHAnsi"/>
                <w:szCs w:val="20"/>
              </w:rPr>
              <w:t>1</w:t>
            </w:r>
            <w:r w:rsidRPr="001B3692">
              <w:rPr>
                <w:rFonts w:cstheme="minorHAnsi"/>
                <w:szCs w:val="20"/>
              </w:rPr>
              <w:t xml:space="preserve"> = Cancel orders and quotes</w:t>
            </w:r>
          </w:p>
        </w:tc>
      </w:tr>
      <w:tr w:rsidR="0042274E" w:rsidRPr="00754E31" w14:paraId="20E93426"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6835CD27" w14:textId="77777777" w:rsidR="0042274E" w:rsidRPr="00754E31" w:rsidRDefault="0042274E" w:rsidP="00D96643">
            <w:pPr>
              <w:spacing w:before="60" w:after="60"/>
              <w:rPr>
                <w:rFonts w:cstheme="minorHAnsi"/>
                <w:szCs w:val="20"/>
                <w:lang w:val="en-GB"/>
              </w:rPr>
            </w:pPr>
            <w:r w:rsidRPr="001B3692">
              <w:rPr>
                <w:rFonts w:cstheme="minorHAnsi"/>
                <w:szCs w:val="20"/>
                <w:lang w:val="en-GB"/>
              </w:rPr>
              <w:t>Mass</w:t>
            </w:r>
            <w:r>
              <w:rPr>
                <w:rFonts w:cstheme="minorHAnsi"/>
                <w:szCs w:val="20"/>
                <w:lang w:val="en-GB"/>
              </w:rPr>
              <w:t xml:space="preserve"> </w:t>
            </w:r>
            <w:r w:rsidRPr="001B3692">
              <w:rPr>
                <w:rFonts w:cstheme="minorHAnsi"/>
                <w:szCs w:val="20"/>
                <w:lang w:val="en-GB"/>
              </w:rPr>
              <w:t>Cancel</w:t>
            </w:r>
            <w:r>
              <w:rPr>
                <w:rFonts w:cstheme="minorHAnsi"/>
                <w:szCs w:val="20"/>
                <w:lang w:val="en-GB"/>
              </w:rPr>
              <w:t xml:space="preserve"> </w:t>
            </w:r>
            <w:r w:rsidRPr="001B3692">
              <w:rPr>
                <w:rFonts w:cstheme="minorHAnsi"/>
                <w:szCs w:val="20"/>
                <w:lang w:val="en-GB"/>
              </w:rPr>
              <w:t>Request</w:t>
            </w:r>
            <w:r>
              <w:rPr>
                <w:rFonts w:cstheme="minorHAnsi"/>
                <w:szCs w:val="20"/>
                <w:lang w:val="en-GB"/>
              </w:rPr>
              <w:t xml:space="preserve"> </w:t>
            </w:r>
            <w:r w:rsidRPr="001B3692">
              <w:rPr>
                <w:rFonts w:cstheme="minorHAnsi"/>
                <w:szCs w:val="20"/>
                <w:lang w:val="en-GB"/>
              </w:rPr>
              <w:t>Type</w:t>
            </w:r>
          </w:p>
        </w:tc>
        <w:tc>
          <w:tcPr>
            <w:tcW w:w="3750" w:type="pct"/>
            <w:shd w:val="clear" w:color="auto" w:fill="F2F2F2" w:themeFill="background1" w:themeFillShade="F2"/>
          </w:tcPr>
          <w:p w14:paraId="730C4AB3" w14:textId="77777777" w:rsidR="0042274E" w:rsidRPr="001B3692" w:rsidRDefault="0042274E" w:rsidP="00D96643">
            <w:pPr>
              <w:spacing w:before="60" w:after="60"/>
              <w:rPr>
                <w:rFonts w:cstheme="minorHAnsi"/>
                <w:szCs w:val="20"/>
              </w:rPr>
            </w:pPr>
            <w:r w:rsidRPr="001B3692">
              <w:rPr>
                <w:rFonts w:cstheme="minorHAnsi"/>
                <w:szCs w:val="20"/>
              </w:rPr>
              <w:t>Specifies the type of cancellation requested</w:t>
            </w:r>
            <w:r>
              <w:rPr>
                <w:rFonts w:cstheme="minorHAnsi"/>
                <w:szCs w:val="20"/>
              </w:rPr>
              <w:t>:</w:t>
            </w:r>
          </w:p>
          <w:p w14:paraId="399AA6B2" w14:textId="77777777" w:rsidR="0042274E" w:rsidRPr="001B3692" w:rsidRDefault="0042274E" w:rsidP="00D96643">
            <w:pPr>
              <w:pStyle w:val="ListParagraph"/>
              <w:numPr>
                <w:ilvl w:val="0"/>
                <w:numId w:val="140"/>
              </w:numPr>
              <w:spacing w:before="60" w:after="60"/>
              <w:rPr>
                <w:rFonts w:cstheme="minorHAnsi"/>
                <w:szCs w:val="20"/>
              </w:rPr>
            </w:pPr>
            <w:r w:rsidRPr="001B3692">
              <w:rPr>
                <w:rFonts w:cstheme="minorHAnsi"/>
                <w:szCs w:val="20"/>
              </w:rPr>
              <w:t>1 = Cancel for a</w:t>
            </w:r>
            <w:r>
              <w:rPr>
                <w:rFonts w:cstheme="minorHAnsi"/>
                <w:szCs w:val="20"/>
              </w:rPr>
              <w:t>n</w:t>
            </w:r>
            <w:r w:rsidRPr="001B3692">
              <w:rPr>
                <w:rFonts w:cstheme="minorHAnsi"/>
                <w:szCs w:val="20"/>
              </w:rPr>
              <w:t xml:space="preserve"> </w:t>
            </w:r>
            <w:r>
              <w:rPr>
                <w:rFonts w:cstheme="minorHAnsi"/>
                <w:szCs w:val="20"/>
              </w:rPr>
              <w:t xml:space="preserve">instrument (i.e. </w:t>
            </w:r>
            <w:r w:rsidRPr="001B3692">
              <w:rPr>
                <w:rFonts w:cstheme="minorHAnsi"/>
                <w:szCs w:val="20"/>
              </w:rPr>
              <w:t>Security ID</w:t>
            </w:r>
            <w:r>
              <w:rPr>
                <w:rFonts w:cstheme="minorHAnsi"/>
                <w:szCs w:val="20"/>
              </w:rPr>
              <w:t>)</w:t>
            </w:r>
          </w:p>
          <w:p w14:paraId="7CF9C344" w14:textId="77777777" w:rsidR="0042274E" w:rsidRPr="001B3692" w:rsidRDefault="0042274E" w:rsidP="00D96643">
            <w:pPr>
              <w:pStyle w:val="ListParagraph"/>
              <w:numPr>
                <w:ilvl w:val="0"/>
                <w:numId w:val="140"/>
              </w:numPr>
              <w:spacing w:before="60" w:after="60"/>
              <w:rPr>
                <w:rFonts w:cstheme="minorHAnsi"/>
                <w:szCs w:val="20"/>
              </w:rPr>
            </w:pPr>
            <w:r>
              <w:rPr>
                <w:rFonts w:cstheme="minorHAnsi"/>
                <w:szCs w:val="20"/>
              </w:rPr>
              <w:t>5</w:t>
            </w:r>
            <w:r w:rsidRPr="001B3692">
              <w:rPr>
                <w:rFonts w:cstheme="minorHAnsi"/>
                <w:szCs w:val="20"/>
              </w:rPr>
              <w:t xml:space="preserve"> = Cancel </w:t>
            </w:r>
            <w:r>
              <w:rPr>
                <w:rFonts w:cstheme="minorHAnsi"/>
                <w:szCs w:val="20"/>
              </w:rPr>
              <w:t>all orders and quotes</w:t>
            </w:r>
          </w:p>
          <w:p w14:paraId="14C50848" w14:textId="77777777" w:rsidR="0042274E" w:rsidRPr="001B3692" w:rsidRDefault="0042274E" w:rsidP="00D96643">
            <w:pPr>
              <w:pStyle w:val="ListParagraph"/>
              <w:numPr>
                <w:ilvl w:val="0"/>
                <w:numId w:val="140"/>
              </w:numPr>
              <w:spacing w:before="60" w:after="60"/>
              <w:rPr>
                <w:rFonts w:cstheme="minorHAnsi"/>
                <w:szCs w:val="20"/>
              </w:rPr>
            </w:pPr>
            <w:r>
              <w:rPr>
                <w:rFonts w:cstheme="minorHAnsi"/>
                <w:szCs w:val="20"/>
              </w:rPr>
              <w:t>7</w:t>
            </w:r>
            <w:r w:rsidRPr="001B3692">
              <w:rPr>
                <w:rFonts w:cstheme="minorHAnsi"/>
                <w:szCs w:val="20"/>
              </w:rPr>
              <w:t xml:space="preserve"> = Cancel </w:t>
            </w:r>
            <w:r>
              <w:rPr>
                <w:rFonts w:cstheme="minorHAnsi"/>
                <w:szCs w:val="20"/>
              </w:rPr>
              <w:t>for an i</w:t>
            </w:r>
            <w:r w:rsidRPr="00393A9D">
              <w:rPr>
                <w:rFonts w:cstheme="minorHAnsi"/>
                <w:szCs w:val="20"/>
              </w:rPr>
              <w:t xml:space="preserve">nstrument </w:t>
            </w:r>
            <w:r>
              <w:rPr>
                <w:rFonts w:cstheme="minorHAnsi"/>
                <w:szCs w:val="20"/>
              </w:rPr>
              <w:t>t</w:t>
            </w:r>
            <w:r w:rsidRPr="00393A9D">
              <w:rPr>
                <w:rFonts w:cstheme="minorHAnsi"/>
                <w:szCs w:val="20"/>
              </w:rPr>
              <w:t>ype</w:t>
            </w:r>
          </w:p>
          <w:p w14:paraId="65DB804E" w14:textId="77777777" w:rsidR="0042274E" w:rsidRDefault="0042274E" w:rsidP="00D96643">
            <w:pPr>
              <w:pStyle w:val="ListParagraph"/>
              <w:numPr>
                <w:ilvl w:val="0"/>
                <w:numId w:val="140"/>
              </w:numPr>
              <w:spacing w:before="60" w:after="60"/>
              <w:rPr>
                <w:rFonts w:cstheme="minorHAnsi"/>
                <w:szCs w:val="20"/>
              </w:rPr>
            </w:pPr>
            <w:r>
              <w:rPr>
                <w:rFonts w:cstheme="minorHAnsi"/>
                <w:szCs w:val="20"/>
              </w:rPr>
              <w:t>8</w:t>
            </w:r>
            <w:r w:rsidRPr="001B3692">
              <w:rPr>
                <w:rFonts w:cstheme="minorHAnsi"/>
                <w:szCs w:val="20"/>
              </w:rPr>
              <w:t xml:space="preserve"> = Cancel </w:t>
            </w:r>
            <w:r>
              <w:rPr>
                <w:rFonts w:cstheme="minorHAnsi"/>
                <w:szCs w:val="20"/>
              </w:rPr>
              <w:t>for a market</w:t>
            </w:r>
          </w:p>
          <w:p w14:paraId="30D61B7C" w14:textId="77777777" w:rsidR="0042274E" w:rsidRPr="00393A9D" w:rsidRDefault="0042274E" w:rsidP="00D96643">
            <w:pPr>
              <w:pStyle w:val="ListParagraph"/>
              <w:numPr>
                <w:ilvl w:val="0"/>
                <w:numId w:val="140"/>
              </w:numPr>
              <w:spacing w:before="60" w:after="60"/>
              <w:rPr>
                <w:rFonts w:cstheme="minorHAnsi"/>
                <w:szCs w:val="20"/>
              </w:rPr>
            </w:pPr>
            <w:r>
              <w:rPr>
                <w:rFonts w:cstheme="minorHAnsi"/>
                <w:szCs w:val="20"/>
              </w:rPr>
              <w:t>11</w:t>
            </w:r>
            <w:r w:rsidRPr="001B3692">
              <w:rPr>
                <w:rFonts w:cstheme="minorHAnsi"/>
                <w:szCs w:val="20"/>
              </w:rPr>
              <w:t xml:space="preserve"> = Cancel </w:t>
            </w:r>
            <w:r>
              <w:rPr>
                <w:rFonts w:cstheme="minorHAnsi"/>
                <w:szCs w:val="20"/>
              </w:rPr>
              <w:t>for an i</w:t>
            </w:r>
            <w:r>
              <w:rPr>
                <w:rFonts w:cstheme="minorHAnsi"/>
                <w:lang w:val="en-GB"/>
              </w:rPr>
              <w:t>nstrument class</w:t>
            </w:r>
          </w:p>
        </w:tc>
      </w:tr>
    </w:tbl>
    <w:p w14:paraId="2D824FF3" w14:textId="77777777" w:rsidR="0042274E" w:rsidRDefault="0042274E" w:rsidP="0042274E">
      <w:pPr>
        <w:spacing w:before="120"/>
        <w:jc w:val="both"/>
        <w:rPr>
          <w:rFonts w:cstheme="minorHAnsi"/>
          <w:sz w:val="22"/>
          <w:szCs w:val="22"/>
        </w:rPr>
      </w:pPr>
      <w:r>
        <w:rPr>
          <w:rFonts w:cstheme="minorHAnsi"/>
          <w:sz w:val="22"/>
          <w:szCs w:val="22"/>
        </w:rPr>
        <w:t>Optional Fields:</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2"/>
        <w:gridCol w:w="6757"/>
      </w:tblGrid>
      <w:tr w:rsidR="0042274E" w:rsidRPr="003C47FD" w14:paraId="6ED8CC33" w14:textId="77777777" w:rsidTr="00D96643">
        <w:trPr>
          <w:trHeight w:val="300"/>
        </w:trPr>
        <w:tc>
          <w:tcPr>
            <w:tcW w:w="1250" w:type="pct"/>
            <w:shd w:val="clear" w:color="auto" w:fill="C6D9F1" w:themeFill="text2" w:themeFillTint="33"/>
            <w:noWrap/>
          </w:tcPr>
          <w:p w14:paraId="7B41F551" w14:textId="77777777" w:rsidR="0042274E" w:rsidRPr="003C47FD" w:rsidRDefault="0042274E" w:rsidP="00D96643">
            <w:pPr>
              <w:pStyle w:val="Tablehead"/>
              <w:spacing w:after="0"/>
              <w:jc w:val="left"/>
              <w:rPr>
                <w:rFonts w:cstheme="minorHAnsi"/>
              </w:rPr>
            </w:pPr>
            <w:r>
              <w:rPr>
                <w:rFonts w:cstheme="minorHAnsi"/>
              </w:rPr>
              <w:t>Field Name</w:t>
            </w:r>
          </w:p>
        </w:tc>
        <w:tc>
          <w:tcPr>
            <w:tcW w:w="3750" w:type="pct"/>
            <w:shd w:val="clear" w:color="auto" w:fill="C6D9F1" w:themeFill="text2" w:themeFillTint="33"/>
          </w:tcPr>
          <w:p w14:paraId="2C6D0EAD"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3C53DE2C"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0E1EBA10" w14:textId="77777777" w:rsidR="0042274E" w:rsidRPr="00754E31" w:rsidRDefault="0042274E" w:rsidP="00D96643">
            <w:pPr>
              <w:spacing w:before="60" w:after="60"/>
              <w:rPr>
                <w:rFonts w:cstheme="minorHAnsi"/>
                <w:szCs w:val="20"/>
                <w:lang w:val="en-GB"/>
              </w:rPr>
            </w:pPr>
            <w:r>
              <w:rPr>
                <w:rFonts w:cstheme="minorHAnsi"/>
                <w:szCs w:val="20"/>
                <w:lang w:val="en-GB"/>
              </w:rPr>
              <w:t>Market Segment</w:t>
            </w:r>
          </w:p>
        </w:tc>
        <w:tc>
          <w:tcPr>
            <w:tcW w:w="3750" w:type="pct"/>
            <w:shd w:val="clear" w:color="auto" w:fill="F2F2F2" w:themeFill="background1" w:themeFillShade="F2"/>
          </w:tcPr>
          <w:p w14:paraId="4BD4C344" w14:textId="77777777" w:rsidR="0042274E" w:rsidRPr="001B3692" w:rsidRDefault="0042274E" w:rsidP="00D96643">
            <w:pPr>
              <w:spacing w:before="60" w:after="60"/>
              <w:rPr>
                <w:rFonts w:cstheme="minorHAnsi"/>
                <w:szCs w:val="20"/>
              </w:rPr>
            </w:pPr>
            <w:r>
              <w:rPr>
                <w:rFonts w:cstheme="minorHAnsi"/>
                <w:szCs w:val="20"/>
                <w:lang w:val="en-GB"/>
              </w:rPr>
              <w:t>Market segment</w:t>
            </w:r>
            <w:r w:rsidRPr="00543F92">
              <w:rPr>
                <w:rFonts w:cstheme="minorHAnsi"/>
                <w:szCs w:val="20"/>
              </w:rPr>
              <w:t xml:space="preserve"> identifier</w:t>
            </w:r>
            <w:r>
              <w:rPr>
                <w:rFonts w:cstheme="minorHAnsi"/>
                <w:szCs w:val="20"/>
              </w:rPr>
              <w:t>.</w:t>
            </w:r>
          </w:p>
        </w:tc>
      </w:tr>
      <w:tr w:rsidR="0042274E" w:rsidRPr="00754E31" w14:paraId="612C2230"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787F08FC" w14:textId="77777777" w:rsidR="0042274E" w:rsidRPr="00754E31" w:rsidRDefault="0042274E" w:rsidP="00D96643">
            <w:pPr>
              <w:spacing w:before="60" w:after="60"/>
              <w:rPr>
                <w:rFonts w:cstheme="minorHAnsi"/>
                <w:szCs w:val="20"/>
                <w:lang w:val="en-GB"/>
              </w:rPr>
            </w:pPr>
            <w:r>
              <w:rPr>
                <w:rFonts w:cstheme="minorHAnsi"/>
                <w:lang w:val="en-GB"/>
              </w:rPr>
              <w:t>Instrument Type</w:t>
            </w:r>
          </w:p>
        </w:tc>
        <w:tc>
          <w:tcPr>
            <w:tcW w:w="3750" w:type="pct"/>
            <w:shd w:val="clear" w:color="auto" w:fill="F2F2F2" w:themeFill="background1" w:themeFillShade="F2"/>
          </w:tcPr>
          <w:p w14:paraId="3C88A4EE" w14:textId="77777777" w:rsidR="0042274E" w:rsidRPr="001B3692" w:rsidRDefault="0042274E" w:rsidP="00D96643">
            <w:pPr>
              <w:spacing w:before="60" w:after="60"/>
              <w:rPr>
                <w:rFonts w:cstheme="minorHAnsi"/>
                <w:szCs w:val="20"/>
              </w:rPr>
            </w:pPr>
            <w:r>
              <w:rPr>
                <w:rFonts w:cstheme="minorHAnsi"/>
                <w:lang w:val="en-GB"/>
              </w:rPr>
              <w:t xml:space="preserve">Instrument type </w:t>
            </w:r>
            <w:r w:rsidRPr="00543F92">
              <w:rPr>
                <w:rFonts w:cstheme="minorHAnsi"/>
                <w:szCs w:val="20"/>
              </w:rPr>
              <w:t>identifier</w:t>
            </w:r>
            <w:r>
              <w:rPr>
                <w:rFonts w:cstheme="minorHAnsi"/>
                <w:szCs w:val="20"/>
              </w:rPr>
              <w:t>.</w:t>
            </w:r>
          </w:p>
        </w:tc>
      </w:tr>
      <w:tr w:rsidR="0042274E" w:rsidRPr="00754E31" w14:paraId="05D637F3"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75288292" w14:textId="77777777" w:rsidR="0042274E" w:rsidRPr="00754E31" w:rsidRDefault="0042274E" w:rsidP="00D96643">
            <w:pPr>
              <w:spacing w:before="60" w:after="60"/>
              <w:rPr>
                <w:rFonts w:cstheme="minorHAnsi"/>
                <w:szCs w:val="20"/>
                <w:lang w:val="en-GB"/>
              </w:rPr>
            </w:pPr>
            <w:r>
              <w:rPr>
                <w:rFonts w:cstheme="minorHAnsi"/>
                <w:lang w:val="en-GB"/>
              </w:rPr>
              <w:t>Instrument Class</w:t>
            </w:r>
          </w:p>
        </w:tc>
        <w:tc>
          <w:tcPr>
            <w:tcW w:w="3750" w:type="pct"/>
            <w:shd w:val="clear" w:color="auto" w:fill="F2F2F2" w:themeFill="background1" w:themeFillShade="F2"/>
          </w:tcPr>
          <w:p w14:paraId="2E2613E6" w14:textId="77777777" w:rsidR="0042274E" w:rsidRPr="001B3692" w:rsidRDefault="0042274E" w:rsidP="00D96643">
            <w:pPr>
              <w:spacing w:before="60" w:after="60"/>
              <w:rPr>
                <w:rFonts w:cstheme="minorHAnsi"/>
                <w:szCs w:val="20"/>
              </w:rPr>
            </w:pPr>
            <w:r>
              <w:rPr>
                <w:rFonts w:cstheme="minorHAnsi"/>
                <w:lang w:val="en-GB"/>
              </w:rPr>
              <w:t>Instrument class</w:t>
            </w:r>
            <w:r w:rsidRPr="00543F92">
              <w:rPr>
                <w:rFonts w:cstheme="minorHAnsi"/>
                <w:szCs w:val="20"/>
              </w:rPr>
              <w:t xml:space="preserve"> identifier</w:t>
            </w:r>
            <w:r>
              <w:rPr>
                <w:rFonts w:cstheme="minorHAnsi"/>
                <w:szCs w:val="20"/>
              </w:rPr>
              <w:t>.</w:t>
            </w:r>
          </w:p>
        </w:tc>
      </w:tr>
      <w:tr w:rsidR="0042274E" w:rsidRPr="00754E31" w14:paraId="72E05C5A"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062D0D25" w14:textId="77777777" w:rsidR="0042274E" w:rsidRPr="00754E31" w:rsidRDefault="0042274E" w:rsidP="00D96643">
            <w:pPr>
              <w:spacing w:before="60" w:after="60"/>
              <w:rPr>
                <w:rFonts w:cstheme="minorHAnsi"/>
                <w:szCs w:val="20"/>
                <w:lang w:val="en-GB"/>
              </w:rPr>
            </w:pPr>
            <w:r w:rsidRPr="00393A9D">
              <w:rPr>
                <w:rFonts w:cstheme="minorHAnsi"/>
                <w:szCs w:val="20"/>
                <w:lang w:val="en-GB"/>
              </w:rPr>
              <w:t>Security ID</w:t>
            </w:r>
          </w:p>
        </w:tc>
        <w:tc>
          <w:tcPr>
            <w:tcW w:w="3750" w:type="pct"/>
            <w:shd w:val="clear" w:color="auto" w:fill="F2F2F2" w:themeFill="background1" w:themeFillShade="F2"/>
          </w:tcPr>
          <w:p w14:paraId="095DE9D6" w14:textId="77777777" w:rsidR="0042274E" w:rsidRPr="001B3692" w:rsidRDefault="0042274E" w:rsidP="00D96643">
            <w:pPr>
              <w:spacing w:before="60" w:after="60"/>
              <w:rPr>
                <w:rFonts w:cstheme="minorHAnsi"/>
                <w:szCs w:val="20"/>
              </w:rPr>
            </w:pPr>
            <w:r w:rsidRPr="00543F92">
              <w:rPr>
                <w:rFonts w:cstheme="minorHAnsi"/>
                <w:szCs w:val="20"/>
              </w:rPr>
              <w:t>Instrument identifier</w:t>
            </w:r>
            <w:r>
              <w:rPr>
                <w:rFonts w:cstheme="minorHAnsi"/>
                <w:szCs w:val="20"/>
              </w:rPr>
              <w:t>.</w:t>
            </w:r>
          </w:p>
        </w:tc>
      </w:tr>
      <w:tr w:rsidR="0042274E" w:rsidRPr="00754E31" w14:paraId="2095615D"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2443EFF1" w14:textId="77777777" w:rsidR="0042274E" w:rsidRPr="00754E31" w:rsidRDefault="0042274E" w:rsidP="00D96643">
            <w:pPr>
              <w:spacing w:before="60" w:after="60"/>
              <w:rPr>
                <w:rFonts w:cstheme="minorHAnsi"/>
                <w:szCs w:val="20"/>
                <w:lang w:val="en-GB"/>
              </w:rPr>
            </w:pPr>
            <w:r>
              <w:rPr>
                <w:rFonts w:cstheme="minorHAnsi"/>
                <w:szCs w:val="20"/>
                <w:lang w:val="en-GB"/>
              </w:rPr>
              <w:t>Side</w:t>
            </w:r>
          </w:p>
        </w:tc>
        <w:tc>
          <w:tcPr>
            <w:tcW w:w="3750" w:type="pct"/>
            <w:shd w:val="clear" w:color="auto" w:fill="F2F2F2" w:themeFill="background1" w:themeFillShade="F2"/>
          </w:tcPr>
          <w:p w14:paraId="5D58C525" w14:textId="77777777" w:rsidR="0042274E" w:rsidRPr="00543F92" w:rsidRDefault="0042274E" w:rsidP="00D96643">
            <w:pPr>
              <w:spacing w:before="60" w:after="60"/>
              <w:rPr>
                <w:rFonts w:cstheme="minorHAnsi"/>
                <w:szCs w:val="20"/>
              </w:rPr>
            </w:pPr>
            <w:r w:rsidRPr="00543F92">
              <w:rPr>
                <w:rFonts w:cstheme="minorHAnsi"/>
                <w:szCs w:val="20"/>
              </w:rPr>
              <w:t>Side of the order</w:t>
            </w:r>
            <w:r>
              <w:rPr>
                <w:rFonts w:cstheme="minorHAnsi"/>
                <w:szCs w:val="20"/>
              </w:rPr>
              <w:t xml:space="preserve"> to be cancelled:</w:t>
            </w:r>
          </w:p>
          <w:p w14:paraId="318FF90E" w14:textId="77777777" w:rsidR="0042274E" w:rsidRPr="00543F92" w:rsidRDefault="0042274E" w:rsidP="00D96643">
            <w:pPr>
              <w:pStyle w:val="ListParagraph"/>
              <w:numPr>
                <w:ilvl w:val="0"/>
                <w:numId w:val="141"/>
              </w:numPr>
              <w:spacing w:before="60" w:after="60"/>
              <w:rPr>
                <w:rFonts w:cstheme="minorHAnsi"/>
                <w:szCs w:val="20"/>
              </w:rPr>
            </w:pPr>
            <w:r>
              <w:rPr>
                <w:rFonts w:cstheme="minorHAnsi"/>
                <w:szCs w:val="20"/>
              </w:rPr>
              <w:t xml:space="preserve">1 </w:t>
            </w:r>
            <w:r w:rsidRPr="00543F92">
              <w:rPr>
                <w:rFonts w:cstheme="minorHAnsi" w:hint="eastAsia"/>
                <w:szCs w:val="20"/>
              </w:rPr>
              <w:t>= Buy</w:t>
            </w:r>
          </w:p>
          <w:p w14:paraId="7B52550A" w14:textId="77777777" w:rsidR="0042274E" w:rsidRPr="006D3810" w:rsidRDefault="0042274E" w:rsidP="00D96643">
            <w:pPr>
              <w:pStyle w:val="ListParagraph"/>
              <w:numPr>
                <w:ilvl w:val="0"/>
                <w:numId w:val="141"/>
              </w:numPr>
              <w:spacing w:before="60" w:after="60"/>
              <w:rPr>
                <w:rFonts w:cstheme="minorHAnsi"/>
                <w:szCs w:val="20"/>
              </w:rPr>
            </w:pPr>
            <w:r w:rsidRPr="00543F92">
              <w:rPr>
                <w:rFonts w:cstheme="minorHAnsi" w:hint="eastAsia"/>
                <w:szCs w:val="20"/>
              </w:rPr>
              <w:t>2 = Sell</w:t>
            </w:r>
          </w:p>
        </w:tc>
      </w:tr>
      <w:tr w:rsidR="0042274E" w:rsidRPr="00754E31" w14:paraId="78C454FA"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1DC4E2A9" w14:textId="77777777" w:rsidR="0042274E" w:rsidRPr="00754E31" w:rsidRDefault="0042274E" w:rsidP="00D96643">
            <w:pPr>
              <w:spacing w:before="60" w:after="60"/>
              <w:rPr>
                <w:rFonts w:cstheme="minorHAnsi"/>
                <w:szCs w:val="20"/>
                <w:lang w:val="en-GB"/>
              </w:rPr>
            </w:pPr>
            <w:r>
              <w:rPr>
                <w:rFonts w:cstheme="minorHAnsi"/>
                <w:szCs w:val="20"/>
                <w:lang w:val="en-GB"/>
              </w:rPr>
              <w:t>Executing Trader to Be Cancelled</w:t>
            </w:r>
          </w:p>
        </w:tc>
        <w:tc>
          <w:tcPr>
            <w:tcW w:w="3750" w:type="pct"/>
            <w:shd w:val="clear" w:color="auto" w:fill="F2F2F2" w:themeFill="background1" w:themeFillShade="F2"/>
          </w:tcPr>
          <w:p w14:paraId="253837E0" w14:textId="77777777" w:rsidR="0042274E" w:rsidRPr="001B3692" w:rsidRDefault="0042274E" w:rsidP="00D96643">
            <w:pPr>
              <w:spacing w:before="60" w:after="60"/>
              <w:rPr>
                <w:rFonts w:cstheme="minorHAnsi"/>
                <w:szCs w:val="20"/>
              </w:rPr>
            </w:pPr>
            <w:r w:rsidRPr="001B3692">
              <w:rPr>
                <w:rFonts w:cstheme="minorHAnsi"/>
                <w:szCs w:val="20"/>
              </w:rPr>
              <w:t xml:space="preserve">Cancel </w:t>
            </w:r>
            <w:r>
              <w:rPr>
                <w:rFonts w:cstheme="minorHAnsi"/>
                <w:szCs w:val="20"/>
              </w:rPr>
              <w:t xml:space="preserve">all orders/quotes that are input by this </w:t>
            </w:r>
            <w:r w:rsidRPr="00543F92">
              <w:rPr>
                <w:rFonts w:cstheme="minorHAnsi"/>
                <w:szCs w:val="20"/>
              </w:rPr>
              <w:t>Executing Trader</w:t>
            </w:r>
            <w:r>
              <w:rPr>
                <w:rFonts w:cstheme="minorHAnsi"/>
                <w:szCs w:val="20"/>
              </w:rPr>
              <w:t>.</w:t>
            </w:r>
          </w:p>
        </w:tc>
      </w:tr>
      <w:tr w:rsidR="0042274E" w:rsidRPr="00754E31" w14:paraId="7EA32409"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1EFCFB66" w14:textId="77777777" w:rsidR="0042274E" w:rsidRPr="00754E31" w:rsidRDefault="0042274E" w:rsidP="00D96643">
            <w:pPr>
              <w:spacing w:before="60" w:after="60"/>
              <w:rPr>
                <w:rFonts w:cstheme="minorHAnsi"/>
                <w:szCs w:val="20"/>
                <w:lang w:val="en-GB"/>
              </w:rPr>
            </w:pPr>
            <w:r w:rsidRPr="00843EC6">
              <w:rPr>
                <w:rFonts w:cstheme="minorHAnsi"/>
                <w:szCs w:val="20"/>
                <w:lang w:val="en-GB"/>
              </w:rPr>
              <w:t>Customer Client</w:t>
            </w:r>
            <w:r>
              <w:rPr>
                <w:rFonts w:cstheme="minorHAnsi"/>
                <w:szCs w:val="20"/>
                <w:lang w:val="en-GB"/>
              </w:rPr>
              <w:t xml:space="preserve"> to Be Cancelled</w:t>
            </w:r>
          </w:p>
        </w:tc>
        <w:tc>
          <w:tcPr>
            <w:tcW w:w="3750" w:type="pct"/>
            <w:shd w:val="clear" w:color="auto" w:fill="F2F2F2" w:themeFill="background1" w:themeFillShade="F2"/>
          </w:tcPr>
          <w:p w14:paraId="6A454634" w14:textId="77777777" w:rsidR="0042274E" w:rsidRPr="001B3692" w:rsidRDefault="0042274E" w:rsidP="00D96643">
            <w:pPr>
              <w:spacing w:before="60" w:after="60"/>
              <w:rPr>
                <w:rFonts w:cstheme="minorHAnsi"/>
                <w:szCs w:val="20"/>
              </w:rPr>
            </w:pPr>
            <w:r w:rsidRPr="001B3692">
              <w:rPr>
                <w:rFonts w:cstheme="minorHAnsi"/>
                <w:szCs w:val="20"/>
              </w:rPr>
              <w:t xml:space="preserve">Cancel </w:t>
            </w:r>
            <w:r>
              <w:rPr>
                <w:rFonts w:cstheme="minorHAnsi"/>
                <w:szCs w:val="20"/>
              </w:rPr>
              <w:t xml:space="preserve">all orders/quotes that are input by this </w:t>
            </w:r>
            <w:r w:rsidRPr="00843EC6">
              <w:rPr>
                <w:rFonts w:cstheme="minorHAnsi"/>
                <w:szCs w:val="20"/>
                <w:lang w:val="en-GB"/>
              </w:rPr>
              <w:t xml:space="preserve">Customer </w:t>
            </w:r>
            <w:r>
              <w:rPr>
                <w:rFonts w:cstheme="minorHAnsi"/>
                <w:szCs w:val="20"/>
                <w:lang w:val="en-GB"/>
              </w:rPr>
              <w:t>Client</w:t>
            </w:r>
            <w:r>
              <w:rPr>
                <w:rFonts w:cstheme="minorHAnsi"/>
                <w:szCs w:val="20"/>
              </w:rPr>
              <w:t>.</w:t>
            </w:r>
          </w:p>
        </w:tc>
      </w:tr>
    </w:tbl>
    <w:p w14:paraId="53AA63BB" w14:textId="77777777" w:rsidR="0042274E" w:rsidRDefault="0042274E" w:rsidP="0042274E">
      <w:pPr>
        <w:pStyle w:val="NormalNGMDS"/>
        <w:spacing w:after="120"/>
        <w:ind w:left="0"/>
        <w:rPr>
          <w:rFonts w:asciiTheme="minorHAnsi" w:hAnsiTheme="minorHAnsi" w:cstheme="minorHAnsi"/>
          <w:lang w:val="en-US"/>
        </w:rPr>
      </w:pPr>
    </w:p>
    <w:p w14:paraId="4AC0DD84" w14:textId="7AE107B0" w:rsidR="0042274E" w:rsidRPr="00417716" w:rsidRDefault="0042274E" w:rsidP="0042274E">
      <w:pPr>
        <w:pStyle w:val="Heading3"/>
      </w:pPr>
      <w:bookmarkStart w:id="742" w:name="_Toc170578898"/>
      <w:r>
        <w:t>OBO Mass Cancel Request (1</w:t>
      </w:r>
      <w:r w:rsidR="0034342A">
        <w:t>5</w:t>
      </w:r>
      <w:r>
        <w:t>)</w:t>
      </w:r>
      <w:bookmarkEnd w:id="742"/>
    </w:p>
    <w:p w14:paraId="63FEEFF6" w14:textId="3CD97107" w:rsidR="0042274E" w:rsidRDefault="00B64B4C" w:rsidP="0042274E">
      <w:pPr>
        <w:pStyle w:val="NormalNGMDS"/>
        <w:spacing w:after="120"/>
        <w:ind w:left="0"/>
        <w:rPr>
          <w:rFonts w:asciiTheme="minorHAnsi" w:hAnsiTheme="minorHAnsi" w:cstheme="minorHAnsi"/>
        </w:rPr>
      </w:pPr>
      <w:r w:rsidRPr="003F08C6">
        <w:rPr>
          <w:rFonts w:asciiTheme="minorHAnsi" w:hAnsiTheme="minorHAnsi" w:cstheme="minorHAnsi"/>
        </w:rPr>
        <w:t xml:space="preserve">The client can send this message the gateway </w:t>
      </w:r>
      <w:r>
        <w:rPr>
          <w:rFonts w:asciiTheme="minorHAnsi" w:hAnsiTheme="minorHAnsi" w:cstheme="minorHAnsi"/>
        </w:rPr>
        <w:t xml:space="preserve">to conduct </w:t>
      </w:r>
      <w:r w:rsidR="0042274E" w:rsidRPr="00417716">
        <w:rPr>
          <w:rFonts w:asciiTheme="minorHAnsi" w:hAnsiTheme="minorHAnsi" w:cstheme="minorHAnsi"/>
        </w:rPr>
        <w:t>mass cancel</w:t>
      </w:r>
      <w:r>
        <w:rPr>
          <w:rFonts w:asciiTheme="minorHAnsi" w:hAnsiTheme="minorHAnsi" w:cstheme="minorHAnsi"/>
        </w:rPr>
        <w:t>lation on</w:t>
      </w:r>
      <w:r w:rsidR="0042274E" w:rsidRPr="00417716">
        <w:rPr>
          <w:rFonts w:asciiTheme="minorHAnsi" w:hAnsiTheme="minorHAnsi" w:cstheme="minorHAnsi"/>
        </w:rPr>
        <w:t xml:space="preserve"> orders and quotes</w:t>
      </w:r>
      <w:r w:rsidR="0042274E">
        <w:rPr>
          <w:rFonts w:asciiTheme="minorHAnsi" w:hAnsiTheme="minorHAnsi" w:cstheme="minorHAnsi"/>
        </w:rPr>
        <w:t xml:space="preserve"> for other session(s) that belong to the same firm.</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2"/>
        <w:gridCol w:w="6757"/>
      </w:tblGrid>
      <w:tr w:rsidR="0042274E" w:rsidRPr="003C47FD" w14:paraId="5E79078E" w14:textId="77777777" w:rsidTr="00D96643">
        <w:trPr>
          <w:trHeight w:val="300"/>
        </w:trPr>
        <w:tc>
          <w:tcPr>
            <w:tcW w:w="1250" w:type="pct"/>
            <w:shd w:val="clear" w:color="auto" w:fill="C6D9F1" w:themeFill="text2" w:themeFillTint="33"/>
            <w:noWrap/>
          </w:tcPr>
          <w:p w14:paraId="4648967F" w14:textId="77777777" w:rsidR="0042274E" w:rsidRPr="003C47FD" w:rsidRDefault="0042274E" w:rsidP="00D96643">
            <w:pPr>
              <w:pStyle w:val="Tablehead"/>
              <w:spacing w:after="0"/>
              <w:jc w:val="left"/>
              <w:rPr>
                <w:rFonts w:cstheme="minorHAnsi"/>
              </w:rPr>
            </w:pPr>
            <w:r>
              <w:rPr>
                <w:rFonts w:cstheme="minorHAnsi"/>
              </w:rPr>
              <w:t>Field Name</w:t>
            </w:r>
          </w:p>
        </w:tc>
        <w:tc>
          <w:tcPr>
            <w:tcW w:w="3750" w:type="pct"/>
            <w:shd w:val="clear" w:color="auto" w:fill="C6D9F1" w:themeFill="text2" w:themeFillTint="33"/>
          </w:tcPr>
          <w:p w14:paraId="69C24FB7"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7A8BB0B9"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6423B7E3" w14:textId="77777777" w:rsidR="0042274E" w:rsidRPr="00754E31" w:rsidRDefault="0042274E" w:rsidP="00D96643">
            <w:pPr>
              <w:spacing w:before="60" w:after="60"/>
              <w:rPr>
                <w:rFonts w:cstheme="minorHAnsi"/>
                <w:szCs w:val="20"/>
                <w:lang w:val="en-GB"/>
              </w:rPr>
            </w:pPr>
            <w:r w:rsidRPr="001B3692">
              <w:rPr>
                <w:rFonts w:cstheme="minorHAnsi"/>
                <w:szCs w:val="20"/>
                <w:lang w:val="en-GB"/>
              </w:rPr>
              <w:t>Client Order ID</w:t>
            </w:r>
          </w:p>
        </w:tc>
        <w:tc>
          <w:tcPr>
            <w:tcW w:w="3750" w:type="pct"/>
            <w:shd w:val="clear" w:color="auto" w:fill="F2F2F2" w:themeFill="background1" w:themeFillShade="F2"/>
          </w:tcPr>
          <w:p w14:paraId="49526F7B" w14:textId="77777777" w:rsidR="0042274E" w:rsidRPr="00931B7A" w:rsidRDefault="0042274E" w:rsidP="00D96643">
            <w:pPr>
              <w:spacing w:before="60" w:after="60"/>
              <w:rPr>
                <w:rFonts w:cstheme="minorHAnsi"/>
                <w:szCs w:val="20"/>
              </w:rPr>
            </w:pPr>
            <w:r w:rsidRPr="00F71B20">
              <w:rPr>
                <w:rFonts w:cstheme="minorHAnsi"/>
                <w:szCs w:val="20"/>
              </w:rPr>
              <w:t xml:space="preserve">Client specified unique identifier for the Mass </w:t>
            </w:r>
            <w:r>
              <w:rPr>
                <w:rFonts w:cstheme="minorHAnsi"/>
                <w:szCs w:val="20"/>
              </w:rPr>
              <w:t>Cancel Request</w:t>
            </w:r>
            <w:r w:rsidRPr="00F71B20">
              <w:rPr>
                <w:rFonts w:cstheme="minorHAnsi"/>
                <w:szCs w:val="20"/>
              </w:rPr>
              <w:t>.</w:t>
            </w:r>
          </w:p>
        </w:tc>
      </w:tr>
      <w:tr w:rsidR="0042274E" w:rsidRPr="00754E31" w14:paraId="69397E78"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5C07B0C0" w14:textId="77777777" w:rsidR="0042274E" w:rsidRDefault="0042274E" w:rsidP="00D96643">
            <w:pPr>
              <w:spacing w:before="60" w:after="60"/>
              <w:rPr>
                <w:rFonts w:cstheme="minorHAnsi"/>
                <w:szCs w:val="20"/>
                <w:lang w:val="en-GB"/>
              </w:rPr>
            </w:pPr>
            <w:r>
              <w:rPr>
                <w:rFonts w:cstheme="minorHAnsi"/>
                <w:szCs w:val="20"/>
                <w:lang w:val="en-GB"/>
              </w:rPr>
              <w:t>Executing Trader</w:t>
            </w:r>
          </w:p>
        </w:tc>
        <w:tc>
          <w:tcPr>
            <w:tcW w:w="3750" w:type="pct"/>
            <w:shd w:val="clear" w:color="auto" w:fill="F2F2F2" w:themeFill="background1" w:themeFillShade="F2"/>
          </w:tcPr>
          <w:p w14:paraId="2E14A638" w14:textId="77777777" w:rsidR="0042274E" w:rsidRPr="006F1E73" w:rsidRDefault="0042274E" w:rsidP="00D96643">
            <w:pPr>
              <w:spacing w:before="60" w:after="60"/>
              <w:rPr>
                <w:rFonts w:eastAsia="Calibri" w:cstheme="minorHAnsi"/>
                <w:szCs w:val="20"/>
              </w:rPr>
            </w:pPr>
            <w:r w:rsidRPr="00A46BE3">
              <w:rPr>
                <w:rFonts w:eastAsia="Calibri" w:cstheme="minorHAnsi"/>
                <w:szCs w:val="20"/>
              </w:rPr>
              <w:t>Client specified executing trader or other entity form client side.</w:t>
            </w:r>
          </w:p>
        </w:tc>
      </w:tr>
      <w:tr w:rsidR="0042274E" w:rsidRPr="00754E31" w14:paraId="3D015B6A"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5DB5B069" w14:textId="77777777" w:rsidR="0042274E" w:rsidRDefault="0042274E" w:rsidP="00D96643">
            <w:pPr>
              <w:spacing w:before="60" w:after="60"/>
              <w:rPr>
                <w:rFonts w:cstheme="minorHAnsi"/>
                <w:szCs w:val="20"/>
              </w:rPr>
            </w:pPr>
            <w:r>
              <w:rPr>
                <w:rFonts w:cstheme="minorHAnsi"/>
                <w:szCs w:val="20"/>
              </w:rPr>
              <w:t>Transact Time</w:t>
            </w:r>
          </w:p>
        </w:tc>
        <w:tc>
          <w:tcPr>
            <w:tcW w:w="3750" w:type="pct"/>
            <w:shd w:val="clear" w:color="auto" w:fill="F2F2F2" w:themeFill="background1" w:themeFillShade="F2"/>
          </w:tcPr>
          <w:p w14:paraId="1E3D9ECA" w14:textId="77777777" w:rsidR="0042274E" w:rsidRDefault="0042274E" w:rsidP="00D96643">
            <w:pPr>
              <w:spacing w:before="60" w:after="60"/>
              <w:rPr>
                <w:rFonts w:eastAsia="Calibri" w:cstheme="minorHAnsi"/>
                <w:szCs w:val="20"/>
              </w:rPr>
            </w:pPr>
            <w:r w:rsidRPr="00486712">
              <w:rPr>
                <w:rFonts w:eastAsia="Calibri" w:cstheme="minorHAnsi"/>
                <w:szCs w:val="20"/>
              </w:rPr>
              <w:t xml:space="preserve">The time at which the </w:t>
            </w:r>
            <w:r>
              <w:rPr>
                <w:rFonts w:eastAsia="Calibri" w:cstheme="minorHAnsi"/>
                <w:szCs w:val="20"/>
              </w:rPr>
              <w:t>message is generated</w:t>
            </w:r>
            <w:r w:rsidRPr="00486712">
              <w:rPr>
                <w:rFonts w:eastAsia="Calibri" w:cstheme="minorHAnsi"/>
                <w:szCs w:val="20"/>
              </w:rPr>
              <w:t>.</w:t>
            </w:r>
          </w:p>
        </w:tc>
      </w:tr>
      <w:tr w:rsidR="0042274E" w:rsidRPr="00754E31" w14:paraId="3D9EF9F9"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781CB58A" w14:textId="77777777" w:rsidR="0042274E" w:rsidRPr="00754E31" w:rsidRDefault="0042274E" w:rsidP="00D96643">
            <w:pPr>
              <w:spacing w:before="60" w:after="60"/>
              <w:rPr>
                <w:rFonts w:cstheme="minorHAnsi"/>
                <w:szCs w:val="20"/>
                <w:lang w:val="en-GB"/>
              </w:rPr>
            </w:pPr>
            <w:r w:rsidRPr="001B3692">
              <w:rPr>
                <w:rFonts w:cstheme="minorHAnsi"/>
                <w:szCs w:val="20"/>
                <w:lang w:val="en-GB"/>
              </w:rPr>
              <w:t>Mass Cancel Scope</w:t>
            </w:r>
          </w:p>
        </w:tc>
        <w:tc>
          <w:tcPr>
            <w:tcW w:w="3750" w:type="pct"/>
            <w:shd w:val="clear" w:color="auto" w:fill="F2F2F2" w:themeFill="background1" w:themeFillShade="F2"/>
          </w:tcPr>
          <w:p w14:paraId="006D6CA4" w14:textId="77777777" w:rsidR="0042274E" w:rsidRPr="001B3692" w:rsidRDefault="0042274E" w:rsidP="00D96643">
            <w:pPr>
              <w:spacing w:before="60" w:after="60"/>
              <w:rPr>
                <w:rFonts w:cstheme="minorHAnsi"/>
                <w:szCs w:val="20"/>
              </w:rPr>
            </w:pPr>
            <w:r w:rsidRPr="001B3692">
              <w:rPr>
                <w:rFonts w:cstheme="minorHAnsi"/>
                <w:szCs w:val="20"/>
              </w:rPr>
              <w:t>Specifies the scope of the cancellation requested</w:t>
            </w:r>
            <w:r>
              <w:rPr>
                <w:rFonts w:cstheme="minorHAnsi"/>
                <w:szCs w:val="20"/>
              </w:rPr>
              <w:t>:</w:t>
            </w:r>
          </w:p>
          <w:p w14:paraId="00ED8CA6" w14:textId="28BD8F58" w:rsidR="0042274E" w:rsidRPr="001B3692" w:rsidDel="003700FF" w:rsidRDefault="0042274E" w:rsidP="00D96643">
            <w:pPr>
              <w:pStyle w:val="ListParagraph"/>
              <w:numPr>
                <w:ilvl w:val="0"/>
                <w:numId w:val="139"/>
              </w:numPr>
              <w:spacing w:before="60" w:after="60"/>
              <w:rPr>
                <w:del w:id="743" w:author="Robert Lau" w:date="2024-07-16T22:05:00Z" w16du:dateUtc="2024-07-16T14:05:00Z"/>
                <w:rFonts w:cstheme="minorHAnsi"/>
                <w:szCs w:val="20"/>
              </w:rPr>
            </w:pPr>
            <w:r w:rsidRPr="001B3692">
              <w:rPr>
                <w:rFonts w:cstheme="minorHAnsi"/>
                <w:szCs w:val="20"/>
              </w:rPr>
              <w:t xml:space="preserve">1 = Cancel orders </w:t>
            </w:r>
            <w:ins w:id="744" w:author="Robert Lau" w:date="2024-07-16T22:05:00Z" w16du:dateUtc="2024-07-16T14:05:00Z">
              <w:r w:rsidR="003700FF" w:rsidRPr="001B3692">
                <w:rPr>
                  <w:rFonts w:cstheme="minorHAnsi"/>
                  <w:szCs w:val="20"/>
                </w:rPr>
                <w:t>and quotes</w:t>
              </w:r>
            </w:ins>
            <w:del w:id="745" w:author="Robert Lau" w:date="2024-07-16T22:05:00Z" w16du:dateUtc="2024-07-16T14:05:00Z">
              <w:r w:rsidRPr="001B3692" w:rsidDel="003700FF">
                <w:rPr>
                  <w:rFonts w:cstheme="minorHAnsi"/>
                  <w:szCs w:val="20"/>
                </w:rPr>
                <w:delText>only</w:delText>
              </w:r>
            </w:del>
          </w:p>
          <w:p w14:paraId="34397135" w14:textId="704499CC" w:rsidR="0042274E" w:rsidRPr="003700FF" w:rsidDel="003700FF" w:rsidRDefault="0042274E" w:rsidP="003700FF">
            <w:pPr>
              <w:pStyle w:val="ListParagraph"/>
              <w:numPr>
                <w:ilvl w:val="0"/>
                <w:numId w:val="139"/>
              </w:numPr>
              <w:spacing w:before="60" w:after="60"/>
              <w:rPr>
                <w:del w:id="746" w:author="Robert Lau" w:date="2024-07-16T22:05:00Z" w16du:dateUtc="2024-07-16T14:05:00Z"/>
                <w:rFonts w:cstheme="minorHAnsi"/>
                <w:szCs w:val="20"/>
              </w:rPr>
            </w:pPr>
            <w:del w:id="747" w:author="Robert Lau" w:date="2024-07-16T22:05:00Z" w16du:dateUtc="2024-07-16T14:05:00Z">
              <w:r w:rsidRPr="003700FF" w:rsidDel="003700FF">
                <w:rPr>
                  <w:rFonts w:cstheme="minorHAnsi"/>
                  <w:szCs w:val="20"/>
                </w:rPr>
                <w:delText>2 = Cancel quotes only</w:delText>
              </w:r>
            </w:del>
          </w:p>
          <w:p w14:paraId="1AB8C65F" w14:textId="12CD2059" w:rsidR="0042274E" w:rsidRPr="00393A9D" w:rsidRDefault="0042274E" w:rsidP="003700FF">
            <w:pPr>
              <w:pStyle w:val="ListParagraph"/>
              <w:numPr>
                <w:ilvl w:val="0"/>
                <w:numId w:val="139"/>
              </w:numPr>
              <w:spacing w:before="60" w:after="60"/>
            </w:pPr>
            <w:del w:id="748" w:author="Robert Lau" w:date="2024-07-16T22:05:00Z" w16du:dateUtc="2024-07-16T14:05:00Z">
              <w:r w:rsidRPr="001B3692" w:rsidDel="003700FF">
                <w:delText>3 = Cancel orders and quotes</w:delText>
              </w:r>
            </w:del>
          </w:p>
        </w:tc>
      </w:tr>
      <w:tr w:rsidR="0042274E" w:rsidRPr="00754E31" w14:paraId="5ED69551"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16E8A448" w14:textId="77777777" w:rsidR="0042274E" w:rsidRPr="00754E31" w:rsidRDefault="0042274E" w:rsidP="00D96643">
            <w:pPr>
              <w:spacing w:before="60" w:after="60"/>
              <w:rPr>
                <w:rFonts w:cstheme="minorHAnsi"/>
                <w:szCs w:val="20"/>
                <w:lang w:val="en-GB"/>
              </w:rPr>
            </w:pPr>
            <w:r w:rsidRPr="001B3692">
              <w:rPr>
                <w:rFonts w:cstheme="minorHAnsi"/>
                <w:szCs w:val="20"/>
                <w:lang w:val="en-GB"/>
              </w:rPr>
              <w:lastRenderedPageBreak/>
              <w:t>Mass</w:t>
            </w:r>
            <w:r>
              <w:rPr>
                <w:rFonts w:cstheme="minorHAnsi"/>
                <w:szCs w:val="20"/>
                <w:lang w:val="en-GB"/>
              </w:rPr>
              <w:t xml:space="preserve"> </w:t>
            </w:r>
            <w:r w:rsidRPr="001B3692">
              <w:rPr>
                <w:rFonts w:cstheme="minorHAnsi"/>
                <w:szCs w:val="20"/>
                <w:lang w:val="en-GB"/>
              </w:rPr>
              <w:t>Cancel</w:t>
            </w:r>
            <w:r>
              <w:rPr>
                <w:rFonts w:cstheme="minorHAnsi"/>
                <w:szCs w:val="20"/>
                <w:lang w:val="en-GB"/>
              </w:rPr>
              <w:t xml:space="preserve"> </w:t>
            </w:r>
            <w:r w:rsidRPr="001B3692">
              <w:rPr>
                <w:rFonts w:cstheme="minorHAnsi"/>
                <w:szCs w:val="20"/>
                <w:lang w:val="en-GB"/>
              </w:rPr>
              <w:t>Request</w:t>
            </w:r>
            <w:r>
              <w:rPr>
                <w:rFonts w:cstheme="minorHAnsi"/>
                <w:szCs w:val="20"/>
                <w:lang w:val="en-GB"/>
              </w:rPr>
              <w:t xml:space="preserve"> </w:t>
            </w:r>
            <w:r w:rsidRPr="001B3692">
              <w:rPr>
                <w:rFonts w:cstheme="minorHAnsi"/>
                <w:szCs w:val="20"/>
                <w:lang w:val="en-GB"/>
              </w:rPr>
              <w:t>Type</w:t>
            </w:r>
          </w:p>
        </w:tc>
        <w:tc>
          <w:tcPr>
            <w:tcW w:w="3750" w:type="pct"/>
            <w:shd w:val="clear" w:color="auto" w:fill="F2F2F2" w:themeFill="background1" w:themeFillShade="F2"/>
          </w:tcPr>
          <w:p w14:paraId="75F31FA4" w14:textId="77777777" w:rsidR="0042274E" w:rsidRPr="001B3692" w:rsidRDefault="0042274E" w:rsidP="00D96643">
            <w:pPr>
              <w:spacing w:before="60" w:after="60"/>
              <w:rPr>
                <w:rFonts w:cstheme="minorHAnsi"/>
                <w:szCs w:val="20"/>
              </w:rPr>
            </w:pPr>
            <w:r w:rsidRPr="001B3692">
              <w:rPr>
                <w:rFonts w:cstheme="minorHAnsi"/>
                <w:szCs w:val="20"/>
              </w:rPr>
              <w:t>Specifies the type of cancellation requested</w:t>
            </w:r>
            <w:r>
              <w:rPr>
                <w:rFonts w:cstheme="minorHAnsi"/>
                <w:szCs w:val="20"/>
              </w:rPr>
              <w:t>:</w:t>
            </w:r>
          </w:p>
          <w:p w14:paraId="0B11CD58" w14:textId="77777777" w:rsidR="0042274E" w:rsidRPr="001B3692" w:rsidRDefault="0042274E" w:rsidP="00D96643">
            <w:pPr>
              <w:pStyle w:val="ListParagraph"/>
              <w:numPr>
                <w:ilvl w:val="0"/>
                <w:numId w:val="140"/>
              </w:numPr>
              <w:spacing w:before="60" w:after="60"/>
              <w:rPr>
                <w:rFonts w:cstheme="minorHAnsi"/>
                <w:szCs w:val="20"/>
              </w:rPr>
            </w:pPr>
            <w:r w:rsidRPr="001B3692">
              <w:rPr>
                <w:rFonts w:cstheme="minorHAnsi"/>
                <w:szCs w:val="20"/>
              </w:rPr>
              <w:t>1 = Cancel for a</w:t>
            </w:r>
            <w:r>
              <w:rPr>
                <w:rFonts w:cstheme="minorHAnsi"/>
                <w:szCs w:val="20"/>
              </w:rPr>
              <w:t>n</w:t>
            </w:r>
            <w:r w:rsidRPr="001B3692">
              <w:rPr>
                <w:rFonts w:cstheme="minorHAnsi"/>
                <w:szCs w:val="20"/>
              </w:rPr>
              <w:t xml:space="preserve"> </w:t>
            </w:r>
            <w:r>
              <w:rPr>
                <w:rFonts w:cstheme="minorHAnsi"/>
                <w:szCs w:val="20"/>
              </w:rPr>
              <w:t xml:space="preserve">instrument (i.e. </w:t>
            </w:r>
            <w:r w:rsidRPr="001B3692">
              <w:rPr>
                <w:rFonts w:cstheme="minorHAnsi"/>
                <w:szCs w:val="20"/>
              </w:rPr>
              <w:t>Security ID</w:t>
            </w:r>
            <w:r>
              <w:rPr>
                <w:rFonts w:cstheme="minorHAnsi"/>
                <w:szCs w:val="20"/>
              </w:rPr>
              <w:t>)</w:t>
            </w:r>
          </w:p>
          <w:p w14:paraId="44FF58B3" w14:textId="77777777" w:rsidR="0042274E" w:rsidRPr="001B3692" w:rsidRDefault="0042274E" w:rsidP="00D96643">
            <w:pPr>
              <w:pStyle w:val="ListParagraph"/>
              <w:numPr>
                <w:ilvl w:val="0"/>
                <w:numId w:val="140"/>
              </w:numPr>
              <w:spacing w:before="60" w:after="60"/>
              <w:rPr>
                <w:rFonts w:cstheme="minorHAnsi"/>
                <w:szCs w:val="20"/>
              </w:rPr>
            </w:pPr>
            <w:r>
              <w:rPr>
                <w:rFonts w:cstheme="minorHAnsi"/>
                <w:szCs w:val="20"/>
              </w:rPr>
              <w:t>5</w:t>
            </w:r>
            <w:r w:rsidRPr="001B3692">
              <w:rPr>
                <w:rFonts w:cstheme="minorHAnsi"/>
                <w:szCs w:val="20"/>
              </w:rPr>
              <w:t xml:space="preserve"> = Cancel </w:t>
            </w:r>
            <w:r>
              <w:rPr>
                <w:rFonts w:cstheme="minorHAnsi"/>
                <w:szCs w:val="20"/>
              </w:rPr>
              <w:t>all orders and quotes</w:t>
            </w:r>
          </w:p>
          <w:p w14:paraId="12FA998E" w14:textId="77777777" w:rsidR="0042274E" w:rsidRPr="001B3692" w:rsidRDefault="0042274E" w:rsidP="00D96643">
            <w:pPr>
              <w:pStyle w:val="ListParagraph"/>
              <w:numPr>
                <w:ilvl w:val="0"/>
                <w:numId w:val="140"/>
              </w:numPr>
              <w:spacing w:before="60" w:after="60"/>
              <w:rPr>
                <w:rFonts w:cstheme="minorHAnsi"/>
                <w:szCs w:val="20"/>
              </w:rPr>
            </w:pPr>
            <w:r>
              <w:rPr>
                <w:rFonts w:cstheme="minorHAnsi"/>
                <w:szCs w:val="20"/>
              </w:rPr>
              <w:t>7</w:t>
            </w:r>
            <w:r w:rsidRPr="001B3692">
              <w:rPr>
                <w:rFonts w:cstheme="minorHAnsi"/>
                <w:szCs w:val="20"/>
              </w:rPr>
              <w:t xml:space="preserve"> = Cancel </w:t>
            </w:r>
            <w:r>
              <w:rPr>
                <w:rFonts w:cstheme="minorHAnsi"/>
                <w:szCs w:val="20"/>
              </w:rPr>
              <w:t>for an i</w:t>
            </w:r>
            <w:r w:rsidRPr="00393A9D">
              <w:rPr>
                <w:rFonts w:cstheme="minorHAnsi"/>
                <w:szCs w:val="20"/>
              </w:rPr>
              <w:t xml:space="preserve">nstrument </w:t>
            </w:r>
            <w:r>
              <w:rPr>
                <w:rFonts w:cstheme="minorHAnsi"/>
                <w:szCs w:val="20"/>
              </w:rPr>
              <w:t>t</w:t>
            </w:r>
            <w:r w:rsidRPr="00393A9D">
              <w:rPr>
                <w:rFonts w:cstheme="minorHAnsi"/>
                <w:szCs w:val="20"/>
              </w:rPr>
              <w:t>ype</w:t>
            </w:r>
          </w:p>
          <w:p w14:paraId="32E19DD9" w14:textId="77777777" w:rsidR="0042274E" w:rsidRDefault="0042274E" w:rsidP="00D96643">
            <w:pPr>
              <w:pStyle w:val="ListParagraph"/>
              <w:numPr>
                <w:ilvl w:val="0"/>
                <w:numId w:val="140"/>
              </w:numPr>
              <w:spacing w:before="60" w:after="60"/>
              <w:rPr>
                <w:rFonts w:cstheme="minorHAnsi"/>
                <w:szCs w:val="20"/>
              </w:rPr>
            </w:pPr>
            <w:r>
              <w:rPr>
                <w:rFonts w:cstheme="minorHAnsi"/>
                <w:szCs w:val="20"/>
              </w:rPr>
              <w:t>8</w:t>
            </w:r>
            <w:r w:rsidRPr="001B3692">
              <w:rPr>
                <w:rFonts w:cstheme="minorHAnsi"/>
                <w:szCs w:val="20"/>
              </w:rPr>
              <w:t xml:space="preserve"> = Cancel </w:t>
            </w:r>
            <w:r>
              <w:rPr>
                <w:rFonts w:cstheme="minorHAnsi"/>
                <w:szCs w:val="20"/>
              </w:rPr>
              <w:t>for a market</w:t>
            </w:r>
          </w:p>
          <w:p w14:paraId="14716FB1" w14:textId="77777777" w:rsidR="0042274E" w:rsidRPr="00393A9D" w:rsidRDefault="0042274E" w:rsidP="00D96643">
            <w:pPr>
              <w:pStyle w:val="ListParagraph"/>
              <w:numPr>
                <w:ilvl w:val="0"/>
                <w:numId w:val="140"/>
              </w:numPr>
              <w:spacing w:before="60" w:after="60"/>
              <w:rPr>
                <w:rFonts w:cstheme="minorHAnsi"/>
                <w:szCs w:val="20"/>
              </w:rPr>
            </w:pPr>
            <w:r>
              <w:rPr>
                <w:rFonts w:cstheme="minorHAnsi"/>
                <w:szCs w:val="20"/>
              </w:rPr>
              <w:t>11</w:t>
            </w:r>
            <w:r w:rsidRPr="001B3692">
              <w:rPr>
                <w:rFonts w:cstheme="minorHAnsi"/>
                <w:szCs w:val="20"/>
              </w:rPr>
              <w:t xml:space="preserve"> = Cancel </w:t>
            </w:r>
            <w:r>
              <w:rPr>
                <w:rFonts w:cstheme="minorHAnsi"/>
                <w:szCs w:val="20"/>
              </w:rPr>
              <w:t>for an i</w:t>
            </w:r>
            <w:r>
              <w:rPr>
                <w:rFonts w:cstheme="minorHAnsi"/>
                <w:lang w:val="en-GB"/>
              </w:rPr>
              <w:t>nstrument class</w:t>
            </w:r>
          </w:p>
        </w:tc>
      </w:tr>
    </w:tbl>
    <w:p w14:paraId="692B3138" w14:textId="77777777" w:rsidR="0042274E" w:rsidRDefault="0042274E" w:rsidP="0042274E">
      <w:pPr>
        <w:spacing w:before="120"/>
        <w:jc w:val="both"/>
        <w:rPr>
          <w:rFonts w:cstheme="minorHAnsi"/>
          <w:sz w:val="22"/>
          <w:szCs w:val="22"/>
        </w:rPr>
      </w:pPr>
      <w:r>
        <w:rPr>
          <w:rFonts w:cstheme="minorHAnsi"/>
          <w:sz w:val="22"/>
          <w:szCs w:val="22"/>
        </w:rPr>
        <w:t>Optional Fields:</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2"/>
        <w:gridCol w:w="6757"/>
      </w:tblGrid>
      <w:tr w:rsidR="0042274E" w:rsidRPr="003C47FD" w14:paraId="7821363A" w14:textId="77777777" w:rsidTr="00D96643">
        <w:trPr>
          <w:trHeight w:val="300"/>
        </w:trPr>
        <w:tc>
          <w:tcPr>
            <w:tcW w:w="1250" w:type="pct"/>
            <w:shd w:val="clear" w:color="auto" w:fill="C6D9F1" w:themeFill="text2" w:themeFillTint="33"/>
            <w:noWrap/>
          </w:tcPr>
          <w:p w14:paraId="390C27A8" w14:textId="77777777" w:rsidR="0042274E" w:rsidRPr="003C47FD" w:rsidRDefault="0042274E" w:rsidP="00D96643">
            <w:pPr>
              <w:pStyle w:val="Tablehead"/>
              <w:spacing w:after="0"/>
              <w:jc w:val="left"/>
              <w:rPr>
                <w:rFonts w:cstheme="minorHAnsi"/>
              </w:rPr>
            </w:pPr>
            <w:r>
              <w:rPr>
                <w:rFonts w:cstheme="minorHAnsi"/>
              </w:rPr>
              <w:t>Field Name</w:t>
            </w:r>
          </w:p>
        </w:tc>
        <w:tc>
          <w:tcPr>
            <w:tcW w:w="3750" w:type="pct"/>
            <w:shd w:val="clear" w:color="auto" w:fill="C6D9F1" w:themeFill="text2" w:themeFillTint="33"/>
          </w:tcPr>
          <w:p w14:paraId="225A2A9B"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067623F8"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2D2A3892" w14:textId="77777777" w:rsidR="0042274E" w:rsidRPr="00754E31" w:rsidRDefault="0042274E" w:rsidP="00D96643">
            <w:pPr>
              <w:spacing w:before="60" w:after="60"/>
              <w:rPr>
                <w:rFonts w:cstheme="minorHAnsi"/>
                <w:szCs w:val="20"/>
                <w:lang w:val="en-GB"/>
              </w:rPr>
            </w:pPr>
            <w:r>
              <w:rPr>
                <w:rFonts w:cstheme="minorHAnsi"/>
                <w:szCs w:val="20"/>
                <w:lang w:val="en-GB"/>
              </w:rPr>
              <w:t>Market Segment</w:t>
            </w:r>
          </w:p>
        </w:tc>
        <w:tc>
          <w:tcPr>
            <w:tcW w:w="3750" w:type="pct"/>
            <w:shd w:val="clear" w:color="auto" w:fill="F2F2F2" w:themeFill="background1" w:themeFillShade="F2"/>
          </w:tcPr>
          <w:p w14:paraId="47C9094A" w14:textId="77777777" w:rsidR="0042274E" w:rsidRPr="001B3692" w:rsidRDefault="0042274E" w:rsidP="00D96643">
            <w:pPr>
              <w:spacing w:before="60" w:after="60"/>
              <w:rPr>
                <w:rFonts w:cstheme="minorHAnsi"/>
                <w:szCs w:val="20"/>
              </w:rPr>
            </w:pPr>
            <w:r>
              <w:rPr>
                <w:rFonts w:cstheme="minorHAnsi"/>
                <w:szCs w:val="20"/>
                <w:lang w:val="en-GB"/>
              </w:rPr>
              <w:t>Market segment</w:t>
            </w:r>
            <w:r w:rsidRPr="00543F92">
              <w:rPr>
                <w:rFonts w:cstheme="minorHAnsi"/>
                <w:szCs w:val="20"/>
              </w:rPr>
              <w:t xml:space="preserve"> identifier</w:t>
            </w:r>
            <w:r>
              <w:rPr>
                <w:rFonts w:cstheme="minorHAnsi"/>
                <w:szCs w:val="20"/>
              </w:rPr>
              <w:t>.</w:t>
            </w:r>
          </w:p>
        </w:tc>
      </w:tr>
      <w:tr w:rsidR="0042274E" w:rsidRPr="00754E31" w14:paraId="36499029"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7D4E8A87" w14:textId="77777777" w:rsidR="0042274E" w:rsidRPr="00754E31" w:rsidRDefault="0042274E" w:rsidP="00D96643">
            <w:pPr>
              <w:spacing w:before="60" w:after="60"/>
              <w:rPr>
                <w:rFonts w:cstheme="minorHAnsi"/>
                <w:szCs w:val="20"/>
                <w:lang w:val="en-GB"/>
              </w:rPr>
            </w:pPr>
            <w:r>
              <w:rPr>
                <w:rFonts w:cstheme="minorHAnsi"/>
                <w:lang w:val="en-GB"/>
              </w:rPr>
              <w:t>Instrument Type</w:t>
            </w:r>
          </w:p>
        </w:tc>
        <w:tc>
          <w:tcPr>
            <w:tcW w:w="3750" w:type="pct"/>
            <w:shd w:val="clear" w:color="auto" w:fill="F2F2F2" w:themeFill="background1" w:themeFillShade="F2"/>
          </w:tcPr>
          <w:p w14:paraId="4925480A" w14:textId="77777777" w:rsidR="0042274E" w:rsidRPr="001B3692" w:rsidRDefault="0042274E" w:rsidP="00D96643">
            <w:pPr>
              <w:spacing w:before="60" w:after="60"/>
              <w:rPr>
                <w:rFonts w:cstheme="minorHAnsi"/>
                <w:szCs w:val="20"/>
              </w:rPr>
            </w:pPr>
            <w:r>
              <w:rPr>
                <w:rFonts w:cstheme="minorHAnsi"/>
                <w:lang w:val="en-GB"/>
              </w:rPr>
              <w:t xml:space="preserve">Instrument type </w:t>
            </w:r>
            <w:r w:rsidRPr="00543F92">
              <w:rPr>
                <w:rFonts w:cstheme="minorHAnsi"/>
                <w:szCs w:val="20"/>
              </w:rPr>
              <w:t>identifier</w:t>
            </w:r>
            <w:r>
              <w:rPr>
                <w:rFonts w:cstheme="minorHAnsi"/>
                <w:szCs w:val="20"/>
              </w:rPr>
              <w:t>.</w:t>
            </w:r>
          </w:p>
        </w:tc>
      </w:tr>
      <w:tr w:rsidR="0042274E" w:rsidRPr="00754E31" w14:paraId="3BEBB2B5"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3F2C3748" w14:textId="77777777" w:rsidR="0042274E" w:rsidRPr="00754E31" w:rsidRDefault="0042274E" w:rsidP="00D96643">
            <w:pPr>
              <w:spacing w:before="60" w:after="60"/>
              <w:rPr>
                <w:rFonts w:cstheme="minorHAnsi"/>
                <w:szCs w:val="20"/>
                <w:lang w:val="en-GB"/>
              </w:rPr>
            </w:pPr>
            <w:r>
              <w:rPr>
                <w:rFonts w:cstheme="minorHAnsi"/>
                <w:lang w:val="en-GB"/>
              </w:rPr>
              <w:t>Instrument Class</w:t>
            </w:r>
          </w:p>
        </w:tc>
        <w:tc>
          <w:tcPr>
            <w:tcW w:w="3750" w:type="pct"/>
            <w:shd w:val="clear" w:color="auto" w:fill="F2F2F2" w:themeFill="background1" w:themeFillShade="F2"/>
          </w:tcPr>
          <w:p w14:paraId="1E519C73" w14:textId="77777777" w:rsidR="0042274E" w:rsidRPr="001B3692" w:rsidRDefault="0042274E" w:rsidP="00D96643">
            <w:pPr>
              <w:spacing w:before="60" w:after="60"/>
              <w:rPr>
                <w:rFonts w:cstheme="minorHAnsi"/>
                <w:szCs w:val="20"/>
              </w:rPr>
            </w:pPr>
            <w:r>
              <w:rPr>
                <w:rFonts w:cstheme="minorHAnsi"/>
                <w:lang w:val="en-GB"/>
              </w:rPr>
              <w:t>Instrument class</w:t>
            </w:r>
            <w:r w:rsidRPr="00543F92">
              <w:rPr>
                <w:rFonts w:cstheme="minorHAnsi"/>
                <w:szCs w:val="20"/>
              </w:rPr>
              <w:t xml:space="preserve"> identifier</w:t>
            </w:r>
            <w:r>
              <w:rPr>
                <w:rFonts w:cstheme="minorHAnsi"/>
                <w:szCs w:val="20"/>
              </w:rPr>
              <w:t>.</w:t>
            </w:r>
          </w:p>
        </w:tc>
      </w:tr>
      <w:tr w:rsidR="0042274E" w:rsidRPr="00754E31" w14:paraId="1DF31B57"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5C3395CE" w14:textId="77777777" w:rsidR="0042274E" w:rsidRPr="00754E31" w:rsidRDefault="0042274E" w:rsidP="00D96643">
            <w:pPr>
              <w:spacing w:before="60" w:after="60"/>
              <w:rPr>
                <w:rFonts w:cstheme="minorHAnsi"/>
                <w:szCs w:val="20"/>
                <w:lang w:val="en-GB"/>
              </w:rPr>
            </w:pPr>
            <w:r w:rsidRPr="00393A9D">
              <w:rPr>
                <w:rFonts w:cstheme="minorHAnsi"/>
                <w:szCs w:val="20"/>
                <w:lang w:val="en-GB"/>
              </w:rPr>
              <w:t>Security ID</w:t>
            </w:r>
          </w:p>
        </w:tc>
        <w:tc>
          <w:tcPr>
            <w:tcW w:w="3750" w:type="pct"/>
            <w:shd w:val="clear" w:color="auto" w:fill="F2F2F2" w:themeFill="background1" w:themeFillShade="F2"/>
          </w:tcPr>
          <w:p w14:paraId="4206E7B0" w14:textId="77777777" w:rsidR="0042274E" w:rsidRPr="001B3692" w:rsidRDefault="0042274E" w:rsidP="00D96643">
            <w:pPr>
              <w:spacing w:before="60" w:after="60"/>
              <w:rPr>
                <w:rFonts w:cstheme="minorHAnsi"/>
                <w:szCs w:val="20"/>
              </w:rPr>
            </w:pPr>
            <w:r w:rsidRPr="00543F92">
              <w:rPr>
                <w:rFonts w:cstheme="minorHAnsi"/>
                <w:szCs w:val="20"/>
              </w:rPr>
              <w:t>Instrument identifier</w:t>
            </w:r>
            <w:r>
              <w:rPr>
                <w:rFonts w:cstheme="minorHAnsi"/>
                <w:szCs w:val="20"/>
              </w:rPr>
              <w:t>.</w:t>
            </w:r>
          </w:p>
        </w:tc>
      </w:tr>
      <w:tr w:rsidR="0042274E" w:rsidRPr="00754E31" w14:paraId="0A643707"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126C8843" w14:textId="77777777" w:rsidR="0042274E" w:rsidRPr="00754E31" w:rsidRDefault="0042274E" w:rsidP="00D96643">
            <w:pPr>
              <w:spacing w:before="60" w:after="60"/>
              <w:rPr>
                <w:rFonts w:cstheme="minorHAnsi"/>
                <w:szCs w:val="20"/>
                <w:lang w:val="en-GB"/>
              </w:rPr>
            </w:pPr>
            <w:r>
              <w:rPr>
                <w:rFonts w:cstheme="minorHAnsi"/>
                <w:szCs w:val="20"/>
                <w:lang w:val="en-GB"/>
              </w:rPr>
              <w:t>Side</w:t>
            </w:r>
          </w:p>
        </w:tc>
        <w:tc>
          <w:tcPr>
            <w:tcW w:w="3750" w:type="pct"/>
            <w:shd w:val="clear" w:color="auto" w:fill="F2F2F2" w:themeFill="background1" w:themeFillShade="F2"/>
          </w:tcPr>
          <w:p w14:paraId="68B439E5" w14:textId="77777777" w:rsidR="0042274E" w:rsidRPr="00543F92" w:rsidRDefault="0042274E" w:rsidP="00D96643">
            <w:pPr>
              <w:spacing w:before="60" w:after="60"/>
              <w:rPr>
                <w:rFonts w:cstheme="minorHAnsi"/>
                <w:szCs w:val="20"/>
              </w:rPr>
            </w:pPr>
            <w:r w:rsidRPr="00543F92">
              <w:rPr>
                <w:rFonts w:cstheme="minorHAnsi"/>
                <w:szCs w:val="20"/>
              </w:rPr>
              <w:t>Side of the order</w:t>
            </w:r>
            <w:r>
              <w:rPr>
                <w:rFonts w:cstheme="minorHAnsi"/>
                <w:szCs w:val="20"/>
              </w:rPr>
              <w:t xml:space="preserve"> to be cancelled:</w:t>
            </w:r>
          </w:p>
          <w:p w14:paraId="651DF1F0" w14:textId="77777777" w:rsidR="0042274E" w:rsidRPr="00543F92" w:rsidRDefault="0042274E" w:rsidP="00D96643">
            <w:pPr>
              <w:pStyle w:val="ListParagraph"/>
              <w:numPr>
                <w:ilvl w:val="0"/>
                <w:numId w:val="141"/>
              </w:numPr>
              <w:spacing w:before="60" w:after="60"/>
              <w:rPr>
                <w:rFonts w:cstheme="minorHAnsi"/>
                <w:szCs w:val="20"/>
              </w:rPr>
            </w:pPr>
            <w:r>
              <w:rPr>
                <w:rFonts w:cstheme="minorHAnsi"/>
                <w:szCs w:val="20"/>
              </w:rPr>
              <w:t xml:space="preserve">1 </w:t>
            </w:r>
            <w:r w:rsidRPr="00543F92">
              <w:rPr>
                <w:rFonts w:cstheme="minorHAnsi" w:hint="eastAsia"/>
                <w:szCs w:val="20"/>
              </w:rPr>
              <w:t>= Buy</w:t>
            </w:r>
          </w:p>
          <w:p w14:paraId="48D765AB" w14:textId="77777777" w:rsidR="0042274E" w:rsidRPr="00FF3109" w:rsidRDefault="0042274E" w:rsidP="00D96643">
            <w:pPr>
              <w:pStyle w:val="ListParagraph"/>
              <w:numPr>
                <w:ilvl w:val="0"/>
                <w:numId w:val="141"/>
              </w:numPr>
              <w:spacing w:before="60" w:after="60"/>
              <w:rPr>
                <w:rFonts w:cstheme="minorHAnsi"/>
                <w:szCs w:val="20"/>
              </w:rPr>
            </w:pPr>
            <w:r w:rsidRPr="00543F92">
              <w:rPr>
                <w:rFonts w:cstheme="minorHAnsi" w:hint="eastAsia"/>
                <w:szCs w:val="20"/>
              </w:rPr>
              <w:t>2 = Sell</w:t>
            </w:r>
          </w:p>
        </w:tc>
      </w:tr>
      <w:tr w:rsidR="0042274E" w:rsidRPr="00754E31" w14:paraId="3D2876AF"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419FBC38" w14:textId="77777777" w:rsidR="0042274E" w:rsidRPr="00754E31" w:rsidRDefault="0042274E" w:rsidP="00D96643">
            <w:pPr>
              <w:spacing w:before="60" w:after="60"/>
              <w:rPr>
                <w:rFonts w:cstheme="minorHAnsi"/>
                <w:szCs w:val="20"/>
                <w:lang w:val="en-GB"/>
              </w:rPr>
            </w:pPr>
            <w:r>
              <w:rPr>
                <w:rFonts w:cstheme="minorHAnsi"/>
                <w:szCs w:val="20"/>
                <w:lang w:val="en-GB"/>
              </w:rPr>
              <w:t>Owning Session ID</w:t>
            </w:r>
          </w:p>
        </w:tc>
        <w:tc>
          <w:tcPr>
            <w:tcW w:w="3750" w:type="pct"/>
            <w:shd w:val="clear" w:color="auto" w:fill="F2F2F2" w:themeFill="background1" w:themeFillShade="F2"/>
          </w:tcPr>
          <w:p w14:paraId="28047E6C" w14:textId="77777777" w:rsidR="0042274E" w:rsidRDefault="0042274E" w:rsidP="00D96643">
            <w:pPr>
              <w:spacing w:before="60" w:after="60"/>
              <w:rPr>
                <w:rFonts w:cstheme="minorHAnsi"/>
                <w:szCs w:val="20"/>
              </w:rPr>
            </w:pPr>
            <w:r w:rsidRPr="001B3692">
              <w:rPr>
                <w:rFonts w:cstheme="minorHAnsi"/>
                <w:szCs w:val="20"/>
              </w:rPr>
              <w:t xml:space="preserve">Cancel </w:t>
            </w:r>
            <w:r>
              <w:rPr>
                <w:rFonts w:cstheme="minorHAnsi"/>
                <w:szCs w:val="20"/>
              </w:rPr>
              <w:t>all orders/quotes that are input by other session(s).</w:t>
            </w:r>
          </w:p>
          <w:p w14:paraId="4F72B30D" w14:textId="77777777" w:rsidR="0042274E" w:rsidRDefault="0042274E" w:rsidP="00D96643">
            <w:pPr>
              <w:spacing w:before="60" w:after="60"/>
              <w:rPr>
                <w:rFonts w:cstheme="minorHAnsi"/>
                <w:szCs w:val="20"/>
                <w:lang w:val="en-GB"/>
              </w:rPr>
            </w:pPr>
            <w:r>
              <w:rPr>
                <w:rFonts w:cstheme="minorHAnsi"/>
                <w:szCs w:val="20"/>
              </w:rPr>
              <w:t xml:space="preserve">The </w:t>
            </w:r>
            <w:r>
              <w:rPr>
                <w:rFonts w:cstheme="minorHAnsi"/>
                <w:szCs w:val="20"/>
                <w:lang w:val="en-GB"/>
              </w:rPr>
              <w:t>Owning Session ID</w:t>
            </w:r>
            <w:r>
              <w:rPr>
                <w:rFonts w:cstheme="minorHAnsi"/>
                <w:szCs w:val="20"/>
              </w:rPr>
              <w:t xml:space="preserve"> is the Comp ID of session that inputs the orders/quotes</w:t>
            </w:r>
            <w:r>
              <w:rPr>
                <w:rFonts w:cstheme="minorHAnsi"/>
                <w:szCs w:val="20"/>
                <w:lang w:val="en-GB"/>
              </w:rPr>
              <w:t>.</w:t>
            </w:r>
          </w:p>
          <w:p w14:paraId="7E4BCDF0" w14:textId="77777777" w:rsidR="0042274E" w:rsidRPr="001B3692" w:rsidRDefault="0042274E" w:rsidP="00D96643">
            <w:pPr>
              <w:spacing w:before="60" w:after="60"/>
              <w:rPr>
                <w:rFonts w:cstheme="minorHAnsi"/>
                <w:szCs w:val="20"/>
              </w:rPr>
            </w:pPr>
            <w:r>
              <w:rPr>
                <w:rFonts w:cstheme="minorHAnsi"/>
                <w:szCs w:val="20"/>
                <w:lang w:val="en-GB"/>
              </w:rPr>
              <w:t>To cancel all sessions that belong to the same firm, set this field to “*”, it will include this session as well.</w:t>
            </w:r>
          </w:p>
        </w:tc>
      </w:tr>
      <w:tr w:rsidR="0042274E" w:rsidRPr="00754E31" w14:paraId="75824879"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545DF336" w14:textId="77777777" w:rsidR="0042274E" w:rsidRPr="00754E31" w:rsidRDefault="0042274E" w:rsidP="00D96643">
            <w:pPr>
              <w:spacing w:before="60" w:after="60"/>
              <w:rPr>
                <w:rFonts w:cstheme="minorHAnsi"/>
                <w:szCs w:val="20"/>
                <w:lang w:val="en-GB"/>
              </w:rPr>
            </w:pPr>
            <w:r>
              <w:rPr>
                <w:rFonts w:cstheme="minorHAnsi"/>
                <w:szCs w:val="20"/>
                <w:lang w:val="en-GB"/>
              </w:rPr>
              <w:t>Owning Executing Trader</w:t>
            </w:r>
          </w:p>
        </w:tc>
        <w:tc>
          <w:tcPr>
            <w:tcW w:w="3750" w:type="pct"/>
            <w:shd w:val="clear" w:color="auto" w:fill="F2F2F2" w:themeFill="background1" w:themeFillShade="F2"/>
          </w:tcPr>
          <w:p w14:paraId="33483E14" w14:textId="77777777" w:rsidR="0042274E" w:rsidRPr="00FF3109" w:rsidRDefault="0042274E" w:rsidP="00D96643">
            <w:pPr>
              <w:spacing w:before="60" w:after="60"/>
              <w:rPr>
                <w:rFonts w:cstheme="minorHAnsi"/>
                <w:szCs w:val="20"/>
              </w:rPr>
            </w:pPr>
            <w:r w:rsidRPr="001B3692">
              <w:rPr>
                <w:rFonts w:cstheme="minorHAnsi"/>
                <w:szCs w:val="20"/>
              </w:rPr>
              <w:t xml:space="preserve">Cancel </w:t>
            </w:r>
            <w:r>
              <w:rPr>
                <w:rFonts w:cstheme="minorHAnsi"/>
                <w:szCs w:val="20"/>
              </w:rPr>
              <w:t xml:space="preserve">all orders/quotes that are input by the </w:t>
            </w:r>
            <w:r w:rsidRPr="00543F92">
              <w:rPr>
                <w:rFonts w:cstheme="minorHAnsi"/>
                <w:szCs w:val="20"/>
              </w:rPr>
              <w:t>Executing Trader</w:t>
            </w:r>
            <w:r>
              <w:rPr>
                <w:rFonts w:cstheme="minorHAnsi"/>
                <w:szCs w:val="20"/>
              </w:rPr>
              <w:t xml:space="preserve"> of the owning session.</w:t>
            </w:r>
          </w:p>
        </w:tc>
      </w:tr>
      <w:tr w:rsidR="0042274E" w:rsidRPr="00754E31" w14:paraId="3F4091E4"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2223478A" w14:textId="77777777" w:rsidR="0042274E" w:rsidRPr="00754E31" w:rsidRDefault="0042274E" w:rsidP="00D96643">
            <w:pPr>
              <w:spacing w:before="60" w:after="60"/>
              <w:rPr>
                <w:rFonts w:cstheme="minorHAnsi"/>
                <w:szCs w:val="20"/>
                <w:lang w:val="en-GB"/>
              </w:rPr>
            </w:pPr>
            <w:r>
              <w:rPr>
                <w:rFonts w:cstheme="minorHAnsi"/>
                <w:szCs w:val="20"/>
                <w:lang w:val="en-GB"/>
              </w:rPr>
              <w:t xml:space="preserve">Owning </w:t>
            </w:r>
            <w:r w:rsidRPr="00843EC6">
              <w:rPr>
                <w:rFonts w:cstheme="minorHAnsi"/>
                <w:szCs w:val="20"/>
                <w:lang w:val="en-GB"/>
              </w:rPr>
              <w:t>Customer Client</w:t>
            </w:r>
          </w:p>
        </w:tc>
        <w:tc>
          <w:tcPr>
            <w:tcW w:w="3750" w:type="pct"/>
            <w:shd w:val="clear" w:color="auto" w:fill="F2F2F2" w:themeFill="background1" w:themeFillShade="F2"/>
          </w:tcPr>
          <w:p w14:paraId="3E7C3D18" w14:textId="77777777" w:rsidR="0042274E" w:rsidRPr="001B3692" w:rsidRDefault="0042274E" w:rsidP="00D96643">
            <w:pPr>
              <w:spacing w:before="60" w:after="60"/>
              <w:rPr>
                <w:rFonts w:cstheme="minorHAnsi"/>
                <w:szCs w:val="20"/>
              </w:rPr>
            </w:pPr>
            <w:r w:rsidRPr="001B3692">
              <w:rPr>
                <w:rFonts w:cstheme="minorHAnsi"/>
                <w:szCs w:val="20"/>
              </w:rPr>
              <w:t xml:space="preserve">Cancel </w:t>
            </w:r>
            <w:r>
              <w:rPr>
                <w:rFonts w:cstheme="minorHAnsi"/>
                <w:szCs w:val="20"/>
              </w:rPr>
              <w:t xml:space="preserve">all orders/quotes that are input by the </w:t>
            </w:r>
            <w:r w:rsidRPr="00843EC6">
              <w:rPr>
                <w:rFonts w:cstheme="minorHAnsi"/>
                <w:szCs w:val="20"/>
                <w:lang w:val="en-GB"/>
              </w:rPr>
              <w:t xml:space="preserve">Customer </w:t>
            </w:r>
            <w:r>
              <w:rPr>
                <w:rFonts w:cstheme="minorHAnsi"/>
                <w:szCs w:val="20"/>
                <w:lang w:val="en-GB"/>
              </w:rPr>
              <w:t>Client</w:t>
            </w:r>
            <w:r w:rsidRPr="00543F92">
              <w:rPr>
                <w:rFonts w:cstheme="minorHAnsi"/>
                <w:szCs w:val="20"/>
              </w:rPr>
              <w:t xml:space="preserve"> Trader</w:t>
            </w:r>
            <w:r>
              <w:rPr>
                <w:rFonts w:cstheme="minorHAnsi"/>
                <w:szCs w:val="20"/>
              </w:rPr>
              <w:t xml:space="preserve"> of the owning session.</w:t>
            </w:r>
          </w:p>
        </w:tc>
      </w:tr>
    </w:tbl>
    <w:p w14:paraId="2B29BF4E" w14:textId="77777777" w:rsidR="0042274E" w:rsidRPr="00417716" w:rsidRDefault="0042274E" w:rsidP="0042274E">
      <w:pPr>
        <w:pStyle w:val="NormalNGMDS"/>
        <w:spacing w:after="120"/>
        <w:ind w:left="0"/>
        <w:rPr>
          <w:rFonts w:asciiTheme="minorHAnsi" w:hAnsiTheme="minorHAnsi" w:cstheme="minorHAnsi"/>
        </w:rPr>
      </w:pPr>
    </w:p>
    <w:p w14:paraId="7B9CE741" w14:textId="77777777" w:rsidR="0042274E" w:rsidRPr="00417716" w:rsidRDefault="0042274E" w:rsidP="0042274E">
      <w:pPr>
        <w:pStyle w:val="Heading3"/>
      </w:pPr>
      <w:bookmarkStart w:id="749" w:name="_Toc170578899"/>
      <w:r>
        <w:t>Mass Cancel Report (61)</w:t>
      </w:r>
      <w:bookmarkEnd w:id="749"/>
    </w:p>
    <w:p w14:paraId="4D60933C" w14:textId="52DAEBB3" w:rsidR="0042274E" w:rsidRDefault="00BE6DC6" w:rsidP="0042274E">
      <w:pPr>
        <w:pStyle w:val="NormalNGMDS"/>
        <w:spacing w:after="120"/>
        <w:ind w:left="0"/>
        <w:rPr>
          <w:rFonts w:asciiTheme="minorHAnsi" w:hAnsiTheme="minorHAnsi" w:cstheme="minorHAnsi"/>
        </w:rPr>
      </w:pPr>
      <w:r w:rsidRPr="00BE6DC6">
        <w:rPr>
          <w:rFonts w:asciiTheme="minorHAnsi" w:hAnsiTheme="minorHAnsi" w:cstheme="minorHAnsi"/>
        </w:rPr>
        <w:t xml:space="preserve">The gateway sends this message </w:t>
      </w:r>
      <w:r w:rsidR="00DB5084">
        <w:rPr>
          <w:rFonts w:asciiTheme="minorHAnsi" w:hAnsiTheme="minorHAnsi" w:cstheme="minorHAnsi"/>
        </w:rPr>
        <w:t xml:space="preserve">to respond </w:t>
      </w:r>
      <w:r w:rsidRPr="00BE6DC6">
        <w:rPr>
          <w:rFonts w:asciiTheme="minorHAnsi" w:hAnsiTheme="minorHAnsi" w:cstheme="minorHAnsi"/>
        </w:rPr>
        <w:t xml:space="preserve">the </w:t>
      </w:r>
      <w:r w:rsidRPr="001E369C">
        <w:rPr>
          <w:rFonts w:asciiTheme="minorHAnsi" w:hAnsiTheme="minorHAnsi" w:cstheme="minorHAnsi"/>
        </w:rPr>
        <w:t xml:space="preserve">Mass Cancel Request </w:t>
      </w:r>
      <w:r w:rsidRPr="00BE6DC6">
        <w:rPr>
          <w:rFonts w:asciiTheme="minorHAnsi" w:hAnsiTheme="minorHAnsi" w:cstheme="minorHAnsi"/>
        </w:rPr>
        <w:t xml:space="preserve">to indicate </w:t>
      </w:r>
      <w:r>
        <w:rPr>
          <w:rFonts w:asciiTheme="minorHAnsi" w:hAnsiTheme="minorHAnsi" w:cstheme="minorHAnsi"/>
        </w:rPr>
        <w:t>the mass cancel status.</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2"/>
        <w:gridCol w:w="6750"/>
        <w:gridCol w:w="7"/>
      </w:tblGrid>
      <w:tr w:rsidR="0042274E" w:rsidRPr="003C47FD" w14:paraId="05A2FF2E" w14:textId="77777777" w:rsidTr="00D96643">
        <w:trPr>
          <w:trHeight w:val="300"/>
        </w:trPr>
        <w:tc>
          <w:tcPr>
            <w:tcW w:w="1250" w:type="pct"/>
            <w:shd w:val="clear" w:color="auto" w:fill="C6D9F1" w:themeFill="text2" w:themeFillTint="33"/>
            <w:noWrap/>
          </w:tcPr>
          <w:p w14:paraId="0CFD50EC" w14:textId="77777777" w:rsidR="0042274E" w:rsidRPr="003C47FD" w:rsidRDefault="0042274E" w:rsidP="00D96643">
            <w:pPr>
              <w:pStyle w:val="Tablehead"/>
              <w:spacing w:after="0"/>
              <w:jc w:val="left"/>
              <w:rPr>
                <w:rFonts w:cstheme="minorHAnsi"/>
              </w:rPr>
            </w:pPr>
            <w:r>
              <w:rPr>
                <w:rFonts w:cstheme="minorHAnsi"/>
              </w:rPr>
              <w:t>Field Name</w:t>
            </w:r>
          </w:p>
        </w:tc>
        <w:tc>
          <w:tcPr>
            <w:tcW w:w="3750" w:type="pct"/>
            <w:gridSpan w:val="2"/>
            <w:shd w:val="clear" w:color="auto" w:fill="C6D9F1" w:themeFill="text2" w:themeFillTint="33"/>
          </w:tcPr>
          <w:p w14:paraId="6D162554"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4356D4F8"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59243E55" w14:textId="77777777" w:rsidR="0042274E" w:rsidRPr="00754E31" w:rsidRDefault="0042274E" w:rsidP="00D96643">
            <w:pPr>
              <w:spacing w:before="60" w:after="60"/>
              <w:rPr>
                <w:rFonts w:cstheme="minorHAnsi"/>
                <w:szCs w:val="20"/>
                <w:lang w:val="en-GB"/>
              </w:rPr>
            </w:pPr>
            <w:r w:rsidRPr="001B3692">
              <w:rPr>
                <w:rFonts w:cstheme="minorHAnsi"/>
                <w:szCs w:val="20"/>
                <w:lang w:val="en-GB"/>
              </w:rPr>
              <w:t>Client Order ID</w:t>
            </w:r>
          </w:p>
        </w:tc>
        <w:tc>
          <w:tcPr>
            <w:tcW w:w="3750" w:type="pct"/>
            <w:gridSpan w:val="2"/>
            <w:shd w:val="clear" w:color="auto" w:fill="F2F2F2" w:themeFill="background1" w:themeFillShade="F2"/>
          </w:tcPr>
          <w:p w14:paraId="5E782CAD" w14:textId="77777777" w:rsidR="0042274E" w:rsidRPr="00931B7A" w:rsidRDefault="0042274E" w:rsidP="00D96643">
            <w:pPr>
              <w:spacing w:before="60" w:after="60"/>
              <w:rPr>
                <w:rFonts w:cstheme="minorHAnsi"/>
                <w:szCs w:val="20"/>
              </w:rPr>
            </w:pPr>
            <w:r w:rsidRPr="00F71B20">
              <w:rPr>
                <w:rFonts w:cstheme="minorHAnsi"/>
                <w:szCs w:val="20"/>
              </w:rPr>
              <w:t xml:space="preserve">Client specified unique identifier for the Mass </w:t>
            </w:r>
            <w:r>
              <w:rPr>
                <w:rFonts w:cstheme="minorHAnsi"/>
                <w:szCs w:val="20"/>
              </w:rPr>
              <w:t>Cancel Request</w:t>
            </w:r>
            <w:r w:rsidRPr="00F71B20">
              <w:rPr>
                <w:rFonts w:cstheme="minorHAnsi"/>
                <w:szCs w:val="20"/>
              </w:rPr>
              <w:t>.</w:t>
            </w:r>
          </w:p>
        </w:tc>
      </w:tr>
      <w:tr w:rsidR="0042274E" w:rsidRPr="00754E31" w14:paraId="4AC4FA96"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75350C0D" w14:textId="77777777" w:rsidR="0042274E" w:rsidRPr="00754E31" w:rsidRDefault="0042274E" w:rsidP="00D96643">
            <w:pPr>
              <w:spacing w:before="60" w:after="60"/>
              <w:rPr>
                <w:rFonts w:cstheme="minorHAnsi"/>
                <w:szCs w:val="20"/>
                <w:lang w:val="en-GB"/>
              </w:rPr>
            </w:pPr>
            <w:r>
              <w:rPr>
                <w:rFonts w:cstheme="minorHAnsi"/>
                <w:szCs w:val="20"/>
                <w:lang w:val="en-GB"/>
              </w:rPr>
              <w:t>Mass Cancel Executing Trader</w:t>
            </w:r>
          </w:p>
        </w:tc>
        <w:tc>
          <w:tcPr>
            <w:tcW w:w="3750" w:type="pct"/>
            <w:gridSpan w:val="2"/>
            <w:shd w:val="clear" w:color="auto" w:fill="F2F2F2" w:themeFill="background1" w:themeFillShade="F2"/>
          </w:tcPr>
          <w:p w14:paraId="0F1C4663" w14:textId="77777777" w:rsidR="0042274E" w:rsidRPr="00931B7A" w:rsidRDefault="0042274E" w:rsidP="00D96643">
            <w:pPr>
              <w:spacing w:before="60" w:after="60"/>
              <w:rPr>
                <w:rFonts w:cstheme="minorHAnsi"/>
                <w:szCs w:val="20"/>
              </w:rPr>
            </w:pPr>
            <w:r w:rsidRPr="006E1A7E">
              <w:rPr>
                <w:rFonts w:cstheme="minorHAnsi"/>
                <w:szCs w:val="20"/>
              </w:rPr>
              <w:t>Client specified executing trader or other entity form client side</w:t>
            </w:r>
            <w:r>
              <w:rPr>
                <w:rFonts w:cstheme="minorHAnsi"/>
                <w:szCs w:val="20"/>
              </w:rPr>
              <w:t xml:space="preserve"> for a Mass Cancel Request, </w:t>
            </w:r>
            <w:r>
              <w:rPr>
                <w:rFonts w:eastAsia="Calibri" w:cstheme="minorHAnsi"/>
                <w:szCs w:val="20"/>
              </w:rPr>
              <w:t>as from the input.</w:t>
            </w:r>
          </w:p>
        </w:tc>
      </w:tr>
      <w:tr w:rsidR="0042274E" w:rsidRPr="00754E31" w14:paraId="75FE8153" w14:textId="77777777" w:rsidTr="00D96643">
        <w:tblPrEx>
          <w:tblLook w:val="01E0" w:firstRow="1" w:lastRow="1" w:firstColumn="1" w:lastColumn="1" w:noHBand="0" w:noVBand="0"/>
        </w:tblPrEx>
        <w:trPr>
          <w:gridAfter w:val="1"/>
          <w:wAfter w:w="4" w:type="pct"/>
          <w:cantSplit/>
          <w:trHeight w:val="343"/>
        </w:trPr>
        <w:tc>
          <w:tcPr>
            <w:tcW w:w="1250" w:type="pct"/>
            <w:shd w:val="clear" w:color="auto" w:fill="F2F2F2" w:themeFill="background1" w:themeFillShade="F2"/>
          </w:tcPr>
          <w:p w14:paraId="01CE364C" w14:textId="77777777" w:rsidR="0042274E" w:rsidRDefault="0042274E" w:rsidP="00D96643">
            <w:pPr>
              <w:spacing w:before="60" w:after="60"/>
              <w:rPr>
                <w:rFonts w:cstheme="minorHAnsi"/>
                <w:szCs w:val="20"/>
              </w:rPr>
            </w:pPr>
            <w:r>
              <w:rPr>
                <w:rFonts w:cstheme="minorHAnsi"/>
                <w:szCs w:val="20"/>
              </w:rPr>
              <w:t>Transact Time</w:t>
            </w:r>
          </w:p>
        </w:tc>
        <w:tc>
          <w:tcPr>
            <w:tcW w:w="3746" w:type="pct"/>
            <w:shd w:val="clear" w:color="auto" w:fill="F2F2F2" w:themeFill="background1" w:themeFillShade="F2"/>
          </w:tcPr>
          <w:p w14:paraId="5F05A101" w14:textId="77777777" w:rsidR="0042274E" w:rsidRDefault="0042274E" w:rsidP="00D96643">
            <w:pPr>
              <w:spacing w:before="60" w:after="60"/>
              <w:rPr>
                <w:rFonts w:eastAsia="Calibri" w:cstheme="minorHAnsi"/>
                <w:szCs w:val="20"/>
              </w:rPr>
            </w:pPr>
            <w:r w:rsidRPr="00486712">
              <w:rPr>
                <w:rFonts w:eastAsia="Calibri" w:cstheme="minorHAnsi"/>
                <w:szCs w:val="20"/>
              </w:rPr>
              <w:t xml:space="preserve">The time at which the </w:t>
            </w:r>
            <w:r>
              <w:rPr>
                <w:rFonts w:eastAsia="Calibri" w:cstheme="minorHAnsi"/>
                <w:szCs w:val="20"/>
              </w:rPr>
              <w:t>message is generated</w:t>
            </w:r>
            <w:r w:rsidRPr="00486712">
              <w:rPr>
                <w:rFonts w:eastAsia="Calibri" w:cstheme="minorHAnsi"/>
                <w:szCs w:val="20"/>
              </w:rPr>
              <w:t>.</w:t>
            </w:r>
          </w:p>
        </w:tc>
      </w:tr>
      <w:tr w:rsidR="0042274E" w:rsidRPr="00754E31" w14:paraId="140FDAE1"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3FB43574" w14:textId="77777777" w:rsidR="0042274E" w:rsidRPr="00754E31" w:rsidRDefault="0042274E" w:rsidP="00D96643">
            <w:pPr>
              <w:spacing w:before="60" w:after="60"/>
              <w:rPr>
                <w:rFonts w:cstheme="minorHAnsi"/>
                <w:szCs w:val="20"/>
                <w:lang w:val="en-GB"/>
              </w:rPr>
            </w:pPr>
            <w:r w:rsidRPr="001B3692">
              <w:rPr>
                <w:rFonts w:cstheme="minorHAnsi"/>
                <w:szCs w:val="20"/>
                <w:lang w:val="en-GB"/>
              </w:rPr>
              <w:t>Mass Cancel Scope</w:t>
            </w:r>
          </w:p>
        </w:tc>
        <w:tc>
          <w:tcPr>
            <w:tcW w:w="3750" w:type="pct"/>
            <w:gridSpan w:val="2"/>
            <w:shd w:val="clear" w:color="auto" w:fill="F2F2F2" w:themeFill="background1" w:themeFillShade="F2"/>
          </w:tcPr>
          <w:p w14:paraId="7F7376FB" w14:textId="77777777" w:rsidR="0042274E" w:rsidRPr="001B3692" w:rsidRDefault="0042274E" w:rsidP="00D96643">
            <w:pPr>
              <w:spacing w:before="60" w:after="60"/>
              <w:rPr>
                <w:rFonts w:cstheme="minorHAnsi"/>
                <w:szCs w:val="20"/>
              </w:rPr>
            </w:pPr>
            <w:r w:rsidRPr="001B3692">
              <w:rPr>
                <w:rFonts w:cstheme="minorHAnsi"/>
                <w:szCs w:val="20"/>
              </w:rPr>
              <w:t>Specifies the scope of the cancellation requested</w:t>
            </w:r>
            <w:r>
              <w:rPr>
                <w:rFonts w:cstheme="minorHAnsi"/>
                <w:szCs w:val="20"/>
              </w:rPr>
              <w:t>, as from the input:</w:t>
            </w:r>
          </w:p>
          <w:p w14:paraId="0BA88534" w14:textId="77777777" w:rsidR="0042274E" w:rsidRPr="001B3692" w:rsidRDefault="0042274E" w:rsidP="00D96643">
            <w:pPr>
              <w:pStyle w:val="ListParagraph"/>
              <w:numPr>
                <w:ilvl w:val="0"/>
                <w:numId w:val="139"/>
              </w:numPr>
              <w:spacing w:before="60" w:after="60"/>
              <w:rPr>
                <w:rFonts w:cstheme="minorHAnsi"/>
                <w:szCs w:val="20"/>
              </w:rPr>
            </w:pPr>
            <w:r w:rsidRPr="001B3692">
              <w:rPr>
                <w:rFonts w:cstheme="minorHAnsi"/>
                <w:szCs w:val="20"/>
              </w:rPr>
              <w:t>1 = Cancel orders only</w:t>
            </w:r>
          </w:p>
          <w:p w14:paraId="5B0AE5D8" w14:textId="77777777" w:rsidR="0042274E" w:rsidRPr="001B3692" w:rsidRDefault="0042274E" w:rsidP="00D96643">
            <w:pPr>
              <w:pStyle w:val="ListParagraph"/>
              <w:numPr>
                <w:ilvl w:val="0"/>
                <w:numId w:val="139"/>
              </w:numPr>
              <w:spacing w:before="60" w:after="60"/>
              <w:rPr>
                <w:rFonts w:cstheme="minorHAnsi"/>
                <w:szCs w:val="20"/>
              </w:rPr>
            </w:pPr>
            <w:r w:rsidRPr="001B3692">
              <w:rPr>
                <w:rFonts w:cstheme="minorHAnsi"/>
                <w:szCs w:val="20"/>
              </w:rPr>
              <w:t>2 = Cancel quotes only</w:t>
            </w:r>
          </w:p>
          <w:p w14:paraId="4C207406" w14:textId="77777777" w:rsidR="0042274E" w:rsidRPr="00393A9D" w:rsidRDefault="0042274E" w:rsidP="00D96643">
            <w:pPr>
              <w:pStyle w:val="ListParagraph"/>
              <w:numPr>
                <w:ilvl w:val="0"/>
                <w:numId w:val="139"/>
              </w:numPr>
              <w:spacing w:before="60" w:after="60"/>
              <w:rPr>
                <w:rFonts w:cstheme="minorHAnsi"/>
                <w:szCs w:val="20"/>
              </w:rPr>
            </w:pPr>
            <w:r w:rsidRPr="001B3692">
              <w:rPr>
                <w:rFonts w:cstheme="minorHAnsi"/>
                <w:szCs w:val="20"/>
              </w:rPr>
              <w:t>3 = Cancel orders and quotes</w:t>
            </w:r>
          </w:p>
        </w:tc>
      </w:tr>
      <w:tr w:rsidR="0042274E" w:rsidRPr="00754E31" w14:paraId="46268EF9"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3F4CB544" w14:textId="77777777" w:rsidR="0042274E" w:rsidRPr="00754E31" w:rsidRDefault="0042274E" w:rsidP="00D96643">
            <w:pPr>
              <w:spacing w:before="60" w:after="60"/>
              <w:rPr>
                <w:rFonts w:cstheme="minorHAnsi"/>
                <w:szCs w:val="20"/>
                <w:lang w:val="en-GB"/>
              </w:rPr>
            </w:pPr>
            <w:r w:rsidRPr="001B3692">
              <w:rPr>
                <w:rFonts w:cstheme="minorHAnsi"/>
                <w:szCs w:val="20"/>
                <w:lang w:val="en-GB"/>
              </w:rPr>
              <w:t>Mass</w:t>
            </w:r>
            <w:r>
              <w:rPr>
                <w:rFonts w:cstheme="minorHAnsi"/>
                <w:szCs w:val="20"/>
                <w:lang w:val="en-GB"/>
              </w:rPr>
              <w:t xml:space="preserve"> </w:t>
            </w:r>
            <w:r w:rsidRPr="001B3692">
              <w:rPr>
                <w:rFonts w:cstheme="minorHAnsi"/>
                <w:szCs w:val="20"/>
                <w:lang w:val="en-GB"/>
              </w:rPr>
              <w:t>Cancel</w:t>
            </w:r>
            <w:r>
              <w:rPr>
                <w:rFonts w:cstheme="minorHAnsi"/>
                <w:szCs w:val="20"/>
                <w:lang w:val="en-GB"/>
              </w:rPr>
              <w:t xml:space="preserve"> </w:t>
            </w:r>
            <w:r w:rsidRPr="001B3692">
              <w:rPr>
                <w:rFonts w:cstheme="minorHAnsi"/>
                <w:szCs w:val="20"/>
                <w:lang w:val="en-GB"/>
              </w:rPr>
              <w:t>Request</w:t>
            </w:r>
            <w:r>
              <w:rPr>
                <w:rFonts w:cstheme="minorHAnsi"/>
                <w:szCs w:val="20"/>
                <w:lang w:val="en-GB"/>
              </w:rPr>
              <w:t xml:space="preserve"> </w:t>
            </w:r>
            <w:r w:rsidRPr="001B3692">
              <w:rPr>
                <w:rFonts w:cstheme="minorHAnsi"/>
                <w:szCs w:val="20"/>
                <w:lang w:val="en-GB"/>
              </w:rPr>
              <w:t>Type</w:t>
            </w:r>
          </w:p>
        </w:tc>
        <w:tc>
          <w:tcPr>
            <w:tcW w:w="3750" w:type="pct"/>
            <w:gridSpan w:val="2"/>
            <w:shd w:val="clear" w:color="auto" w:fill="F2F2F2" w:themeFill="background1" w:themeFillShade="F2"/>
          </w:tcPr>
          <w:p w14:paraId="7CD2CF23" w14:textId="77777777" w:rsidR="0042274E" w:rsidRPr="001B3692" w:rsidRDefault="0042274E" w:rsidP="00D96643">
            <w:pPr>
              <w:spacing w:before="60" w:after="60"/>
              <w:rPr>
                <w:rFonts w:cstheme="minorHAnsi"/>
                <w:szCs w:val="20"/>
              </w:rPr>
            </w:pPr>
            <w:r w:rsidRPr="001B3692">
              <w:rPr>
                <w:rFonts w:cstheme="minorHAnsi"/>
                <w:szCs w:val="20"/>
              </w:rPr>
              <w:t>Specifies the type of cancellation requested</w:t>
            </w:r>
            <w:r>
              <w:rPr>
                <w:rFonts w:cstheme="minorHAnsi"/>
                <w:szCs w:val="20"/>
              </w:rPr>
              <w:t>, as from the input:</w:t>
            </w:r>
          </w:p>
          <w:p w14:paraId="3E615EF6" w14:textId="77777777" w:rsidR="0042274E" w:rsidRPr="001B3692" w:rsidRDefault="0042274E" w:rsidP="00D96643">
            <w:pPr>
              <w:pStyle w:val="ListParagraph"/>
              <w:numPr>
                <w:ilvl w:val="0"/>
                <w:numId w:val="140"/>
              </w:numPr>
              <w:spacing w:before="60" w:after="60"/>
              <w:rPr>
                <w:rFonts w:cstheme="minorHAnsi"/>
                <w:szCs w:val="20"/>
              </w:rPr>
            </w:pPr>
            <w:r w:rsidRPr="001B3692">
              <w:rPr>
                <w:rFonts w:cstheme="minorHAnsi"/>
                <w:szCs w:val="20"/>
              </w:rPr>
              <w:t>1 = Cancel for a</w:t>
            </w:r>
            <w:r>
              <w:rPr>
                <w:rFonts w:cstheme="minorHAnsi"/>
                <w:szCs w:val="20"/>
              </w:rPr>
              <w:t>n</w:t>
            </w:r>
            <w:r w:rsidRPr="001B3692">
              <w:rPr>
                <w:rFonts w:cstheme="minorHAnsi"/>
                <w:szCs w:val="20"/>
              </w:rPr>
              <w:t xml:space="preserve"> </w:t>
            </w:r>
            <w:r>
              <w:rPr>
                <w:rFonts w:cstheme="minorHAnsi"/>
                <w:szCs w:val="20"/>
              </w:rPr>
              <w:t xml:space="preserve">instrument (i.e. </w:t>
            </w:r>
            <w:r w:rsidRPr="001B3692">
              <w:rPr>
                <w:rFonts w:cstheme="minorHAnsi"/>
                <w:szCs w:val="20"/>
              </w:rPr>
              <w:t>Security ID</w:t>
            </w:r>
            <w:r>
              <w:rPr>
                <w:rFonts w:cstheme="minorHAnsi"/>
                <w:szCs w:val="20"/>
              </w:rPr>
              <w:t>)</w:t>
            </w:r>
          </w:p>
          <w:p w14:paraId="3884D6EA" w14:textId="77777777" w:rsidR="0042274E" w:rsidRPr="001B3692" w:rsidRDefault="0042274E" w:rsidP="00D96643">
            <w:pPr>
              <w:pStyle w:val="ListParagraph"/>
              <w:numPr>
                <w:ilvl w:val="0"/>
                <w:numId w:val="140"/>
              </w:numPr>
              <w:spacing w:before="60" w:after="60"/>
              <w:rPr>
                <w:rFonts w:cstheme="minorHAnsi"/>
                <w:szCs w:val="20"/>
              </w:rPr>
            </w:pPr>
            <w:r>
              <w:rPr>
                <w:rFonts w:cstheme="minorHAnsi"/>
                <w:szCs w:val="20"/>
              </w:rPr>
              <w:t>5</w:t>
            </w:r>
            <w:r w:rsidRPr="001B3692">
              <w:rPr>
                <w:rFonts w:cstheme="minorHAnsi"/>
                <w:szCs w:val="20"/>
              </w:rPr>
              <w:t xml:space="preserve"> = Cancel </w:t>
            </w:r>
            <w:r>
              <w:rPr>
                <w:rFonts w:cstheme="minorHAnsi"/>
                <w:szCs w:val="20"/>
              </w:rPr>
              <w:t>all orders and quotes</w:t>
            </w:r>
          </w:p>
          <w:p w14:paraId="5B3596CA" w14:textId="77777777" w:rsidR="0042274E" w:rsidRPr="001B3692" w:rsidRDefault="0042274E" w:rsidP="00D96643">
            <w:pPr>
              <w:pStyle w:val="ListParagraph"/>
              <w:numPr>
                <w:ilvl w:val="0"/>
                <w:numId w:val="140"/>
              </w:numPr>
              <w:spacing w:before="60" w:after="60"/>
              <w:rPr>
                <w:rFonts w:cstheme="minorHAnsi"/>
                <w:szCs w:val="20"/>
              </w:rPr>
            </w:pPr>
            <w:r>
              <w:rPr>
                <w:rFonts w:cstheme="minorHAnsi"/>
                <w:szCs w:val="20"/>
              </w:rPr>
              <w:t>7</w:t>
            </w:r>
            <w:r w:rsidRPr="001B3692">
              <w:rPr>
                <w:rFonts w:cstheme="minorHAnsi"/>
                <w:szCs w:val="20"/>
              </w:rPr>
              <w:t xml:space="preserve"> = Cancel </w:t>
            </w:r>
            <w:r>
              <w:rPr>
                <w:rFonts w:cstheme="minorHAnsi"/>
                <w:szCs w:val="20"/>
              </w:rPr>
              <w:t>for an i</w:t>
            </w:r>
            <w:r w:rsidRPr="00393A9D">
              <w:rPr>
                <w:rFonts w:cstheme="minorHAnsi"/>
                <w:szCs w:val="20"/>
              </w:rPr>
              <w:t xml:space="preserve">nstrument </w:t>
            </w:r>
            <w:r>
              <w:rPr>
                <w:rFonts w:cstheme="minorHAnsi"/>
                <w:szCs w:val="20"/>
              </w:rPr>
              <w:t>t</w:t>
            </w:r>
            <w:r w:rsidRPr="00393A9D">
              <w:rPr>
                <w:rFonts w:cstheme="minorHAnsi"/>
                <w:szCs w:val="20"/>
              </w:rPr>
              <w:t>ype</w:t>
            </w:r>
          </w:p>
          <w:p w14:paraId="31E69DAC" w14:textId="77777777" w:rsidR="0042274E" w:rsidRDefault="0042274E" w:rsidP="00D96643">
            <w:pPr>
              <w:pStyle w:val="ListParagraph"/>
              <w:numPr>
                <w:ilvl w:val="0"/>
                <w:numId w:val="140"/>
              </w:numPr>
              <w:spacing w:before="60" w:after="60"/>
              <w:rPr>
                <w:rFonts w:cstheme="minorHAnsi"/>
                <w:szCs w:val="20"/>
              </w:rPr>
            </w:pPr>
            <w:r>
              <w:rPr>
                <w:rFonts w:cstheme="minorHAnsi"/>
                <w:szCs w:val="20"/>
              </w:rPr>
              <w:t>8</w:t>
            </w:r>
            <w:r w:rsidRPr="001B3692">
              <w:rPr>
                <w:rFonts w:cstheme="minorHAnsi"/>
                <w:szCs w:val="20"/>
              </w:rPr>
              <w:t xml:space="preserve"> = Cancel </w:t>
            </w:r>
            <w:r>
              <w:rPr>
                <w:rFonts w:cstheme="minorHAnsi"/>
                <w:szCs w:val="20"/>
              </w:rPr>
              <w:t>for a market</w:t>
            </w:r>
          </w:p>
          <w:p w14:paraId="773BA49A" w14:textId="77777777" w:rsidR="0042274E" w:rsidRPr="00393A9D" w:rsidRDefault="0042274E" w:rsidP="00D96643">
            <w:pPr>
              <w:pStyle w:val="ListParagraph"/>
              <w:numPr>
                <w:ilvl w:val="0"/>
                <w:numId w:val="140"/>
              </w:numPr>
              <w:spacing w:before="60" w:after="60"/>
              <w:rPr>
                <w:rFonts w:cstheme="minorHAnsi"/>
                <w:szCs w:val="20"/>
              </w:rPr>
            </w:pPr>
            <w:r>
              <w:rPr>
                <w:rFonts w:cstheme="minorHAnsi"/>
                <w:szCs w:val="20"/>
              </w:rPr>
              <w:t>11</w:t>
            </w:r>
            <w:r w:rsidRPr="001B3692">
              <w:rPr>
                <w:rFonts w:cstheme="minorHAnsi"/>
                <w:szCs w:val="20"/>
              </w:rPr>
              <w:t xml:space="preserve"> = Cancel </w:t>
            </w:r>
            <w:r>
              <w:rPr>
                <w:rFonts w:cstheme="minorHAnsi"/>
                <w:szCs w:val="20"/>
              </w:rPr>
              <w:t>for an i</w:t>
            </w:r>
            <w:r>
              <w:rPr>
                <w:rFonts w:cstheme="minorHAnsi"/>
                <w:lang w:val="en-GB"/>
              </w:rPr>
              <w:t>nstrument class</w:t>
            </w:r>
          </w:p>
        </w:tc>
      </w:tr>
      <w:tr w:rsidR="0042274E" w:rsidRPr="00754E31" w14:paraId="61BB5A1A" w14:textId="77777777" w:rsidTr="00D96643">
        <w:tblPrEx>
          <w:tblLook w:val="01E0" w:firstRow="1" w:lastRow="1" w:firstColumn="1" w:lastColumn="1" w:noHBand="0" w:noVBand="0"/>
        </w:tblPrEx>
        <w:trPr>
          <w:gridAfter w:val="1"/>
          <w:wAfter w:w="4" w:type="pct"/>
          <w:cantSplit/>
          <w:trHeight w:val="343"/>
        </w:trPr>
        <w:tc>
          <w:tcPr>
            <w:tcW w:w="1250" w:type="pct"/>
            <w:shd w:val="clear" w:color="auto" w:fill="F2F2F2" w:themeFill="background1" w:themeFillShade="F2"/>
          </w:tcPr>
          <w:p w14:paraId="5047B701" w14:textId="77777777" w:rsidR="0042274E" w:rsidRDefault="0042274E" w:rsidP="00D96643">
            <w:pPr>
              <w:spacing w:before="60" w:after="60"/>
              <w:rPr>
                <w:rFonts w:cstheme="minorHAnsi"/>
                <w:szCs w:val="20"/>
              </w:rPr>
            </w:pPr>
            <w:r>
              <w:rPr>
                <w:rFonts w:cstheme="minorHAnsi"/>
                <w:szCs w:val="20"/>
              </w:rPr>
              <w:t>Transact Time</w:t>
            </w:r>
          </w:p>
        </w:tc>
        <w:tc>
          <w:tcPr>
            <w:tcW w:w="3746" w:type="pct"/>
            <w:shd w:val="clear" w:color="auto" w:fill="F2F2F2" w:themeFill="background1" w:themeFillShade="F2"/>
          </w:tcPr>
          <w:p w14:paraId="6A448551" w14:textId="77777777" w:rsidR="0042274E" w:rsidRDefault="0042274E" w:rsidP="00D96643">
            <w:pPr>
              <w:spacing w:before="60" w:after="60"/>
              <w:rPr>
                <w:rFonts w:eastAsia="Calibri" w:cstheme="minorHAnsi"/>
                <w:szCs w:val="20"/>
              </w:rPr>
            </w:pPr>
            <w:r w:rsidRPr="00486712">
              <w:rPr>
                <w:rFonts w:eastAsia="Calibri" w:cstheme="minorHAnsi"/>
                <w:szCs w:val="20"/>
              </w:rPr>
              <w:t xml:space="preserve">The time at which the </w:t>
            </w:r>
            <w:r>
              <w:rPr>
                <w:rFonts w:eastAsia="Calibri" w:cstheme="minorHAnsi"/>
                <w:szCs w:val="20"/>
              </w:rPr>
              <w:t>message is generated</w:t>
            </w:r>
            <w:r w:rsidRPr="00486712">
              <w:rPr>
                <w:rFonts w:eastAsia="Calibri" w:cstheme="minorHAnsi"/>
                <w:szCs w:val="20"/>
              </w:rPr>
              <w:t>.</w:t>
            </w:r>
          </w:p>
        </w:tc>
      </w:tr>
      <w:tr w:rsidR="0042274E" w:rsidRPr="00754E31" w14:paraId="78D90F10" w14:textId="77777777" w:rsidTr="00D96643">
        <w:tblPrEx>
          <w:tblLook w:val="01E0" w:firstRow="1" w:lastRow="1" w:firstColumn="1" w:lastColumn="1" w:noHBand="0" w:noVBand="0"/>
        </w:tblPrEx>
        <w:trPr>
          <w:gridAfter w:val="1"/>
          <w:wAfter w:w="4" w:type="pct"/>
          <w:cantSplit/>
          <w:trHeight w:val="343"/>
        </w:trPr>
        <w:tc>
          <w:tcPr>
            <w:tcW w:w="1250" w:type="pct"/>
            <w:shd w:val="clear" w:color="auto" w:fill="F2F2F2" w:themeFill="background1" w:themeFillShade="F2"/>
          </w:tcPr>
          <w:p w14:paraId="6B7C83F0" w14:textId="77777777" w:rsidR="0042274E" w:rsidRDefault="0042274E" w:rsidP="00D96643">
            <w:pPr>
              <w:spacing w:before="60" w:after="60"/>
              <w:rPr>
                <w:rFonts w:cstheme="minorHAnsi"/>
                <w:szCs w:val="20"/>
              </w:rPr>
            </w:pPr>
            <w:bookmarkStart w:id="750" w:name="_Hlk170077652"/>
            <w:r w:rsidRPr="0023226D">
              <w:rPr>
                <w:rFonts w:cstheme="minorHAnsi"/>
                <w:szCs w:val="20"/>
              </w:rPr>
              <w:lastRenderedPageBreak/>
              <w:t xml:space="preserve">Mass Cancel </w:t>
            </w:r>
            <w:r>
              <w:rPr>
                <w:rFonts w:cstheme="minorHAnsi"/>
                <w:szCs w:val="20"/>
              </w:rPr>
              <w:t>Status</w:t>
            </w:r>
            <w:bookmarkEnd w:id="750"/>
          </w:p>
        </w:tc>
        <w:tc>
          <w:tcPr>
            <w:tcW w:w="3746" w:type="pct"/>
            <w:shd w:val="clear" w:color="auto" w:fill="F2F2F2" w:themeFill="background1" w:themeFillShade="F2"/>
          </w:tcPr>
          <w:p w14:paraId="22DE8EFE" w14:textId="77777777" w:rsidR="0042274E" w:rsidRPr="0023226D" w:rsidRDefault="0042274E" w:rsidP="00D96643">
            <w:pPr>
              <w:spacing w:before="60" w:after="60"/>
              <w:rPr>
                <w:rFonts w:eastAsia="Calibri" w:cstheme="minorHAnsi"/>
                <w:szCs w:val="20"/>
              </w:rPr>
            </w:pPr>
            <w:r w:rsidRPr="0023226D">
              <w:rPr>
                <w:rFonts w:eastAsia="Calibri" w:cstheme="minorHAnsi"/>
                <w:szCs w:val="20"/>
              </w:rPr>
              <w:t>Indicates the action taken on the cancel request:</w:t>
            </w:r>
          </w:p>
          <w:p w14:paraId="4F20630A" w14:textId="3AF0AEA0" w:rsidR="0042274E" w:rsidRPr="00751028" w:rsidRDefault="0042274E" w:rsidP="00751028">
            <w:pPr>
              <w:pStyle w:val="ListParagraph"/>
              <w:numPr>
                <w:ilvl w:val="0"/>
                <w:numId w:val="96"/>
              </w:numPr>
              <w:spacing w:before="60" w:after="60"/>
              <w:rPr>
                <w:rFonts w:eastAsia="Calibri" w:cstheme="minorHAnsi"/>
                <w:szCs w:val="20"/>
              </w:rPr>
            </w:pPr>
            <w:r w:rsidRPr="00751028">
              <w:rPr>
                <w:rFonts w:eastAsia="Calibri" w:cstheme="minorHAnsi"/>
                <w:szCs w:val="20"/>
              </w:rPr>
              <w:t>0 = Rejected</w:t>
            </w:r>
          </w:p>
          <w:p w14:paraId="2EA97CEA" w14:textId="77777777" w:rsidR="00751028" w:rsidRDefault="0042274E" w:rsidP="00751028">
            <w:pPr>
              <w:pStyle w:val="ListParagraph"/>
              <w:numPr>
                <w:ilvl w:val="0"/>
                <w:numId w:val="96"/>
              </w:numPr>
              <w:spacing w:before="60" w:after="60"/>
              <w:rPr>
                <w:rFonts w:eastAsia="Calibri" w:cstheme="minorHAnsi"/>
                <w:szCs w:val="20"/>
              </w:rPr>
            </w:pPr>
            <w:r w:rsidRPr="00751028">
              <w:rPr>
                <w:rFonts w:eastAsia="Calibri" w:cstheme="minorHAnsi"/>
                <w:szCs w:val="20"/>
              </w:rPr>
              <w:t>1 = Accepted</w:t>
            </w:r>
          </w:p>
          <w:p w14:paraId="5AE60DD9" w14:textId="77777777" w:rsidR="00751028" w:rsidRDefault="00751028" w:rsidP="00751028">
            <w:pPr>
              <w:spacing w:before="60" w:after="60"/>
              <w:rPr>
                <w:rFonts w:eastAsia="Calibri" w:cstheme="minorHAnsi"/>
                <w:szCs w:val="20"/>
              </w:rPr>
            </w:pPr>
            <w:r>
              <w:rPr>
                <w:rFonts w:eastAsia="Calibri" w:cstheme="minorHAnsi"/>
                <w:szCs w:val="20"/>
              </w:rPr>
              <w:t>Note:</w:t>
            </w:r>
          </w:p>
          <w:p w14:paraId="28845C63" w14:textId="0956CFD8" w:rsidR="0042274E" w:rsidRPr="00751028" w:rsidRDefault="00751028" w:rsidP="00751028">
            <w:pPr>
              <w:spacing w:before="60" w:after="60"/>
              <w:rPr>
                <w:rFonts w:eastAsia="Calibri" w:cstheme="minorHAnsi"/>
                <w:szCs w:val="20"/>
              </w:rPr>
            </w:pPr>
            <w:r>
              <w:rPr>
                <w:rFonts w:eastAsia="Calibri" w:cstheme="minorHAnsi"/>
                <w:szCs w:val="20"/>
              </w:rPr>
              <w:t>If only s</w:t>
            </w:r>
            <w:r w:rsidR="0042274E" w:rsidRPr="00751028">
              <w:rPr>
                <w:rFonts w:eastAsia="Calibri" w:cstheme="minorHAnsi"/>
                <w:szCs w:val="20"/>
              </w:rPr>
              <w:t>ome of all orders/quotes have been cancelled</w:t>
            </w:r>
            <w:r>
              <w:rPr>
                <w:rFonts w:eastAsia="Calibri" w:cstheme="minorHAnsi"/>
                <w:szCs w:val="20"/>
              </w:rPr>
              <w:t xml:space="preserve">, </w:t>
            </w:r>
            <w:r w:rsidRPr="00751028">
              <w:rPr>
                <w:rFonts w:eastAsia="Calibri" w:cstheme="minorHAnsi"/>
                <w:szCs w:val="20"/>
              </w:rPr>
              <w:t xml:space="preserve">the </w:t>
            </w:r>
            <w:r w:rsidRPr="00751028">
              <w:rPr>
                <w:rFonts w:cstheme="minorHAnsi"/>
                <w:szCs w:val="20"/>
              </w:rPr>
              <w:t>Mass Cancel Status is still set to Accepted.</w:t>
            </w:r>
            <w:r>
              <w:rPr>
                <w:rFonts w:cstheme="minorHAnsi"/>
                <w:szCs w:val="20"/>
              </w:rPr>
              <w:t xml:space="preserve"> One scenario </w:t>
            </w:r>
            <w:r>
              <w:rPr>
                <w:rFonts w:eastAsia="Calibri" w:cstheme="minorHAnsi"/>
                <w:szCs w:val="20"/>
              </w:rPr>
              <w:t>like</w:t>
            </w:r>
            <w:r w:rsidR="0042274E" w:rsidRPr="00751028">
              <w:rPr>
                <w:rFonts w:eastAsia="Calibri" w:cstheme="minorHAnsi"/>
                <w:szCs w:val="20"/>
              </w:rPr>
              <w:t xml:space="preserve"> </w:t>
            </w:r>
            <w:r>
              <w:rPr>
                <w:rFonts w:eastAsia="Calibri" w:cstheme="minorHAnsi"/>
                <w:szCs w:val="20"/>
              </w:rPr>
              <w:t xml:space="preserve">when a </w:t>
            </w:r>
            <w:r w:rsidR="0042274E" w:rsidRPr="00751028">
              <w:rPr>
                <w:rFonts w:eastAsia="Calibri" w:cstheme="minorHAnsi"/>
                <w:szCs w:val="20"/>
              </w:rPr>
              <w:t xml:space="preserve">Mass Cancel Request routes to multiple MEs, there is chance that while one ME is accepted, the other ME is rejected. In this case, the </w:t>
            </w:r>
            <w:r w:rsidR="0042274E" w:rsidRPr="00751028">
              <w:rPr>
                <w:rFonts w:cstheme="minorHAnsi"/>
                <w:szCs w:val="20"/>
              </w:rPr>
              <w:t>Mass Cancel Status is still set to Accepted.</w:t>
            </w:r>
          </w:p>
        </w:tc>
      </w:tr>
      <w:tr w:rsidR="0042274E" w:rsidRPr="00754E31" w14:paraId="32407428" w14:textId="77777777" w:rsidTr="00D96643">
        <w:tblPrEx>
          <w:tblLook w:val="01E0" w:firstRow="1" w:lastRow="1" w:firstColumn="1" w:lastColumn="1" w:noHBand="0" w:noVBand="0"/>
        </w:tblPrEx>
        <w:trPr>
          <w:gridAfter w:val="1"/>
          <w:wAfter w:w="4" w:type="pct"/>
          <w:cantSplit/>
          <w:trHeight w:val="343"/>
        </w:trPr>
        <w:tc>
          <w:tcPr>
            <w:tcW w:w="1250" w:type="pct"/>
            <w:shd w:val="clear" w:color="auto" w:fill="F2F2F2" w:themeFill="background1" w:themeFillShade="F2"/>
          </w:tcPr>
          <w:p w14:paraId="3A23D57E" w14:textId="77777777" w:rsidR="0042274E" w:rsidRDefault="0042274E" w:rsidP="00D96643">
            <w:pPr>
              <w:spacing w:before="60" w:after="60"/>
              <w:rPr>
                <w:rFonts w:cstheme="minorHAnsi"/>
                <w:szCs w:val="20"/>
              </w:rPr>
            </w:pPr>
            <w:r w:rsidRPr="0023226D">
              <w:rPr>
                <w:rFonts w:cstheme="minorHAnsi"/>
                <w:szCs w:val="20"/>
              </w:rPr>
              <w:t xml:space="preserve">Total </w:t>
            </w:r>
            <w:r>
              <w:rPr>
                <w:rFonts w:cstheme="minorHAnsi"/>
                <w:szCs w:val="20"/>
              </w:rPr>
              <w:t>Cancelled</w:t>
            </w:r>
            <w:r w:rsidRPr="0023226D">
              <w:rPr>
                <w:rFonts w:cstheme="minorHAnsi"/>
                <w:szCs w:val="20"/>
              </w:rPr>
              <w:t xml:space="preserve"> Orders</w:t>
            </w:r>
          </w:p>
        </w:tc>
        <w:tc>
          <w:tcPr>
            <w:tcW w:w="3746" w:type="pct"/>
            <w:shd w:val="clear" w:color="auto" w:fill="F2F2F2" w:themeFill="background1" w:themeFillShade="F2"/>
          </w:tcPr>
          <w:p w14:paraId="0BC22635" w14:textId="77777777" w:rsidR="0042274E" w:rsidRDefault="0042274E" w:rsidP="00D96643">
            <w:pPr>
              <w:spacing w:before="60" w:after="60"/>
              <w:rPr>
                <w:rFonts w:eastAsia="Calibri" w:cstheme="minorHAnsi"/>
                <w:szCs w:val="20"/>
              </w:rPr>
            </w:pPr>
            <w:r w:rsidRPr="0023226D">
              <w:rPr>
                <w:rFonts w:eastAsia="Calibri" w:cstheme="minorHAnsi"/>
                <w:szCs w:val="20"/>
              </w:rPr>
              <w:t xml:space="preserve">Indicates the total number of orders </w:t>
            </w:r>
            <w:r>
              <w:rPr>
                <w:rFonts w:eastAsia="Calibri" w:cstheme="minorHAnsi"/>
                <w:szCs w:val="20"/>
              </w:rPr>
              <w:t xml:space="preserve">cancelled </w:t>
            </w:r>
            <w:r w:rsidRPr="0023226D">
              <w:rPr>
                <w:rFonts w:eastAsia="Calibri" w:cstheme="minorHAnsi"/>
                <w:szCs w:val="20"/>
              </w:rPr>
              <w:t>by the Mass Cancel Request.</w:t>
            </w:r>
          </w:p>
        </w:tc>
      </w:tr>
      <w:tr w:rsidR="0042274E" w:rsidRPr="00754E31" w14:paraId="4FEB3260"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6DB4DF25" w14:textId="77777777" w:rsidR="0042274E" w:rsidRPr="00754E31" w:rsidRDefault="0042274E" w:rsidP="00D96643">
            <w:pPr>
              <w:spacing w:before="60" w:after="60"/>
              <w:rPr>
                <w:rFonts w:cstheme="minorHAnsi"/>
                <w:szCs w:val="20"/>
                <w:lang w:val="en-GB"/>
              </w:rPr>
            </w:pPr>
            <w:r w:rsidRPr="001E1FA4">
              <w:rPr>
                <w:rFonts w:cstheme="minorHAnsi"/>
                <w:szCs w:val="20"/>
                <w:lang w:val="en-GB"/>
              </w:rPr>
              <w:t>Mass Cancel Reject Reason</w:t>
            </w:r>
          </w:p>
        </w:tc>
        <w:tc>
          <w:tcPr>
            <w:tcW w:w="3750" w:type="pct"/>
            <w:gridSpan w:val="2"/>
            <w:shd w:val="clear" w:color="auto" w:fill="F2F2F2" w:themeFill="background1" w:themeFillShade="F2"/>
          </w:tcPr>
          <w:p w14:paraId="3DDC851B" w14:textId="229B6966" w:rsidR="0042274E" w:rsidRPr="001E1FA4" w:rsidRDefault="004228E8" w:rsidP="00D96643">
            <w:pPr>
              <w:spacing w:before="60" w:after="60"/>
              <w:rPr>
                <w:rFonts w:cstheme="minorHAnsi"/>
                <w:szCs w:val="20"/>
              </w:rPr>
            </w:pPr>
            <w:r w:rsidRPr="004228E8">
              <w:rPr>
                <w:rFonts w:cstheme="minorHAnsi"/>
                <w:szCs w:val="20"/>
              </w:rPr>
              <w:t xml:space="preserve">Carries the reject reason code if </w:t>
            </w:r>
            <w:r w:rsidRPr="0023226D">
              <w:rPr>
                <w:rFonts w:cstheme="minorHAnsi"/>
                <w:szCs w:val="20"/>
              </w:rPr>
              <w:t xml:space="preserve">Mass Cancel </w:t>
            </w:r>
            <w:r w:rsidRPr="004228E8">
              <w:rPr>
                <w:rFonts w:cstheme="minorHAnsi"/>
                <w:szCs w:val="20"/>
              </w:rPr>
              <w:t xml:space="preserve">Status = </w:t>
            </w:r>
            <w:r w:rsidR="00AB2882">
              <w:rPr>
                <w:rFonts w:cstheme="minorHAnsi"/>
                <w:szCs w:val="20"/>
              </w:rPr>
              <w:t>0</w:t>
            </w:r>
            <w:r w:rsidRPr="004228E8">
              <w:rPr>
                <w:rFonts w:cstheme="minorHAnsi"/>
                <w:szCs w:val="20"/>
              </w:rPr>
              <w:t xml:space="preserve"> (Rejected); otherwise, it is 0 (Unused)</w:t>
            </w:r>
            <w:r>
              <w:rPr>
                <w:rFonts w:cstheme="minorHAnsi"/>
                <w:szCs w:val="20"/>
              </w:rPr>
              <w:t>.</w:t>
            </w:r>
          </w:p>
        </w:tc>
      </w:tr>
    </w:tbl>
    <w:p w14:paraId="0CF8775A" w14:textId="77777777" w:rsidR="0042274E" w:rsidRDefault="0042274E" w:rsidP="0042274E">
      <w:pPr>
        <w:spacing w:before="120"/>
        <w:jc w:val="both"/>
        <w:rPr>
          <w:rFonts w:cstheme="minorHAnsi"/>
          <w:sz w:val="22"/>
          <w:szCs w:val="22"/>
        </w:rPr>
      </w:pPr>
      <w:r>
        <w:rPr>
          <w:rFonts w:cstheme="minorHAnsi"/>
          <w:sz w:val="22"/>
          <w:szCs w:val="22"/>
        </w:rPr>
        <w:t>Optional Fields:</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2"/>
        <w:gridCol w:w="6757"/>
      </w:tblGrid>
      <w:tr w:rsidR="0042274E" w:rsidRPr="003C47FD" w14:paraId="4048C230" w14:textId="77777777" w:rsidTr="00D96643">
        <w:trPr>
          <w:trHeight w:val="300"/>
        </w:trPr>
        <w:tc>
          <w:tcPr>
            <w:tcW w:w="1250" w:type="pct"/>
            <w:shd w:val="clear" w:color="auto" w:fill="C6D9F1" w:themeFill="text2" w:themeFillTint="33"/>
            <w:noWrap/>
          </w:tcPr>
          <w:p w14:paraId="33076F71" w14:textId="77777777" w:rsidR="0042274E" w:rsidRPr="003C47FD" w:rsidRDefault="0042274E" w:rsidP="00D96643">
            <w:pPr>
              <w:pStyle w:val="Tablehead"/>
              <w:spacing w:after="0"/>
              <w:jc w:val="left"/>
              <w:rPr>
                <w:rFonts w:cstheme="minorHAnsi"/>
              </w:rPr>
            </w:pPr>
            <w:r>
              <w:rPr>
                <w:rFonts w:cstheme="minorHAnsi"/>
              </w:rPr>
              <w:t>Field Name</w:t>
            </w:r>
          </w:p>
        </w:tc>
        <w:tc>
          <w:tcPr>
            <w:tcW w:w="3750" w:type="pct"/>
            <w:shd w:val="clear" w:color="auto" w:fill="C6D9F1" w:themeFill="text2" w:themeFillTint="33"/>
          </w:tcPr>
          <w:p w14:paraId="3F4B2149"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309B6268"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424E8F04" w14:textId="77777777" w:rsidR="0042274E" w:rsidRPr="00754E31" w:rsidRDefault="0042274E" w:rsidP="00D96643">
            <w:pPr>
              <w:spacing w:before="60" w:after="60"/>
              <w:rPr>
                <w:rFonts w:cstheme="minorHAnsi"/>
                <w:szCs w:val="20"/>
                <w:lang w:val="en-GB"/>
              </w:rPr>
            </w:pPr>
            <w:r>
              <w:rPr>
                <w:rFonts w:cstheme="minorHAnsi"/>
                <w:szCs w:val="20"/>
                <w:lang w:val="en-GB"/>
              </w:rPr>
              <w:t>Market Segment</w:t>
            </w:r>
          </w:p>
        </w:tc>
        <w:tc>
          <w:tcPr>
            <w:tcW w:w="3750" w:type="pct"/>
            <w:shd w:val="clear" w:color="auto" w:fill="F2F2F2" w:themeFill="background1" w:themeFillShade="F2"/>
          </w:tcPr>
          <w:p w14:paraId="5AD175A7" w14:textId="77777777" w:rsidR="0042274E" w:rsidRPr="001B3692" w:rsidRDefault="0042274E" w:rsidP="00D96643">
            <w:pPr>
              <w:spacing w:before="60" w:after="60"/>
              <w:rPr>
                <w:rFonts w:cstheme="minorHAnsi"/>
                <w:szCs w:val="20"/>
              </w:rPr>
            </w:pPr>
            <w:r>
              <w:rPr>
                <w:rFonts w:cstheme="minorHAnsi"/>
                <w:szCs w:val="20"/>
                <w:lang w:val="en-GB"/>
              </w:rPr>
              <w:t>Market segment</w:t>
            </w:r>
            <w:r w:rsidRPr="00543F92">
              <w:rPr>
                <w:rFonts w:cstheme="minorHAnsi"/>
                <w:szCs w:val="20"/>
              </w:rPr>
              <w:t xml:space="preserve"> identifier</w:t>
            </w:r>
            <w:r>
              <w:rPr>
                <w:rFonts w:cstheme="minorHAnsi"/>
                <w:szCs w:val="20"/>
              </w:rPr>
              <w:t>.</w:t>
            </w:r>
          </w:p>
        </w:tc>
      </w:tr>
      <w:tr w:rsidR="0042274E" w:rsidRPr="00754E31" w14:paraId="4B1D7592"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541B0858" w14:textId="77777777" w:rsidR="0042274E" w:rsidRPr="00754E31" w:rsidRDefault="0042274E" w:rsidP="00D96643">
            <w:pPr>
              <w:spacing w:before="60" w:after="60"/>
              <w:rPr>
                <w:rFonts w:cstheme="minorHAnsi"/>
                <w:szCs w:val="20"/>
                <w:lang w:val="en-GB"/>
              </w:rPr>
            </w:pPr>
            <w:r>
              <w:rPr>
                <w:rFonts w:cstheme="minorHAnsi"/>
                <w:lang w:val="en-GB"/>
              </w:rPr>
              <w:t>Instrument Type</w:t>
            </w:r>
          </w:p>
        </w:tc>
        <w:tc>
          <w:tcPr>
            <w:tcW w:w="3750" w:type="pct"/>
            <w:shd w:val="clear" w:color="auto" w:fill="F2F2F2" w:themeFill="background1" w:themeFillShade="F2"/>
          </w:tcPr>
          <w:p w14:paraId="2C1C0CA2" w14:textId="77777777" w:rsidR="0042274E" w:rsidRPr="001B3692" w:rsidRDefault="0042274E" w:rsidP="00D96643">
            <w:pPr>
              <w:spacing w:before="60" w:after="60"/>
              <w:rPr>
                <w:rFonts w:cstheme="minorHAnsi"/>
                <w:szCs w:val="20"/>
              </w:rPr>
            </w:pPr>
            <w:r>
              <w:rPr>
                <w:rFonts w:cstheme="minorHAnsi"/>
                <w:lang w:val="en-GB"/>
              </w:rPr>
              <w:t xml:space="preserve">Instrument type </w:t>
            </w:r>
            <w:r w:rsidRPr="00543F92">
              <w:rPr>
                <w:rFonts w:cstheme="minorHAnsi"/>
                <w:szCs w:val="20"/>
              </w:rPr>
              <w:t>identifier</w:t>
            </w:r>
            <w:r>
              <w:rPr>
                <w:rFonts w:cstheme="minorHAnsi"/>
                <w:szCs w:val="20"/>
              </w:rPr>
              <w:t>.</w:t>
            </w:r>
          </w:p>
        </w:tc>
      </w:tr>
      <w:tr w:rsidR="0042274E" w:rsidRPr="00754E31" w14:paraId="2FBC2FCC"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44345042" w14:textId="77777777" w:rsidR="0042274E" w:rsidRPr="00754E31" w:rsidRDefault="0042274E" w:rsidP="00D96643">
            <w:pPr>
              <w:spacing w:before="60" w:after="60"/>
              <w:rPr>
                <w:rFonts w:cstheme="minorHAnsi"/>
                <w:szCs w:val="20"/>
                <w:lang w:val="en-GB"/>
              </w:rPr>
            </w:pPr>
            <w:r>
              <w:rPr>
                <w:rFonts w:cstheme="minorHAnsi"/>
                <w:lang w:val="en-GB"/>
              </w:rPr>
              <w:t>Instrument Class</w:t>
            </w:r>
          </w:p>
        </w:tc>
        <w:tc>
          <w:tcPr>
            <w:tcW w:w="3750" w:type="pct"/>
            <w:shd w:val="clear" w:color="auto" w:fill="F2F2F2" w:themeFill="background1" w:themeFillShade="F2"/>
          </w:tcPr>
          <w:p w14:paraId="25F7D53C" w14:textId="77777777" w:rsidR="0042274E" w:rsidRPr="001B3692" w:rsidRDefault="0042274E" w:rsidP="00D96643">
            <w:pPr>
              <w:spacing w:before="60" w:after="60"/>
              <w:rPr>
                <w:rFonts w:cstheme="minorHAnsi"/>
                <w:szCs w:val="20"/>
              </w:rPr>
            </w:pPr>
            <w:r>
              <w:rPr>
                <w:rFonts w:cstheme="minorHAnsi"/>
                <w:lang w:val="en-GB"/>
              </w:rPr>
              <w:t>Instrument class</w:t>
            </w:r>
            <w:r w:rsidRPr="00543F92">
              <w:rPr>
                <w:rFonts w:cstheme="minorHAnsi"/>
                <w:szCs w:val="20"/>
              </w:rPr>
              <w:t xml:space="preserve"> identifier</w:t>
            </w:r>
            <w:r>
              <w:rPr>
                <w:rFonts w:cstheme="minorHAnsi"/>
                <w:szCs w:val="20"/>
              </w:rPr>
              <w:t>.</w:t>
            </w:r>
          </w:p>
        </w:tc>
      </w:tr>
      <w:tr w:rsidR="0042274E" w:rsidRPr="00754E31" w14:paraId="1E45B6DC"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61826625" w14:textId="77777777" w:rsidR="0042274E" w:rsidRPr="00754E31" w:rsidRDefault="0042274E" w:rsidP="00D96643">
            <w:pPr>
              <w:spacing w:before="60" w:after="60"/>
              <w:rPr>
                <w:rFonts w:cstheme="minorHAnsi"/>
                <w:szCs w:val="20"/>
                <w:lang w:val="en-GB"/>
              </w:rPr>
            </w:pPr>
            <w:r w:rsidRPr="00393A9D">
              <w:rPr>
                <w:rFonts w:cstheme="minorHAnsi"/>
                <w:szCs w:val="20"/>
                <w:lang w:val="en-GB"/>
              </w:rPr>
              <w:t>Security ID</w:t>
            </w:r>
          </w:p>
        </w:tc>
        <w:tc>
          <w:tcPr>
            <w:tcW w:w="3750" w:type="pct"/>
            <w:shd w:val="clear" w:color="auto" w:fill="F2F2F2" w:themeFill="background1" w:themeFillShade="F2"/>
          </w:tcPr>
          <w:p w14:paraId="62958CC1" w14:textId="77777777" w:rsidR="0042274E" w:rsidRPr="001B3692" w:rsidRDefault="0042274E" w:rsidP="00D96643">
            <w:pPr>
              <w:spacing w:before="60" w:after="60"/>
              <w:rPr>
                <w:rFonts w:cstheme="minorHAnsi"/>
                <w:szCs w:val="20"/>
              </w:rPr>
            </w:pPr>
            <w:r w:rsidRPr="00543F92">
              <w:rPr>
                <w:rFonts w:cstheme="minorHAnsi"/>
                <w:szCs w:val="20"/>
              </w:rPr>
              <w:t>Instrument identifier</w:t>
            </w:r>
            <w:r>
              <w:rPr>
                <w:rFonts w:cstheme="minorHAnsi"/>
                <w:szCs w:val="20"/>
              </w:rPr>
              <w:t>.</w:t>
            </w:r>
          </w:p>
        </w:tc>
      </w:tr>
      <w:tr w:rsidR="0042274E" w:rsidRPr="00754E31" w14:paraId="760CFECA"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7384DB3A" w14:textId="77777777" w:rsidR="0042274E" w:rsidRPr="00754E31" w:rsidRDefault="0042274E" w:rsidP="00D96643">
            <w:pPr>
              <w:spacing w:before="60" w:after="60"/>
              <w:rPr>
                <w:rFonts w:cstheme="minorHAnsi"/>
                <w:szCs w:val="20"/>
                <w:lang w:val="en-GB"/>
              </w:rPr>
            </w:pPr>
            <w:r>
              <w:rPr>
                <w:rFonts w:cstheme="minorHAnsi"/>
                <w:szCs w:val="20"/>
                <w:lang w:val="en-GB"/>
              </w:rPr>
              <w:t>Side</w:t>
            </w:r>
          </w:p>
        </w:tc>
        <w:tc>
          <w:tcPr>
            <w:tcW w:w="3750" w:type="pct"/>
            <w:shd w:val="clear" w:color="auto" w:fill="F2F2F2" w:themeFill="background1" w:themeFillShade="F2"/>
          </w:tcPr>
          <w:p w14:paraId="4ADB40F2" w14:textId="77777777" w:rsidR="0042274E" w:rsidRPr="00543F92" w:rsidRDefault="0042274E" w:rsidP="00D96643">
            <w:pPr>
              <w:spacing w:before="60" w:after="60"/>
              <w:rPr>
                <w:rFonts w:cstheme="minorHAnsi"/>
                <w:szCs w:val="20"/>
              </w:rPr>
            </w:pPr>
            <w:r w:rsidRPr="00543F92">
              <w:rPr>
                <w:rFonts w:cstheme="minorHAnsi"/>
                <w:szCs w:val="20"/>
              </w:rPr>
              <w:t>Side of the order</w:t>
            </w:r>
            <w:r>
              <w:rPr>
                <w:rFonts w:cstheme="minorHAnsi"/>
                <w:szCs w:val="20"/>
              </w:rPr>
              <w:t xml:space="preserve"> to be cancelled:</w:t>
            </w:r>
          </w:p>
          <w:p w14:paraId="58576DF0" w14:textId="77777777" w:rsidR="0042274E" w:rsidRPr="00543F92" w:rsidRDefault="0042274E" w:rsidP="00D96643">
            <w:pPr>
              <w:pStyle w:val="ListParagraph"/>
              <w:numPr>
                <w:ilvl w:val="0"/>
                <w:numId w:val="141"/>
              </w:numPr>
              <w:spacing w:before="60" w:after="60"/>
              <w:rPr>
                <w:rFonts w:cstheme="minorHAnsi"/>
                <w:szCs w:val="20"/>
              </w:rPr>
            </w:pPr>
            <w:r>
              <w:rPr>
                <w:rFonts w:cstheme="minorHAnsi"/>
                <w:szCs w:val="20"/>
              </w:rPr>
              <w:t xml:space="preserve">1 </w:t>
            </w:r>
            <w:r w:rsidRPr="00543F92">
              <w:rPr>
                <w:rFonts w:cstheme="minorHAnsi" w:hint="eastAsia"/>
                <w:szCs w:val="20"/>
              </w:rPr>
              <w:t>= Buy</w:t>
            </w:r>
          </w:p>
          <w:p w14:paraId="2D216ADA" w14:textId="77777777" w:rsidR="0042274E" w:rsidRPr="006D3810" w:rsidRDefault="0042274E" w:rsidP="00D96643">
            <w:pPr>
              <w:pStyle w:val="ListParagraph"/>
              <w:numPr>
                <w:ilvl w:val="0"/>
                <w:numId w:val="141"/>
              </w:numPr>
              <w:spacing w:before="60" w:after="60"/>
              <w:rPr>
                <w:rFonts w:cstheme="minorHAnsi"/>
                <w:szCs w:val="20"/>
              </w:rPr>
            </w:pPr>
            <w:r w:rsidRPr="00543F92">
              <w:rPr>
                <w:rFonts w:cstheme="minorHAnsi" w:hint="eastAsia"/>
                <w:szCs w:val="20"/>
              </w:rPr>
              <w:t>2 = Sell</w:t>
            </w:r>
          </w:p>
        </w:tc>
      </w:tr>
      <w:tr w:rsidR="0042274E" w:rsidRPr="00754E31" w14:paraId="1F8DF08D"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6B97842A" w14:textId="77777777" w:rsidR="0042274E" w:rsidRPr="00754E31" w:rsidRDefault="0042274E" w:rsidP="00D96643">
            <w:pPr>
              <w:spacing w:before="60" w:after="60"/>
              <w:rPr>
                <w:rFonts w:cstheme="minorHAnsi"/>
                <w:szCs w:val="20"/>
                <w:lang w:val="en-GB"/>
              </w:rPr>
            </w:pPr>
            <w:r>
              <w:rPr>
                <w:rFonts w:cstheme="minorHAnsi"/>
                <w:szCs w:val="20"/>
                <w:lang w:val="en-GB"/>
              </w:rPr>
              <w:t>Executing Trader to Be Cancelled</w:t>
            </w:r>
          </w:p>
        </w:tc>
        <w:tc>
          <w:tcPr>
            <w:tcW w:w="3750" w:type="pct"/>
            <w:shd w:val="clear" w:color="auto" w:fill="F2F2F2" w:themeFill="background1" w:themeFillShade="F2"/>
          </w:tcPr>
          <w:p w14:paraId="2EB637F8" w14:textId="77777777" w:rsidR="0042274E" w:rsidRPr="001B3692" w:rsidRDefault="0042274E" w:rsidP="00D96643">
            <w:pPr>
              <w:spacing w:before="60" w:after="60"/>
              <w:rPr>
                <w:rFonts w:cstheme="minorHAnsi"/>
                <w:szCs w:val="20"/>
              </w:rPr>
            </w:pPr>
            <w:r w:rsidRPr="001B3692">
              <w:rPr>
                <w:rFonts w:cstheme="minorHAnsi"/>
                <w:szCs w:val="20"/>
              </w:rPr>
              <w:t xml:space="preserve">Cancel </w:t>
            </w:r>
            <w:r>
              <w:rPr>
                <w:rFonts w:cstheme="minorHAnsi"/>
                <w:szCs w:val="20"/>
              </w:rPr>
              <w:t xml:space="preserve">all orders/quotes that are input by this </w:t>
            </w:r>
            <w:r w:rsidRPr="00543F92">
              <w:rPr>
                <w:rFonts w:cstheme="minorHAnsi"/>
                <w:szCs w:val="20"/>
              </w:rPr>
              <w:t>Executing Trader</w:t>
            </w:r>
            <w:r>
              <w:rPr>
                <w:rFonts w:cstheme="minorHAnsi"/>
                <w:szCs w:val="20"/>
              </w:rPr>
              <w:t>.</w:t>
            </w:r>
          </w:p>
        </w:tc>
      </w:tr>
      <w:tr w:rsidR="0042274E" w:rsidRPr="00754E31" w14:paraId="3CDEC756"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23520154" w14:textId="77777777" w:rsidR="0042274E" w:rsidRPr="00754E31" w:rsidRDefault="0042274E" w:rsidP="00D96643">
            <w:pPr>
              <w:spacing w:before="60" w:after="60"/>
              <w:rPr>
                <w:rFonts w:cstheme="minorHAnsi"/>
                <w:szCs w:val="20"/>
                <w:lang w:val="en-GB"/>
              </w:rPr>
            </w:pPr>
            <w:r w:rsidRPr="00843EC6">
              <w:rPr>
                <w:rFonts w:cstheme="minorHAnsi"/>
                <w:szCs w:val="20"/>
                <w:lang w:val="en-GB"/>
              </w:rPr>
              <w:t>Customer Client</w:t>
            </w:r>
            <w:r>
              <w:rPr>
                <w:rFonts w:cstheme="minorHAnsi"/>
                <w:szCs w:val="20"/>
                <w:lang w:val="en-GB"/>
              </w:rPr>
              <w:t xml:space="preserve"> to Be Cancelled</w:t>
            </w:r>
          </w:p>
        </w:tc>
        <w:tc>
          <w:tcPr>
            <w:tcW w:w="3750" w:type="pct"/>
            <w:shd w:val="clear" w:color="auto" w:fill="F2F2F2" w:themeFill="background1" w:themeFillShade="F2"/>
          </w:tcPr>
          <w:p w14:paraId="1C09BE85" w14:textId="77777777" w:rsidR="0042274E" w:rsidRPr="001B3692" w:rsidRDefault="0042274E" w:rsidP="00D96643">
            <w:pPr>
              <w:spacing w:before="60" w:after="60"/>
              <w:rPr>
                <w:rFonts w:cstheme="minorHAnsi"/>
                <w:szCs w:val="20"/>
              </w:rPr>
            </w:pPr>
            <w:r w:rsidRPr="001B3692">
              <w:rPr>
                <w:rFonts w:cstheme="minorHAnsi"/>
                <w:szCs w:val="20"/>
              </w:rPr>
              <w:t xml:space="preserve">Cancel </w:t>
            </w:r>
            <w:r>
              <w:rPr>
                <w:rFonts w:cstheme="minorHAnsi"/>
                <w:szCs w:val="20"/>
              </w:rPr>
              <w:t xml:space="preserve">all orders/quotes that are input by this </w:t>
            </w:r>
            <w:r w:rsidRPr="00843EC6">
              <w:rPr>
                <w:rFonts w:cstheme="minorHAnsi"/>
                <w:szCs w:val="20"/>
                <w:lang w:val="en-GB"/>
              </w:rPr>
              <w:t xml:space="preserve">Customer </w:t>
            </w:r>
            <w:r>
              <w:rPr>
                <w:rFonts w:cstheme="minorHAnsi"/>
                <w:szCs w:val="20"/>
                <w:lang w:val="en-GB"/>
              </w:rPr>
              <w:t>Client</w:t>
            </w:r>
            <w:r>
              <w:rPr>
                <w:rFonts w:cstheme="minorHAnsi"/>
                <w:szCs w:val="20"/>
              </w:rPr>
              <w:t>.</w:t>
            </w:r>
          </w:p>
        </w:tc>
      </w:tr>
    </w:tbl>
    <w:p w14:paraId="499211F9" w14:textId="77777777" w:rsidR="0042274E" w:rsidRDefault="0042274E" w:rsidP="0042274E">
      <w:pPr>
        <w:pStyle w:val="NormalNGMDS"/>
        <w:spacing w:after="120"/>
        <w:ind w:left="0"/>
        <w:rPr>
          <w:rFonts w:asciiTheme="minorHAnsi" w:hAnsiTheme="minorHAnsi" w:cstheme="minorHAnsi"/>
          <w:lang w:val="en-US"/>
        </w:rPr>
      </w:pPr>
    </w:p>
    <w:p w14:paraId="03C84E3C" w14:textId="752F8AFD" w:rsidR="0042274E" w:rsidRPr="00417716" w:rsidRDefault="0042274E" w:rsidP="0042274E">
      <w:pPr>
        <w:pStyle w:val="Heading3"/>
      </w:pPr>
      <w:bookmarkStart w:id="751" w:name="_Toc170578900"/>
      <w:r>
        <w:t>OBO Mass Cancel Report (6</w:t>
      </w:r>
      <w:r w:rsidR="00B03D42">
        <w:t>2</w:t>
      </w:r>
      <w:r>
        <w:t>)</w:t>
      </w:r>
      <w:bookmarkEnd w:id="751"/>
    </w:p>
    <w:p w14:paraId="0C136CC0" w14:textId="45A995DD" w:rsidR="00BE6DC6" w:rsidRDefault="00BE6DC6" w:rsidP="00BE6DC6">
      <w:pPr>
        <w:pStyle w:val="NormalNGMDS"/>
        <w:spacing w:after="120"/>
        <w:ind w:left="0"/>
        <w:rPr>
          <w:rFonts w:asciiTheme="minorHAnsi" w:hAnsiTheme="minorHAnsi" w:cstheme="minorHAnsi"/>
        </w:rPr>
      </w:pPr>
      <w:r w:rsidRPr="00BE6DC6">
        <w:rPr>
          <w:rFonts w:asciiTheme="minorHAnsi" w:hAnsiTheme="minorHAnsi" w:cstheme="minorHAnsi"/>
        </w:rPr>
        <w:t xml:space="preserve">The gateway sends this message </w:t>
      </w:r>
      <w:r w:rsidR="00DB5084">
        <w:rPr>
          <w:rFonts w:asciiTheme="minorHAnsi" w:hAnsiTheme="minorHAnsi" w:cstheme="minorHAnsi"/>
        </w:rPr>
        <w:t xml:space="preserve">to respond </w:t>
      </w:r>
      <w:r w:rsidRPr="00BE6DC6">
        <w:rPr>
          <w:rFonts w:asciiTheme="minorHAnsi" w:hAnsiTheme="minorHAnsi" w:cstheme="minorHAnsi"/>
        </w:rPr>
        <w:t xml:space="preserve">the </w:t>
      </w:r>
      <w:r>
        <w:rPr>
          <w:rFonts w:asciiTheme="minorHAnsi" w:hAnsiTheme="minorHAnsi" w:cstheme="minorHAnsi"/>
        </w:rPr>
        <w:t xml:space="preserve">OBO </w:t>
      </w:r>
      <w:r w:rsidRPr="001E369C">
        <w:rPr>
          <w:rFonts w:asciiTheme="minorHAnsi" w:hAnsiTheme="minorHAnsi" w:cstheme="minorHAnsi"/>
        </w:rPr>
        <w:t xml:space="preserve">Mass Cancel Request </w:t>
      </w:r>
      <w:r w:rsidRPr="00BE6DC6">
        <w:rPr>
          <w:rFonts w:asciiTheme="minorHAnsi" w:hAnsiTheme="minorHAnsi" w:cstheme="minorHAnsi"/>
        </w:rPr>
        <w:t xml:space="preserve">to indicate </w:t>
      </w:r>
      <w:r>
        <w:rPr>
          <w:rFonts w:asciiTheme="minorHAnsi" w:hAnsiTheme="minorHAnsi" w:cstheme="minorHAnsi"/>
        </w:rPr>
        <w:t>the mass cancel status.</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2"/>
        <w:gridCol w:w="6757"/>
      </w:tblGrid>
      <w:tr w:rsidR="0042274E" w:rsidRPr="003C47FD" w14:paraId="5F7D5C18" w14:textId="77777777" w:rsidTr="00D96643">
        <w:trPr>
          <w:trHeight w:val="300"/>
        </w:trPr>
        <w:tc>
          <w:tcPr>
            <w:tcW w:w="1250" w:type="pct"/>
            <w:shd w:val="clear" w:color="auto" w:fill="C6D9F1" w:themeFill="text2" w:themeFillTint="33"/>
            <w:noWrap/>
          </w:tcPr>
          <w:p w14:paraId="350026C7" w14:textId="77777777" w:rsidR="0042274E" w:rsidRPr="003C47FD" w:rsidRDefault="0042274E" w:rsidP="00D96643">
            <w:pPr>
              <w:pStyle w:val="Tablehead"/>
              <w:spacing w:after="0"/>
              <w:jc w:val="left"/>
              <w:rPr>
                <w:rFonts w:cstheme="minorHAnsi"/>
              </w:rPr>
            </w:pPr>
            <w:r>
              <w:rPr>
                <w:rFonts w:cstheme="minorHAnsi"/>
              </w:rPr>
              <w:t>Field Name</w:t>
            </w:r>
          </w:p>
        </w:tc>
        <w:tc>
          <w:tcPr>
            <w:tcW w:w="3750" w:type="pct"/>
            <w:shd w:val="clear" w:color="auto" w:fill="C6D9F1" w:themeFill="text2" w:themeFillTint="33"/>
          </w:tcPr>
          <w:p w14:paraId="61DC678C"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53E70EF2"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6742F6AF" w14:textId="77777777" w:rsidR="0042274E" w:rsidRPr="00754E31" w:rsidRDefault="0042274E" w:rsidP="00D96643">
            <w:pPr>
              <w:spacing w:before="60" w:after="60"/>
              <w:rPr>
                <w:rFonts w:cstheme="minorHAnsi"/>
                <w:szCs w:val="20"/>
                <w:lang w:val="en-GB"/>
              </w:rPr>
            </w:pPr>
            <w:r w:rsidRPr="001B3692">
              <w:rPr>
                <w:rFonts w:cstheme="minorHAnsi"/>
                <w:szCs w:val="20"/>
                <w:lang w:val="en-GB"/>
              </w:rPr>
              <w:t>Client Order ID</w:t>
            </w:r>
          </w:p>
        </w:tc>
        <w:tc>
          <w:tcPr>
            <w:tcW w:w="3750" w:type="pct"/>
            <w:shd w:val="clear" w:color="auto" w:fill="F2F2F2" w:themeFill="background1" w:themeFillShade="F2"/>
          </w:tcPr>
          <w:p w14:paraId="0EFE7BFB" w14:textId="77777777" w:rsidR="0042274E" w:rsidRPr="00931B7A" w:rsidRDefault="0042274E" w:rsidP="00D96643">
            <w:pPr>
              <w:spacing w:before="60" w:after="60"/>
              <w:rPr>
                <w:rFonts w:cstheme="minorHAnsi"/>
                <w:szCs w:val="20"/>
              </w:rPr>
            </w:pPr>
            <w:r w:rsidRPr="00F71B20">
              <w:rPr>
                <w:rFonts w:cstheme="minorHAnsi"/>
                <w:szCs w:val="20"/>
              </w:rPr>
              <w:t xml:space="preserve">Client specified unique identifier for the Mass </w:t>
            </w:r>
            <w:r>
              <w:rPr>
                <w:rFonts w:cstheme="minorHAnsi"/>
                <w:szCs w:val="20"/>
              </w:rPr>
              <w:t>Cancel Request</w:t>
            </w:r>
            <w:r>
              <w:rPr>
                <w:rFonts w:eastAsia="Calibri" w:cstheme="minorHAnsi"/>
                <w:szCs w:val="20"/>
              </w:rPr>
              <w:t>, as from the input.</w:t>
            </w:r>
          </w:p>
        </w:tc>
      </w:tr>
      <w:tr w:rsidR="0042274E" w:rsidRPr="00754E31" w14:paraId="36872B44"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62352DAF" w14:textId="77777777" w:rsidR="0042274E" w:rsidRDefault="0042274E" w:rsidP="00D96643">
            <w:pPr>
              <w:spacing w:before="60" w:after="60"/>
              <w:rPr>
                <w:rFonts w:cstheme="minorHAnsi"/>
                <w:szCs w:val="20"/>
                <w:lang w:val="en-GB"/>
              </w:rPr>
            </w:pPr>
            <w:r>
              <w:rPr>
                <w:rFonts w:cstheme="minorHAnsi"/>
                <w:szCs w:val="20"/>
                <w:lang w:val="en-GB"/>
              </w:rPr>
              <w:t>Executing Trader</w:t>
            </w:r>
          </w:p>
        </w:tc>
        <w:tc>
          <w:tcPr>
            <w:tcW w:w="3750" w:type="pct"/>
            <w:shd w:val="clear" w:color="auto" w:fill="F2F2F2" w:themeFill="background1" w:themeFillShade="F2"/>
          </w:tcPr>
          <w:p w14:paraId="2D266F43" w14:textId="77777777" w:rsidR="0042274E" w:rsidRPr="006F1E73" w:rsidRDefault="0042274E" w:rsidP="00D96643">
            <w:pPr>
              <w:spacing w:before="60" w:after="60"/>
              <w:rPr>
                <w:rFonts w:eastAsia="Calibri" w:cstheme="minorHAnsi"/>
                <w:szCs w:val="20"/>
              </w:rPr>
            </w:pPr>
            <w:r w:rsidRPr="00A46BE3">
              <w:rPr>
                <w:rFonts w:eastAsia="Calibri" w:cstheme="minorHAnsi"/>
                <w:szCs w:val="20"/>
              </w:rPr>
              <w:t>Client specified executing trader or other entity form client side</w:t>
            </w:r>
            <w:r>
              <w:rPr>
                <w:rFonts w:eastAsia="Calibri" w:cstheme="minorHAnsi"/>
                <w:szCs w:val="20"/>
              </w:rPr>
              <w:t>, as from the input.</w:t>
            </w:r>
          </w:p>
        </w:tc>
      </w:tr>
      <w:tr w:rsidR="0042274E" w:rsidRPr="00754E31" w14:paraId="20716F69"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7A93A5F1" w14:textId="77777777" w:rsidR="0042274E" w:rsidRDefault="0042274E" w:rsidP="00D96643">
            <w:pPr>
              <w:spacing w:before="60" w:after="60"/>
              <w:rPr>
                <w:rFonts w:cstheme="minorHAnsi"/>
                <w:szCs w:val="20"/>
              </w:rPr>
            </w:pPr>
            <w:r>
              <w:rPr>
                <w:rFonts w:cstheme="minorHAnsi"/>
                <w:szCs w:val="20"/>
              </w:rPr>
              <w:t>Transact Time</w:t>
            </w:r>
          </w:p>
        </w:tc>
        <w:tc>
          <w:tcPr>
            <w:tcW w:w="3750" w:type="pct"/>
            <w:shd w:val="clear" w:color="auto" w:fill="F2F2F2" w:themeFill="background1" w:themeFillShade="F2"/>
          </w:tcPr>
          <w:p w14:paraId="0D521161" w14:textId="77777777" w:rsidR="0042274E" w:rsidRDefault="0042274E" w:rsidP="00D96643">
            <w:pPr>
              <w:spacing w:before="60" w:after="60"/>
              <w:rPr>
                <w:rFonts w:eastAsia="Calibri" w:cstheme="minorHAnsi"/>
                <w:szCs w:val="20"/>
              </w:rPr>
            </w:pPr>
            <w:r w:rsidRPr="00486712">
              <w:rPr>
                <w:rFonts w:eastAsia="Calibri" w:cstheme="minorHAnsi"/>
                <w:szCs w:val="20"/>
              </w:rPr>
              <w:t xml:space="preserve">The time at which the </w:t>
            </w:r>
            <w:r>
              <w:rPr>
                <w:rFonts w:eastAsia="Calibri" w:cstheme="minorHAnsi"/>
                <w:szCs w:val="20"/>
              </w:rPr>
              <w:t>message is generated</w:t>
            </w:r>
            <w:r w:rsidRPr="00486712">
              <w:rPr>
                <w:rFonts w:eastAsia="Calibri" w:cstheme="minorHAnsi"/>
                <w:szCs w:val="20"/>
              </w:rPr>
              <w:t>.</w:t>
            </w:r>
          </w:p>
        </w:tc>
      </w:tr>
      <w:tr w:rsidR="0042274E" w:rsidRPr="00754E31" w14:paraId="47071701"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3ACBD953" w14:textId="77777777" w:rsidR="0042274E" w:rsidRPr="00754E31" w:rsidRDefault="0042274E" w:rsidP="00D96643">
            <w:pPr>
              <w:spacing w:before="60" w:after="60"/>
              <w:rPr>
                <w:rFonts w:cstheme="minorHAnsi"/>
                <w:szCs w:val="20"/>
                <w:lang w:val="en-GB"/>
              </w:rPr>
            </w:pPr>
            <w:r w:rsidRPr="001B3692">
              <w:rPr>
                <w:rFonts w:cstheme="minorHAnsi"/>
                <w:szCs w:val="20"/>
                <w:lang w:val="en-GB"/>
              </w:rPr>
              <w:t>Mass Cancel Scope</w:t>
            </w:r>
          </w:p>
        </w:tc>
        <w:tc>
          <w:tcPr>
            <w:tcW w:w="3750" w:type="pct"/>
            <w:shd w:val="clear" w:color="auto" w:fill="F2F2F2" w:themeFill="background1" w:themeFillShade="F2"/>
          </w:tcPr>
          <w:p w14:paraId="395D1840" w14:textId="77777777" w:rsidR="0042274E" w:rsidRPr="001B3692" w:rsidRDefault="0042274E" w:rsidP="00D96643">
            <w:pPr>
              <w:spacing w:before="60" w:after="60"/>
              <w:rPr>
                <w:rFonts w:cstheme="minorHAnsi"/>
                <w:szCs w:val="20"/>
              </w:rPr>
            </w:pPr>
            <w:r w:rsidRPr="001B3692">
              <w:rPr>
                <w:rFonts w:cstheme="minorHAnsi"/>
                <w:szCs w:val="20"/>
              </w:rPr>
              <w:t>Specifies the scope of the cancellation requested</w:t>
            </w:r>
            <w:r>
              <w:rPr>
                <w:rFonts w:cstheme="minorHAnsi"/>
                <w:szCs w:val="20"/>
              </w:rPr>
              <w:t>, as from the input:</w:t>
            </w:r>
          </w:p>
          <w:p w14:paraId="43781396" w14:textId="77777777" w:rsidR="0042274E" w:rsidRPr="001B3692" w:rsidRDefault="0042274E" w:rsidP="00D96643">
            <w:pPr>
              <w:pStyle w:val="ListParagraph"/>
              <w:numPr>
                <w:ilvl w:val="0"/>
                <w:numId w:val="139"/>
              </w:numPr>
              <w:spacing w:before="60" w:after="60"/>
              <w:rPr>
                <w:rFonts w:cstheme="minorHAnsi"/>
                <w:szCs w:val="20"/>
              </w:rPr>
            </w:pPr>
            <w:r w:rsidRPr="001B3692">
              <w:rPr>
                <w:rFonts w:cstheme="minorHAnsi"/>
                <w:szCs w:val="20"/>
              </w:rPr>
              <w:t>1 = Cancel orders only</w:t>
            </w:r>
          </w:p>
          <w:p w14:paraId="70942E24" w14:textId="77777777" w:rsidR="0042274E" w:rsidRPr="001B3692" w:rsidRDefault="0042274E" w:rsidP="00D96643">
            <w:pPr>
              <w:pStyle w:val="ListParagraph"/>
              <w:numPr>
                <w:ilvl w:val="0"/>
                <w:numId w:val="139"/>
              </w:numPr>
              <w:spacing w:before="60" w:after="60"/>
              <w:rPr>
                <w:rFonts w:cstheme="minorHAnsi"/>
                <w:szCs w:val="20"/>
              </w:rPr>
            </w:pPr>
            <w:r w:rsidRPr="001B3692">
              <w:rPr>
                <w:rFonts w:cstheme="minorHAnsi"/>
                <w:szCs w:val="20"/>
              </w:rPr>
              <w:t>2 = Cancel quotes only</w:t>
            </w:r>
          </w:p>
          <w:p w14:paraId="7FBB144F" w14:textId="77777777" w:rsidR="0042274E" w:rsidRPr="00393A9D" w:rsidRDefault="0042274E" w:rsidP="00D96643">
            <w:pPr>
              <w:pStyle w:val="ListParagraph"/>
              <w:numPr>
                <w:ilvl w:val="0"/>
                <w:numId w:val="139"/>
              </w:numPr>
              <w:spacing w:before="60" w:after="60"/>
              <w:rPr>
                <w:rFonts w:cstheme="minorHAnsi"/>
                <w:szCs w:val="20"/>
              </w:rPr>
            </w:pPr>
            <w:r w:rsidRPr="001B3692">
              <w:rPr>
                <w:rFonts w:cstheme="minorHAnsi"/>
                <w:szCs w:val="20"/>
              </w:rPr>
              <w:t>3 = Cancel orders and quotes</w:t>
            </w:r>
          </w:p>
        </w:tc>
      </w:tr>
      <w:tr w:rsidR="0042274E" w:rsidRPr="00754E31" w14:paraId="54821CF3"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760A6863" w14:textId="77777777" w:rsidR="0042274E" w:rsidRPr="00754E31" w:rsidRDefault="0042274E" w:rsidP="00D96643">
            <w:pPr>
              <w:spacing w:before="60" w:after="60"/>
              <w:rPr>
                <w:rFonts w:cstheme="minorHAnsi"/>
                <w:szCs w:val="20"/>
                <w:lang w:val="en-GB"/>
              </w:rPr>
            </w:pPr>
            <w:r w:rsidRPr="001B3692">
              <w:rPr>
                <w:rFonts w:cstheme="minorHAnsi"/>
                <w:szCs w:val="20"/>
                <w:lang w:val="en-GB"/>
              </w:rPr>
              <w:lastRenderedPageBreak/>
              <w:t>Mass</w:t>
            </w:r>
            <w:r>
              <w:rPr>
                <w:rFonts w:cstheme="minorHAnsi"/>
                <w:szCs w:val="20"/>
                <w:lang w:val="en-GB"/>
              </w:rPr>
              <w:t xml:space="preserve"> </w:t>
            </w:r>
            <w:r w:rsidRPr="001B3692">
              <w:rPr>
                <w:rFonts w:cstheme="minorHAnsi"/>
                <w:szCs w:val="20"/>
                <w:lang w:val="en-GB"/>
              </w:rPr>
              <w:t>Cancel</w:t>
            </w:r>
            <w:r>
              <w:rPr>
                <w:rFonts w:cstheme="minorHAnsi"/>
                <w:szCs w:val="20"/>
                <w:lang w:val="en-GB"/>
              </w:rPr>
              <w:t xml:space="preserve"> </w:t>
            </w:r>
            <w:r w:rsidRPr="001B3692">
              <w:rPr>
                <w:rFonts w:cstheme="minorHAnsi"/>
                <w:szCs w:val="20"/>
                <w:lang w:val="en-GB"/>
              </w:rPr>
              <w:t>Request</w:t>
            </w:r>
            <w:r>
              <w:rPr>
                <w:rFonts w:cstheme="minorHAnsi"/>
                <w:szCs w:val="20"/>
                <w:lang w:val="en-GB"/>
              </w:rPr>
              <w:t xml:space="preserve"> </w:t>
            </w:r>
            <w:r w:rsidRPr="001B3692">
              <w:rPr>
                <w:rFonts w:cstheme="minorHAnsi"/>
                <w:szCs w:val="20"/>
                <w:lang w:val="en-GB"/>
              </w:rPr>
              <w:t>Type</w:t>
            </w:r>
          </w:p>
        </w:tc>
        <w:tc>
          <w:tcPr>
            <w:tcW w:w="3750" w:type="pct"/>
            <w:shd w:val="clear" w:color="auto" w:fill="F2F2F2" w:themeFill="background1" w:themeFillShade="F2"/>
          </w:tcPr>
          <w:p w14:paraId="085394CE" w14:textId="77777777" w:rsidR="0042274E" w:rsidRPr="001B3692" w:rsidRDefault="0042274E" w:rsidP="00D96643">
            <w:pPr>
              <w:spacing w:before="60" w:after="60"/>
              <w:rPr>
                <w:rFonts w:cstheme="minorHAnsi"/>
                <w:szCs w:val="20"/>
              </w:rPr>
            </w:pPr>
            <w:r w:rsidRPr="001B3692">
              <w:rPr>
                <w:rFonts w:cstheme="minorHAnsi"/>
                <w:szCs w:val="20"/>
              </w:rPr>
              <w:t>Specifies the type of cancellation requested</w:t>
            </w:r>
            <w:r>
              <w:rPr>
                <w:rFonts w:cstheme="minorHAnsi"/>
                <w:szCs w:val="20"/>
              </w:rPr>
              <w:t>, as from the input:</w:t>
            </w:r>
          </w:p>
          <w:p w14:paraId="0980599D" w14:textId="77777777" w:rsidR="0042274E" w:rsidRPr="001B3692" w:rsidRDefault="0042274E" w:rsidP="00D96643">
            <w:pPr>
              <w:pStyle w:val="ListParagraph"/>
              <w:numPr>
                <w:ilvl w:val="0"/>
                <w:numId w:val="140"/>
              </w:numPr>
              <w:spacing w:before="60" w:after="60"/>
              <w:rPr>
                <w:rFonts w:cstheme="minorHAnsi"/>
                <w:szCs w:val="20"/>
              </w:rPr>
            </w:pPr>
            <w:r w:rsidRPr="001B3692">
              <w:rPr>
                <w:rFonts w:cstheme="minorHAnsi"/>
                <w:szCs w:val="20"/>
              </w:rPr>
              <w:t>1 = Cancel for a</w:t>
            </w:r>
            <w:r>
              <w:rPr>
                <w:rFonts w:cstheme="minorHAnsi"/>
                <w:szCs w:val="20"/>
              </w:rPr>
              <w:t>n</w:t>
            </w:r>
            <w:r w:rsidRPr="001B3692">
              <w:rPr>
                <w:rFonts w:cstheme="minorHAnsi"/>
                <w:szCs w:val="20"/>
              </w:rPr>
              <w:t xml:space="preserve"> </w:t>
            </w:r>
            <w:r>
              <w:rPr>
                <w:rFonts w:cstheme="minorHAnsi"/>
                <w:szCs w:val="20"/>
              </w:rPr>
              <w:t xml:space="preserve">instrument (i.e. </w:t>
            </w:r>
            <w:r w:rsidRPr="001B3692">
              <w:rPr>
                <w:rFonts w:cstheme="minorHAnsi"/>
                <w:szCs w:val="20"/>
              </w:rPr>
              <w:t>Security ID</w:t>
            </w:r>
            <w:r>
              <w:rPr>
                <w:rFonts w:cstheme="minorHAnsi"/>
                <w:szCs w:val="20"/>
              </w:rPr>
              <w:t>)</w:t>
            </w:r>
          </w:p>
          <w:p w14:paraId="1BFA870C" w14:textId="77777777" w:rsidR="0042274E" w:rsidRPr="001B3692" w:rsidRDefault="0042274E" w:rsidP="00D96643">
            <w:pPr>
              <w:pStyle w:val="ListParagraph"/>
              <w:numPr>
                <w:ilvl w:val="0"/>
                <w:numId w:val="140"/>
              </w:numPr>
              <w:spacing w:before="60" w:after="60"/>
              <w:rPr>
                <w:rFonts w:cstheme="minorHAnsi"/>
                <w:szCs w:val="20"/>
              </w:rPr>
            </w:pPr>
            <w:r>
              <w:rPr>
                <w:rFonts w:cstheme="minorHAnsi"/>
                <w:szCs w:val="20"/>
              </w:rPr>
              <w:t>5</w:t>
            </w:r>
            <w:r w:rsidRPr="001B3692">
              <w:rPr>
                <w:rFonts w:cstheme="minorHAnsi"/>
                <w:szCs w:val="20"/>
              </w:rPr>
              <w:t xml:space="preserve"> = Cancel </w:t>
            </w:r>
            <w:r>
              <w:rPr>
                <w:rFonts w:cstheme="minorHAnsi"/>
                <w:szCs w:val="20"/>
              </w:rPr>
              <w:t>all orders and quotes</w:t>
            </w:r>
          </w:p>
          <w:p w14:paraId="751B94DF" w14:textId="77777777" w:rsidR="0042274E" w:rsidRPr="001B3692" w:rsidRDefault="0042274E" w:rsidP="00D96643">
            <w:pPr>
              <w:pStyle w:val="ListParagraph"/>
              <w:numPr>
                <w:ilvl w:val="0"/>
                <w:numId w:val="140"/>
              </w:numPr>
              <w:spacing w:before="60" w:after="60"/>
              <w:rPr>
                <w:rFonts w:cstheme="minorHAnsi"/>
                <w:szCs w:val="20"/>
              </w:rPr>
            </w:pPr>
            <w:r>
              <w:rPr>
                <w:rFonts w:cstheme="minorHAnsi"/>
                <w:szCs w:val="20"/>
              </w:rPr>
              <w:t>7</w:t>
            </w:r>
            <w:r w:rsidRPr="001B3692">
              <w:rPr>
                <w:rFonts w:cstheme="minorHAnsi"/>
                <w:szCs w:val="20"/>
              </w:rPr>
              <w:t xml:space="preserve"> = Cancel </w:t>
            </w:r>
            <w:r>
              <w:rPr>
                <w:rFonts w:cstheme="minorHAnsi"/>
                <w:szCs w:val="20"/>
              </w:rPr>
              <w:t>for an i</w:t>
            </w:r>
            <w:r w:rsidRPr="00393A9D">
              <w:rPr>
                <w:rFonts w:cstheme="minorHAnsi"/>
                <w:szCs w:val="20"/>
              </w:rPr>
              <w:t xml:space="preserve">nstrument </w:t>
            </w:r>
            <w:r>
              <w:rPr>
                <w:rFonts w:cstheme="minorHAnsi"/>
                <w:szCs w:val="20"/>
              </w:rPr>
              <w:t>t</w:t>
            </w:r>
            <w:r w:rsidRPr="00393A9D">
              <w:rPr>
                <w:rFonts w:cstheme="minorHAnsi"/>
                <w:szCs w:val="20"/>
              </w:rPr>
              <w:t>ype</w:t>
            </w:r>
          </w:p>
          <w:p w14:paraId="3E2B3416" w14:textId="77777777" w:rsidR="0042274E" w:rsidRDefault="0042274E" w:rsidP="00D96643">
            <w:pPr>
              <w:pStyle w:val="ListParagraph"/>
              <w:numPr>
                <w:ilvl w:val="0"/>
                <w:numId w:val="140"/>
              </w:numPr>
              <w:spacing w:before="60" w:after="60"/>
              <w:rPr>
                <w:rFonts w:cstheme="minorHAnsi"/>
                <w:szCs w:val="20"/>
              </w:rPr>
            </w:pPr>
            <w:r>
              <w:rPr>
                <w:rFonts w:cstheme="minorHAnsi"/>
                <w:szCs w:val="20"/>
              </w:rPr>
              <w:t>8</w:t>
            </w:r>
            <w:r w:rsidRPr="001B3692">
              <w:rPr>
                <w:rFonts w:cstheme="minorHAnsi"/>
                <w:szCs w:val="20"/>
              </w:rPr>
              <w:t xml:space="preserve"> = Cancel </w:t>
            </w:r>
            <w:r>
              <w:rPr>
                <w:rFonts w:cstheme="minorHAnsi"/>
                <w:szCs w:val="20"/>
              </w:rPr>
              <w:t>for a market</w:t>
            </w:r>
          </w:p>
          <w:p w14:paraId="1A79FA40" w14:textId="77777777" w:rsidR="0042274E" w:rsidRPr="00393A9D" w:rsidRDefault="0042274E" w:rsidP="00D96643">
            <w:pPr>
              <w:pStyle w:val="ListParagraph"/>
              <w:numPr>
                <w:ilvl w:val="0"/>
                <w:numId w:val="140"/>
              </w:numPr>
              <w:spacing w:before="60" w:after="60"/>
              <w:rPr>
                <w:rFonts w:cstheme="minorHAnsi"/>
                <w:szCs w:val="20"/>
              </w:rPr>
            </w:pPr>
            <w:r>
              <w:rPr>
                <w:rFonts w:cstheme="minorHAnsi"/>
                <w:szCs w:val="20"/>
              </w:rPr>
              <w:t>11</w:t>
            </w:r>
            <w:r w:rsidRPr="001B3692">
              <w:rPr>
                <w:rFonts w:cstheme="minorHAnsi"/>
                <w:szCs w:val="20"/>
              </w:rPr>
              <w:t xml:space="preserve"> = Cancel </w:t>
            </w:r>
            <w:r>
              <w:rPr>
                <w:rFonts w:cstheme="minorHAnsi"/>
                <w:szCs w:val="20"/>
              </w:rPr>
              <w:t>for an i</w:t>
            </w:r>
            <w:r>
              <w:rPr>
                <w:rFonts w:cstheme="minorHAnsi"/>
                <w:lang w:val="en-GB"/>
              </w:rPr>
              <w:t>nstrument class</w:t>
            </w:r>
          </w:p>
        </w:tc>
      </w:tr>
      <w:tr w:rsidR="0042274E" w:rsidRPr="00754E31" w14:paraId="125C0BD8"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1E9D7CDB" w14:textId="77777777" w:rsidR="0042274E" w:rsidRDefault="0042274E" w:rsidP="00D96643">
            <w:pPr>
              <w:spacing w:before="60" w:after="60"/>
              <w:rPr>
                <w:rFonts w:cstheme="minorHAnsi"/>
                <w:szCs w:val="20"/>
              </w:rPr>
            </w:pPr>
            <w:r>
              <w:rPr>
                <w:rFonts w:cstheme="minorHAnsi"/>
                <w:szCs w:val="20"/>
              </w:rPr>
              <w:t>Transact Time</w:t>
            </w:r>
          </w:p>
        </w:tc>
        <w:tc>
          <w:tcPr>
            <w:tcW w:w="3750" w:type="pct"/>
            <w:shd w:val="clear" w:color="auto" w:fill="F2F2F2" w:themeFill="background1" w:themeFillShade="F2"/>
          </w:tcPr>
          <w:p w14:paraId="1ACBAA96" w14:textId="77777777" w:rsidR="0042274E" w:rsidRDefault="0042274E" w:rsidP="00D96643">
            <w:pPr>
              <w:spacing w:before="60" w:after="60"/>
              <w:rPr>
                <w:rFonts w:eastAsia="Calibri" w:cstheme="minorHAnsi"/>
                <w:szCs w:val="20"/>
              </w:rPr>
            </w:pPr>
            <w:r w:rsidRPr="00486712">
              <w:rPr>
                <w:rFonts w:eastAsia="Calibri" w:cstheme="minorHAnsi"/>
                <w:szCs w:val="20"/>
              </w:rPr>
              <w:t xml:space="preserve">The time at which the </w:t>
            </w:r>
            <w:r>
              <w:rPr>
                <w:rFonts w:eastAsia="Calibri" w:cstheme="minorHAnsi"/>
                <w:szCs w:val="20"/>
              </w:rPr>
              <w:t>message is generated</w:t>
            </w:r>
            <w:r w:rsidRPr="00486712">
              <w:rPr>
                <w:rFonts w:eastAsia="Calibri" w:cstheme="minorHAnsi"/>
                <w:szCs w:val="20"/>
              </w:rPr>
              <w:t>.</w:t>
            </w:r>
          </w:p>
        </w:tc>
      </w:tr>
      <w:tr w:rsidR="0042274E" w:rsidRPr="00754E31" w14:paraId="1622E0B0"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703F1EA7" w14:textId="77777777" w:rsidR="0042274E" w:rsidRDefault="0042274E" w:rsidP="00D96643">
            <w:pPr>
              <w:spacing w:before="60" w:after="60"/>
              <w:rPr>
                <w:rFonts w:cstheme="minorHAnsi"/>
                <w:szCs w:val="20"/>
              </w:rPr>
            </w:pPr>
            <w:r w:rsidRPr="0023226D">
              <w:rPr>
                <w:rFonts w:cstheme="minorHAnsi"/>
                <w:szCs w:val="20"/>
              </w:rPr>
              <w:t xml:space="preserve">Mass Cancel </w:t>
            </w:r>
            <w:r>
              <w:rPr>
                <w:rFonts w:cstheme="minorHAnsi"/>
                <w:szCs w:val="20"/>
              </w:rPr>
              <w:t>Status</w:t>
            </w:r>
          </w:p>
        </w:tc>
        <w:tc>
          <w:tcPr>
            <w:tcW w:w="3750" w:type="pct"/>
            <w:shd w:val="clear" w:color="auto" w:fill="F2F2F2" w:themeFill="background1" w:themeFillShade="F2"/>
          </w:tcPr>
          <w:p w14:paraId="4087EDEB" w14:textId="77777777" w:rsidR="0042274E" w:rsidRPr="0023226D" w:rsidRDefault="0042274E" w:rsidP="00D96643">
            <w:pPr>
              <w:spacing w:before="60" w:after="60"/>
              <w:rPr>
                <w:rFonts w:eastAsia="Calibri" w:cstheme="minorHAnsi"/>
                <w:szCs w:val="20"/>
              </w:rPr>
            </w:pPr>
            <w:r w:rsidRPr="0023226D">
              <w:rPr>
                <w:rFonts w:eastAsia="Calibri" w:cstheme="minorHAnsi"/>
                <w:szCs w:val="20"/>
              </w:rPr>
              <w:t>Indicates the action taken on the cancel request:</w:t>
            </w:r>
          </w:p>
          <w:p w14:paraId="39BF36F3" w14:textId="77777777" w:rsidR="0042274E" w:rsidRDefault="0042274E" w:rsidP="00D96643">
            <w:pPr>
              <w:spacing w:before="60" w:after="60"/>
              <w:rPr>
                <w:rFonts w:eastAsia="Calibri" w:cstheme="minorHAnsi"/>
                <w:szCs w:val="20"/>
              </w:rPr>
            </w:pPr>
            <w:r w:rsidRPr="0023226D">
              <w:rPr>
                <w:rFonts w:eastAsia="Calibri" w:cstheme="minorHAnsi"/>
                <w:szCs w:val="20"/>
              </w:rPr>
              <w:t>0 = Rejected</w:t>
            </w:r>
          </w:p>
          <w:p w14:paraId="77ABD54D" w14:textId="77777777" w:rsidR="0042274E" w:rsidRDefault="0042274E" w:rsidP="00D96643">
            <w:pPr>
              <w:spacing w:before="60" w:after="60"/>
              <w:rPr>
                <w:rFonts w:eastAsia="Calibri" w:cstheme="minorHAnsi"/>
                <w:szCs w:val="20"/>
              </w:rPr>
            </w:pPr>
            <w:r>
              <w:rPr>
                <w:rFonts w:eastAsia="Calibri" w:cstheme="minorHAnsi"/>
                <w:szCs w:val="20"/>
              </w:rPr>
              <w:t xml:space="preserve">1 = Accepted, some of all orders/quotes have been cancelled. (If Mass Cancel Request routes to multiple MEs, there is chance that while one ME is accepted, the other ME is rejected. In this case, the </w:t>
            </w:r>
            <w:r w:rsidRPr="0023226D">
              <w:rPr>
                <w:rFonts w:cstheme="minorHAnsi"/>
                <w:szCs w:val="20"/>
              </w:rPr>
              <w:t xml:space="preserve">Mass Cancel </w:t>
            </w:r>
            <w:r>
              <w:rPr>
                <w:rFonts w:cstheme="minorHAnsi"/>
                <w:szCs w:val="20"/>
              </w:rPr>
              <w:t>Status is still set to Accepted.</w:t>
            </w:r>
          </w:p>
        </w:tc>
      </w:tr>
      <w:tr w:rsidR="0042274E" w:rsidRPr="00754E31" w14:paraId="1F3888FC"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53128133" w14:textId="77777777" w:rsidR="0042274E" w:rsidRDefault="0042274E" w:rsidP="00D96643">
            <w:pPr>
              <w:spacing w:before="60" w:after="60"/>
              <w:rPr>
                <w:rFonts w:cstheme="minorHAnsi"/>
                <w:szCs w:val="20"/>
              </w:rPr>
            </w:pPr>
            <w:r w:rsidRPr="0023226D">
              <w:rPr>
                <w:rFonts w:cstheme="minorHAnsi"/>
                <w:szCs w:val="20"/>
              </w:rPr>
              <w:t xml:space="preserve">Total </w:t>
            </w:r>
            <w:r>
              <w:rPr>
                <w:rFonts w:cstheme="minorHAnsi"/>
                <w:szCs w:val="20"/>
              </w:rPr>
              <w:t>Cancelled</w:t>
            </w:r>
            <w:r w:rsidRPr="0023226D">
              <w:rPr>
                <w:rFonts w:cstheme="minorHAnsi"/>
                <w:szCs w:val="20"/>
              </w:rPr>
              <w:t xml:space="preserve"> Orders</w:t>
            </w:r>
          </w:p>
        </w:tc>
        <w:tc>
          <w:tcPr>
            <w:tcW w:w="3750" w:type="pct"/>
            <w:shd w:val="clear" w:color="auto" w:fill="F2F2F2" w:themeFill="background1" w:themeFillShade="F2"/>
          </w:tcPr>
          <w:p w14:paraId="07F36363" w14:textId="77777777" w:rsidR="0042274E" w:rsidRDefault="0042274E" w:rsidP="00D96643">
            <w:pPr>
              <w:spacing w:before="60" w:after="60"/>
              <w:rPr>
                <w:rFonts w:eastAsia="Calibri" w:cstheme="minorHAnsi"/>
                <w:szCs w:val="20"/>
              </w:rPr>
            </w:pPr>
            <w:r w:rsidRPr="0023226D">
              <w:rPr>
                <w:rFonts w:eastAsia="Calibri" w:cstheme="minorHAnsi"/>
                <w:szCs w:val="20"/>
              </w:rPr>
              <w:t xml:space="preserve">Indicates the total number of orders </w:t>
            </w:r>
            <w:r>
              <w:rPr>
                <w:rFonts w:eastAsia="Calibri" w:cstheme="minorHAnsi"/>
                <w:szCs w:val="20"/>
              </w:rPr>
              <w:t xml:space="preserve">cancelled </w:t>
            </w:r>
            <w:r w:rsidRPr="0023226D">
              <w:rPr>
                <w:rFonts w:eastAsia="Calibri" w:cstheme="minorHAnsi"/>
                <w:szCs w:val="20"/>
              </w:rPr>
              <w:t>by the Mass Cancel Request.</w:t>
            </w:r>
          </w:p>
        </w:tc>
      </w:tr>
      <w:tr w:rsidR="0042274E" w:rsidRPr="00754E31" w14:paraId="2B628A05"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56EBF1FA" w14:textId="77777777" w:rsidR="0042274E" w:rsidRPr="00754E31" w:rsidRDefault="0042274E" w:rsidP="00D96643">
            <w:pPr>
              <w:spacing w:before="60" w:after="60"/>
              <w:rPr>
                <w:rFonts w:cstheme="minorHAnsi"/>
                <w:szCs w:val="20"/>
                <w:lang w:val="en-GB"/>
              </w:rPr>
            </w:pPr>
            <w:r w:rsidRPr="001E1FA4">
              <w:rPr>
                <w:rFonts w:cstheme="minorHAnsi"/>
                <w:szCs w:val="20"/>
                <w:lang w:val="en-GB"/>
              </w:rPr>
              <w:t>Mass Cancel Reject Reason</w:t>
            </w:r>
          </w:p>
        </w:tc>
        <w:tc>
          <w:tcPr>
            <w:tcW w:w="3750" w:type="pct"/>
            <w:shd w:val="clear" w:color="auto" w:fill="F2F2F2" w:themeFill="background1" w:themeFillShade="F2"/>
          </w:tcPr>
          <w:p w14:paraId="37BEBCEC" w14:textId="1C10FFD1" w:rsidR="0042274E" w:rsidRPr="001E1FA4" w:rsidRDefault="004228E8" w:rsidP="00D96643">
            <w:pPr>
              <w:spacing w:before="60" w:after="60"/>
              <w:rPr>
                <w:rFonts w:cstheme="minorHAnsi"/>
                <w:szCs w:val="20"/>
              </w:rPr>
            </w:pPr>
            <w:r w:rsidRPr="004228E8">
              <w:rPr>
                <w:rFonts w:cstheme="minorHAnsi"/>
                <w:szCs w:val="20"/>
              </w:rPr>
              <w:t>Carries the reject reason code if Mass Cancel Status = 1 (Rejected); otherwise, it is 0 (Unused).</w:t>
            </w:r>
          </w:p>
        </w:tc>
      </w:tr>
    </w:tbl>
    <w:p w14:paraId="7E55A4F3" w14:textId="77777777" w:rsidR="0042274E" w:rsidRDefault="0042274E" w:rsidP="0042274E">
      <w:pPr>
        <w:spacing w:before="120"/>
        <w:jc w:val="both"/>
        <w:rPr>
          <w:rFonts w:cstheme="minorHAnsi"/>
          <w:sz w:val="22"/>
          <w:szCs w:val="22"/>
        </w:rPr>
      </w:pPr>
      <w:r>
        <w:rPr>
          <w:rFonts w:cstheme="minorHAnsi"/>
          <w:sz w:val="22"/>
          <w:szCs w:val="22"/>
        </w:rPr>
        <w:t>Optional Fields:</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2"/>
        <w:gridCol w:w="6757"/>
      </w:tblGrid>
      <w:tr w:rsidR="0042274E" w:rsidRPr="003C47FD" w14:paraId="6C9D1850" w14:textId="77777777" w:rsidTr="00D96643">
        <w:trPr>
          <w:trHeight w:val="300"/>
        </w:trPr>
        <w:tc>
          <w:tcPr>
            <w:tcW w:w="1250" w:type="pct"/>
            <w:shd w:val="clear" w:color="auto" w:fill="C6D9F1" w:themeFill="text2" w:themeFillTint="33"/>
            <w:noWrap/>
          </w:tcPr>
          <w:p w14:paraId="36A5F4E4" w14:textId="77777777" w:rsidR="0042274E" w:rsidRPr="003C47FD" w:rsidRDefault="0042274E" w:rsidP="00D96643">
            <w:pPr>
              <w:pStyle w:val="Tablehead"/>
              <w:spacing w:after="0"/>
              <w:jc w:val="left"/>
              <w:rPr>
                <w:rFonts w:cstheme="minorHAnsi"/>
              </w:rPr>
            </w:pPr>
            <w:r>
              <w:rPr>
                <w:rFonts w:cstheme="minorHAnsi"/>
              </w:rPr>
              <w:t>Field Name</w:t>
            </w:r>
          </w:p>
        </w:tc>
        <w:tc>
          <w:tcPr>
            <w:tcW w:w="3750" w:type="pct"/>
            <w:shd w:val="clear" w:color="auto" w:fill="C6D9F1" w:themeFill="text2" w:themeFillTint="33"/>
          </w:tcPr>
          <w:p w14:paraId="17B096FD"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62072417"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61BA9BF0" w14:textId="77777777" w:rsidR="0042274E" w:rsidRPr="00754E31" w:rsidRDefault="0042274E" w:rsidP="00D96643">
            <w:pPr>
              <w:spacing w:before="60" w:after="60"/>
              <w:rPr>
                <w:rFonts w:cstheme="minorHAnsi"/>
                <w:szCs w:val="20"/>
                <w:lang w:val="en-GB"/>
              </w:rPr>
            </w:pPr>
            <w:r>
              <w:rPr>
                <w:rFonts w:cstheme="minorHAnsi"/>
                <w:szCs w:val="20"/>
                <w:lang w:val="en-GB"/>
              </w:rPr>
              <w:t>Market Segment</w:t>
            </w:r>
          </w:p>
        </w:tc>
        <w:tc>
          <w:tcPr>
            <w:tcW w:w="3750" w:type="pct"/>
            <w:shd w:val="clear" w:color="auto" w:fill="F2F2F2" w:themeFill="background1" w:themeFillShade="F2"/>
          </w:tcPr>
          <w:p w14:paraId="4EFD2F29" w14:textId="77777777" w:rsidR="0042274E" w:rsidRPr="001B3692" w:rsidRDefault="0042274E" w:rsidP="00D96643">
            <w:pPr>
              <w:spacing w:before="60" w:after="60"/>
              <w:rPr>
                <w:rFonts w:cstheme="minorHAnsi"/>
                <w:szCs w:val="20"/>
              </w:rPr>
            </w:pPr>
            <w:r>
              <w:rPr>
                <w:rFonts w:cstheme="minorHAnsi"/>
                <w:szCs w:val="20"/>
                <w:lang w:val="en-GB"/>
              </w:rPr>
              <w:t>Market segment</w:t>
            </w:r>
            <w:r w:rsidRPr="00543F92">
              <w:rPr>
                <w:rFonts w:cstheme="minorHAnsi"/>
                <w:szCs w:val="20"/>
              </w:rPr>
              <w:t xml:space="preserve"> identifier</w:t>
            </w:r>
            <w:r>
              <w:rPr>
                <w:rFonts w:cstheme="minorHAnsi"/>
                <w:szCs w:val="20"/>
              </w:rPr>
              <w:t>.</w:t>
            </w:r>
          </w:p>
        </w:tc>
      </w:tr>
      <w:tr w:rsidR="0042274E" w:rsidRPr="00754E31" w14:paraId="5C2835F3"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47006B49" w14:textId="77777777" w:rsidR="0042274E" w:rsidRPr="00754E31" w:rsidRDefault="0042274E" w:rsidP="00D96643">
            <w:pPr>
              <w:spacing w:before="60" w:after="60"/>
              <w:rPr>
                <w:rFonts w:cstheme="minorHAnsi"/>
                <w:szCs w:val="20"/>
                <w:lang w:val="en-GB"/>
              </w:rPr>
            </w:pPr>
            <w:r>
              <w:rPr>
                <w:rFonts w:cstheme="minorHAnsi"/>
                <w:lang w:val="en-GB"/>
              </w:rPr>
              <w:t>Instrument Type</w:t>
            </w:r>
          </w:p>
        </w:tc>
        <w:tc>
          <w:tcPr>
            <w:tcW w:w="3750" w:type="pct"/>
            <w:shd w:val="clear" w:color="auto" w:fill="F2F2F2" w:themeFill="background1" w:themeFillShade="F2"/>
          </w:tcPr>
          <w:p w14:paraId="76209CB1" w14:textId="77777777" w:rsidR="0042274E" w:rsidRPr="001B3692" w:rsidRDefault="0042274E" w:rsidP="00D96643">
            <w:pPr>
              <w:spacing w:before="60" w:after="60"/>
              <w:rPr>
                <w:rFonts w:cstheme="minorHAnsi"/>
                <w:szCs w:val="20"/>
              </w:rPr>
            </w:pPr>
            <w:r>
              <w:rPr>
                <w:rFonts w:cstheme="minorHAnsi"/>
                <w:lang w:val="en-GB"/>
              </w:rPr>
              <w:t xml:space="preserve">Instrument type </w:t>
            </w:r>
            <w:r w:rsidRPr="00543F92">
              <w:rPr>
                <w:rFonts w:cstheme="minorHAnsi"/>
                <w:szCs w:val="20"/>
              </w:rPr>
              <w:t>identifier</w:t>
            </w:r>
            <w:r>
              <w:rPr>
                <w:rFonts w:cstheme="minorHAnsi"/>
                <w:szCs w:val="20"/>
              </w:rPr>
              <w:t>.</w:t>
            </w:r>
          </w:p>
        </w:tc>
      </w:tr>
      <w:tr w:rsidR="0042274E" w:rsidRPr="00754E31" w14:paraId="3CBAD357"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0DAA8AAA" w14:textId="77777777" w:rsidR="0042274E" w:rsidRPr="00754E31" w:rsidRDefault="0042274E" w:rsidP="00D96643">
            <w:pPr>
              <w:spacing w:before="60" w:after="60"/>
              <w:rPr>
                <w:rFonts w:cstheme="minorHAnsi"/>
                <w:szCs w:val="20"/>
                <w:lang w:val="en-GB"/>
              </w:rPr>
            </w:pPr>
            <w:r>
              <w:rPr>
                <w:rFonts w:cstheme="minorHAnsi"/>
                <w:lang w:val="en-GB"/>
              </w:rPr>
              <w:t>Instrument Class</w:t>
            </w:r>
          </w:p>
        </w:tc>
        <w:tc>
          <w:tcPr>
            <w:tcW w:w="3750" w:type="pct"/>
            <w:shd w:val="clear" w:color="auto" w:fill="F2F2F2" w:themeFill="background1" w:themeFillShade="F2"/>
          </w:tcPr>
          <w:p w14:paraId="62965800" w14:textId="77777777" w:rsidR="0042274E" w:rsidRPr="001B3692" w:rsidRDefault="0042274E" w:rsidP="00D96643">
            <w:pPr>
              <w:spacing w:before="60" w:after="60"/>
              <w:rPr>
                <w:rFonts w:cstheme="minorHAnsi"/>
                <w:szCs w:val="20"/>
              </w:rPr>
            </w:pPr>
            <w:r>
              <w:rPr>
                <w:rFonts w:cstheme="minorHAnsi"/>
                <w:lang w:val="en-GB"/>
              </w:rPr>
              <w:t>Instrument class</w:t>
            </w:r>
            <w:r w:rsidRPr="00543F92">
              <w:rPr>
                <w:rFonts w:cstheme="minorHAnsi"/>
                <w:szCs w:val="20"/>
              </w:rPr>
              <w:t xml:space="preserve"> identifier</w:t>
            </w:r>
            <w:r>
              <w:rPr>
                <w:rFonts w:cstheme="minorHAnsi"/>
                <w:szCs w:val="20"/>
              </w:rPr>
              <w:t>.</w:t>
            </w:r>
          </w:p>
        </w:tc>
      </w:tr>
      <w:tr w:rsidR="0042274E" w:rsidRPr="00754E31" w14:paraId="43EE90DB"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664A7430" w14:textId="77777777" w:rsidR="0042274E" w:rsidRPr="00754E31" w:rsidRDefault="0042274E" w:rsidP="00D96643">
            <w:pPr>
              <w:spacing w:before="60" w:after="60"/>
              <w:rPr>
                <w:rFonts w:cstheme="minorHAnsi"/>
                <w:szCs w:val="20"/>
                <w:lang w:val="en-GB"/>
              </w:rPr>
            </w:pPr>
            <w:r w:rsidRPr="00393A9D">
              <w:rPr>
                <w:rFonts w:cstheme="minorHAnsi"/>
                <w:szCs w:val="20"/>
                <w:lang w:val="en-GB"/>
              </w:rPr>
              <w:t>Security ID</w:t>
            </w:r>
          </w:p>
        </w:tc>
        <w:tc>
          <w:tcPr>
            <w:tcW w:w="3750" w:type="pct"/>
            <w:shd w:val="clear" w:color="auto" w:fill="F2F2F2" w:themeFill="background1" w:themeFillShade="F2"/>
          </w:tcPr>
          <w:p w14:paraId="51584F7F" w14:textId="77777777" w:rsidR="0042274E" w:rsidRPr="001B3692" w:rsidRDefault="0042274E" w:rsidP="00D96643">
            <w:pPr>
              <w:spacing w:before="60" w:after="60"/>
              <w:rPr>
                <w:rFonts w:cstheme="minorHAnsi"/>
                <w:szCs w:val="20"/>
              </w:rPr>
            </w:pPr>
            <w:r w:rsidRPr="00543F92">
              <w:rPr>
                <w:rFonts w:cstheme="minorHAnsi"/>
                <w:szCs w:val="20"/>
              </w:rPr>
              <w:t>Instrument identifier</w:t>
            </w:r>
            <w:r>
              <w:rPr>
                <w:rFonts w:cstheme="minorHAnsi"/>
                <w:szCs w:val="20"/>
              </w:rPr>
              <w:t>.</w:t>
            </w:r>
          </w:p>
        </w:tc>
      </w:tr>
      <w:tr w:rsidR="0042274E" w:rsidRPr="00754E31" w14:paraId="24971899"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3237F39B" w14:textId="77777777" w:rsidR="0042274E" w:rsidRPr="00754E31" w:rsidRDefault="0042274E" w:rsidP="00D96643">
            <w:pPr>
              <w:spacing w:before="60" w:after="60"/>
              <w:rPr>
                <w:rFonts w:cstheme="minorHAnsi"/>
                <w:szCs w:val="20"/>
                <w:lang w:val="en-GB"/>
              </w:rPr>
            </w:pPr>
            <w:r>
              <w:rPr>
                <w:rFonts w:cstheme="minorHAnsi"/>
                <w:szCs w:val="20"/>
                <w:lang w:val="en-GB"/>
              </w:rPr>
              <w:t>Side</w:t>
            </w:r>
          </w:p>
        </w:tc>
        <w:tc>
          <w:tcPr>
            <w:tcW w:w="3750" w:type="pct"/>
            <w:shd w:val="clear" w:color="auto" w:fill="F2F2F2" w:themeFill="background1" w:themeFillShade="F2"/>
          </w:tcPr>
          <w:p w14:paraId="2789572E" w14:textId="77777777" w:rsidR="0042274E" w:rsidRPr="00543F92" w:rsidRDefault="0042274E" w:rsidP="00D96643">
            <w:pPr>
              <w:spacing w:before="60" w:after="60"/>
              <w:rPr>
                <w:rFonts w:cstheme="minorHAnsi"/>
                <w:szCs w:val="20"/>
              </w:rPr>
            </w:pPr>
            <w:r w:rsidRPr="00543F92">
              <w:rPr>
                <w:rFonts w:cstheme="minorHAnsi"/>
                <w:szCs w:val="20"/>
              </w:rPr>
              <w:t>Side of the order</w:t>
            </w:r>
            <w:r>
              <w:rPr>
                <w:rFonts w:cstheme="minorHAnsi"/>
                <w:szCs w:val="20"/>
              </w:rPr>
              <w:t xml:space="preserve"> to be cancelled:</w:t>
            </w:r>
          </w:p>
          <w:p w14:paraId="5AE23954" w14:textId="77777777" w:rsidR="0042274E" w:rsidRPr="00543F92" w:rsidRDefault="0042274E" w:rsidP="00D96643">
            <w:pPr>
              <w:pStyle w:val="ListParagraph"/>
              <w:numPr>
                <w:ilvl w:val="0"/>
                <w:numId w:val="141"/>
              </w:numPr>
              <w:spacing w:before="60" w:after="60"/>
              <w:rPr>
                <w:rFonts w:cstheme="minorHAnsi"/>
                <w:szCs w:val="20"/>
              </w:rPr>
            </w:pPr>
            <w:r>
              <w:rPr>
                <w:rFonts w:cstheme="minorHAnsi"/>
                <w:szCs w:val="20"/>
              </w:rPr>
              <w:t xml:space="preserve">1 </w:t>
            </w:r>
            <w:r w:rsidRPr="00543F92">
              <w:rPr>
                <w:rFonts w:cstheme="minorHAnsi" w:hint="eastAsia"/>
                <w:szCs w:val="20"/>
              </w:rPr>
              <w:t>= Buy</w:t>
            </w:r>
          </w:p>
          <w:p w14:paraId="33BE3F81" w14:textId="77777777" w:rsidR="0042274E" w:rsidRPr="00FF3109" w:rsidRDefault="0042274E" w:rsidP="00D96643">
            <w:pPr>
              <w:pStyle w:val="ListParagraph"/>
              <w:numPr>
                <w:ilvl w:val="0"/>
                <w:numId w:val="141"/>
              </w:numPr>
              <w:spacing w:before="60" w:after="60"/>
              <w:rPr>
                <w:rFonts w:cstheme="minorHAnsi"/>
                <w:szCs w:val="20"/>
              </w:rPr>
            </w:pPr>
            <w:r w:rsidRPr="00543F92">
              <w:rPr>
                <w:rFonts w:cstheme="minorHAnsi" w:hint="eastAsia"/>
                <w:szCs w:val="20"/>
              </w:rPr>
              <w:t>2 = Sell</w:t>
            </w:r>
          </w:p>
        </w:tc>
      </w:tr>
      <w:tr w:rsidR="0042274E" w:rsidRPr="00754E31" w14:paraId="6F4F9409"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53976C2A" w14:textId="77777777" w:rsidR="0042274E" w:rsidRPr="00754E31" w:rsidRDefault="0042274E" w:rsidP="00D96643">
            <w:pPr>
              <w:spacing w:before="60" w:after="60"/>
              <w:rPr>
                <w:rFonts w:cstheme="minorHAnsi"/>
                <w:szCs w:val="20"/>
                <w:lang w:val="en-GB"/>
              </w:rPr>
            </w:pPr>
            <w:r>
              <w:rPr>
                <w:rFonts w:cstheme="minorHAnsi"/>
                <w:szCs w:val="20"/>
                <w:lang w:val="en-GB"/>
              </w:rPr>
              <w:t>Owning Session ID</w:t>
            </w:r>
          </w:p>
        </w:tc>
        <w:tc>
          <w:tcPr>
            <w:tcW w:w="3750" w:type="pct"/>
            <w:shd w:val="clear" w:color="auto" w:fill="F2F2F2" w:themeFill="background1" w:themeFillShade="F2"/>
          </w:tcPr>
          <w:p w14:paraId="731D6524" w14:textId="77777777" w:rsidR="0042274E" w:rsidRDefault="0042274E" w:rsidP="00D96643">
            <w:pPr>
              <w:spacing w:before="60" w:after="60"/>
              <w:rPr>
                <w:rFonts w:cstheme="minorHAnsi"/>
                <w:szCs w:val="20"/>
              </w:rPr>
            </w:pPr>
            <w:r w:rsidRPr="001B3692">
              <w:rPr>
                <w:rFonts w:cstheme="minorHAnsi"/>
                <w:szCs w:val="20"/>
              </w:rPr>
              <w:t xml:space="preserve">Cancel </w:t>
            </w:r>
            <w:r>
              <w:rPr>
                <w:rFonts w:cstheme="minorHAnsi"/>
                <w:szCs w:val="20"/>
              </w:rPr>
              <w:t>all orders/quotes that are input by other session(s).</w:t>
            </w:r>
          </w:p>
          <w:p w14:paraId="49BE06C5" w14:textId="77777777" w:rsidR="0042274E" w:rsidRDefault="0042274E" w:rsidP="00D96643">
            <w:pPr>
              <w:spacing w:before="60" w:after="60"/>
              <w:rPr>
                <w:rFonts w:cstheme="minorHAnsi"/>
                <w:szCs w:val="20"/>
                <w:lang w:val="en-GB"/>
              </w:rPr>
            </w:pPr>
            <w:r>
              <w:rPr>
                <w:rFonts w:cstheme="minorHAnsi"/>
                <w:szCs w:val="20"/>
              </w:rPr>
              <w:t xml:space="preserve">The </w:t>
            </w:r>
            <w:r>
              <w:rPr>
                <w:rFonts w:cstheme="minorHAnsi"/>
                <w:szCs w:val="20"/>
                <w:lang w:val="en-GB"/>
              </w:rPr>
              <w:t>Owning Session ID</w:t>
            </w:r>
            <w:r>
              <w:rPr>
                <w:rFonts w:cstheme="minorHAnsi"/>
                <w:szCs w:val="20"/>
              </w:rPr>
              <w:t xml:space="preserve"> is the Comp ID of session that inputs the orders/quotes</w:t>
            </w:r>
            <w:r>
              <w:rPr>
                <w:rFonts w:cstheme="minorHAnsi"/>
                <w:szCs w:val="20"/>
                <w:lang w:val="en-GB"/>
              </w:rPr>
              <w:t>.</w:t>
            </w:r>
          </w:p>
          <w:p w14:paraId="1A16949A" w14:textId="77777777" w:rsidR="0042274E" w:rsidRPr="001B3692" w:rsidRDefault="0042274E" w:rsidP="00D96643">
            <w:pPr>
              <w:spacing w:before="60" w:after="60"/>
              <w:rPr>
                <w:rFonts w:cstheme="minorHAnsi"/>
                <w:szCs w:val="20"/>
              </w:rPr>
            </w:pPr>
            <w:r>
              <w:rPr>
                <w:rFonts w:cstheme="minorHAnsi"/>
                <w:szCs w:val="20"/>
                <w:lang w:val="en-GB"/>
              </w:rPr>
              <w:t>To cancel all sessions that belong to the same firm, set this field to “*”.</w:t>
            </w:r>
          </w:p>
        </w:tc>
      </w:tr>
      <w:tr w:rsidR="0042274E" w:rsidRPr="00754E31" w14:paraId="1CF63BE7"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5AEF1108" w14:textId="77777777" w:rsidR="0042274E" w:rsidRPr="00754E31" w:rsidRDefault="0042274E" w:rsidP="00D96643">
            <w:pPr>
              <w:spacing w:before="60" w:after="60"/>
              <w:rPr>
                <w:rFonts w:cstheme="minorHAnsi"/>
                <w:szCs w:val="20"/>
                <w:lang w:val="en-GB"/>
              </w:rPr>
            </w:pPr>
            <w:r>
              <w:rPr>
                <w:rFonts w:cstheme="minorHAnsi"/>
                <w:szCs w:val="20"/>
                <w:lang w:val="en-GB"/>
              </w:rPr>
              <w:t>Owning Executing Trader</w:t>
            </w:r>
          </w:p>
        </w:tc>
        <w:tc>
          <w:tcPr>
            <w:tcW w:w="3750" w:type="pct"/>
            <w:shd w:val="clear" w:color="auto" w:fill="F2F2F2" w:themeFill="background1" w:themeFillShade="F2"/>
          </w:tcPr>
          <w:p w14:paraId="206D522D" w14:textId="77777777" w:rsidR="0042274E" w:rsidRPr="00FF3109" w:rsidRDefault="0042274E" w:rsidP="00D96643">
            <w:pPr>
              <w:spacing w:before="60" w:after="60"/>
              <w:rPr>
                <w:rFonts w:cstheme="minorHAnsi"/>
                <w:szCs w:val="20"/>
              </w:rPr>
            </w:pPr>
            <w:r w:rsidRPr="001B3692">
              <w:rPr>
                <w:rFonts w:cstheme="minorHAnsi"/>
                <w:szCs w:val="20"/>
              </w:rPr>
              <w:t xml:space="preserve">Cancel </w:t>
            </w:r>
            <w:r>
              <w:rPr>
                <w:rFonts w:cstheme="minorHAnsi"/>
                <w:szCs w:val="20"/>
              </w:rPr>
              <w:t xml:space="preserve">all orders/quotes that are input by the </w:t>
            </w:r>
            <w:r w:rsidRPr="00543F92">
              <w:rPr>
                <w:rFonts w:cstheme="minorHAnsi"/>
                <w:szCs w:val="20"/>
              </w:rPr>
              <w:t>Executing Trader</w:t>
            </w:r>
            <w:r>
              <w:rPr>
                <w:rFonts w:cstheme="minorHAnsi"/>
                <w:szCs w:val="20"/>
              </w:rPr>
              <w:t xml:space="preserve"> of the owning session.</w:t>
            </w:r>
          </w:p>
        </w:tc>
      </w:tr>
      <w:tr w:rsidR="0042274E" w:rsidRPr="00754E31" w14:paraId="7BEE8EEC"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2D64BF32" w14:textId="77777777" w:rsidR="0042274E" w:rsidRPr="00754E31" w:rsidRDefault="0042274E" w:rsidP="00D96643">
            <w:pPr>
              <w:spacing w:before="60" w:after="60"/>
              <w:rPr>
                <w:rFonts w:cstheme="minorHAnsi"/>
                <w:szCs w:val="20"/>
                <w:lang w:val="en-GB"/>
              </w:rPr>
            </w:pPr>
            <w:r>
              <w:rPr>
                <w:rFonts w:cstheme="minorHAnsi"/>
                <w:szCs w:val="20"/>
                <w:lang w:val="en-GB"/>
              </w:rPr>
              <w:t xml:space="preserve">Owning </w:t>
            </w:r>
            <w:r w:rsidRPr="00843EC6">
              <w:rPr>
                <w:rFonts w:cstheme="minorHAnsi"/>
                <w:szCs w:val="20"/>
                <w:lang w:val="en-GB"/>
              </w:rPr>
              <w:t>Customer Client</w:t>
            </w:r>
          </w:p>
        </w:tc>
        <w:tc>
          <w:tcPr>
            <w:tcW w:w="3750" w:type="pct"/>
            <w:shd w:val="clear" w:color="auto" w:fill="F2F2F2" w:themeFill="background1" w:themeFillShade="F2"/>
          </w:tcPr>
          <w:p w14:paraId="0D07B670" w14:textId="77777777" w:rsidR="0042274E" w:rsidRPr="001B3692" w:rsidRDefault="0042274E" w:rsidP="00D96643">
            <w:pPr>
              <w:spacing w:before="60" w:after="60"/>
              <w:rPr>
                <w:rFonts w:cstheme="minorHAnsi"/>
                <w:szCs w:val="20"/>
              </w:rPr>
            </w:pPr>
            <w:r w:rsidRPr="001B3692">
              <w:rPr>
                <w:rFonts w:cstheme="minorHAnsi"/>
                <w:szCs w:val="20"/>
              </w:rPr>
              <w:t xml:space="preserve">Cancel </w:t>
            </w:r>
            <w:r>
              <w:rPr>
                <w:rFonts w:cstheme="minorHAnsi"/>
                <w:szCs w:val="20"/>
              </w:rPr>
              <w:t xml:space="preserve">all orders/quotes that are input by the </w:t>
            </w:r>
            <w:r w:rsidRPr="00843EC6">
              <w:rPr>
                <w:rFonts w:cstheme="minorHAnsi"/>
                <w:szCs w:val="20"/>
                <w:lang w:val="en-GB"/>
              </w:rPr>
              <w:t xml:space="preserve">Customer </w:t>
            </w:r>
            <w:r>
              <w:rPr>
                <w:rFonts w:cstheme="minorHAnsi"/>
                <w:szCs w:val="20"/>
                <w:lang w:val="en-GB"/>
              </w:rPr>
              <w:t>Client</w:t>
            </w:r>
            <w:r w:rsidRPr="00543F92">
              <w:rPr>
                <w:rFonts w:cstheme="minorHAnsi"/>
                <w:szCs w:val="20"/>
              </w:rPr>
              <w:t xml:space="preserve"> Trader</w:t>
            </w:r>
            <w:r>
              <w:rPr>
                <w:rFonts w:cstheme="minorHAnsi"/>
                <w:szCs w:val="20"/>
              </w:rPr>
              <w:t xml:space="preserve"> of the owning session.</w:t>
            </w:r>
          </w:p>
        </w:tc>
      </w:tr>
    </w:tbl>
    <w:p w14:paraId="09EDE255" w14:textId="77777777" w:rsidR="0042274E" w:rsidRPr="00417716" w:rsidRDefault="0042274E" w:rsidP="0042274E">
      <w:pPr>
        <w:pStyle w:val="NormalNGMDS"/>
        <w:spacing w:after="120"/>
        <w:ind w:left="0"/>
        <w:rPr>
          <w:rFonts w:asciiTheme="minorHAnsi" w:hAnsiTheme="minorHAnsi" w:cstheme="minorHAnsi"/>
        </w:rPr>
      </w:pPr>
    </w:p>
    <w:p w14:paraId="06108E41" w14:textId="77777777" w:rsidR="0042274E" w:rsidRDefault="0042274E" w:rsidP="0042274E">
      <w:pPr>
        <w:spacing w:after="200" w:line="276" w:lineRule="auto"/>
        <w:rPr>
          <w:rFonts w:cstheme="minorHAnsi"/>
          <w:b/>
          <w:color w:val="365F91"/>
          <w:sz w:val="24"/>
          <w:lang w:val="en-GB"/>
        </w:rPr>
      </w:pPr>
      <w:r>
        <w:rPr>
          <w:rFonts w:cstheme="minorHAnsi"/>
        </w:rPr>
        <w:br w:type="page"/>
      </w:r>
    </w:p>
    <w:p w14:paraId="442E1001" w14:textId="77777777" w:rsidR="0042274E" w:rsidRPr="00417716" w:rsidRDefault="0042274E" w:rsidP="0042274E">
      <w:pPr>
        <w:pStyle w:val="Heading2"/>
        <w:rPr>
          <w:rFonts w:asciiTheme="minorHAnsi" w:hAnsiTheme="minorHAnsi" w:cstheme="minorHAnsi"/>
        </w:rPr>
      </w:pPr>
      <w:bookmarkStart w:id="752" w:name="_Toc170578901"/>
      <w:r w:rsidRPr="00417716">
        <w:rPr>
          <w:rFonts w:asciiTheme="minorHAnsi" w:hAnsiTheme="minorHAnsi" w:cstheme="minorHAnsi"/>
        </w:rPr>
        <w:lastRenderedPageBreak/>
        <w:t>Business Messages – Quote Handling</w:t>
      </w:r>
      <w:bookmarkEnd w:id="752"/>
    </w:p>
    <w:p w14:paraId="3628DFA3" w14:textId="77777777" w:rsidR="0042274E" w:rsidRPr="00417716" w:rsidRDefault="0042274E" w:rsidP="0042274E">
      <w:pPr>
        <w:pStyle w:val="Heading3"/>
      </w:pPr>
      <w:bookmarkStart w:id="753" w:name="_Toc170578902"/>
      <w:r>
        <w:t>Quote Entry Block</w:t>
      </w:r>
      <w:bookmarkEnd w:id="753"/>
    </w:p>
    <w:p w14:paraId="591851EC" w14:textId="77777777" w:rsidR="0042274E" w:rsidRPr="00417716" w:rsidRDefault="0042274E" w:rsidP="0042274E">
      <w:pPr>
        <w:pStyle w:val="Heading4"/>
        <w:rPr>
          <w:rFonts w:asciiTheme="minorHAnsi" w:hAnsiTheme="minorHAnsi" w:cstheme="minorHAnsi"/>
        </w:rPr>
      </w:pPr>
      <w:bookmarkStart w:id="754" w:name="_Toc170578903"/>
      <w:r w:rsidRPr="00E81721">
        <w:rPr>
          <w:rFonts w:asciiTheme="minorHAnsi" w:hAnsiTheme="minorHAnsi" w:cstheme="minorHAnsi"/>
        </w:rPr>
        <w:t xml:space="preserve">Quote Entry </w:t>
      </w:r>
      <w:r>
        <w:rPr>
          <w:rFonts w:asciiTheme="minorHAnsi" w:hAnsiTheme="minorHAnsi" w:cstheme="minorHAnsi"/>
        </w:rPr>
        <w:t xml:space="preserve">Submission </w:t>
      </w:r>
      <w:r w:rsidRPr="00E81721">
        <w:rPr>
          <w:rFonts w:asciiTheme="minorHAnsi" w:hAnsiTheme="minorHAnsi" w:cstheme="minorHAnsi"/>
        </w:rPr>
        <w:t>Block</w:t>
      </w:r>
      <w:bookmarkEnd w:id="754"/>
    </w:p>
    <w:p w14:paraId="150B9F2E" w14:textId="77777777" w:rsidR="0042274E" w:rsidRPr="00417716" w:rsidRDefault="0042274E" w:rsidP="0042274E">
      <w:pPr>
        <w:pStyle w:val="NormalNGMDS"/>
        <w:ind w:left="0"/>
        <w:rPr>
          <w:rFonts w:asciiTheme="minorHAnsi" w:hAnsiTheme="minorHAnsi" w:cstheme="minorHAnsi"/>
          <w:szCs w:val="22"/>
        </w:rPr>
      </w:pPr>
      <w:r>
        <w:rPr>
          <w:rFonts w:asciiTheme="minorHAnsi" w:hAnsiTheme="minorHAnsi" w:cstheme="minorHAnsi"/>
          <w:szCs w:val="22"/>
        </w:rPr>
        <w:t xml:space="preserve">The </w:t>
      </w:r>
      <w:r>
        <w:t>Quote Entry Submission Block will be used in Mass Quote and Single Quote submission messages.</w:t>
      </w:r>
    </w:p>
    <w:p w14:paraId="79E67662" w14:textId="77777777" w:rsidR="0042274E" w:rsidRDefault="0042274E" w:rsidP="0042274E">
      <w:pPr>
        <w:rPr>
          <w:rFonts w:cstheme="minorHAnsi"/>
          <w:lang w:val="en-GB"/>
        </w:rPr>
      </w:pP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914"/>
        <w:gridCol w:w="7095"/>
      </w:tblGrid>
      <w:tr w:rsidR="0042274E" w:rsidRPr="00417716" w14:paraId="44B31D03" w14:textId="77777777" w:rsidTr="00D96643">
        <w:trPr>
          <w:trHeight w:val="300"/>
          <w:tblHeader/>
        </w:trPr>
        <w:tc>
          <w:tcPr>
            <w:tcW w:w="1062" w:type="pct"/>
            <w:shd w:val="clear" w:color="auto" w:fill="C6D9F1" w:themeFill="text2" w:themeFillTint="33"/>
            <w:noWrap/>
          </w:tcPr>
          <w:p w14:paraId="1958832B" w14:textId="77777777" w:rsidR="0042274E" w:rsidRPr="00417716" w:rsidRDefault="0042274E" w:rsidP="00D96643">
            <w:pPr>
              <w:pStyle w:val="Tablehead"/>
              <w:snapToGrid w:val="0"/>
              <w:spacing w:after="40"/>
              <w:rPr>
                <w:rFonts w:cstheme="minorHAnsi"/>
              </w:rPr>
            </w:pPr>
            <w:r w:rsidRPr="00417716">
              <w:rPr>
                <w:rFonts w:cstheme="minorHAnsi"/>
              </w:rPr>
              <w:t>Field Name</w:t>
            </w:r>
          </w:p>
        </w:tc>
        <w:tc>
          <w:tcPr>
            <w:tcW w:w="3938" w:type="pct"/>
            <w:shd w:val="clear" w:color="auto" w:fill="C6D9F1" w:themeFill="text2" w:themeFillTint="33"/>
          </w:tcPr>
          <w:p w14:paraId="73ACBBF2" w14:textId="77777777" w:rsidR="0042274E" w:rsidRPr="00417716" w:rsidRDefault="0042274E" w:rsidP="00D96643">
            <w:pPr>
              <w:pStyle w:val="Tablehead"/>
              <w:snapToGrid w:val="0"/>
              <w:spacing w:after="40"/>
              <w:jc w:val="left"/>
              <w:rPr>
                <w:rFonts w:cstheme="minorHAnsi"/>
              </w:rPr>
            </w:pPr>
            <w:r w:rsidRPr="00417716">
              <w:rPr>
                <w:rFonts w:cstheme="minorHAnsi"/>
              </w:rPr>
              <w:t>Description</w:t>
            </w:r>
          </w:p>
        </w:tc>
      </w:tr>
      <w:tr w:rsidR="0042274E" w:rsidRPr="00073EA6" w14:paraId="6A663F5E" w14:textId="77777777" w:rsidTr="00D96643">
        <w:tblPrEx>
          <w:tblLook w:val="01E0" w:firstRow="1" w:lastRow="1" w:firstColumn="1" w:lastColumn="1" w:noHBand="0" w:noVBand="0"/>
        </w:tblPrEx>
        <w:trPr>
          <w:trHeight w:val="79"/>
        </w:trPr>
        <w:tc>
          <w:tcPr>
            <w:tcW w:w="1062" w:type="pct"/>
            <w:shd w:val="clear" w:color="auto" w:fill="F2F2F2" w:themeFill="background1" w:themeFillShade="F2"/>
          </w:tcPr>
          <w:p w14:paraId="266CDDB9" w14:textId="77777777" w:rsidR="0042274E" w:rsidRPr="00073EA6" w:rsidRDefault="0042274E" w:rsidP="00D96643">
            <w:pPr>
              <w:snapToGrid w:val="0"/>
              <w:spacing w:before="60" w:after="40"/>
              <w:rPr>
                <w:rFonts w:cstheme="minorHAnsi"/>
                <w:szCs w:val="20"/>
              </w:rPr>
            </w:pPr>
            <w:r w:rsidRPr="00073EA6">
              <w:rPr>
                <w:rFonts w:cstheme="minorHAnsi"/>
                <w:szCs w:val="20"/>
              </w:rPr>
              <w:t>Security ID</w:t>
            </w:r>
          </w:p>
        </w:tc>
        <w:tc>
          <w:tcPr>
            <w:tcW w:w="3938" w:type="pct"/>
            <w:shd w:val="clear" w:color="auto" w:fill="F2F2F2" w:themeFill="background1" w:themeFillShade="F2"/>
          </w:tcPr>
          <w:p w14:paraId="3982CFAF" w14:textId="77777777" w:rsidR="0042274E" w:rsidRPr="00073EA6" w:rsidRDefault="0042274E" w:rsidP="00D96643">
            <w:pPr>
              <w:snapToGrid w:val="0"/>
              <w:spacing w:before="60" w:after="40"/>
              <w:rPr>
                <w:rFonts w:cstheme="minorHAnsi"/>
                <w:szCs w:val="20"/>
              </w:rPr>
            </w:pPr>
            <w:r w:rsidRPr="00073EA6">
              <w:rPr>
                <w:rFonts w:cstheme="minorHAnsi"/>
                <w:szCs w:val="20"/>
              </w:rPr>
              <w:t>Instrument identifier</w:t>
            </w:r>
          </w:p>
        </w:tc>
      </w:tr>
      <w:tr w:rsidR="0042274E" w:rsidRPr="00073EA6" w14:paraId="1C87F8B0" w14:textId="77777777" w:rsidTr="00D96643">
        <w:tblPrEx>
          <w:tblLook w:val="01E0" w:firstRow="1" w:lastRow="1" w:firstColumn="1" w:lastColumn="1" w:noHBand="0" w:noVBand="0"/>
        </w:tblPrEx>
        <w:trPr>
          <w:trHeight w:val="79"/>
        </w:trPr>
        <w:tc>
          <w:tcPr>
            <w:tcW w:w="1062" w:type="pct"/>
            <w:shd w:val="clear" w:color="auto" w:fill="F2F2F2" w:themeFill="background1" w:themeFillShade="F2"/>
          </w:tcPr>
          <w:p w14:paraId="6F99EE55" w14:textId="77777777" w:rsidR="0042274E" w:rsidRPr="00073EA6" w:rsidRDefault="0042274E" w:rsidP="00D96643">
            <w:pPr>
              <w:snapToGrid w:val="0"/>
              <w:spacing w:before="60" w:after="40"/>
              <w:rPr>
                <w:rFonts w:cstheme="minorHAnsi"/>
                <w:szCs w:val="20"/>
              </w:rPr>
            </w:pPr>
            <w:r w:rsidRPr="00073EA6">
              <w:rPr>
                <w:rFonts w:cstheme="minorHAnsi"/>
                <w:szCs w:val="20"/>
              </w:rPr>
              <w:t>Quote Entry ID</w:t>
            </w:r>
          </w:p>
        </w:tc>
        <w:tc>
          <w:tcPr>
            <w:tcW w:w="3938" w:type="pct"/>
            <w:shd w:val="clear" w:color="auto" w:fill="F2F2F2" w:themeFill="background1" w:themeFillShade="F2"/>
          </w:tcPr>
          <w:p w14:paraId="7F593660" w14:textId="77777777" w:rsidR="0042274E" w:rsidRPr="00073EA6" w:rsidRDefault="0042274E" w:rsidP="00D96643">
            <w:pPr>
              <w:snapToGrid w:val="0"/>
              <w:spacing w:before="60" w:after="40"/>
              <w:rPr>
                <w:rFonts w:cstheme="minorHAnsi"/>
                <w:szCs w:val="20"/>
              </w:rPr>
            </w:pPr>
            <w:r w:rsidRPr="00073EA6">
              <w:rPr>
                <w:rFonts w:cstheme="minorHAnsi"/>
                <w:szCs w:val="20"/>
              </w:rPr>
              <w:t>Quote Entry ID</w:t>
            </w:r>
            <w:r>
              <w:rPr>
                <w:rFonts w:cstheme="minorHAnsi"/>
                <w:szCs w:val="20"/>
              </w:rPr>
              <w:t>. Any value from 1 to 250.</w:t>
            </w:r>
          </w:p>
        </w:tc>
      </w:tr>
      <w:tr w:rsidR="0042274E" w:rsidRPr="00073EA6" w14:paraId="760C342B" w14:textId="77777777" w:rsidTr="00D96643">
        <w:tblPrEx>
          <w:tblLook w:val="01E0" w:firstRow="1" w:lastRow="1" w:firstColumn="1" w:lastColumn="1" w:noHBand="0" w:noVBand="0"/>
        </w:tblPrEx>
        <w:trPr>
          <w:trHeight w:val="331"/>
        </w:trPr>
        <w:tc>
          <w:tcPr>
            <w:tcW w:w="1062" w:type="pct"/>
            <w:shd w:val="clear" w:color="auto" w:fill="F2F2F2" w:themeFill="background1" w:themeFillShade="F2"/>
          </w:tcPr>
          <w:p w14:paraId="275C3C80" w14:textId="77777777" w:rsidR="0042274E" w:rsidRPr="00073EA6" w:rsidRDefault="0042274E" w:rsidP="00D96643">
            <w:pPr>
              <w:snapToGrid w:val="0"/>
              <w:spacing w:before="60" w:after="40"/>
              <w:rPr>
                <w:rFonts w:cstheme="minorHAnsi"/>
                <w:szCs w:val="20"/>
              </w:rPr>
            </w:pPr>
            <w:r w:rsidRPr="00073EA6">
              <w:rPr>
                <w:rFonts w:cstheme="minorHAnsi"/>
                <w:szCs w:val="20"/>
              </w:rPr>
              <w:t>Bid Price</w:t>
            </w:r>
          </w:p>
        </w:tc>
        <w:tc>
          <w:tcPr>
            <w:tcW w:w="3938" w:type="pct"/>
            <w:shd w:val="clear" w:color="auto" w:fill="F2F2F2" w:themeFill="background1" w:themeFillShade="F2"/>
          </w:tcPr>
          <w:p w14:paraId="1889B5B2" w14:textId="77777777" w:rsidR="0042274E" w:rsidRPr="00073EA6" w:rsidRDefault="0042274E" w:rsidP="00D96643">
            <w:pPr>
              <w:snapToGrid w:val="0"/>
              <w:spacing w:before="60" w:after="40"/>
              <w:rPr>
                <w:rFonts w:cstheme="minorHAnsi"/>
                <w:szCs w:val="20"/>
              </w:rPr>
            </w:pPr>
            <w:r w:rsidRPr="00073EA6">
              <w:rPr>
                <w:rFonts w:cstheme="minorHAnsi"/>
                <w:szCs w:val="20"/>
              </w:rPr>
              <w:t>The price of bid side.</w:t>
            </w:r>
          </w:p>
        </w:tc>
      </w:tr>
      <w:tr w:rsidR="0042274E" w:rsidRPr="00073EA6" w14:paraId="0EDB7592" w14:textId="77777777" w:rsidTr="00D96643">
        <w:tblPrEx>
          <w:tblLook w:val="01E0" w:firstRow="1" w:lastRow="1" w:firstColumn="1" w:lastColumn="1" w:noHBand="0" w:noVBand="0"/>
        </w:tblPrEx>
        <w:trPr>
          <w:trHeight w:val="79"/>
        </w:trPr>
        <w:tc>
          <w:tcPr>
            <w:tcW w:w="1062" w:type="pct"/>
            <w:shd w:val="clear" w:color="auto" w:fill="F2F2F2" w:themeFill="background1" w:themeFillShade="F2"/>
          </w:tcPr>
          <w:p w14:paraId="4D3A52E7" w14:textId="77777777" w:rsidR="0042274E" w:rsidRPr="00073EA6" w:rsidRDefault="0042274E" w:rsidP="00D96643">
            <w:pPr>
              <w:snapToGrid w:val="0"/>
              <w:spacing w:before="60" w:after="40"/>
              <w:rPr>
                <w:rFonts w:cstheme="minorHAnsi"/>
                <w:szCs w:val="20"/>
              </w:rPr>
            </w:pPr>
            <w:r w:rsidRPr="00073EA6">
              <w:rPr>
                <w:rFonts w:cstheme="minorHAnsi"/>
                <w:szCs w:val="20"/>
              </w:rPr>
              <w:t>Bid Qty</w:t>
            </w:r>
          </w:p>
        </w:tc>
        <w:tc>
          <w:tcPr>
            <w:tcW w:w="3938" w:type="pct"/>
            <w:shd w:val="clear" w:color="auto" w:fill="F2F2F2" w:themeFill="background1" w:themeFillShade="F2"/>
          </w:tcPr>
          <w:p w14:paraId="518B365E" w14:textId="77777777" w:rsidR="0042274E" w:rsidRPr="00073EA6" w:rsidRDefault="0042274E" w:rsidP="00D96643">
            <w:pPr>
              <w:snapToGrid w:val="0"/>
              <w:spacing w:before="60" w:after="40"/>
              <w:rPr>
                <w:rFonts w:cstheme="minorHAnsi"/>
                <w:szCs w:val="20"/>
              </w:rPr>
            </w:pPr>
            <w:r w:rsidRPr="00073EA6">
              <w:rPr>
                <w:rFonts w:cstheme="minorHAnsi"/>
                <w:szCs w:val="20"/>
              </w:rPr>
              <w:t>The quantity of bid side.</w:t>
            </w:r>
          </w:p>
          <w:p w14:paraId="64B194CE" w14:textId="77777777" w:rsidR="0042274E" w:rsidRPr="00073EA6" w:rsidRDefault="0042274E" w:rsidP="00D96643">
            <w:pPr>
              <w:snapToGrid w:val="0"/>
              <w:spacing w:before="60" w:after="40"/>
              <w:rPr>
                <w:rFonts w:cstheme="minorHAnsi"/>
                <w:szCs w:val="20"/>
              </w:rPr>
            </w:pPr>
            <w:r w:rsidRPr="00073EA6">
              <w:rPr>
                <w:rFonts w:cstheme="minorHAnsi"/>
                <w:szCs w:val="20"/>
              </w:rPr>
              <w:t>Value of 0 indicates cancellation of this side.</w:t>
            </w:r>
          </w:p>
          <w:p w14:paraId="0BA688D1" w14:textId="77777777" w:rsidR="0042274E" w:rsidRPr="00073EA6" w:rsidRDefault="0042274E" w:rsidP="00D96643">
            <w:pPr>
              <w:snapToGrid w:val="0"/>
              <w:spacing w:before="60" w:after="40"/>
              <w:rPr>
                <w:rFonts w:cstheme="minorHAnsi"/>
                <w:szCs w:val="20"/>
              </w:rPr>
            </w:pPr>
            <w:r w:rsidRPr="00073EA6">
              <w:rPr>
                <w:rFonts w:cstheme="minorHAnsi"/>
                <w:szCs w:val="20"/>
              </w:rPr>
              <w:t>Value of unused value indicates no change of this side. The unused value is ULONG_MAX.</w:t>
            </w:r>
          </w:p>
        </w:tc>
      </w:tr>
      <w:tr w:rsidR="0042274E" w:rsidRPr="00073EA6" w14:paraId="7551FCB6" w14:textId="77777777" w:rsidTr="00D96643">
        <w:tblPrEx>
          <w:tblLook w:val="01E0" w:firstRow="1" w:lastRow="1" w:firstColumn="1" w:lastColumn="1" w:noHBand="0" w:noVBand="0"/>
        </w:tblPrEx>
        <w:trPr>
          <w:trHeight w:val="79"/>
        </w:trPr>
        <w:tc>
          <w:tcPr>
            <w:tcW w:w="1062" w:type="pct"/>
            <w:shd w:val="clear" w:color="auto" w:fill="F2F2F2" w:themeFill="background1" w:themeFillShade="F2"/>
          </w:tcPr>
          <w:p w14:paraId="143A2BFF" w14:textId="77777777" w:rsidR="0042274E" w:rsidRPr="00073EA6" w:rsidRDefault="0042274E" w:rsidP="00D96643">
            <w:pPr>
              <w:snapToGrid w:val="0"/>
              <w:spacing w:before="60" w:after="40"/>
              <w:rPr>
                <w:rFonts w:cstheme="minorHAnsi"/>
                <w:szCs w:val="20"/>
              </w:rPr>
            </w:pPr>
            <w:r w:rsidRPr="00073EA6">
              <w:rPr>
                <w:rFonts w:cstheme="minorHAnsi"/>
                <w:szCs w:val="20"/>
              </w:rPr>
              <w:t>Offer Price</w:t>
            </w:r>
          </w:p>
        </w:tc>
        <w:tc>
          <w:tcPr>
            <w:tcW w:w="3938" w:type="pct"/>
            <w:shd w:val="clear" w:color="auto" w:fill="F2F2F2" w:themeFill="background1" w:themeFillShade="F2"/>
          </w:tcPr>
          <w:p w14:paraId="16B693D4" w14:textId="77777777" w:rsidR="0042274E" w:rsidRPr="00073EA6" w:rsidRDefault="0042274E" w:rsidP="00D96643">
            <w:pPr>
              <w:snapToGrid w:val="0"/>
              <w:spacing w:before="60" w:after="40"/>
              <w:rPr>
                <w:rFonts w:cstheme="minorHAnsi"/>
                <w:szCs w:val="20"/>
              </w:rPr>
            </w:pPr>
            <w:r w:rsidRPr="00073EA6">
              <w:rPr>
                <w:rFonts w:cstheme="minorHAnsi"/>
                <w:szCs w:val="20"/>
              </w:rPr>
              <w:t>The price of offer side.</w:t>
            </w:r>
          </w:p>
        </w:tc>
      </w:tr>
      <w:tr w:rsidR="0042274E" w:rsidRPr="00073EA6" w14:paraId="4BB6522A" w14:textId="77777777" w:rsidTr="00D96643">
        <w:tblPrEx>
          <w:tblLook w:val="01E0" w:firstRow="1" w:lastRow="1" w:firstColumn="1" w:lastColumn="1" w:noHBand="0" w:noVBand="0"/>
        </w:tblPrEx>
        <w:trPr>
          <w:trHeight w:val="79"/>
        </w:trPr>
        <w:tc>
          <w:tcPr>
            <w:tcW w:w="1062" w:type="pct"/>
            <w:shd w:val="clear" w:color="auto" w:fill="F2F2F2" w:themeFill="background1" w:themeFillShade="F2"/>
          </w:tcPr>
          <w:p w14:paraId="6558C402" w14:textId="77777777" w:rsidR="0042274E" w:rsidRPr="00073EA6" w:rsidRDefault="0042274E" w:rsidP="00D96643">
            <w:pPr>
              <w:snapToGrid w:val="0"/>
              <w:spacing w:before="60" w:after="40"/>
              <w:rPr>
                <w:rFonts w:cstheme="minorHAnsi"/>
                <w:szCs w:val="20"/>
              </w:rPr>
            </w:pPr>
            <w:r w:rsidRPr="00073EA6">
              <w:rPr>
                <w:rFonts w:cstheme="minorHAnsi"/>
                <w:szCs w:val="20"/>
              </w:rPr>
              <w:t>Offer Qty</w:t>
            </w:r>
          </w:p>
        </w:tc>
        <w:tc>
          <w:tcPr>
            <w:tcW w:w="3938" w:type="pct"/>
            <w:shd w:val="clear" w:color="auto" w:fill="F2F2F2" w:themeFill="background1" w:themeFillShade="F2"/>
          </w:tcPr>
          <w:p w14:paraId="19645E2A" w14:textId="77777777" w:rsidR="0042274E" w:rsidRPr="00073EA6" w:rsidRDefault="0042274E" w:rsidP="00D96643">
            <w:pPr>
              <w:snapToGrid w:val="0"/>
              <w:spacing w:before="60" w:after="40"/>
              <w:rPr>
                <w:rFonts w:cstheme="minorHAnsi"/>
                <w:szCs w:val="20"/>
              </w:rPr>
            </w:pPr>
            <w:r w:rsidRPr="00073EA6">
              <w:rPr>
                <w:rFonts w:cstheme="minorHAnsi"/>
                <w:szCs w:val="20"/>
              </w:rPr>
              <w:t>The quantity of offer side.</w:t>
            </w:r>
          </w:p>
          <w:p w14:paraId="3A7D3824" w14:textId="77777777" w:rsidR="0042274E" w:rsidRPr="00073EA6" w:rsidRDefault="0042274E" w:rsidP="00D96643">
            <w:pPr>
              <w:snapToGrid w:val="0"/>
              <w:spacing w:before="60" w:after="40"/>
              <w:rPr>
                <w:rFonts w:cstheme="minorHAnsi"/>
                <w:szCs w:val="20"/>
              </w:rPr>
            </w:pPr>
            <w:r w:rsidRPr="00073EA6">
              <w:rPr>
                <w:rFonts w:cstheme="minorHAnsi"/>
                <w:szCs w:val="20"/>
              </w:rPr>
              <w:t>Value of 0 indicates cancellation of this side.</w:t>
            </w:r>
          </w:p>
          <w:p w14:paraId="70DF9078" w14:textId="77777777" w:rsidR="0042274E" w:rsidRPr="00073EA6" w:rsidRDefault="0042274E" w:rsidP="00D96643">
            <w:pPr>
              <w:snapToGrid w:val="0"/>
              <w:spacing w:before="60" w:after="40"/>
              <w:rPr>
                <w:rFonts w:cstheme="minorHAnsi"/>
                <w:szCs w:val="20"/>
              </w:rPr>
            </w:pPr>
            <w:r w:rsidRPr="00073EA6">
              <w:rPr>
                <w:rFonts w:cstheme="minorHAnsi"/>
                <w:szCs w:val="20"/>
              </w:rPr>
              <w:t>Value of unused value indicates no change of this side. The unused value is ULONG_MAX.</w:t>
            </w:r>
          </w:p>
        </w:tc>
      </w:tr>
    </w:tbl>
    <w:p w14:paraId="2C7AF7CA" w14:textId="77777777" w:rsidR="0042274E" w:rsidRDefault="0042274E" w:rsidP="0042274E">
      <w:pPr>
        <w:rPr>
          <w:rFonts w:cstheme="minorHAnsi"/>
          <w:lang w:val="en-GB"/>
        </w:rPr>
      </w:pPr>
    </w:p>
    <w:p w14:paraId="0480D4C2" w14:textId="77777777" w:rsidR="0042274E" w:rsidRPr="00417716" w:rsidRDefault="0042274E" w:rsidP="0042274E">
      <w:pPr>
        <w:pStyle w:val="Heading4"/>
        <w:rPr>
          <w:rFonts w:asciiTheme="minorHAnsi" w:hAnsiTheme="minorHAnsi" w:cstheme="minorHAnsi"/>
        </w:rPr>
      </w:pPr>
      <w:bookmarkStart w:id="755" w:name="_Toc170578904"/>
      <w:r w:rsidRPr="00E81721">
        <w:rPr>
          <w:rFonts w:asciiTheme="minorHAnsi" w:hAnsiTheme="minorHAnsi" w:cstheme="minorHAnsi"/>
        </w:rPr>
        <w:t>Quote Entry Resultant Block</w:t>
      </w:r>
      <w:bookmarkEnd w:id="755"/>
    </w:p>
    <w:p w14:paraId="5D6EB7D1" w14:textId="2574951E" w:rsidR="0042274E" w:rsidRPr="00417716" w:rsidRDefault="0042274E" w:rsidP="0042274E">
      <w:pPr>
        <w:pStyle w:val="NormalNGMDS"/>
        <w:ind w:left="0"/>
        <w:rPr>
          <w:rFonts w:asciiTheme="minorHAnsi" w:hAnsiTheme="minorHAnsi" w:cstheme="minorHAnsi"/>
          <w:szCs w:val="22"/>
        </w:rPr>
      </w:pPr>
      <w:r>
        <w:rPr>
          <w:rFonts w:asciiTheme="minorHAnsi" w:hAnsiTheme="minorHAnsi" w:cstheme="minorHAnsi"/>
          <w:szCs w:val="22"/>
        </w:rPr>
        <w:t>The Quote Entry Resultant</w:t>
      </w:r>
      <w:r>
        <w:t xml:space="preserve"> Block will be used in Mass Quote Ack to convey </w:t>
      </w:r>
      <w:r w:rsidR="003D14E9">
        <w:t>the status of bid and offer side.</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0"/>
        <w:gridCol w:w="6759"/>
      </w:tblGrid>
      <w:tr w:rsidR="0042274E" w:rsidRPr="00417716" w14:paraId="4F7FA379" w14:textId="77777777" w:rsidTr="00D96643">
        <w:trPr>
          <w:trHeight w:val="300"/>
          <w:tblHeader/>
        </w:trPr>
        <w:tc>
          <w:tcPr>
            <w:tcW w:w="1249" w:type="pct"/>
            <w:shd w:val="clear" w:color="auto" w:fill="C6D9F1" w:themeFill="text2" w:themeFillTint="33"/>
            <w:noWrap/>
          </w:tcPr>
          <w:p w14:paraId="2F6627EA" w14:textId="77777777" w:rsidR="0042274E" w:rsidRPr="00417716" w:rsidRDefault="0042274E" w:rsidP="00D96643">
            <w:pPr>
              <w:pStyle w:val="Tablehead"/>
              <w:snapToGrid w:val="0"/>
              <w:spacing w:after="40"/>
              <w:jc w:val="left"/>
              <w:rPr>
                <w:rFonts w:cstheme="minorHAnsi"/>
              </w:rPr>
            </w:pPr>
            <w:r w:rsidRPr="00417716">
              <w:rPr>
                <w:rFonts w:cstheme="minorHAnsi"/>
              </w:rPr>
              <w:t>Field Name</w:t>
            </w:r>
          </w:p>
        </w:tc>
        <w:tc>
          <w:tcPr>
            <w:tcW w:w="3751" w:type="pct"/>
            <w:shd w:val="clear" w:color="auto" w:fill="C6D9F1" w:themeFill="text2" w:themeFillTint="33"/>
          </w:tcPr>
          <w:p w14:paraId="7D15FC5E" w14:textId="77777777" w:rsidR="0042274E" w:rsidRPr="00417716" w:rsidRDefault="0042274E" w:rsidP="00D96643">
            <w:pPr>
              <w:pStyle w:val="Tablehead"/>
              <w:snapToGrid w:val="0"/>
              <w:spacing w:after="40"/>
              <w:jc w:val="left"/>
              <w:rPr>
                <w:rFonts w:cstheme="minorHAnsi"/>
              </w:rPr>
            </w:pPr>
            <w:r w:rsidRPr="00417716">
              <w:rPr>
                <w:rFonts w:cstheme="minorHAnsi"/>
              </w:rPr>
              <w:t>Description</w:t>
            </w:r>
          </w:p>
        </w:tc>
      </w:tr>
      <w:tr w:rsidR="0042274E" w:rsidRPr="00073EA6" w14:paraId="30B53E55" w14:textId="77777777" w:rsidTr="00D96643">
        <w:tblPrEx>
          <w:tblLook w:val="01E0" w:firstRow="1" w:lastRow="1" w:firstColumn="1" w:lastColumn="1" w:noHBand="0" w:noVBand="0"/>
        </w:tblPrEx>
        <w:trPr>
          <w:trHeight w:val="79"/>
        </w:trPr>
        <w:tc>
          <w:tcPr>
            <w:tcW w:w="1249" w:type="pct"/>
            <w:shd w:val="clear" w:color="auto" w:fill="F2F2F2" w:themeFill="background1" w:themeFillShade="F2"/>
          </w:tcPr>
          <w:p w14:paraId="6EAF4693" w14:textId="77777777" w:rsidR="0042274E" w:rsidRPr="00073EA6" w:rsidRDefault="0042274E" w:rsidP="00D96643">
            <w:pPr>
              <w:snapToGrid w:val="0"/>
              <w:spacing w:before="60" w:after="40"/>
              <w:rPr>
                <w:rFonts w:cstheme="minorHAnsi"/>
                <w:szCs w:val="20"/>
              </w:rPr>
            </w:pPr>
            <w:r w:rsidRPr="00073EA6">
              <w:rPr>
                <w:rFonts w:cstheme="minorHAnsi"/>
                <w:szCs w:val="20"/>
              </w:rPr>
              <w:t>Security ID</w:t>
            </w:r>
          </w:p>
        </w:tc>
        <w:tc>
          <w:tcPr>
            <w:tcW w:w="3751" w:type="pct"/>
            <w:shd w:val="clear" w:color="auto" w:fill="F2F2F2" w:themeFill="background1" w:themeFillShade="F2"/>
          </w:tcPr>
          <w:p w14:paraId="55336BA3" w14:textId="77777777" w:rsidR="0042274E" w:rsidRPr="00073EA6" w:rsidRDefault="0042274E" w:rsidP="00D96643">
            <w:pPr>
              <w:snapToGrid w:val="0"/>
              <w:spacing w:before="60" w:after="40"/>
              <w:rPr>
                <w:rFonts w:cstheme="minorHAnsi"/>
                <w:szCs w:val="20"/>
              </w:rPr>
            </w:pPr>
            <w:r w:rsidRPr="00073EA6">
              <w:rPr>
                <w:rFonts w:cstheme="minorHAnsi"/>
                <w:szCs w:val="20"/>
              </w:rPr>
              <w:t>Instrument identifier</w:t>
            </w:r>
          </w:p>
        </w:tc>
      </w:tr>
      <w:tr w:rsidR="0042274E" w:rsidRPr="00073EA6" w14:paraId="01916B93" w14:textId="77777777" w:rsidTr="00D96643">
        <w:tblPrEx>
          <w:tblLook w:val="01E0" w:firstRow="1" w:lastRow="1" w:firstColumn="1" w:lastColumn="1" w:noHBand="0" w:noVBand="0"/>
        </w:tblPrEx>
        <w:trPr>
          <w:trHeight w:val="79"/>
        </w:trPr>
        <w:tc>
          <w:tcPr>
            <w:tcW w:w="1249" w:type="pct"/>
            <w:shd w:val="clear" w:color="auto" w:fill="F2F2F2" w:themeFill="background1" w:themeFillShade="F2"/>
          </w:tcPr>
          <w:p w14:paraId="34250EDB" w14:textId="77777777" w:rsidR="0042274E" w:rsidRPr="00073EA6" w:rsidRDefault="0042274E" w:rsidP="00D96643">
            <w:pPr>
              <w:snapToGrid w:val="0"/>
              <w:spacing w:before="60" w:after="40"/>
              <w:rPr>
                <w:rFonts w:cstheme="minorHAnsi"/>
                <w:szCs w:val="20"/>
              </w:rPr>
            </w:pPr>
            <w:r w:rsidRPr="00073EA6">
              <w:rPr>
                <w:rFonts w:cstheme="minorHAnsi"/>
                <w:szCs w:val="20"/>
              </w:rPr>
              <w:t>Quote Entry ID</w:t>
            </w:r>
          </w:p>
        </w:tc>
        <w:tc>
          <w:tcPr>
            <w:tcW w:w="3751" w:type="pct"/>
            <w:shd w:val="clear" w:color="auto" w:fill="F2F2F2" w:themeFill="background1" w:themeFillShade="F2"/>
          </w:tcPr>
          <w:p w14:paraId="0CB7C872" w14:textId="77777777" w:rsidR="0042274E" w:rsidRPr="00073EA6" w:rsidRDefault="0042274E" w:rsidP="00D96643">
            <w:pPr>
              <w:snapToGrid w:val="0"/>
              <w:spacing w:before="60" w:after="40"/>
              <w:rPr>
                <w:rFonts w:cstheme="minorHAnsi"/>
                <w:szCs w:val="20"/>
              </w:rPr>
            </w:pPr>
            <w:r w:rsidRPr="00073EA6">
              <w:rPr>
                <w:rFonts w:cstheme="minorHAnsi"/>
                <w:szCs w:val="20"/>
              </w:rPr>
              <w:t>Quote Entry ID</w:t>
            </w:r>
            <w:r>
              <w:rPr>
                <w:rFonts w:cstheme="minorHAnsi"/>
                <w:szCs w:val="20"/>
              </w:rPr>
              <w:t>. Any value from 1 to 250.</w:t>
            </w:r>
          </w:p>
        </w:tc>
      </w:tr>
      <w:tr w:rsidR="0042274E" w:rsidRPr="00073EA6" w14:paraId="4FF85D1F" w14:textId="77777777" w:rsidTr="00D96643">
        <w:tblPrEx>
          <w:tblLook w:val="01E0" w:firstRow="1" w:lastRow="1" w:firstColumn="1" w:lastColumn="1" w:noHBand="0" w:noVBand="0"/>
        </w:tblPrEx>
        <w:trPr>
          <w:trHeight w:val="331"/>
        </w:trPr>
        <w:tc>
          <w:tcPr>
            <w:tcW w:w="1249" w:type="pct"/>
            <w:shd w:val="clear" w:color="auto" w:fill="F2F2F2" w:themeFill="background1" w:themeFillShade="F2"/>
          </w:tcPr>
          <w:p w14:paraId="42D895AF" w14:textId="5D949722" w:rsidR="0042274E" w:rsidRPr="00073EA6" w:rsidRDefault="003D14E9" w:rsidP="00D96643">
            <w:pPr>
              <w:snapToGrid w:val="0"/>
              <w:spacing w:before="60" w:after="40"/>
              <w:rPr>
                <w:rFonts w:cstheme="minorHAnsi"/>
                <w:szCs w:val="20"/>
              </w:rPr>
            </w:pPr>
            <w:bookmarkStart w:id="756" w:name="_Hlk170581794"/>
            <w:r>
              <w:rPr>
                <w:rFonts w:cstheme="minorHAnsi"/>
                <w:szCs w:val="20"/>
              </w:rPr>
              <w:t>Bid Respond Code</w:t>
            </w:r>
          </w:p>
        </w:tc>
        <w:tc>
          <w:tcPr>
            <w:tcW w:w="3751" w:type="pct"/>
            <w:shd w:val="clear" w:color="auto" w:fill="F2F2F2" w:themeFill="background1" w:themeFillShade="F2"/>
          </w:tcPr>
          <w:p w14:paraId="09F325A8" w14:textId="77777777" w:rsidR="0042274E" w:rsidRPr="00073EA6" w:rsidRDefault="0042274E" w:rsidP="00D96643">
            <w:pPr>
              <w:snapToGrid w:val="0"/>
              <w:spacing w:before="60" w:after="40"/>
              <w:rPr>
                <w:rFonts w:cstheme="minorHAnsi"/>
                <w:szCs w:val="20"/>
              </w:rPr>
            </w:pPr>
            <w:r>
              <w:rPr>
                <w:rFonts w:cstheme="minorHAnsi"/>
                <w:szCs w:val="20"/>
              </w:rPr>
              <w:t>If the bid side is rejected, it carries the rejected reason code; if the bid side is accepted, it is set to 0.</w:t>
            </w:r>
          </w:p>
        </w:tc>
      </w:tr>
      <w:tr w:rsidR="0042274E" w:rsidRPr="00073EA6" w14:paraId="2B0EF292" w14:textId="77777777" w:rsidTr="00D96643">
        <w:tblPrEx>
          <w:tblLook w:val="01E0" w:firstRow="1" w:lastRow="1" w:firstColumn="1" w:lastColumn="1" w:noHBand="0" w:noVBand="0"/>
        </w:tblPrEx>
        <w:trPr>
          <w:trHeight w:val="79"/>
        </w:trPr>
        <w:tc>
          <w:tcPr>
            <w:tcW w:w="1249" w:type="pct"/>
            <w:shd w:val="clear" w:color="auto" w:fill="F2F2F2" w:themeFill="background1" w:themeFillShade="F2"/>
          </w:tcPr>
          <w:p w14:paraId="061945DB" w14:textId="28CF348A" w:rsidR="0042274E" w:rsidRPr="00073EA6" w:rsidRDefault="003D14E9" w:rsidP="00D96643">
            <w:pPr>
              <w:snapToGrid w:val="0"/>
              <w:spacing w:before="60" w:after="40"/>
              <w:rPr>
                <w:rFonts w:cstheme="minorHAnsi"/>
                <w:szCs w:val="20"/>
              </w:rPr>
            </w:pPr>
            <w:r>
              <w:rPr>
                <w:rFonts w:cstheme="minorHAnsi"/>
                <w:szCs w:val="20"/>
              </w:rPr>
              <w:t>Offer Respond Code</w:t>
            </w:r>
          </w:p>
        </w:tc>
        <w:tc>
          <w:tcPr>
            <w:tcW w:w="3751" w:type="pct"/>
            <w:shd w:val="clear" w:color="auto" w:fill="F2F2F2" w:themeFill="background1" w:themeFillShade="F2"/>
          </w:tcPr>
          <w:p w14:paraId="1299A300" w14:textId="77777777" w:rsidR="0042274E" w:rsidRPr="00073EA6" w:rsidRDefault="0042274E" w:rsidP="00D96643">
            <w:pPr>
              <w:snapToGrid w:val="0"/>
              <w:spacing w:before="60" w:after="40"/>
              <w:rPr>
                <w:rFonts w:cstheme="minorHAnsi"/>
                <w:szCs w:val="20"/>
              </w:rPr>
            </w:pPr>
            <w:r>
              <w:rPr>
                <w:rFonts w:cstheme="minorHAnsi"/>
                <w:szCs w:val="20"/>
              </w:rPr>
              <w:t>If the offer side is rejected, it carries the rejected reason code; if the offer side is accepted, it is set to 0.</w:t>
            </w:r>
          </w:p>
        </w:tc>
      </w:tr>
    </w:tbl>
    <w:bookmarkEnd w:id="756"/>
    <w:p w14:paraId="777C8E06" w14:textId="77777777" w:rsidR="0042274E" w:rsidRDefault="0042274E" w:rsidP="0042274E">
      <w:pPr>
        <w:rPr>
          <w:rFonts w:cstheme="minorHAnsi"/>
          <w:lang w:val="en-GB"/>
        </w:rPr>
      </w:pPr>
      <w:r>
        <w:rPr>
          <w:rFonts w:cstheme="minorHAnsi"/>
          <w:lang w:val="en-GB"/>
        </w:rPr>
        <w:t>Note</w:t>
      </w:r>
    </w:p>
    <w:p w14:paraId="006164DC" w14:textId="3545F8FD" w:rsidR="0042274E" w:rsidRDefault="003D14E9" w:rsidP="0042274E">
      <w:pPr>
        <w:rPr>
          <w:rFonts w:cstheme="minorHAnsi"/>
          <w:lang w:val="en-GB"/>
        </w:rPr>
      </w:pPr>
      <w:r>
        <w:rPr>
          <w:rFonts w:cstheme="minorHAnsi"/>
          <w:szCs w:val="20"/>
        </w:rPr>
        <w:t>Bid Respond Code</w:t>
      </w:r>
      <w:r w:rsidR="0042274E">
        <w:rPr>
          <w:rFonts w:cstheme="minorHAnsi"/>
          <w:szCs w:val="20"/>
        </w:rPr>
        <w:t xml:space="preserve"> and </w:t>
      </w:r>
      <w:r>
        <w:rPr>
          <w:rFonts w:cstheme="minorHAnsi"/>
          <w:szCs w:val="20"/>
        </w:rPr>
        <w:t>Offer Respond Code</w:t>
      </w:r>
      <w:r w:rsidR="0042274E">
        <w:rPr>
          <w:rFonts w:cstheme="minorHAnsi"/>
          <w:szCs w:val="20"/>
        </w:rPr>
        <w:t xml:space="preserve"> might both be set to 0, i.e. </w:t>
      </w:r>
      <w:r w:rsidR="0031616B">
        <w:rPr>
          <w:rFonts w:cstheme="minorHAnsi"/>
          <w:szCs w:val="20"/>
        </w:rPr>
        <w:t>accepted</w:t>
      </w:r>
      <w:r w:rsidR="0042274E">
        <w:rPr>
          <w:rFonts w:cstheme="minorHAnsi"/>
          <w:szCs w:val="20"/>
        </w:rPr>
        <w:t xml:space="preserve"> and this is used for Quote Status field = 102 (Ack from ME).</w:t>
      </w:r>
    </w:p>
    <w:p w14:paraId="3366F5F5" w14:textId="77777777" w:rsidR="0042274E" w:rsidRDefault="0042274E" w:rsidP="0042274E">
      <w:pPr>
        <w:rPr>
          <w:rFonts w:cstheme="minorHAnsi"/>
          <w:lang w:val="en-GB"/>
        </w:rPr>
      </w:pPr>
    </w:p>
    <w:p w14:paraId="0FF68E07" w14:textId="77777777" w:rsidR="0042274E" w:rsidRPr="00417716" w:rsidRDefault="0042274E" w:rsidP="0042274E">
      <w:pPr>
        <w:pStyle w:val="Heading3"/>
      </w:pPr>
      <w:bookmarkStart w:id="757" w:name="_Toc170578905"/>
      <w:r>
        <w:t>Mass Quote (16)</w:t>
      </w:r>
      <w:bookmarkEnd w:id="757"/>
    </w:p>
    <w:p w14:paraId="00B35220" w14:textId="587A31CA" w:rsidR="0042274E" w:rsidRDefault="00A26C28" w:rsidP="0042274E">
      <w:pPr>
        <w:pStyle w:val="NormalNGMDS"/>
        <w:ind w:left="0"/>
        <w:rPr>
          <w:rFonts w:asciiTheme="minorHAnsi" w:hAnsiTheme="minorHAnsi" w:cstheme="minorHAnsi"/>
          <w:szCs w:val="22"/>
        </w:rPr>
      </w:pPr>
      <w:r w:rsidRPr="003F08C6">
        <w:rPr>
          <w:rFonts w:asciiTheme="minorHAnsi" w:hAnsiTheme="minorHAnsi" w:cstheme="minorHAnsi"/>
        </w:rPr>
        <w:t xml:space="preserve">The client can send this message the gateway </w:t>
      </w:r>
      <w:r>
        <w:rPr>
          <w:rFonts w:asciiTheme="minorHAnsi" w:hAnsiTheme="minorHAnsi" w:cstheme="minorHAnsi"/>
        </w:rPr>
        <w:t xml:space="preserve">to </w:t>
      </w:r>
      <w:r w:rsidR="0042274E">
        <w:rPr>
          <w:rFonts w:asciiTheme="minorHAnsi" w:hAnsiTheme="minorHAnsi" w:cstheme="minorHAnsi"/>
          <w:szCs w:val="22"/>
        </w:rPr>
        <w:t xml:space="preserve">enter, </w:t>
      </w:r>
      <w:r w:rsidR="0042274E" w:rsidRPr="00417716">
        <w:rPr>
          <w:rFonts w:asciiTheme="minorHAnsi" w:hAnsiTheme="minorHAnsi" w:cstheme="minorHAnsi"/>
          <w:szCs w:val="22"/>
        </w:rPr>
        <w:t>amend and/or cancel multiple quotes.</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0"/>
        <w:gridCol w:w="6750"/>
        <w:gridCol w:w="9"/>
      </w:tblGrid>
      <w:tr w:rsidR="0042274E" w:rsidRPr="003C47FD" w14:paraId="6B8092C4" w14:textId="77777777" w:rsidTr="00D96643">
        <w:trPr>
          <w:gridAfter w:val="1"/>
          <w:wAfter w:w="5" w:type="pct"/>
          <w:trHeight w:val="300"/>
        </w:trPr>
        <w:tc>
          <w:tcPr>
            <w:tcW w:w="1249" w:type="pct"/>
            <w:shd w:val="clear" w:color="auto" w:fill="C6D9F1" w:themeFill="text2" w:themeFillTint="33"/>
            <w:noWrap/>
          </w:tcPr>
          <w:p w14:paraId="7A625636" w14:textId="77777777" w:rsidR="0042274E" w:rsidRPr="003C47FD" w:rsidRDefault="0042274E" w:rsidP="00D96643">
            <w:pPr>
              <w:pStyle w:val="Tablehead"/>
              <w:spacing w:after="0"/>
              <w:jc w:val="left"/>
              <w:rPr>
                <w:rFonts w:cstheme="minorHAnsi"/>
              </w:rPr>
            </w:pPr>
            <w:r>
              <w:rPr>
                <w:rFonts w:cstheme="minorHAnsi"/>
              </w:rPr>
              <w:t>Field Name</w:t>
            </w:r>
          </w:p>
        </w:tc>
        <w:tc>
          <w:tcPr>
            <w:tcW w:w="3746" w:type="pct"/>
            <w:shd w:val="clear" w:color="auto" w:fill="C6D9F1" w:themeFill="text2" w:themeFillTint="33"/>
          </w:tcPr>
          <w:p w14:paraId="2992457D"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1ED6C5E0"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3E8B588C" w14:textId="77777777" w:rsidR="0042274E" w:rsidRPr="00754E31" w:rsidRDefault="0042274E" w:rsidP="00D96643">
            <w:pPr>
              <w:spacing w:before="60" w:after="60"/>
              <w:rPr>
                <w:rFonts w:cstheme="minorHAnsi"/>
                <w:szCs w:val="20"/>
                <w:lang w:val="en-GB"/>
              </w:rPr>
            </w:pPr>
            <w:r>
              <w:rPr>
                <w:rFonts w:cstheme="minorHAnsi"/>
                <w:szCs w:val="20"/>
                <w:lang w:val="en-GB"/>
              </w:rPr>
              <w:t>Quote ID</w:t>
            </w:r>
          </w:p>
        </w:tc>
        <w:tc>
          <w:tcPr>
            <w:tcW w:w="3746" w:type="pct"/>
            <w:shd w:val="clear" w:color="auto" w:fill="F2F2F2" w:themeFill="background1" w:themeFillShade="F2"/>
          </w:tcPr>
          <w:p w14:paraId="02D0C9B5" w14:textId="77777777" w:rsidR="0042274E" w:rsidRPr="00931B7A" w:rsidRDefault="0042274E" w:rsidP="00D96643">
            <w:pPr>
              <w:spacing w:before="60" w:after="60"/>
              <w:rPr>
                <w:rFonts w:cstheme="minorHAnsi"/>
                <w:szCs w:val="20"/>
              </w:rPr>
            </w:pPr>
            <w:r w:rsidRPr="00F71B20">
              <w:rPr>
                <w:rFonts w:cstheme="minorHAnsi"/>
                <w:szCs w:val="20"/>
              </w:rPr>
              <w:t>Client specified unique identifier for the Mass Quote.</w:t>
            </w:r>
          </w:p>
        </w:tc>
      </w:tr>
      <w:tr w:rsidR="0042274E" w:rsidRPr="00754E31" w14:paraId="4ECD9DCC"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3071E0CB" w14:textId="77777777" w:rsidR="0042274E" w:rsidRPr="00754E31" w:rsidRDefault="0042274E" w:rsidP="00D96643">
            <w:pPr>
              <w:spacing w:before="60" w:after="60"/>
              <w:rPr>
                <w:rFonts w:cstheme="minorHAnsi"/>
                <w:szCs w:val="20"/>
                <w:lang w:val="en-GB"/>
              </w:rPr>
            </w:pPr>
            <w:r>
              <w:rPr>
                <w:rFonts w:cstheme="minorHAnsi"/>
                <w:szCs w:val="20"/>
                <w:lang w:val="en-GB"/>
              </w:rPr>
              <w:t>Quote Response Level</w:t>
            </w:r>
          </w:p>
        </w:tc>
        <w:tc>
          <w:tcPr>
            <w:tcW w:w="3746" w:type="pct"/>
            <w:shd w:val="clear" w:color="auto" w:fill="F2F2F2" w:themeFill="background1" w:themeFillShade="F2"/>
          </w:tcPr>
          <w:p w14:paraId="1BC9A1FE" w14:textId="77777777" w:rsidR="0042274E" w:rsidRDefault="0042274E" w:rsidP="00D96643">
            <w:pPr>
              <w:spacing w:before="60" w:after="60"/>
              <w:rPr>
                <w:rFonts w:cstheme="minorHAnsi"/>
                <w:szCs w:val="20"/>
              </w:rPr>
            </w:pPr>
            <w:r>
              <w:rPr>
                <w:rFonts w:cstheme="minorHAnsi"/>
                <w:szCs w:val="20"/>
              </w:rPr>
              <w:t>Define the q</w:t>
            </w:r>
            <w:r w:rsidRPr="0050075D">
              <w:rPr>
                <w:rFonts w:cstheme="minorHAnsi"/>
                <w:szCs w:val="20"/>
              </w:rPr>
              <w:t xml:space="preserve">uote </w:t>
            </w:r>
            <w:r>
              <w:rPr>
                <w:rFonts w:cstheme="minorHAnsi"/>
                <w:szCs w:val="20"/>
              </w:rPr>
              <w:t>r</w:t>
            </w:r>
            <w:r w:rsidRPr="0050075D">
              <w:rPr>
                <w:rFonts w:cstheme="minorHAnsi"/>
                <w:szCs w:val="20"/>
              </w:rPr>
              <w:t xml:space="preserve">esponse </w:t>
            </w:r>
            <w:r>
              <w:rPr>
                <w:rFonts w:cstheme="minorHAnsi"/>
                <w:szCs w:val="20"/>
              </w:rPr>
              <w:t>l</w:t>
            </w:r>
            <w:r w:rsidRPr="0050075D">
              <w:rPr>
                <w:rFonts w:cstheme="minorHAnsi"/>
                <w:szCs w:val="20"/>
              </w:rPr>
              <w:t>evel</w:t>
            </w:r>
            <w:r>
              <w:rPr>
                <w:rFonts w:cstheme="minorHAnsi"/>
                <w:szCs w:val="20"/>
              </w:rPr>
              <w:t>:</w:t>
            </w:r>
          </w:p>
          <w:p w14:paraId="21584360" w14:textId="77777777" w:rsidR="0042274E" w:rsidRPr="0050075D" w:rsidRDefault="0042274E" w:rsidP="00D96643">
            <w:pPr>
              <w:pStyle w:val="ListParagraph"/>
              <w:numPr>
                <w:ilvl w:val="0"/>
                <w:numId w:val="128"/>
              </w:numPr>
              <w:spacing w:before="60" w:after="60"/>
              <w:rPr>
                <w:rFonts w:cstheme="minorHAnsi"/>
                <w:szCs w:val="20"/>
              </w:rPr>
            </w:pPr>
            <w:r w:rsidRPr="0050075D">
              <w:rPr>
                <w:rFonts w:cstheme="minorHAnsi"/>
                <w:szCs w:val="20"/>
              </w:rPr>
              <w:t>2</w:t>
            </w:r>
            <w:r>
              <w:rPr>
                <w:rFonts w:cstheme="minorHAnsi"/>
                <w:szCs w:val="20"/>
              </w:rPr>
              <w:t xml:space="preserve"> = </w:t>
            </w:r>
            <w:r w:rsidRPr="0050075D">
              <w:rPr>
                <w:rFonts w:cstheme="minorHAnsi"/>
                <w:szCs w:val="20"/>
              </w:rPr>
              <w:t>Acknowledge each quote message</w:t>
            </w:r>
          </w:p>
          <w:p w14:paraId="521D72E5" w14:textId="231696C5" w:rsidR="0042274E" w:rsidRPr="0050075D" w:rsidRDefault="0042274E" w:rsidP="00D96643">
            <w:pPr>
              <w:pStyle w:val="ListParagraph"/>
              <w:numPr>
                <w:ilvl w:val="0"/>
                <w:numId w:val="128"/>
              </w:numPr>
              <w:spacing w:before="60" w:after="60"/>
              <w:rPr>
                <w:rFonts w:cstheme="minorHAnsi"/>
                <w:szCs w:val="20"/>
              </w:rPr>
            </w:pPr>
            <w:r w:rsidRPr="0050075D">
              <w:rPr>
                <w:rFonts w:cstheme="minorHAnsi"/>
                <w:szCs w:val="20"/>
              </w:rPr>
              <w:t xml:space="preserve">101 </w:t>
            </w:r>
            <w:r>
              <w:rPr>
                <w:rFonts w:cstheme="minorHAnsi"/>
                <w:szCs w:val="20"/>
              </w:rPr>
              <w:t xml:space="preserve">= </w:t>
            </w:r>
            <w:r w:rsidR="000F1E19">
              <w:rPr>
                <w:rFonts w:cstheme="minorHAnsi"/>
                <w:szCs w:val="20"/>
              </w:rPr>
              <w:t>Acknowledge on order level</w:t>
            </w:r>
          </w:p>
        </w:tc>
      </w:tr>
      <w:tr w:rsidR="0042274E" w:rsidRPr="00073EA6" w14:paraId="34180C7B" w14:textId="77777777" w:rsidTr="00D96643">
        <w:tblPrEx>
          <w:tblLook w:val="01E0" w:firstRow="1" w:lastRow="1" w:firstColumn="1" w:lastColumn="1" w:noHBand="0" w:noVBand="0"/>
        </w:tblPrEx>
        <w:trPr>
          <w:trHeight w:val="331"/>
        </w:trPr>
        <w:tc>
          <w:tcPr>
            <w:tcW w:w="1249" w:type="pct"/>
            <w:shd w:val="clear" w:color="auto" w:fill="F2F2F2" w:themeFill="background1" w:themeFillShade="F2"/>
          </w:tcPr>
          <w:p w14:paraId="412B7672" w14:textId="77777777" w:rsidR="0042274E" w:rsidRPr="00073EA6" w:rsidRDefault="0042274E" w:rsidP="00D96643">
            <w:pPr>
              <w:snapToGrid w:val="0"/>
              <w:spacing w:before="60" w:after="40"/>
              <w:rPr>
                <w:rFonts w:cstheme="minorHAnsi"/>
                <w:szCs w:val="20"/>
              </w:rPr>
            </w:pPr>
            <w:r w:rsidRPr="0049178E">
              <w:rPr>
                <w:rFonts w:cstheme="minorHAnsi"/>
                <w:szCs w:val="20"/>
              </w:rPr>
              <w:t xml:space="preserve">Transaction Time </w:t>
            </w:r>
          </w:p>
        </w:tc>
        <w:tc>
          <w:tcPr>
            <w:tcW w:w="3751" w:type="pct"/>
            <w:gridSpan w:val="2"/>
            <w:shd w:val="clear" w:color="auto" w:fill="F2F2F2" w:themeFill="background1" w:themeFillShade="F2"/>
          </w:tcPr>
          <w:p w14:paraId="3B6BDD5D" w14:textId="77777777" w:rsidR="0042274E" w:rsidRPr="00073EA6" w:rsidRDefault="0042274E" w:rsidP="00D96643">
            <w:pPr>
              <w:snapToGrid w:val="0"/>
              <w:spacing w:before="60" w:after="40"/>
              <w:rPr>
                <w:rFonts w:cstheme="minorHAnsi"/>
                <w:szCs w:val="20"/>
              </w:rPr>
            </w:pPr>
            <w:r w:rsidRPr="00AD055D">
              <w:rPr>
                <w:rFonts w:eastAsia="Calibri" w:cstheme="minorHAnsi"/>
                <w:szCs w:val="20"/>
                <w:lang w:val="en-GB"/>
              </w:rPr>
              <w:t xml:space="preserve">The time at which </w:t>
            </w:r>
            <w:r>
              <w:rPr>
                <w:rFonts w:eastAsia="Calibri" w:cstheme="minorHAnsi"/>
                <w:szCs w:val="20"/>
                <w:lang w:val="en-GB"/>
              </w:rPr>
              <w:t>this message is generated.</w:t>
            </w:r>
          </w:p>
        </w:tc>
      </w:tr>
      <w:tr w:rsidR="0042274E" w:rsidRPr="00754E31" w14:paraId="5BF4E710"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19A3A067" w14:textId="77777777" w:rsidR="0042274E" w:rsidRPr="00754E31" w:rsidRDefault="0042274E" w:rsidP="00D96643">
            <w:pPr>
              <w:spacing w:before="60" w:after="60"/>
              <w:rPr>
                <w:rFonts w:cstheme="minorHAnsi"/>
                <w:szCs w:val="20"/>
                <w:lang w:val="en-GB"/>
              </w:rPr>
            </w:pPr>
            <w:r w:rsidRPr="000A56C1">
              <w:rPr>
                <w:rFonts w:cstheme="minorHAnsi"/>
                <w:szCs w:val="20"/>
                <w:lang w:val="en-GB"/>
              </w:rPr>
              <w:lastRenderedPageBreak/>
              <w:t>Executing Trader</w:t>
            </w:r>
          </w:p>
        </w:tc>
        <w:tc>
          <w:tcPr>
            <w:tcW w:w="3746" w:type="pct"/>
            <w:shd w:val="clear" w:color="auto" w:fill="F2F2F2" w:themeFill="background1" w:themeFillShade="F2"/>
          </w:tcPr>
          <w:p w14:paraId="354D6177" w14:textId="77777777" w:rsidR="0042274E" w:rsidRDefault="0042274E" w:rsidP="00D96643">
            <w:pPr>
              <w:spacing w:before="60" w:after="60"/>
              <w:rPr>
                <w:rFonts w:cstheme="minorHAnsi"/>
                <w:szCs w:val="20"/>
              </w:rPr>
            </w:pPr>
            <w:r w:rsidRPr="00F71B20">
              <w:rPr>
                <w:rFonts w:cstheme="minorHAnsi"/>
                <w:szCs w:val="20"/>
              </w:rPr>
              <w:t>Client specified</w:t>
            </w:r>
            <w:r>
              <w:rPr>
                <w:rFonts w:cstheme="minorHAnsi"/>
                <w:szCs w:val="20"/>
              </w:rPr>
              <w:t xml:space="preserve"> e</w:t>
            </w:r>
            <w:r w:rsidRPr="00F71B20">
              <w:rPr>
                <w:rFonts w:cstheme="minorHAnsi"/>
                <w:szCs w:val="20"/>
              </w:rPr>
              <w:t xml:space="preserve">xecuting </w:t>
            </w:r>
            <w:r>
              <w:rPr>
                <w:rFonts w:cstheme="minorHAnsi"/>
                <w:szCs w:val="20"/>
              </w:rPr>
              <w:t>t</w:t>
            </w:r>
            <w:r w:rsidRPr="00F71B20">
              <w:rPr>
                <w:rFonts w:cstheme="minorHAnsi"/>
                <w:szCs w:val="20"/>
              </w:rPr>
              <w:t>rader</w:t>
            </w:r>
            <w:r>
              <w:rPr>
                <w:rFonts w:cstheme="minorHAnsi"/>
                <w:szCs w:val="20"/>
              </w:rPr>
              <w:t xml:space="preserve"> or other entity form client side.</w:t>
            </w:r>
          </w:p>
          <w:p w14:paraId="74A0E818" w14:textId="77777777" w:rsidR="0042274E" w:rsidRPr="00931B7A" w:rsidRDefault="0042274E" w:rsidP="00D96643">
            <w:pPr>
              <w:spacing w:before="60" w:after="60"/>
              <w:rPr>
                <w:rFonts w:cstheme="minorHAnsi"/>
                <w:szCs w:val="20"/>
              </w:rPr>
            </w:pPr>
            <w:r>
              <w:rPr>
                <w:rFonts w:cstheme="minorHAnsi"/>
                <w:szCs w:val="20"/>
              </w:rPr>
              <w:t>It may set to 0 if not used.</w:t>
            </w:r>
          </w:p>
        </w:tc>
      </w:tr>
      <w:tr w:rsidR="0042274E" w:rsidRPr="00754E31" w14:paraId="60EA1ABA"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5D5144E0" w14:textId="77777777" w:rsidR="0042274E" w:rsidRPr="00754E31" w:rsidRDefault="0042274E" w:rsidP="00D96643">
            <w:pPr>
              <w:spacing w:before="60" w:after="60"/>
              <w:rPr>
                <w:rFonts w:cstheme="minorHAnsi"/>
                <w:szCs w:val="20"/>
                <w:lang w:val="en-GB"/>
              </w:rPr>
            </w:pPr>
            <w:r w:rsidRPr="000A56C1">
              <w:rPr>
                <w:rFonts w:cstheme="minorHAnsi"/>
                <w:szCs w:val="20"/>
                <w:lang w:val="en-GB"/>
              </w:rPr>
              <w:t>BCAN</w:t>
            </w:r>
          </w:p>
        </w:tc>
        <w:tc>
          <w:tcPr>
            <w:tcW w:w="3746" w:type="pct"/>
            <w:shd w:val="clear" w:color="auto" w:fill="F2F2F2" w:themeFill="background1" w:themeFillShade="F2"/>
          </w:tcPr>
          <w:p w14:paraId="11CC2D14" w14:textId="77777777" w:rsidR="0042274E" w:rsidRPr="00931B7A" w:rsidRDefault="0042274E" w:rsidP="00D96643">
            <w:pPr>
              <w:spacing w:before="60" w:after="60"/>
              <w:rPr>
                <w:rFonts w:cstheme="minorHAnsi"/>
                <w:szCs w:val="20"/>
              </w:rPr>
            </w:pPr>
            <w:r w:rsidRPr="00550499">
              <w:rPr>
                <w:rFonts w:cstheme="minorHAnsi"/>
                <w:szCs w:val="20"/>
              </w:rPr>
              <w:t>Broker-Client Assigned Number</w:t>
            </w:r>
          </w:p>
        </w:tc>
      </w:tr>
      <w:tr w:rsidR="0042274E" w:rsidRPr="00754E31" w14:paraId="3E89989D"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10102FD5" w14:textId="77777777" w:rsidR="0042274E" w:rsidRPr="00754E31" w:rsidRDefault="0042274E" w:rsidP="00D96643">
            <w:pPr>
              <w:spacing w:before="60" w:after="60"/>
              <w:rPr>
                <w:rFonts w:cstheme="minorHAnsi"/>
                <w:szCs w:val="20"/>
                <w:lang w:val="en-GB"/>
              </w:rPr>
            </w:pPr>
            <w:r>
              <w:t>SMP ID</w:t>
            </w:r>
          </w:p>
        </w:tc>
        <w:tc>
          <w:tcPr>
            <w:tcW w:w="3746" w:type="pct"/>
            <w:shd w:val="clear" w:color="auto" w:fill="F2F2F2" w:themeFill="background1" w:themeFillShade="F2"/>
          </w:tcPr>
          <w:p w14:paraId="5807C52F" w14:textId="77777777" w:rsidR="0042274E" w:rsidRDefault="0042274E" w:rsidP="00D96643">
            <w:pPr>
              <w:spacing w:before="60" w:after="60"/>
              <w:rPr>
                <w:rFonts w:cstheme="minorHAnsi"/>
                <w:szCs w:val="20"/>
              </w:rPr>
            </w:pPr>
            <w:r w:rsidRPr="00550499">
              <w:rPr>
                <w:rFonts w:cstheme="minorHAnsi"/>
                <w:szCs w:val="20"/>
              </w:rPr>
              <w:t>Self-Match Prevention ID</w:t>
            </w:r>
            <w:r>
              <w:rPr>
                <w:rFonts w:cstheme="minorHAnsi"/>
                <w:szCs w:val="20"/>
              </w:rPr>
              <w:t>.</w:t>
            </w:r>
          </w:p>
          <w:p w14:paraId="3D248EDD" w14:textId="77777777" w:rsidR="0042274E" w:rsidRPr="00931B7A" w:rsidRDefault="0042274E" w:rsidP="00D96643">
            <w:pPr>
              <w:spacing w:before="60" w:after="60"/>
              <w:rPr>
                <w:rFonts w:cstheme="minorHAnsi"/>
                <w:szCs w:val="20"/>
              </w:rPr>
            </w:pPr>
            <w:r>
              <w:rPr>
                <w:rFonts w:cstheme="minorHAnsi"/>
                <w:szCs w:val="20"/>
              </w:rPr>
              <w:t>Set to unused value if not used. The unused value for SMP ID is null.</w:t>
            </w:r>
          </w:p>
        </w:tc>
      </w:tr>
      <w:tr w:rsidR="0042274E" w:rsidRPr="00754E31" w14:paraId="7801DE9C"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3FB0A131" w14:textId="77777777" w:rsidR="0042274E" w:rsidRPr="000A56C1" w:rsidRDefault="0042274E" w:rsidP="00D96643">
            <w:pPr>
              <w:spacing w:before="60" w:after="60"/>
              <w:rPr>
                <w:rFonts w:cstheme="minorHAnsi"/>
                <w:szCs w:val="20"/>
                <w:lang w:val="en-GB"/>
              </w:rPr>
            </w:pPr>
            <w:r w:rsidRPr="000A56C1">
              <w:rPr>
                <w:rFonts w:cstheme="minorHAnsi"/>
                <w:szCs w:val="20"/>
                <w:lang w:val="en-GB"/>
              </w:rPr>
              <w:t>No</w:t>
            </w:r>
            <w:r>
              <w:rPr>
                <w:rFonts w:cstheme="minorHAnsi"/>
                <w:szCs w:val="20"/>
                <w:lang w:val="en-GB"/>
              </w:rPr>
              <w:t xml:space="preserve"> </w:t>
            </w:r>
            <w:r w:rsidRPr="000A56C1">
              <w:rPr>
                <w:rFonts w:cstheme="minorHAnsi"/>
                <w:szCs w:val="20"/>
                <w:lang w:val="en-GB"/>
              </w:rPr>
              <w:t>Quote</w:t>
            </w:r>
            <w:r>
              <w:rPr>
                <w:rFonts w:cstheme="minorHAnsi"/>
                <w:szCs w:val="20"/>
                <w:lang w:val="en-GB"/>
              </w:rPr>
              <w:t xml:space="preserve"> </w:t>
            </w:r>
            <w:r w:rsidRPr="000A56C1">
              <w:rPr>
                <w:rFonts w:cstheme="minorHAnsi"/>
                <w:szCs w:val="20"/>
                <w:lang w:val="en-GB"/>
              </w:rPr>
              <w:t>Entries</w:t>
            </w:r>
          </w:p>
        </w:tc>
        <w:tc>
          <w:tcPr>
            <w:tcW w:w="3746" w:type="pct"/>
            <w:shd w:val="clear" w:color="auto" w:fill="F2F2F2" w:themeFill="background1" w:themeFillShade="F2"/>
          </w:tcPr>
          <w:p w14:paraId="7624ACB0"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T</w:t>
            </w:r>
            <w:r w:rsidRPr="000A56C1">
              <w:rPr>
                <w:rFonts w:eastAsia="Times New Roman" w:cstheme="minorHAnsi"/>
                <w:color w:val="000000"/>
                <w:szCs w:val="20"/>
                <w:lang w:eastAsia="en-US"/>
              </w:rPr>
              <w:t>otal No. of quote entries</w:t>
            </w:r>
            <w:r>
              <w:rPr>
                <w:rFonts w:eastAsia="Times New Roman" w:cstheme="minorHAnsi"/>
                <w:color w:val="000000"/>
                <w:szCs w:val="20"/>
                <w:lang w:eastAsia="en-US"/>
              </w:rPr>
              <w:t xml:space="preserve">, </w:t>
            </w:r>
            <w:r w:rsidRPr="000A56C1">
              <w:rPr>
                <w:rFonts w:eastAsia="Times New Roman" w:cstheme="minorHAnsi"/>
                <w:color w:val="000000"/>
                <w:szCs w:val="20"/>
                <w:lang w:eastAsia="en-US"/>
              </w:rPr>
              <w:t xml:space="preserve">must be less or equal to </w:t>
            </w:r>
            <w:r w:rsidRPr="00550499">
              <w:rPr>
                <w:rFonts w:eastAsia="Times New Roman" w:cstheme="minorHAnsi"/>
                <w:color w:val="000000"/>
                <w:szCs w:val="20"/>
                <w:highlight w:val="yellow"/>
                <w:lang w:eastAsia="en-US"/>
              </w:rPr>
              <w:t>N.</w:t>
            </w:r>
          </w:p>
        </w:tc>
      </w:tr>
      <w:tr w:rsidR="0042274E" w:rsidRPr="00754E31" w14:paraId="30B7DEF1"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7AC5FE7B" w14:textId="77777777" w:rsidR="0042274E" w:rsidRPr="000A56C1" w:rsidRDefault="0042274E" w:rsidP="00D96643">
            <w:pPr>
              <w:spacing w:before="60" w:after="60"/>
              <w:rPr>
                <w:rFonts w:cstheme="minorHAnsi"/>
                <w:szCs w:val="20"/>
                <w:lang w:val="en-GB"/>
              </w:rPr>
            </w:pPr>
            <w:r>
              <w:rPr>
                <w:rFonts w:cstheme="minorHAnsi"/>
                <w:szCs w:val="20"/>
                <w:lang w:val="en-GB"/>
              </w:rPr>
              <w:t>Quote Entry Submission</w:t>
            </w:r>
            <w:r w:rsidRPr="000A56C1">
              <w:rPr>
                <w:rFonts w:cstheme="minorHAnsi"/>
                <w:szCs w:val="20"/>
                <w:lang w:val="en-GB"/>
              </w:rPr>
              <w:t xml:space="preserve"> Block</w:t>
            </w:r>
            <w:r>
              <w:rPr>
                <w:rFonts w:cstheme="minorHAnsi"/>
                <w:szCs w:val="20"/>
                <w:lang w:val="en-GB"/>
              </w:rPr>
              <w:t xml:space="preserve"> 1</w:t>
            </w:r>
          </w:p>
        </w:tc>
        <w:tc>
          <w:tcPr>
            <w:tcW w:w="3746" w:type="pct"/>
            <w:shd w:val="clear" w:color="auto" w:fill="F2F2F2" w:themeFill="background1" w:themeFillShade="F2"/>
          </w:tcPr>
          <w:p w14:paraId="18C09F9C"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The q</w:t>
            </w:r>
            <w:r w:rsidRPr="00F71B20">
              <w:rPr>
                <w:rFonts w:eastAsia="Times New Roman" w:cstheme="minorHAnsi"/>
                <w:color w:val="000000"/>
                <w:szCs w:val="20"/>
                <w:lang w:eastAsia="en-US"/>
              </w:rPr>
              <w:t xml:space="preserve">uote </w:t>
            </w:r>
            <w:r>
              <w:rPr>
                <w:rFonts w:eastAsia="Times New Roman" w:cstheme="minorHAnsi"/>
                <w:color w:val="000000"/>
                <w:szCs w:val="20"/>
                <w:lang w:eastAsia="en-US"/>
              </w:rPr>
              <w:t>e</w:t>
            </w:r>
            <w:r w:rsidRPr="00F71B20">
              <w:rPr>
                <w:rFonts w:eastAsia="Times New Roman" w:cstheme="minorHAnsi"/>
                <w:color w:val="000000"/>
                <w:szCs w:val="20"/>
                <w:lang w:eastAsia="en-US"/>
              </w:rPr>
              <w:t xml:space="preserve">ntry </w:t>
            </w:r>
            <w:r>
              <w:rPr>
                <w:rFonts w:eastAsia="Times New Roman" w:cstheme="minorHAnsi"/>
                <w:color w:val="000000"/>
                <w:szCs w:val="20"/>
                <w:lang w:eastAsia="en-US"/>
              </w:rPr>
              <w:t>s</w:t>
            </w:r>
            <w:r>
              <w:rPr>
                <w:rFonts w:cstheme="minorHAnsi"/>
                <w:szCs w:val="20"/>
                <w:lang w:val="en-GB"/>
              </w:rPr>
              <w:t>ubmission</w:t>
            </w:r>
            <w:r w:rsidRPr="000A56C1">
              <w:rPr>
                <w:rFonts w:cstheme="minorHAnsi"/>
                <w:szCs w:val="20"/>
                <w:lang w:val="en-GB"/>
              </w:rPr>
              <w:t xml:space="preserve"> </w:t>
            </w:r>
            <w:r>
              <w:rPr>
                <w:rFonts w:eastAsia="Times New Roman" w:cstheme="minorHAnsi"/>
                <w:color w:val="000000"/>
                <w:szCs w:val="20"/>
                <w:lang w:eastAsia="en-US"/>
              </w:rPr>
              <w:t>b</w:t>
            </w:r>
            <w:r w:rsidRPr="00F71B20">
              <w:rPr>
                <w:rFonts w:eastAsia="Times New Roman" w:cstheme="minorHAnsi"/>
                <w:color w:val="000000"/>
                <w:szCs w:val="20"/>
                <w:lang w:eastAsia="en-US"/>
              </w:rPr>
              <w:t>lock</w:t>
            </w:r>
            <w:r>
              <w:rPr>
                <w:rFonts w:eastAsia="Times New Roman" w:cstheme="minorHAnsi"/>
                <w:color w:val="000000"/>
                <w:szCs w:val="20"/>
                <w:lang w:eastAsia="en-US"/>
              </w:rPr>
              <w:t xml:space="preserve"> </w:t>
            </w:r>
          </w:p>
        </w:tc>
      </w:tr>
      <w:tr w:rsidR="0042274E" w:rsidRPr="00754E31" w14:paraId="5D2CB46E"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18F09108" w14:textId="77777777" w:rsidR="0042274E" w:rsidRPr="000A56C1" w:rsidRDefault="0042274E" w:rsidP="00D96643">
            <w:pPr>
              <w:spacing w:before="60" w:after="60"/>
              <w:rPr>
                <w:rFonts w:cstheme="minorHAnsi"/>
                <w:szCs w:val="20"/>
                <w:lang w:val="en-GB"/>
              </w:rPr>
            </w:pPr>
            <w:r>
              <w:rPr>
                <w:rFonts w:cstheme="minorHAnsi"/>
                <w:szCs w:val="20"/>
                <w:lang w:val="en-GB"/>
              </w:rPr>
              <w:t>Quote Entry Submission</w:t>
            </w:r>
            <w:r w:rsidRPr="000A56C1">
              <w:rPr>
                <w:rFonts w:cstheme="minorHAnsi"/>
                <w:szCs w:val="20"/>
                <w:lang w:val="en-GB"/>
              </w:rPr>
              <w:t xml:space="preserve"> Block</w:t>
            </w:r>
            <w:r>
              <w:rPr>
                <w:rFonts w:cstheme="minorHAnsi"/>
                <w:szCs w:val="20"/>
                <w:lang w:val="en-GB"/>
              </w:rPr>
              <w:t xml:space="preserve"> …</w:t>
            </w:r>
          </w:p>
        </w:tc>
        <w:tc>
          <w:tcPr>
            <w:tcW w:w="3746" w:type="pct"/>
            <w:shd w:val="clear" w:color="auto" w:fill="F2F2F2" w:themeFill="background1" w:themeFillShade="F2"/>
          </w:tcPr>
          <w:p w14:paraId="5FF88C56"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The q</w:t>
            </w:r>
            <w:r w:rsidRPr="00F71B20">
              <w:rPr>
                <w:rFonts w:eastAsia="Times New Roman" w:cstheme="minorHAnsi"/>
                <w:color w:val="000000"/>
                <w:szCs w:val="20"/>
                <w:lang w:eastAsia="en-US"/>
              </w:rPr>
              <w:t xml:space="preserve">uote </w:t>
            </w:r>
            <w:r>
              <w:rPr>
                <w:rFonts w:eastAsia="Times New Roman" w:cstheme="minorHAnsi"/>
                <w:color w:val="000000"/>
                <w:szCs w:val="20"/>
                <w:lang w:eastAsia="en-US"/>
              </w:rPr>
              <w:t>e</w:t>
            </w:r>
            <w:r w:rsidRPr="00F71B20">
              <w:rPr>
                <w:rFonts w:eastAsia="Times New Roman" w:cstheme="minorHAnsi"/>
                <w:color w:val="000000"/>
                <w:szCs w:val="20"/>
                <w:lang w:eastAsia="en-US"/>
              </w:rPr>
              <w:t xml:space="preserve">ntry </w:t>
            </w:r>
            <w:r>
              <w:rPr>
                <w:rFonts w:eastAsia="Times New Roman" w:cstheme="minorHAnsi"/>
                <w:color w:val="000000"/>
                <w:szCs w:val="20"/>
                <w:lang w:eastAsia="en-US"/>
              </w:rPr>
              <w:t>s</w:t>
            </w:r>
            <w:r>
              <w:rPr>
                <w:rFonts w:cstheme="minorHAnsi"/>
                <w:szCs w:val="20"/>
                <w:lang w:val="en-GB"/>
              </w:rPr>
              <w:t>ubmission</w:t>
            </w:r>
            <w:r w:rsidRPr="000A56C1">
              <w:rPr>
                <w:rFonts w:cstheme="minorHAnsi"/>
                <w:szCs w:val="20"/>
                <w:lang w:val="en-GB"/>
              </w:rPr>
              <w:t xml:space="preserve"> </w:t>
            </w:r>
            <w:r>
              <w:rPr>
                <w:rFonts w:eastAsia="Times New Roman" w:cstheme="minorHAnsi"/>
                <w:color w:val="000000"/>
                <w:szCs w:val="20"/>
                <w:lang w:eastAsia="en-US"/>
              </w:rPr>
              <w:t>b</w:t>
            </w:r>
            <w:r w:rsidRPr="00F71B20">
              <w:rPr>
                <w:rFonts w:eastAsia="Times New Roman" w:cstheme="minorHAnsi"/>
                <w:color w:val="000000"/>
                <w:szCs w:val="20"/>
                <w:lang w:eastAsia="en-US"/>
              </w:rPr>
              <w:t>lock</w:t>
            </w:r>
          </w:p>
        </w:tc>
      </w:tr>
      <w:tr w:rsidR="0042274E" w:rsidRPr="00754E31" w14:paraId="5BC1FB05"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1712BD1A" w14:textId="77777777" w:rsidR="0042274E" w:rsidRPr="000A56C1" w:rsidRDefault="0042274E" w:rsidP="00D96643">
            <w:pPr>
              <w:spacing w:before="60" w:after="60"/>
              <w:rPr>
                <w:rFonts w:cstheme="minorHAnsi"/>
                <w:szCs w:val="20"/>
                <w:lang w:val="en-GB"/>
              </w:rPr>
            </w:pPr>
            <w:r>
              <w:rPr>
                <w:rFonts w:cstheme="minorHAnsi"/>
                <w:szCs w:val="20"/>
                <w:lang w:val="en-GB"/>
              </w:rPr>
              <w:t>Quote Entry Submission</w:t>
            </w:r>
            <w:r w:rsidRPr="000A56C1">
              <w:rPr>
                <w:rFonts w:cstheme="minorHAnsi"/>
                <w:szCs w:val="20"/>
                <w:lang w:val="en-GB"/>
              </w:rPr>
              <w:t xml:space="preserve"> Block</w:t>
            </w:r>
            <w:r>
              <w:rPr>
                <w:rFonts w:cstheme="minorHAnsi"/>
                <w:szCs w:val="20"/>
                <w:lang w:val="en-GB"/>
              </w:rPr>
              <w:t xml:space="preserve"> N</w:t>
            </w:r>
          </w:p>
        </w:tc>
        <w:tc>
          <w:tcPr>
            <w:tcW w:w="3746" w:type="pct"/>
            <w:shd w:val="clear" w:color="auto" w:fill="F2F2F2" w:themeFill="background1" w:themeFillShade="F2"/>
          </w:tcPr>
          <w:p w14:paraId="44ED3974"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The q</w:t>
            </w:r>
            <w:r w:rsidRPr="00F71B20">
              <w:rPr>
                <w:rFonts w:eastAsia="Times New Roman" w:cstheme="minorHAnsi"/>
                <w:color w:val="000000"/>
                <w:szCs w:val="20"/>
                <w:lang w:eastAsia="en-US"/>
              </w:rPr>
              <w:t xml:space="preserve">uote </w:t>
            </w:r>
            <w:r>
              <w:rPr>
                <w:rFonts w:eastAsia="Times New Roman" w:cstheme="minorHAnsi"/>
                <w:color w:val="000000"/>
                <w:szCs w:val="20"/>
                <w:lang w:eastAsia="en-US"/>
              </w:rPr>
              <w:t>e</w:t>
            </w:r>
            <w:r w:rsidRPr="00F71B20">
              <w:rPr>
                <w:rFonts w:eastAsia="Times New Roman" w:cstheme="minorHAnsi"/>
                <w:color w:val="000000"/>
                <w:szCs w:val="20"/>
                <w:lang w:eastAsia="en-US"/>
              </w:rPr>
              <w:t xml:space="preserve">ntry </w:t>
            </w:r>
            <w:r>
              <w:rPr>
                <w:rFonts w:eastAsia="Times New Roman" w:cstheme="minorHAnsi"/>
                <w:color w:val="000000"/>
                <w:szCs w:val="20"/>
                <w:lang w:eastAsia="en-US"/>
              </w:rPr>
              <w:t>s</w:t>
            </w:r>
            <w:r>
              <w:rPr>
                <w:rFonts w:cstheme="minorHAnsi"/>
                <w:szCs w:val="20"/>
                <w:lang w:val="en-GB"/>
              </w:rPr>
              <w:t>ubmission</w:t>
            </w:r>
            <w:r w:rsidRPr="000A56C1">
              <w:rPr>
                <w:rFonts w:cstheme="minorHAnsi"/>
                <w:szCs w:val="20"/>
                <w:lang w:val="en-GB"/>
              </w:rPr>
              <w:t xml:space="preserve"> </w:t>
            </w:r>
            <w:r>
              <w:rPr>
                <w:rFonts w:eastAsia="Times New Roman" w:cstheme="minorHAnsi"/>
                <w:color w:val="000000"/>
                <w:szCs w:val="20"/>
                <w:lang w:eastAsia="en-US"/>
              </w:rPr>
              <w:t>b</w:t>
            </w:r>
            <w:r w:rsidRPr="00F71B20">
              <w:rPr>
                <w:rFonts w:eastAsia="Times New Roman" w:cstheme="minorHAnsi"/>
                <w:color w:val="000000"/>
                <w:szCs w:val="20"/>
                <w:lang w:eastAsia="en-US"/>
              </w:rPr>
              <w:t>lock</w:t>
            </w:r>
          </w:p>
        </w:tc>
      </w:tr>
    </w:tbl>
    <w:p w14:paraId="3BC7CD87" w14:textId="77777777" w:rsidR="0042274E" w:rsidRDefault="0042274E" w:rsidP="0042274E">
      <w:pPr>
        <w:spacing w:before="120"/>
        <w:jc w:val="both"/>
        <w:rPr>
          <w:rFonts w:cstheme="minorHAnsi"/>
          <w:sz w:val="22"/>
          <w:szCs w:val="22"/>
        </w:rPr>
      </w:pPr>
      <w:r>
        <w:rPr>
          <w:rFonts w:cstheme="minorHAnsi"/>
          <w:sz w:val="22"/>
          <w:szCs w:val="22"/>
        </w:rPr>
        <w:t>Optional Fields:</w:t>
      </w:r>
    </w:p>
    <w:tbl>
      <w:tblPr>
        <w:tblW w:w="4995"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170"/>
        <w:gridCol w:w="2160"/>
        <w:gridCol w:w="5670"/>
      </w:tblGrid>
      <w:tr w:rsidR="0042274E" w:rsidRPr="003C47FD" w14:paraId="28072695" w14:textId="77777777" w:rsidTr="00D96643">
        <w:trPr>
          <w:trHeight w:val="300"/>
        </w:trPr>
        <w:tc>
          <w:tcPr>
            <w:tcW w:w="650" w:type="pct"/>
            <w:shd w:val="clear" w:color="auto" w:fill="C6D9F1" w:themeFill="text2" w:themeFillTint="33"/>
          </w:tcPr>
          <w:p w14:paraId="7B247E4B" w14:textId="77777777" w:rsidR="0042274E" w:rsidRDefault="0042274E" w:rsidP="00D96643">
            <w:pPr>
              <w:pStyle w:val="Tablehead"/>
              <w:spacing w:after="0"/>
              <w:rPr>
                <w:rFonts w:cstheme="minorHAnsi"/>
              </w:rPr>
            </w:pPr>
            <w:r>
              <w:rPr>
                <w:rFonts w:cstheme="minorHAnsi"/>
              </w:rPr>
              <w:t>Bit Position</w:t>
            </w:r>
          </w:p>
        </w:tc>
        <w:tc>
          <w:tcPr>
            <w:tcW w:w="1200" w:type="pct"/>
            <w:shd w:val="clear" w:color="auto" w:fill="C6D9F1" w:themeFill="text2" w:themeFillTint="33"/>
            <w:noWrap/>
          </w:tcPr>
          <w:p w14:paraId="420E03AC" w14:textId="77777777" w:rsidR="0042274E" w:rsidRPr="003C47FD" w:rsidRDefault="0042274E" w:rsidP="00D96643">
            <w:pPr>
              <w:pStyle w:val="Tablehead"/>
              <w:spacing w:after="0"/>
              <w:rPr>
                <w:rFonts w:cstheme="minorHAnsi"/>
              </w:rPr>
            </w:pPr>
            <w:r>
              <w:rPr>
                <w:rFonts w:cstheme="minorHAnsi"/>
              </w:rPr>
              <w:t>Field Name</w:t>
            </w:r>
          </w:p>
        </w:tc>
        <w:tc>
          <w:tcPr>
            <w:tcW w:w="3150" w:type="pct"/>
            <w:shd w:val="clear" w:color="auto" w:fill="C6D9F1" w:themeFill="text2" w:themeFillTint="33"/>
          </w:tcPr>
          <w:p w14:paraId="2EAFC436"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72C894C0" w14:textId="77777777" w:rsidTr="00D96643">
        <w:tblPrEx>
          <w:tblLook w:val="01E0" w:firstRow="1" w:lastRow="1" w:firstColumn="1" w:lastColumn="1" w:noHBand="0" w:noVBand="0"/>
        </w:tblPrEx>
        <w:trPr>
          <w:cantSplit/>
          <w:trHeight w:val="343"/>
        </w:trPr>
        <w:tc>
          <w:tcPr>
            <w:tcW w:w="650" w:type="pct"/>
            <w:shd w:val="clear" w:color="auto" w:fill="F2F2F2" w:themeFill="background1" w:themeFillShade="F2"/>
          </w:tcPr>
          <w:p w14:paraId="355FE93D" w14:textId="77777777" w:rsidR="0042274E" w:rsidRDefault="0042274E" w:rsidP="00D96643">
            <w:pPr>
              <w:spacing w:before="60" w:after="60"/>
              <w:rPr>
                <w:rFonts w:cstheme="minorHAnsi"/>
                <w:szCs w:val="20"/>
                <w:lang w:val="en-GB"/>
              </w:rPr>
            </w:pPr>
            <w:r>
              <w:rPr>
                <w:rFonts w:cstheme="minorHAnsi"/>
                <w:szCs w:val="20"/>
                <w:lang w:val="en-GB"/>
              </w:rPr>
              <w:t>0</w:t>
            </w:r>
          </w:p>
        </w:tc>
        <w:tc>
          <w:tcPr>
            <w:tcW w:w="1200" w:type="pct"/>
            <w:shd w:val="clear" w:color="auto" w:fill="F2F2F2" w:themeFill="background1" w:themeFillShade="F2"/>
          </w:tcPr>
          <w:p w14:paraId="3B838B19" w14:textId="77777777" w:rsidR="0042274E" w:rsidRPr="00754E31" w:rsidRDefault="0042274E" w:rsidP="00D96643">
            <w:pPr>
              <w:spacing w:before="60" w:after="60"/>
              <w:rPr>
                <w:rFonts w:cstheme="minorHAnsi"/>
                <w:szCs w:val="20"/>
                <w:lang w:val="en-GB"/>
              </w:rPr>
            </w:pPr>
            <w:r>
              <w:t>Customer Client</w:t>
            </w:r>
          </w:p>
        </w:tc>
        <w:tc>
          <w:tcPr>
            <w:tcW w:w="3150" w:type="pct"/>
            <w:shd w:val="clear" w:color="auto" w:fill="F2F2F2" w:themeFill="background1" w:themeFillShade="F2"/>
          </w:tcPr>
          <w:p w14:paraId="407C11ED" w14:textId="77777777" w:rsidR="0042274E" w:rsidRPr="00931B7A" w:rsidRDefault="0042274E" w:rsidP="00D96643">
            <w:pPr>
              <w:spacing w:before="60" w:after="60"/>
              <w:rPr>
                <w:rFonts w:cstheme="minorHAnsi"/>
                <w:szCs w:val="20"/>
              </w:rPr>
            </w:pPr>
            <w:r>
              <w:rPr>
                <w:rFonts w:cstheme="minorHAnsi"/>
                <w:szCs w:val="20"/>
              </w:rPr>
              <w:t>Client specified customer ID or other entity, a pass-through attribute.</w:t>
            </w:r>
          </w:p>
        </w:tc>
      </w:tr>
      <w:tr w:rsidR="0042274E" w:rsidRPr="00754E31" w14:paraId="2E88EBDE" w14:textId="77777777" w:rsidTr="00D96643">
        <w:tblPrEx>
          <w:tblLook w:val="01E0" w:firstRow="1" w:lastRow="1" w:firstColumn="1" w:lastColumn="1" w:noHBand="0" w:noVBand="0"/>
        </w:tblPrEx>
        <w:trPr>
          <w:cantSplit/>
          <w:trHeight w:val="343"/>
        </w:trPr>
        <w:tc>
          <w:tcPr>
            <w:tcW w:w="650" w:type="pct"/>
            <w:shd w:val="clear" w:color="auto" w:fill="F2F2F2" w:themeFill="background1" w:themeFillShade="F2"/>
          </w:tcPr>
          <w:p w14:paraId="13FF79EC" w14:textId="77777777" w:rsidR="0042274E" w:rsidRDefault="0042274E" w:rsidP="00D96643">
            <w:pPr>
              <w:spacing w:before="60" w:after="60"/>
              <w:rPr>
                <w:rFonts w:cstheme="minorHAnsi"/>
                <w:szCs w:val="20"/>
                <w:lang w:val="en-GB"/>
              </w:rPr>
            </w:pPr>
            <w:r>
              <w:rPr>
                <w:rFonts w:cstheme="minorHAnsi"/>
                <w:szCs w:val="20"/>
                <w:lang w:val="en-GB"/>
              </w:rPr>
              <w:t>1</w:t>
            </w:r>
          </w:p>
        </w:tc>
        <w:tc>
          <w:tcPr>
            <w:tcW w:w="1200" w:type="pct"/>
            <w:shd w:val="clear" w:color="auto" w:fill="F2F2F2" w:themeFill="background1" w:themeFillShade="F2"/>
          </w:tcPr>
          <w:p w14:paraId="4AF50310" w14:textId="77777777" w:rsidR="0042274E" w:rsidRDefault="0042274E" w:rsidP="00D96643">
            <w:pPr>
              <w:spacing w:before="60" w:after="60"/>
            </w:pPr>
            <w:r>
              <w:t>Customer Information</w:t>
            </w:r>
          </w:p>
        </w:tc>
        <w:tc>
          <w:tcPr>
            <w:tcW w:w="3150" w:type="pct"/>
            <w:shd w:val="clear" w:color="auto" w:fill="F2F2F2" w:themeFill="background1" w:themeFillShade="F2"/>
          </w:tcPr>
          <w:p w14:paraId="34835CB9" w14:textId="77777777" w:rsidR="0042274E" w:rsidRPr="00931B7A" w:rsidRDefault="0042274E" w:rsidP="00D96643">
            <w:pPr>
              <w:spacing w:before="60" w:after="60"/>
              <w:rPr>
                <w:rFonts w:cstheme="minorHAnsi"/>
                <w:szCs w:val="20"/>
              </w:rPr>
            </w:pPr>
            <w:r>
              <w:rPr>
                <w:rFonts w:cstheme="minorHAnsi"/>
                <w:szCs w:val="20"/>
              </w:rPr>
              <w:t xml:space="preserve">Client specified </w:t>
            </w:r>
            <w:r>
              <w:t xml:space="preserve">free text, </w:t>
            </w:r>
            <w:r w:rsidRPr="00991D17">
              <w:rPr>
                <w:rFonts w:cstheme="minorHAnsi"/>
                <w:szCs w:val="20"/>
              </w:rPr>
              <w:t>a pass-through attribute</w:t>
            </w:r>
            <w:r>
              <w:rPr>
                <w:rFonts w:cstheme="minorHAnsi"/>
                <w:szCs w:val="20"/>
              </w:rPr>
              <w:t>.</w:t>
            </w:r>
          </w:p>
        </w:tc>
      </w:tr>
      <w:tr w:rsidR="0042274E" w:rsidRPr="00754E31" w14:paraId="2372FD09" w14:textId="77777777" w:rsidTr="00D96643">
        <w:tblPrEx>
          <w:tblLook w:val="01E0" w:firstRow="1" w:lastRow="1" w:firstColumn="1" w:lastColumn="1" w:noHBand="0" w:noVBand="0"/>
        </w:tblPrEx>
        <w:trPr>
          <w:cantSplit/>
          <w:trHeight w:val="343"/>
        </w:trPr>
        <w:tc>
          <w:tcPr>
            <w:tcW w:w="650" w:type="pct"/>
            <w:shd w:val="clear" w:color="auto" w:fill="F2F2F2" w:themeFill="background1" w:themeFillShade="F2"/>
          </w:tcPr>
          <w:p w14:paraId="55CD6223" w14:textId="77777777" w:rsidR="0042274E" w:rsidRDefault="0042274E" w:rsidP="00D96643">
            <w:pPr>
              <w:spacing w:before="60" w:after="60"/>
              <w:rPr>
                <w:rFonts w:cstheme="minorHAnsi"/>
                <w:szCs w:val="20"/>
                <w:lang w:val="en-GB"/>
              </w:rPr>
            </w:pPr>
            <w:r>
              <w:rPr>
                <w:rFonts w:cstheme="minorHAnsi"/>
                <w:szCs w:val="20"/>
                <w:lang w:val="en-GB"/>
              </w:rPr>
              <w:t>2</w:t>
            </w:r>
          </w:p>
        </w:tc>
        <w:tc>
          <w:tcPr>
            <w:tcW w:w="1200" w:type="pct"/>
            <w:shd w:val="clear" w:color="auto" w:fill="F2F2F2" w:themeFill="background1" w:themeFillShade="F2"/>
          </w:tcPr>
          <w:p w14:paraId="433AC549" w14:textId="77777777" w:rsidR="0042274E" w:rsidRDefault="0042274E" w:rsidP="00D96643">
            <w:pPr>
              <w:spacing w:before="60" w:after="60"/>
            </w:pPr>
            <w:r w:rsidRPr="000A56C1">
              <w:t>Give-up Participant</w:t>
            </w:r>
          </w:p>
        </w:tc>
        <w:tc>
          <w:tcPr>
            <w:tcW w:w="3150" w:type="pct"/>
            <w:shd w:val="clear" w:color="auto" w:fill="F2F2F2" w:themeFill="background1" w:themeFillShade="F2"/>
          </w:tcPr>
          <w:p w14:paraId="40AF62ED" w14:textId="77777777" w:rsidR="0042274E" w:rsidRPr="00931B7A" w:rsidRDefault="0042274E" w:rsidP="00D96643">
            <w:pPr>
              <w:spacing w:before="60" w:after="60"/>
              <w:rPr>
                <w:rFonts w:cstheme="minorHAnsi"/>
                <w:szCs w:val="20"/>
              </w:rPr>
            </w:pPr>
            <w:r>
              <w:rPr>
                <w:rFonts w:cstheme="minorHAnsi"/>
                <w:szCs w:val="20"/>
              </w:rPr>
              <w:t>Indicates the give-up participant, for clearing purpose.</w:t>
            </w:r>
          </w:p>
        </w:tc>
      </w:tr>
      <w:tr w:rsidR="0042274E" w:rsidRPr="00754E31" w14:paraId="0BAB7EBC" w14:textId="77777777" w:rsidTr="00D96643">
        <w:tblPrEx>
          <w:tblLook w:val="01E0" w:firstRow="1" w:lastRow="1" w:firstColumn="1" w:lastColumn="1" w:noHBand="0" w:noVBand="0"/>
        </w:tblPrEx>
        <w:trPr>
          <w:cantSplit/>
          <w:trHeight w:val="343"/>
        </w:trPr>
        <w:tc>
          <w:tcPr>
            <w:tcW w:w="650" w:type="pct"/>
            <w:shd w:val="clear" w:color="auto" w:fill="F2F2F2" w:themeFill="background1" w:themeFillShade="F2"/>
          </w:tcPr>
          <w:p w14:paraId="0D61FB12" w14:textId="77777777" w:rsidR="0042274E" w:rsidRDefault="0042274E" w:rsidP="00D96643">
            <w:pPr>
              <w:spacing w:before="60" w:after="60"/>
              <w:rPr>
                <w:rFonts w:cstheme="minorHAnsi"/>
                <w:szCs w:val="20"/>
                <w:lang w:val="en-GB"/>
              </w:rPr>
            </w:pPr>
            <w:r>
              <w:rPr>
                <w:rFonts w:cstheme="minorHAnsi"/>
                <w:szCs w:val="20"/>
                <w:lang w:val="en-GB"/>
              </w:rPr>
              <w:t>3</w:t>
            </w:r>
          </w:p>
        </w:tc>
        <w:tc>
          <w:tcPr>
            <w:tcW w:w="1200" w:type="pct"/>
            <w:shd w:val="clear" w:color="auto" w:fill="F2F2F2" w:themeFill="background1" w:themeFillShade="F2"/>
          </w:tcPr>
          <w:p w14:paraId="02E988E1" w14:textId="77777777" w:rsidR="0042274E" w:rsidRDefault="0042274E" w:rsidP="00D96643">
            <w:pPr>
              <w:spacing w:before="60" w:after="60"/>
            </w:pPr>
            <w:r w:rsidRPr="000A56C1">
              <w:t>Give-up Account</w:t>
            </w:r>
          </w:p>
        </w:tc>
        <w:tc>
          <w:tcPr>
            <w:tcW w:w="3150" w:type="pct"/>
            <w:shd w:val="clear" w:color="auto" w:fill="F2F2F2" w:themeFill="background1" w:themeFillShade="F2"/>
          </w:tcPr>
          <w:p w14:paraId="5434E113" w14:textId="77777777" w:rsidR="0042274E" w:rsidRPr="00931B7A" w:rsidRDefault="0042274E" w:rsidP="00D96643">
            <w:pPr>
              <w:spacing w:before="60" w:after="60"/>
              <w:rPr>
                <w:rFonts w:cstheme="minorHAnsi"/>
                <w:szCs w:val="20"/>
              </w:rPr>
            </w:pPr>
            <w:r>
              <w:rPr>
                <w:rFonts w:cstheme="minorHAnsi"/>
                <w:szCs w:val="20"/>
              </w:rPr>
              <w:t>Indicates the give-up account, for clearing purpose</w:t>
            </w:r>
            <w:r w:rsidRPr="00382514">
              <w:rPr>
                <w:rFonts w:cstheme="minorHAnsi"/>
                <w:szCs w:val="20"/>
              </w:rPr>
              <w:t>.</w:t>
            </w:r>
          </w:p>
        </w:tc>
      </w:tr>
      <w:tr w:rsidR="0042274E" w:rsidRPr="00754E31" w14:paraId="6A2C6ADC" w14:textId="77777777" w:rsidTr="00D96643">
        <w:tblPrEx>
          <w:tblLook w:val="01E0" w:firstRow="1" w:lastRow="1" w:firstColumn="1" w:lastColumn="1" w:noHBand="0" w:noVBand="0"/>
        </w:tblPrEx>
        <w:trPr>
          <w:cantSplit/>
          <w:trHeight w:val="343"/>
        </w:trPr>
        <w:tc>
          <w:tcPr>
            <w:tcW w:w="650" w:type="pct"/>
            <w:shd w:val="clear" w:color="auto" w:fill="F2F2F2" w:themeFill="background1" w:themeFillShade="F2"/>
          </w:tcPr>
          <w:p w14:paraId="4D299AD5" w14:textId="77777777" w:rsidR="0042274E" w:rsidRDefault="0042274E" w:rsidP="00D96643">
            <w:pPr>
              <w:spacing w:before="60" w:after="60"/>
              <w:rPr>
                <w:rFonts w:cstheme="minorHAnsi"/>
                <w:szCs w:val="20"/>
                <w:lang w:val="en-GB"/>
              </w:rPr>
            </w:pPr>
            <w:r>
              <w:rPr>
                <w:rFonts w:cstheme="minorHAnsi"/>
                <w:szCs w:val="20"/>
                <w:lang w:val="en-GB"/>
              </w:rPr>
              <w:t>4</w:t>
            </w:r>
          </w:p>
        </w:tc>
        <w:tc>
          <w:tcPr>
            <w:tcW w:w="1200" w:type="pct"/>
            <w:shd w:val="clear" w:color="auto" w:fill="F2F2F2" w:themeFill="background1" w:themeFillShade="F2"/>
          </w:tcPr>
          <w:p w14:paraId="5025C17C" w14:textId="77777777" w:rsidR="0042274E" w:rsidRDefault="0042274E" w:rsidP="00D96643">
            <w:pPr>
              <w:spacing w:before="60" w:after="60"/>
            </w:pPr>
            <w:r>
              <w:t>LEI</w:t>
            </w:r>
          </w:p>
        </w:tc>
        <w:tc>
          <w:tcPr>
            <w:tcW w:w="3150" w:type="pct"/>
            <w:shd w:val="clear" w:color="auto" w:fill="F2F2F2" w:themeFill="background1" w:themeFillShade="F2"/>
          </w:tcPr>
          <w:p w14:paraId="537C7F4C" w14:textId="77777777" w:rsidR="0042274E" w:rsidRPr="008174BE" w:rsidRDefault="0042274E" w:rsidP="00D96643">
            <w:pPr>
              <w:spacing w:before="60" w:after="60"/>
            </w:pPr>
            <w:r w:rsidRPr="008174BE">
              <w:t>Indicates the legal entity identifier, for regulatory reporting and supervision</w:t>
            </w:r>
            <w:r>
              <w:t>.</w:t>
            </w:r>
          </w:p>
        </w:tc>
      </w:tr>
    </w:tbl>
    <w:p w14:paraId="450C7B79" w14:textId="77777777" w:rsidR="0042274E" w:rsidRDefault="0042274E" w:rsidP="0042274E">
      <w:pPr>
        <w:pStyle w:val="NormalNGMDS"/>
        <w:ind w:left="0"/>
        <w:rPr>
          <w:rFonts w:asciiTheme="minorHAnsi" w:hAnsiTheme="minorHAnsi" w:cstheme="minorHAnsi"/>
          <w:szCs w:val="22"/>
        </w:rPr>
      </w:pPr>
      <w:r>
        <w:rPr>
          <w:rFonts w:asciiTheme="minorHAnsi" w:hAnsiTheme="minorHAnsi" w:cstheme="minorHAnsi"/>
          <w:szCs w:val="22"/>
        </w:rPr>
        <w:t>Note:</w:t>
      </w:r>
    </w:p>
    <w:p w14:paraId="0AE9ACF9" w14:textId="77777777" w:rsidR="0042274E" w:rsidRDefault="0042274E" w:rsidP="0042274E">
      <w:pPr>
        <w:pStyle w:val="NormalNGMDS"/>
        <w:ind w:left="0"/>
        <w:rPr>
          <w:rFonts w:asciiTheme="minorHAnsi" w:hAnsiTheme="minorHAnsi" w:cstheme="minorHAnsi"/>
          <w:szCs w:val="22"/>
        </w:rPr>
      </w:pPr>
      <w:r>
        <w:rPr>
          <w:rFonts w:asciiTheme="minorHAnsi" w:hAnsiTheme="minorHAnsi" w:cstheme="minorHAnsi"/>
          <w:szCs w:val="22"/>
        </w:rPr>
        <w:t xml:space="preserve">For the extended message type, the bitmap field will follow the last </w:t>
      </w:r>
      <w:r w:rsidRPr="000A56C1">
        <w:rPr>
          <w:rFonts w:cstheme="minorHAnsi"/>
          <w:szCs w:val="20"/>
        </w:rPr>
        <w:t>Quote Entry Block</w:t>
      </w:r>
      <w:r>
        <w:rPr>
          <w:rFonts w:cstheme="minorHAnsi"/>
          <w:szCs w:val="20"/>
        </w:rPr>
        <w:t>.</w:t>
      </w:r>
    </w:p>
    <w:p w14:paraId="419D8208" w14:textId="77777777" w:rsidR="0042274E" w:rsidRDefault="0042274E" w:rsidP="0042274E">
      <w:pPr>
        <w:snapToGrid w:val="0"/>
        <w:spacing w:after="40"/>
        <w:rPr>
          <w:rFonts w:cstheme="minorHAnsi"/>
        </w:rPr>
      </w:pPr>
    </w:p>
    <w:p w14:paraId="529241E0" w14:textId="77777777" w:rsidR="0042274E" w:rsidRPr="00417716" w:rsidRDefault="0042274E" w:rsidP="0042274E">
      <w:pPr>
        <w:pStyle w:val="Heading3"/>
      </w:pPr>
      <w:bookmarkStart w:id="758" w:name="_Toc170578906"/>
      <w:r>
        <w:t>Single Quote (17)</w:t>
      </w:r>
      <w:bookmarkEnd w:id="758"/>
    </w:p>
    <w:p w14:paraId="4FF60777" w14:textId="7D8BDFE4" w:rsidR="0042274E" w:rsidRDefault="00030CB5" w:rsidP="0042274E">
      <w:pPr>
        <w:pStyle w:val="NormalNGMDS"/>
        <w:ind w:left="0"/>
        <w:rPr>
          <w:rFonts w:asciiTheme="minorHAnsi" w:hAnsiTheme="minorHAnsi" w:cstheme="minorHAnsi"/>
          <w:szCs w:val="22"/>
        </w:rPr>
      </w:pPr>
      <w:r w:rsidRPr="003F08C6">
        <w:rPr>
          <w:rFonts w:asciiTheme="minorHAnsi" w:hAnsiTheme="minorHAnsi" w:cstheme="minorHAnsi"/>
        </w:rPr>
        <w:t xml:space="preserve">The client can send this message the gateway </w:t>
      </w:r>
      <w:r>
        <w:rPr>
          <w:rFonts w:asciiTheme="minorHAnsi" w:hAnsiTheme="minorHAnsi" w:cstheme="minorHAnsi"/>
        </w:rPr>
        <w:t>to</w:t>
      </w:r>
      <w:r w:rsidR="0042274E">
        <w:rPr>
          <w:rFonts w:asciiTheme="minorHAnsi" w:hAnsiTheme="minorHAnsi" w:cstheme="minorHAnsi"/>
          <w:szCs w:val="22"/>
        </w:rPr>
        <w:t xml:space="preserve"> enter, </w:t>
      </w:r>
      <w:r w:rsidR="0042274E" w:rsidRPr="00417716">
        <w:rPr>
          <w:rFonts w:asciiTheme="minorHAnsi" w:hAnsiTheme="minorHAnsi" w:cstheme="minorHAnsi"/>
          <w:szCs w:val="22"/>
        </w:rPr>
        <w:t xml:space="preserve">amend and/or cancel </w:t>
      </w:r>
      <w:r w:rsidR="0042274E">
        <w:rPr>
          <w:rFonts w:asciiTheme="minorHAnsi" w:hAnsiTheme="minorHAnsi" w:cstheme="minorHAnsi"/>
          <w:szCs w:val="22"/>
        </w:rPr>
        <w:t xml:space="preserve">a </w:t>
      </w:r>
      <w:r w:rsidR="0042274E" w:rsidRPr="00417716">
        <w:rPr>
          <w:rFonts w:asciiTheme="minorHAnsi" w:hAnsiTheme="minorHAnsi" w:cstheme="minorHAnsi"/>
          <w:szCs w:val="22"/>
        </w:rPr>
        <w:t>quote.</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0"/>
        <w:gridCol w:w="6750"/>
        <w:gridCol w:w="9"/>
      </w:tblGrid>
      <w:tr w:rsidR="0042274E" w:rsidRPr="003C47FD" w14:paraId="54C03AA5" w14:textId="77777777" w:rsidTr="00D96643">
        <w:trPr>
          <w:gridAfter w:val="1"/>
          <w:wAfter w:w="5" w:type="pct"/>
          <w:trHeight w:val="300"/>
        </w:trPr>
        <w:tc>
          <w:tcPr>
            <w:tcW w:w="1249" w:type="pct"/>
            <w:shd w:val="clear" w:color="auto" w:fill="C6D9F1" w:themeFill="text2" w:themeFillTint="33"/>
            <w:noWrap/>
          </w:tcPr>
          <w:p w14:paraId="2C8938F2" w14:textId="77777777" w:rsidR="0042274E" w:rsidRPr="003C47FD" w:rsidRDefault="0042274E" w:rsidP="00D96643">
            <w:pPr>
              <w:pStyle w:val="Tablehead"/>
              <w:spacing w:after="0"/>
              <w:jc w:val="left"/>
              <w:rPr>
                <w:rFonts w:cstheme="minorHAnsi"/>
              </w:rPr>
            </w:pPr>
            <w:r>
              <w:rPr>
                <w:rFonts w:cstheme="minorHAnsi"/>
              </w:rPr>
              <w:t>Field Name</w:t>
            </w:r>
          </w:p>
        </w:tc>
        <w:tc>
          <w:tcPr>
            <w:tcW w:w="3746" w:type="pct"/>
            <w:shd w:val="clear" w:color="auto" w:fill="C6D9F1" w:themeFill="text2" w:themeFillTint="33"/>
          </w:tcPr>
          <w:p w14:paraId="275A7827"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2B4A0413"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6D96BAE8" w14:textId="77777777" w:rsidR="0042274E" w:rsidRPr="00754E31" w:rsidRDefault="0042274E" w:rsidP="00D96643">
            <w:pPr>
              <w:spacing w:before="60" w:after="60"/>
              <w:rPr>
                <w:rFonts w:cstheme="minorHAnsi"/>
                <w:szCs w:val="20"/>
                <w:lang w:val="en-GB"/>
              </w:rPr>
            </w:pPr>
            <w:r>
              <w:rPr>
                <w:rFonts w:cstheme="minorHAnsi"/>
                <w:szCs w:val="20"/>
                <w:lang w:val="en-GB"/>
              </w:rPr>
              <w:t>Quote ID</w:t>
            </w:r>
          </w:p>
        </w:tc>
        <w:tc>
          <w:tcPr>
            <w:tcW w:w="3746" w:type="pct"/>
            <w:shd w:val="clear" w:color="auto" w:fill="F2F2F2" w:themeFill="background1" w:themeFillShade="F2"/>
          </w:tcPr>
          <w:p w14:paraId="4A8D56DC" w14:textId="77777777" w:rsidR="0042274E" w:rsidRPr="00931B7A" w:rsidRDefault="0042274E" w:rsidP="00D96643">
            <w:pPr>
              <w:spacing w:before="60" w:after="60"/>
              <w:rPr>
                <w:rFonts w:cstheme="minorHAnsi"/>
                <w:szCs w:val="20"/>
              </w:rPr>
            </w:pPr>
            <w:r w:rsidRPr="00F71B20">
              <w:rPr>
                <w:rFonts w:cstheme="minorHAnsi"/>
                <w:szCs w:val="20"/>
              </w:rPr>
              <w:t>Client specified unique identifier for the Mass Quote.</w:t>
            </w:r>
          </w:p>
        </w:tc>
      </w:tr>
      <w:tr w:rsidR="0042274E" w:rsidRPr="00073EA6" w14:paraId="2A2802C7" w14:textId="77777777" w:rsidTr="00D96643">
        <w:tblPrEx>
          <w:tblLook w:val="01E0" w:firstRow="1" w:lastRow="1" w:firstColumn="1" w:lastColumn="1" w:noHBand="0" w:noVBand="0"/>
        </w:tblPrEx>
        <w:trPr>
          <w:trHeight w:val="331"/>
        </w:trPr>
        <w:tc>
          <w:tcPr>
            <w:tcW w:w="1249" w:type="pct"/>
            <w:shd w:val="clear" w:color="auto" w:fill="F2F2F2" w:themeFill="background1" w:themeFillShade="F2"/>
          </w:tcPr>
          <w:p w14:paraId="518B11B0" w14:textId="77777777" w:rsidR="0042274E" w:rsidRPr="00073EA6" w:rsidRDefault="0042274E" w:rsidP="00D96643">
            <w:pPr>
              <w:snapToGrid w:val="0"/>
              <w:spacing w:before="60" w:after="40"/>
              <w:rPr>
                <w:rFonts w:cstheme="minorHAnsi"/>
                <w:szCs w:val="20"/>
              </w:rPr>
            </w:pPr>
            <w:r w:rsidRPr="0049178E">
              <w:rPr>
                <w:rFonts w:cstheme="minorHAnsi"/>
                <w:szCs w:val="20"/>
              </w:rPr>
              <w:t xml:space="preserve">Transaction Time </w:t>
            </w:r>
          </w:p>
        </w:tc>
        <w:tc>
          <w:tcPr>
            <w:tcW w:w="3751" w:type="pct"/>
            <w:gridSpan w:val="2"/>
            <w:shd w:val="clear" w:color="auto" w:fill="F2F2F2" w:themeFill="background1" w:themeFillShade="F2"/>
          </w:tcPr>
          <w:p w14:paraId="5F325D09" w14:textId="77777777" w:rsidR="0042274E" w:rsidRPr="00073EA6" w:rsidRDefault="0042274E" w:rsidP="00D96643">
            <w:pPr>
              <w:snapToGrid w:val="0"/>
              <w:spacing w:before="60" w:after="40"/>
              <w:rPr>
                <w:rFonts w:cstheme="minorHAnsi"/>
                <w:szCs w:val="20"/>
              </w:rPr>
            </w:pPr>
            <w:r w:rsidRPr="00AD055D">
              <w:rPr>
                <w:rFonts w:eastAsia="Calibri" w:cstheme="minorHAnsi"/>
                <w:szCs w:val="20"/>
                <w:lang w:val="en-GB"/>
              </w:rPr>
              <w:t xml:space="preserve">The time at which </w:t>
            </w:r>
            <w:r>
              <w:rPr>
                <w:rFonts w:eastAsia="Calibri" w:cstheme="minorHAnsi"/>
                <w:szCs w:val="20"/>
                <w:lang w:val="en-GB"/>
              </w:rPr>
              <w:t>this message is generated.</w:t>
            </w:r>
          </w:p>
        </w:tc>
      </w:tr>
      <w:tr w:rsidR="0042274E" w:rsidRPr="00754E31" w14:paraId="20D3457A"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5BFF6455" w14:textId="77777777" w:rsidR="0042274E" w:rsidRPr="00754E31" w:rsidRDefault="0042274E" w:rsidP="00D96643">
            <w:pPr>
              <w:spacing w:before="60" w:after="60"/>
              <w:rPr>
                <w:rFonts w:cstheme="minorHAnsi"/>
                <w:szCs w:val="20"/>
                <w:lang w:val="en-GB"/>
              </w:rPr>
            </w:pPr>
            <w:r w:rsidRPr="000A56C1">
              <w:rPr>
                <w:rFonts w:cstheme="minorHAnsi"/>
                <w:szCs w:val="20"/>
                <w:lang w:val="en-GB"/>
              </w:rPr>
              <w:t>Executing Trader</w:t>
            </w:r>
          </w:p>
        </w:tc>
        <w:tc>
          <w:tcPr>
            <w:tcW w:w="3746" w:type="pct"/>
            <w:shd w:val="clear" w:color="auto" w:fill="F2F2F2" w:themeFill="background1" w:themeFillShade="F2"/>
          </w:tcPr>
          <w:p w14:paraId="6FB8FB20" w14:textId="77777777" w:rsidR="0042274E" w:rsidRDefault="0042274E" w:rsidP="00D96643">
            <w:pPr>
              <w:spacing w:before="60" w:after="60"/>
              <w:rPr>
                <w:rFonts w:cstheme="minorHAnsi"/>
                <w:szCs w:val="20"/>
              </w:rPr>
            </w:pPr>
            <w:r w:rsidRPr="00F71B20">
              <w:rPr>
                <w:rFonts w:cstheme="minorHAnsi"/>
                <w:szCs w:val="20"/>
              </w:rPr>
              <w:t>Client specified</w:t>
            </w:r>
            <w:r>
              <w:rPr>
                <w:rFonts w:cstheme="minorHAnsi"/>
                <w:szCs w:val="20"/>
              </w:rPr>
              <w:t xml:space="preserve"> e</w:t>
            </w:r>
            <w:r w:rsidRPr="00F71B20">
              <w:rPr>
                <w:rFonts w:cstheme="minorHAnsi"/>
                <w:szCs w:val="20"/>
              </w:rPr>
              <w:t xml:space="preserve">xecuting </w:t>
            </w:r>
            <w:r>
              <w:rPr>
                <w:rFonts w:cstheme="minorHAnsi"/>
                <w:szCs w:val="20"/>
              </w:rPr>
              <w:t>t</w:t>
            </w:r>
            <w:r w:rsidRPr="00F71B20">
              <w:rPr>
                <w:rFonts w:cstheme="minorHAnsi"/>
                <w:szCs w:val="20"/>
              </w:rPr>
              <w:t>rader</w:t>
            </w:r>
            <w:r>
              <w:rPr>
                <w:rFonts w:cstheme="minorHAnsi"/>
                <w:szCs w:val="20"/>
              </w:rPr>
              <w:t xml:space="preserve"> of </w:t>
            </w:r>
            <w:r w:rsidRPr="00F71B20">
              <w:rPr>
                <w:rFonts w:cstheme="minorHAnsi"/>
                <w:szCs w:val="20"/>
              </w:rPr>
              <w:t>market participant</w:t>
            </w:r>
            <w:r>
              <w:rPr>
                <w:rFonts w:cstheme="minorHAnsi"/>
                <w:szCs w:val="20"/>
              </w:rPr>
              <w:t>.</w:t>
            </w:r>
          </w:p>
          <w:p w14:paraId="2686EA32" w14:textId="77777777" w:rsidR="0042274E" w:rsidRPr="00931B7A" w:rsidRDefault="0042274E" w:rsidP="00D96643">
            <w:pPr>
              <w:spacing w:before="60" w:after="60"/>
              <w:rPr>
                <w:rFonts w:cstheme="minorHAnsi"/>
                <w:szCs w:val="20"/>
              </w:rPr>
            </w:pPr>
            <w:r>
              <w:rPr>
                <w:rFonts w:cstheme="minorHAnsi"/>
                <w:szCs w:val="20"/>
              </w:rPr>
              <w:t>It may set to 0 if not used.</w:t>
            </w:r>
          </w:p>
        </w:tc>
      </w:tr>
      <w:tr w:rsidR="0042274E" w:rsidRPr="00754E31" w14:paraId="4BC3EE10"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641D0D78" w14:textId="77777777" w:rsidR="0042274E" w:rsidRPr="00754E31" w:rsidRDefault="0042274E" w:rsidP="00D96643">
            <w:pPr>
              <w:spacing w:before="60" w:after="60"/>
              <w:rPr>
                <w:rFonts w:cstheme="minorHAnsi"/>
                <w:szCs w:val="20"/>
                <w:lang w:val="en-GB"/>
              </w:rPr>
            </w:pPr>
            <w:r w:rsidRPr="000A56C1">
              <w:rPr>
                <w:rFonts w:cstheme="minorHAnsi"/>
                <w:szCs w:val="20"/>
                <w:lang w:val="en-GB"/>
              </w:rPr>
              <w:t>BCAN</w:t>
            </w:r>
          </w:p>
        </w:tc>
        <w:tc>
          <w:tcPr>
            <w:tcW w:w="3746" w:type="pct"/>
            <w:shd w:val="clear" w:color="auto" w:fill="F2F2F2" w:themeFill="background1" w:themeFillShade="F2"/>
          </w:tcPr>
          <w:p w14:paraId="499A9E9E" w14:textId="77777777" w:rsidR="0042274E" w:rsidRPr="00931B7A" w:rsidRDefault="0042274E" w:rsidP="00D96643">
            <w:pPr>
              <w:spacing w:before="60" w:after="60"/>
              <w:rPr>
                <w:rFonts w:cstheme="minorHAnsi"/>
                <w:szCs w:val="20"/>
              </w:rPr>
            </w:pPr>
            <w:r w:rsidRPr="00550499">
              <w:rPr>
                <w:rFonts w:cstheme="minorHAnsi"/>
                <w:szCs w:val="20"/>
              </w:rPr>
              <w:t>Broker-Client Assigned Number</w:t>
            </w:r>
          </w:p>
        </w:tc>
      </w:tr>
      <w:tr w:rsidR="0042274E" w:rsidRPr="00754E31" w14:paraId="16C5C98F"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3690AD69" w14:textId="77777777" w:rsidR="0042274E" w:rsidRPr="00754E31" w:rsidRDefault="0042274E" w:rsidP="00D96643">
            <w:pPr>
              <w:spacing w:before="60" w:after="60"/>
              <w:rPr>
                <w:rFonts w:cstheme="minorHAnsi"/>
                <w:szCs w:val="20"/>
                <w:lang w:val="en-GB"/>
              </w:rPr>
            </w:pPr>
            <w:r>
              <w:t>SMP ID</w:t>
            </w:r>
          </w:p>
        </w:tc>
        <w:tc>
          <w:tcPr>
            <w:tcW w:w="3746" w:type="pct"/>
            <w:shd w:val="clear" w:color="auto" w:fill="F2F2F2" w:themeFill="background1" w:themeFillShade="F2"/>
          </w:tcPr>
          <w:p w14:paraId="67596790" w14:textId="77777777" w:rsidR="0042274E" w:rsidRDefault="0042274E" w:rsidP="00D96643">
            <w:pPr>
              <w:spacing w:before="60" w:after="60"/>
              <w:rPr>
                <w:rFonts w:cstheme="minorHAnsi"/>
                <w:szCs w:val="20"/>
              </w:rPr>
            </w:pPr>
            <w:r w:rsidRPr="00550499">
              <w:rPr>
                <w:rFonts w:cstheme="minorHAnsi"/>
                <w:szCs w:val="20"/>
              </w:rPr>
              <w:t>Self-Match Prevention ID</w:t>
            </w:r>
            <w:r>
              <w:rPr>
                <w:rFonts w:cstheme="minorHAnsi"/>
                <w:szCs w:val="20"/>
              </w:rPr>
              <w:t>.</w:t>
            </w:r>
          </w:p>
          <w:p w14:paraId="6BE6F805" w14:textId="77777777" w:rsidR="0042274E" w:rsidRPr="00931B7A" w:rsidRDefault="0042274E" w:rsidP="00D96643">
            <w:pPr>
              <w:spacing w:before="60" w:after="60"/>
              <w:rPr>
                <w:rFonts w:cstheme="minorHAnsi"/>
                <w:szCs w:val="20"/>
              </w:rPr>
            </w:pPr>
            <w:r>
              <w:rPr>
                <w:rFonts w:cstheme="minorHAnsi"/>
                <w:szCs w:val="20"/>
              </w:rPr>
              <w:t>Set to unused value if not used. The unused value for SMP ID is null.</w:t>
            </w:r>
          </w:p>
        </w:tc>
      </w:tr>
      <w:tr w:rsidR="0042274E" w:rsidRPr="00754E31" w14:paraId="00F1B859"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3CD24299" w14:textId="77777777" w:rsidR="0042274E" w:rsidRPr="000A56C1" w:rsidRDefault="0042274E" w:rsidP="00D96643">
            <w:pPr>
              <w:spacing w:before="60" w:after="60"/>
              <w:rPr>
                <w:rFonts w:cstheme="minorHAnsi"/>
                <w:szCs w:val="20"/>
                <w:lang w:val="en-GB"/>
              </w:rPr>
            </w:pPr>
            <w:r>
              <w:rPr>
                <w:rFonts w:cstheme="minorHAnsi"/>
                <w:szCs w:val="20"/>
                <w:lang w:val="en-GB"/>
              </w:rPr>
              <w:t>Quote Entry Submission</w:t>
            </w:r>
            <w:r w:rsidRPr="000A56C1">
              <w:rPr>
                <w:rFonts w:cstheme="minorHAnsi"/>
                <w:szCs w:val="20"/>
                <w:lang w:val="en-GB"/>
              </w:rPr>
              <w:t xml:space="preserve"> Block</w:t>
            </w:r>
          </w:p>
        </w:tc>
        <w:tc>
          <w:tcPr>
            <w:tcW w:w="3746" w:type="pct"/>
            <w:shd w:val="clear" w:color="auto" w:fill="F2F2F2" w:themeFill="background1" w:themeFillShade="F2"/>
          </w:tcPr>
          <w:p w14:paraId="6951C4A4"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The q</w:t>
            </w:r>
            <w:r w:rsidRPr="00F71B20">
              <w:rPr>
                <w:rFonts w:eastAsia="Times New Roman" w:cstheme="minorHAnsi"/>
                <w:color w:val="000000"/>
                <w:szCs w:val="20"/>
                <w:lang w:eastAsia="en-US"/>
              </w:rPr>
              <w:t xml:space="preserve">uote </w:t>
            </w:r>
            <w:r>
              <w:rPr>
                <w:rFonts w:eastAsia="Times New Roman" w:cstheme="minorHAnsi"/>
                <w:color w:val="000000"/>
                <w:szCs w:val="20"/>
                <w:lang w:eastAsia="en-US"/>
              </w:rPr>
              <w:t>e</w:t>
            </w:r>
            <w:r w:rsidRPr="00F71B20">
              <w:rPr>
                <w:rFonts w:eastAsia="Times New Roman" w:cstheme="minorHAnsi"/>
                <w:color w:val="000000"/>
                <w:szCs w:val="20"/>
                <w:lang w:eastAsia="en-US"/>
              </w:rPr>
              <w:t xml:space="preserve">ntry </w:t>
            </w:r>
            <w:r>
              <w:rPr>
                <w:rFonts w:eastAsia="Times New Roman" w:cstheme="minorHAnsi"/>
                <w:color w:val="000000"/>
                <w:szCs w:val="20"/>
                <w:lang w:eastAsia="en-US"/>
              </w:rPr>
              <w:t>b</w:t>
            </w:r>
            <w:r w:rsidRPr="00F71B20">
              <w:rPr>
                <w:rFonts w:eastAsia="Times New Roman" w:cstheme="minorHAnsi"/>
                <w:color w:val="000000"/>
                <w:szCs w:val="20"/>
                <w:lang w:eastAsia="en-US"/>
              </w:rPr>
              <w:t>lock</w:t>
            </w:r>
            <w:r>
              <w:rPr>
                <w:rFonts w:eastAsia="Times New Roman" w:cstheme="minorHAnsi"/>
                <w:color w:val="000000"/>
                <w:szCs w:val="20"/>
                <w:lang w:eastAsia="en-US"/>
              </w:rPr>
              <w:t xml:space="preserve"> </w:t>
            </w:r>
          </w:p>
        </w:tc>
      </w:tr>
    </w:tbl>
    <w:p w14:paraId="5439EFF8" w14:textId="77777777" w:rsidR="0042274E" w:rsidRDefault="0042274E" w:rsidP="0042274E">
      <w:pPr>
        <w:spacing w:before="120"/>
        <w:jc w:val="both"/>
        <w:rPr>
          <w:rFonts w:cstheme="minorHAnsi"/>
          <w:sz w:val="22"/>
          <w:szCs w:val="22"/>
        </w:rPr>
      </w:pPr>
      <w:r>
        <w:rPr>
          <w:rFonts w:cstheme="minorHAnsi"/>
          <w:sz w:val="22"/>
          <w:szCs w:val="22"/>
        </w:rPr>
        <w:t>Optional Fields:</w:t>
      </w:r>
    </w:p>
    <w:tbl>
      <w:tblPr>
        <w:tblW w:w="4995"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170"/>
        <w:gridCol w:w="2160"/>
        <w:gridCol w:w="5670"/>
      </w:tblGrid>
      <w:tr w:rsidR="0042274E" w:rsidRPr="003C47FD" w14:paraId="03A43BB6" w14:textId="77777777" w:rsidTr="00D96643">
        <w:trPr>
          <w:trHeight w:val="300"/>
        </w:trPr>
        <w:tc>
          <w:tcPr>
            <w:tcW w:w="650" w:type="pct"/>
            <w:shd w:val="clear" w:color="auto" w:fill="C6D9F1" w:themeFill="text2" w:themeFillTint="33"/>
          </w:tcPr>
          <w:p w14:paraId="4DB7DB6E" w14:textId="77777777" w:rsidR="0042274E" w:rsidRDefault="0042274E" w:rsidP="00D96643">
            <w:pPr>
              <w:pStyle w:val="Tablehead"/>
              <w:spacing w:after="0"/>
              <w:rPr>
                <w:rFonts w:cstheme="minorHAnsi"/>
              </w:rPr>
            </w:pPr>
            <w:r>
              <w:rPr>
                <w:rFonts w:cstheme="minorHAnsi"/>
              </w:rPr>
              <w:t>Bit Position</w:t>
            </w:r>
          </w:p>
        </w:tc>
        <w:tc>
          <w:tcPr>
            <w:tcW w:w="1200" w:type="pct"/>
            <w:shd w:val="clear" w:color="auto" w:fill="C6D9F1" w:themeFill="text2" w:themeFillTint="33"/>
            <w:noWrap/>
          </w:tcPr>
          <w:p w14:paraId="2169E434" w14:textId="77777777" w:rsidR="0042274E" w:rsidRPr="003C47FD" w:rsidRDefault="0042274E" w:rsidP="00D96643">
            <w:pPr>
              <w:pStyle w:val="Tablehead"/>
              <w:spacing w:after="0"/>
              <w:rPr>
                <w:rFonts w:cstheme="minorHAnsi"/>
              </w:rPr>
            </w:pPr>
            <w:r>
              <w:rPr>
                <w:rFonts w:cstheme="minorHAnsi"/>
              </w:rPr>
              <w:t>Field Name</w:t>
            </w:r>
          </w:p>
        </w:tc>
        <w:tc>
          <w:tcPr>
            <w:tcW w:w="3150" w:type="pct"/>
            <w:shd w:val="clear" w:color="auto" w:fill="C6D9F1" w:themeFill="text2" w:themeFillTint="33"/>
          </w:tcPr>
          <w:p w14:paraId="76645F2D"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5E383F3B" w14:textId="77777777" w:rsidTr="00D96643">
        <w:tblPrEx>
          <w:tblLook w:val="01E0" w:firstRow="1" w:lastRow="1" w:firstColumn="1" w:lastColumn="1" w:noHBand="0" w:noVBand="0"/>
        </w:tblPrEx>
        <w:trPr>
          <w:cantSplit/>
          <w:trHeight w:val="343"/>
        </w:trPr>
        <w:tc>
          <w:tcPr>
            <w:tcW w:w="650" w:type="pct"/>
            <w:shd w:val="clear" w:color="auto" w:fill="F2F2F2" w:themeFill="background1" w:themeFillShade="F2"/>
          </w:tcPr>
          <w:p w14:paraId="4E935A0E" w14:textId="77777777" w:rsidR="0042274E" w:rsidRDefault="0042274E" w:rsidP="00D96643">
            <w:pPr>
              <w:spacing w:before="60" w:after="60"/>
              <w:rPr>
                <w:rFonts w:cstheme="minorHAnsi"/>
                <w:szCs w:val="20"/>
                <w:lang w:val="en-GB"/>
              </w:rPr>
            </w:pPr>
            <w:r>
              <w:rPr>
                <w:rFonts w:cstheme="minorHAnsi"/>
                <w:szCs w:val="20"/>
                <w:lang w:val="en-GB"/>
              </w:rPr>
              <w:t>0</w:t>
            </w:r>
          </w:p>
        </w:tc>
        <w:tc>
          <w:tcPr>
            <w:tcW w:w="1200" w:type="pct"/>
            <w:shd w:val="clear" w:color="auto" w:fill="F2F2F2" w:themeFill="background1" w:themeFillShade="F2"/>
          </w:tcPr>
          <w:p w14:paraId="05F2B9FC" w14:textId="77777777" w:rsidR="0042274E" w:rsidRPr="00754E31" w:rsidRDefault="0042274E" w:rsidP="00D96643">
            <w:pPr>
              <w:spacing w:before="60" w:after="60"/>
              <w:rPr>
                <w:rFonts w:cstheme="minorHAnsi"/>
                <w:szCs w:val="20"/>
                <w:lang w:val="en-GB"/>
              </w:rPr>
            </w:pPr>
            <w:r>
              <w:t>Customer Client</w:t>
            </w:r>
          </w:p>
        </w:tc>
        <w:tc>
          <w:tcPr>
            <w:tcW w:w="3150" w:type="pct"/>
            <w:shd w:val="clear" w:color="auto" w:fill="F2F2F2" w:themeFill="background1" w:themeFillShade="F2"/>
          </w:tcPr>
          <w:p w14:paraId="4BD5A56E" w14:textId="77777777" w:rsidR="0042274E" w:rsidRPr="00931B7A" w:rsidRDefault="0042274E" w:rsidP="00D96643">
            <w:pPr>
              <w:spacing w:before="60" w:after="60"/>
              <w:rPr>
                <w:rFonts w:cstheme="minorHAnsi"/>
                <w:szCs w:val="20"/>
              </w:rPr>
            </w:pPr>
            <w:r>
              <w:rPr>
                <w:rFonts w:cstheme="minorHAnsi"/>
                <w:szCs w:val="20"/>
              </w:rPr>
              <w:t>Client specified customer ID or other entity, a pass-through attribute.</w:t>
            </w:r>
          </w:p>
        </w:tc>
      </w:tr>
      <w:tr w:rsidR="0042274E" w:rsidRPr="00754E31" w14:paraId="0B6D9ECC" w14:textId="77777777" w:rsidTr="00D96643">
        <w:tblPrEx>
          <w:tblLook w:val="01E0" w:firstRow="1" w:lastRow="1" w:firstColumn="1" w:lastColumn="1" w:noHBand="0" w:noVBand="0"/>
        </w:tblPrEx>
        <w:trPr>
          <w:cantSplit/>
          <w:trHeight w:val="343"/>
        </w:trPr>
        <w:tc>
          <w:tcPr>
            <w:tcW w:w="650" w:type="pct"/>
            <w:shd w:val="clear" w:color="auto" w:fill="F2F2F2" w:themeFill="background1" w:themeFillShade="F2"/>
          </w:tcPr>
          <w:p w14:paraId="2EDEA535" w14:textId="77777777" w:rsidR="0042274E" w:rsidRDefault="0042274E" w:rsidP="00D96643">
            <w:pPr>
              <w:spacing w:before="60" w:after="60"/>
              <w:rPr>
                <w:rFonts w:cstheme="minorHAnsi"/>
                <w:szCs w:val="20"/>
                <w:lang w:val="en-GB"/>
              </w:rPr>
            </w:pPr>
            <w:r>
              <w:rPr>
                <w:rFonts w:cstheme="minorHAnsi"/>
                <w:szCs w:val="20"/>
                <w:lang w:val="en-GB"/>
              </w:rPr>
              <w:lastRenderedPageBreak/>
              <w:t>1</w:t>
            </w:r>
          </w:p>
        </w:tc>
        <w:tc>
          <w:tcPr>
            <w:tcW w:w="1200" w:type="pct"/>
            <w:shd w:val="clear" w:color="auto" w:fill="F2F2F2" w:themeFill="background1" w:themeFillShade="F2"/>
          </w:tcPr>
          <w:p w14:paraId="2E74B5E0" w14:textId="77777777" w:rsidR="0042274E" w:rsidRDefault="0042274E" w:rsidP="00D96643">
            <w:pPr>
              <w:spacing w:before="60" w:after="60"/>
            </w:pPr>
            <w:r>
              <w:t>Customer Information</w:t>
            </w:r>
          </w:p>
        </w:tc>
        <w:tc>
          <w:tcPr>
            <w:tcW w:w="3150" w:type="pct"/>
            <w:shd w:val="clear" w:color="auto" w:fill="F2F2F2" w:themeFill="background1" w:themeFillShade="F2"/>
          </w:tcPr>
          <w:p w14:paraId="4E722120" w14:textId="77777777" w:rsidR="0042274E" w:rsidRPr="00931B7A" w:rsidRDefault="0042274E" w:rsidP="00D96643">
            <w:pPr>
              <w:spacing w:before="60" w:after="60"/>
              <w:rPr>
                <w:rFonts w:cstheme="minorHAnsi"/>
                <w:szCs w:val="20"/>
              </w:rPr>
            </w:pPr>
            <w:r>
              <w:rPr>
                <w:rFonts w:cstheme="minorHAnsi"/>
                <w:szCs w:val="20"/>
              </w:rPr>
              <w:t xml:space="preserve">Client specified </w:t>
            </w:r>
            <w:r>
              <w:t xml:space="preserve">free text, </w:t>
            </w:r>
            <w:r w:rsidRPr="00991D17">
              <w:rPr>
                <w:rFonts w:cstheme="minorHAnsi"/>
                <w:szCs w:val="20"/>
              </w:rPr>
              <w:t>a pass-through attribute</w:t>
            </w:r>
            <w:r>
              <w:rPr>
                <w:rFonts w:cstheme="minorHAnsi"/>
                <w:szCs w:val="20"/>
              </w:rPr>
              <w:t>.</w:t>
            </w:r>
          </w:p>
        </w:tc>
      </w:tr>
      <w:tr w:rsidR="0042274E" w:rsidRPr="00754E31" w14:paraId="7ECA99C4" w14:textId="77777777" w:rsidTr="00D96643">
        <w:tblPrEx>
          <w:tblLook w:val="01E0" w:firstRow="1" w:lastRow="1" w:firstColumn="1" w:lastColumn="1" w:noHBand="0" w:noVBand="0"/>
        </w:tblPrEx>
        <w:trPr>
          <w:cantSplit/>
          <w:trHeight w:val="343"/>
        </w:trPr>
        <w:tc>
          <w:tcPr>
            <w:tcW w:w="650" w:type="pct"/>
            <w:shd w:val="clear" w:color="auto" w:fill="F2F2F2" w:themeFill="background1" w:themeFillShade="F2"/>
          </w:tcPr>
          <w:p w14:paraId="0771A73E" w14:textId="77777777" w:rsidR="0042274E" w:rsidRDefault="0042274E" w:rsidP="00D96643">
            <w:pPr>
              <w:spacing w:before="60" w:after="60"/>
              <w:rPr>
                <w:rFonts w:cstheme="minorHAnsi"/>
                <w:szCs w:val="20"/>
                <w:lang w:val="en-GB"/>
              </w:rPr>
            </w:pPr>
            <w:r>
              <w:rPr>
                <w:rFonts w:cstheme="minorHAnsi"/>
                <w:szCs w:val="20"/>
                <w:lang w:val="en-GB"/>
              </w:rPr>
              <w:t>2</w:t>
            </w:r>
          </w:p>
        </w:tc>
        <w:tc>
          <w:tcPr>
            <w:tcW w:w="1200" w:type="pct"/>
            <w:shd w:val="clear" w:color="auto" w:fill="F2F2F2" w:themeFill="background1" w:themeFillShade="F2"/>
          </w:tcPr>
          <w:p w14:paraId="2E29B2AB" w14:textId="77777777" w:rsidR="0042274E" w:rsidRDefault="0042274E" w:rsidP="00D96643">
            <w:pPr>
              <w:spacing w:before="60" w:after="60"/>
            </w:pPr>
            <w:r w:rsidRPr="000A56C1">
              <w:t>Give-up Participant</w:t>
            </w:r>
          </w:p>
        </w:tc>
        <w:tc>
          <w:tcPr>
            <w:tcW w:w="3150" w:type="pct"/>
            <w:shd w:val="clear" w:color="auto" w:fill="F2F2F2" w:themeFill="background1" w:themeFillShade="F2"/>
          </w:tcPr>
          <w:p w14:paraId="10B805FE" w14:textId="77777777" w:rsidR="0042274E" w:rsidRPr="00931B7A" w:rsidRDefault="0042274E" w:rsidP="00D96643">
            <w:pPr>
              <w:spacing w:before="60" w:after="60"/>
              <w:rPr>
                <w:rFonts w:cstheme="minorHAnsi"/>
                <w:szCs w:val="20"/>
              </w:rPr>
            </w:pPr>
            <w:r>
              <w:rPr>
                <w:rFonts w:cstheme="minorHAnsi"/>
                <w:szCs w:val="20"/>
              </w:rPr>
              <w:t>Indicates the give-up participant, for clearing purpose</w:t>
            </w:r>
          </w:p>
        </w:tc>
      </w:tr>
      <w:tr w:rsidR="0042274E" w:rsidRPr="00754E31" w14:paraId="47EFC710" w14:textId="77777777" w:rsidTr="00D96643">
        <w:tblPrEx>
          <w:tblLook w:val="01E0" w:firstRow="1" w:lastRow="1" w:firstColumn="1" w:lastColumn="1" w:noHBand="0" w:noVBand="0"/>
        </w:tblPrEx>
        <w:trPr>
          <w:cantSplit/>
          <w:trHeight w:val="343"/>
        </w:trPr>
        <w:tc>
          <w:tcPr>
            <w:tcW w:w="650" w:type="pct"/>
            <w:shd w:val="clear" w:color="auto" w:fill="F2F2F2" w:themeFill="background1" w:themeFillShade="F2"/>
          </w:tcPr>
          <w:p w14:paraId="3D79F2C2" w14:textId="77777777" w:rsidR="0042274E" w:rsidRDefault="0042274E" w:rsidP="00D96643">
            <w:pPr>
              <w:spacing w:before="60" w:after="60"/>
              <w:rPr>
                <w:rFonts w:cstheme="minorHAnsi"/>
                <w:szCs w:val="20"/>
                <w:lang w:val="en-GB"/>
              </w:rPr>
            </w:pPr>
            <w:r>
              <w:rPr>
                <w:rFonts w:cstheme="minorHAnsi"/>
                <w:szCs w:val="20"/>
                <w:lang w:val="en-GB"/>
              </w:rPr>
              <w:t>3</w:t>
            </w:r>
          </w:p>
        </w:tc>
        <w:tc>
          <w:tcPr>
            <w:tcW w:w="1200" w:type="pct"/>
            <w:shd w:val="clear" w:color="auto" w:fill="F2F2F2" w:themeFill="background1" w:themeFillShade="F2"/>
          </w:tcPr>
          <w:p w14:paraId="0A62CE60" w14:textId="77777777" w:rsidR="0042274E" w:rsidRDefault="0042274E" w:rsidP="00D96643">
            <w:pPr>
              <w:spacing w:before="60" w:after="60"/>
            </w:pPr>
            <w:r w:rsidRPr="000A56C1">
              <w:t>Give-up Account</w:t>
            </w:r>
          </w:p>
        </w:tc>
        <w:tc>
          <w:tcPr>
            <w:tcW w:w="3150" w:type="pct"/>
            <w:shd w:val="clear" w:color="auto" w:fill="F2F2F2" w:themeFill="background1" w:themeFillShade="F2"/>
          </w:tcPr>
          <w:p w14:paraId="0B9400CF" w14:textId="77777777" w:rsidR="0042274E" w:rsidRPr="00931B7A" w:rsidRDefault="0042274E" w:rsidP="00D96643">
            <w:pPr>
              <w:spacing w:before="60" w:after="60"/>
              <w:rPr>
                <w:rFonts w:cstheme="minorHAnsi"/>
                <w:szCs w:val="20"/>
              </w:rPr>
            </w:pPr>
            <w:r>
              <w:rPr>
                <w:rFonts w:cstheme="minorHAnsi"/>
                <w:szCs w:val="20"/>
              </w:rPr>
              <w:t>Indicates the give-up account, for clearing purpose</w:t>
            </w:r>
            <w:r w:rsidRPr="00382514">
              <w:rPr>
                <w:rFonts w:cstheme="minorHAnsi"/>
                <w:szCs w:val="20"/>
              </w:rPr>
              <w:t>.</w:t>
            </w:r>
          </w:p>
        </w:tc>
      </w:tr>
      <w:tr w:rsidR="0042274E" w:rsidRPr="00754E31" w14:paraId="6B1935C8" w14:textId="77777777" w:rsidTr="00D96643">
        <w:tblPrEx>
          <w:tblLook w:val="01E0" w:firstRow="1" w:lastRow="1" w:firstColumn="1" w:lastColumn="1" w:noHBand="0" w:noVBand="0"/>
        </w:tblPrEx>
        <w:trPr>
          <w:cantSplit/>
          <w:trHeight w:val="343"/>
        </w:trPr>
        <w:tc>
          <w:tcPr>
            <w:tcW w:w="650" w:type="pct"/>
            <w:shd w:val="clear" w:color="auto" w:fill="F2F2F2" w:themeFill="background1" w:themeFillShade="F2"/>
          </w:tcPr>
          <w:p w14:paraId="54B47DB0" w14:textId="77777777" w:rsidR="0042274E" w:rsidRDefault="0042274E" w:rsidP="00D96643">
            <w:pPr>
              <w:spacing w:before="60" w:after="60"/>
              <w:rPr>
                <w:rFonts w:cstheme="minorHAnsi"/>
                <w:szCs w:val="20"/>
                <w:lang w:val="en-GB"/>
              </w:rPr>
            </w:pPr>
            <w:r>
              <w:rPr>
                <w:rFonts w:cstheme="minorHAnsi"/>
                <w:szCs w:val="20"/>
                <w:lang w:val="en-GB"/>
              </w:rPr>
              <w:t>4</w:t>
            </w:r>
          </w:p>
        </w:tc>
        <w:tc>
          <w:tcPr>
            <w:tcW w:w="1200" w:type="pct"/>
            <w:shd w:val="clear" w:color="auto" w:fill="F2F2F2" w:themeFill="background1" w:themeFillShade="F2"/>
          </w:tcPr>
          <w:p w14:paraId="2B46B0B7" w14:textId="77777777" w:rsidR="0042274E" w:rsidRDefault="0042274E" w:rsidP="00D96643">
            <w:pPr>
              <w:spacing w:before="60" w:after="60"/>
            </w:pPr>
            <w:r>
              <w:t>LEI</w:t>
            </w:r>
          </w:p>
        </w:tc>
        <w:tc>
          <w:tcPr>
            <w:tcW w:w="3150" w:type="pct"/>
            <w:shd w:val="clear" w:color="auto" w:fill="F2F2F2" w:themeFill="background1" w:themeFillShade="F2"/>
          </w:tcPr>
          <w:p w14:paraId="51F625E9" w14:textId="77777777" w:rsidR="0042274E" w:rsidRPr="00931B7A" w:rsidRDefault="0042274E" w:rsidP="00D96643">
            <w:pPr>
              <w:spacing w:before="60" w:after="60"/>
              <w:rPr>
                <w:rFonts w:cstheme="minorHAnsi"/>
                <w:szCs w:val="20"/>
              </w:rPr>
            </w:pPr>
            <w:r w:rsidRPr="000A56C1">
              <w:t>Legal Entity Identifier</w:t>
            </w:r>
            <w:r>
              <w:t xml:space="preserve">. </w:t>
            </w:r>
            <w:r w:rsidRPr="00991D17">
              <w:t>LEI is a pass-through attribute to downstream systems for regulatory reporting and supervision</w:t>
            </w:r>
            <w:r>
              <w:t>.</w:t>
            </w:r>
          </w:p>
        </w:tc>
      </w:tr>
    </w:tbl>
    <w:p w14:paraId="41312734" w14:textId="77777777" w:rsidR="0042274E" w:rsidRDefault="0042274E" w:rsidP="0042274E">
      <w:pPr>
        <w:pStyle w:val="NormalNGMDS"/>
        <w:ind w:left="0"/>
        <w:rPr>
          <w:rFonts w:asciiTheme="minorHAnsi" w:hAnsiTheme="minorHAnsi" w:cstheme="minorHAnsi"/>
          <w:szCs w:val="22"/>
        </w:rPr>
      </w:pPr>
      <w:r>
        <w:rPr>
          <w:rFonts w:asciiTheme="minorHAnsi" w:hAnsiTheme="minorHAnsi" w:cstheme="minorHAnsi"/>
          <w:szCs w:val="22"/>
        </w:rPr>
        <w:t>Note:</w:t>
      </w:r>
    </w:p>
    <w:p w14:paraId="15B9BEF3" w14:textId="77777777" w:rsidR="0042274E" w:rsidRDefault="0042274E" w:rsidP="0042274E">
      <w:pPr>
        <w:pStyle w:val="NormalNGMDS"/>
        <w:ind w:left="0"/>
        <w:rPr>
          <w:rFonts w:asciiTheme="minorHAnsi" w:hAnsiTheme="minorHAnsi" w:cstheme="minorHAnsi"/>
          <w:szCs w:val="22"/>
        </w:rPr>
      </w:pPr>
      <w:r>
        <w:rPr>
          <w:rFonts w:asciiTheme="minorHAnsi" w:hAnsiTheme="minorHAnsi" w:cstheme="minorHAnsi"/>
          <w:szCs w:val="22"/>
        </w:rPr>
        <w:t xml:space="preserve">The basic type of Mass Quote message is variable size. For the extended type, the bitmap field will follow the last </w:t>
      </w:r>
      <w:r w:rsidRPr="000A56C1">
        <w:rPr>
          <w:rFonts w:cstheme="minorHAnsi"/>
          <w:szCs w:val="20"/>
        </w:rPr>
        <w:t>Quote Entry Block</w:t>
      </w:r>
      <w:r>
        <w:rPr>
          <w:rFonts w:cstheme="minorHAnsi"/>
          <w:szCs w:val="20"/>
        </w:rPr>
        <w:t>.</w:t>
      </w:r>
    </w:p>
    <w:p w14:paraId="11DF2794" w14:textId="77777777" w:rsidR="0042274E" w:rsidRDefault="0042274E" w:rsidP="0042274E">
      <w:pPr>
        <w:snapToGrid w:val="0"/>
        <w:spacing w:after="40"/>
        <w:rPr>
          <w:rFonts w:cstheme="minorHAnsi"/>
        </w:rPr>
      </w:pPr>
    </w:p>
    <w:p w14:paraId="38FE0E31" w14:textId="77777777" w:rsidR="0042274E" w:rsidRPr="00417716" w:rsidRDefault="0042274E" w:rsidP="0042274E">
      <w:pPr>
        <w:pStyle w:val="Heading3"/>
      </w:pPr>
      <w:bookmarkStart w:id="759" w:name="_Toc170578907"/>
      <w:r>
        <w:t>Mass Quote Ack (63)</w:t>
      </w:r>
      <w:bookmarkEnd w:id="759"/>
    </w:p>
    <w:p w14:paraId="1333E21C" w14:textId="20F231C3" w:rsidR="00DB5084" w:rsidRDefault="00DB5084" w:rsidP="0042274E">
      <w:pPr>
        <w:pStyle w:val="NormalNGMDS"/>
        <w:ind w:left="0"/>
        <w:rPr>
          <w:rFonts w:asciiTheme="minorHAnsi" w:hAnsiTheme="minorHAnsi" w:cstheme="minorHAnsi"/>
          <w:szCs w:val="22"/>
        </w:rPr>
      </w:pPr>
      <w:r w:rsidRPr="00BE6DC6">
        <w:rPr>
          <w:rFonts w:asciiTheme="minorHAnsi" w:hAnsiTheme="minorHAnsi" w:cstheme="minorHAnsi"/>
        </w:rPr>
        <w:t xml:space="preserve">The gateway sends this message </w:t>
      </w:r>
      <w:r>
        <w:rPr>
          <w:rFonts w:asciiTheme="minorHAnsi" w:hAnsiTheme="minorHAnsi" w:cstheme="minorHAnsi"/>
        </w:rPr>
        <w:t>to a</w:t>
      </w:r>
      <w:r w:rsidRPr="00AD0724">
        <w:rPr>
          <w:rFonts w:asciiTheme="minorHAnsi" w:hAnsiTheme="minorHAnsi" w:cstheme="minorHAnsi"/>
          <w:szCs w:val="22"/>
        </w:rPr>
        <w:t xml:space="preserve">cknowledge </w:t>
      </w:r>
      <w:r w:rsidRPr="00BE6DC6">
        <w:rPr>
          <w:rFonts w:asciiTheme="minorHAnsi" w:hAnsiTheme="minorHAnsi" w:cstheme="minorHAnsi"/>
        </w:rPr>
        <w:t xml:space="preserve">the </w:t>
      </w:r>
      <w:r>
        <w:rPr>
          <w:rFonts w:asciiTheme="minorHAnsi" w:hAnsiTheme="minorHAnsi" w:cstheme="minorHAnsi"/>
          <w:szCs w:val="22"/>
        </w:rPr>
        <w:t xml:space="preserve">Mass Quote </w:t>
      </w:r>
      <w:r>
        <w:rPr>
          <w:rFonts w:asciiTheme="minorHAnsi" w:hAnsiTheme="minorHAnsi" w:cstheme="minorHAnsi"/>
        </w:rPr>
        <w:t>message.</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0"/>
        <w:gridCol w:w="6750"/>
        <w:gridCol w:w="9"/>
      </w:tblGrid>
      <w:tr w:rsidR="0042274E" w:rsidRPr="003C47FD" w14:paraId="01BF1EEA" w14:textId="77777777" w:rsidTr="00D96643">
        <w:trPr>
          <w:gridAfter w:val="1"/>
          <w:wAfter w:w="5" w:type="pct"/>
          <w:trHeight w:val="300"/>
        </w:trPr>
        <w:tc>
          <w:tcPr>
            <w:tcW w:w="1249" w:type="pct"/>
            <w:shd w:val="clear" w:color="auto" w:fill="C6D9F1" w:themeFill="text2" w:themeFillTint="33"/>
            <w:noWrap/>
          </w:tcPr>
          <w:p w14:paraId="2FBEB0B6" w14:textId="77777777" w:rsidR="0042274E" w:rsidRPr="003C47FD" w:rsidRDefault="0042274E" w:rsidP="00D96643">
            <w:pPr>
              <w:pStyle w:val="Tablehead"/>
              <w:spacing w:after="0"/>
              <w:jc w:val="left"/>
              <w:rPr>
                <w:rFonts w:cstheme="minorHAnsi"/>
              </w:rPr>
            </w:pPr>
            <w:r>
              <w:rPr>
                <w:rFonts w:cstheme="minorHAnsi"/>
              </w:rPr>
              <w:t>Field Name</w:t>
            </w:r>
          </w:p>
        </w:tc>
        <w:tc>
          <w:tcPr>
            <w:tcW w:w="3746" w:type="pct"/>
            <w:shd w:val="clear" w:color="auto" w:fill="C6D9F1" w:themeFill="text2" w:themeFillTint="33"/>
          </w:tcPr>
          <w:p w14:paraId="418E0E15"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1925F780"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1C119DF9" w14:textId="77777777" w:rsidR="0042274E" w:rsidRPr="00754E31" w:rsidRDefault="0042274E" w:rsidP="00D96643">
            <w:pPr>
              <w:spacing w:before="60" w:after="60"/>
              <w:rPr>
                <w:rFonts w:cstheme="minorHAnsi"/>
                <w:szCs w:val="20"/>
                <w:lang w:val="en-GB"/>
              </w:rPr>
            </w:pPr>
            <w:r>
              <w:rPr>
                <w:rFonts w:cstheme="minorHAnsi"/>
                <w:szCs w:val="20"/>
                <w:lang w:val="en-GB"/>
              </w:rPr>
              <w:t>Quote ID</w:t>
            </w:r>
          </w:p>
        </w:tc>
        <w:tc>
          <w:tcPr>
            <w:tcW w:w="3746" w:type="pct"/>
            <w:shd w:val="clear" w:color="auto" w:fill="F2F2F2" w:themeFill="background1" w:themeFillShade="F2"/>
          </w:tcPr>
          <w:p w14:paraId="6AE61E51" w14:textId="77777777" w:rsidR="0042274E" w:rsidRPr="00931B7A" w:rsidRDefault="0042274E" w:rsidP="00D96643">
            <w:pPr>
              <w:spacing w:before="60" w:after="60"/>
              <w:rPr>
                <w:rFonts w:cstheme="minorHAnsi"/>
                <w:szCs w:val="20"/>
              </w:rPr>
            </w:pPr>
            <w:r w:rsidRPr="00F71B20">
              <w:rPr>
                <w:rFonts w:cstheme="minorHAnsi"/>
                <w:szCs w:val="20"/>
              </w:rPr>
              <w:t>Client specified unique identifier for the Mass Quote.</w:t>
            </w:r>
          </w:p>
        </w:tc>
      </w:tr>
      <w:tr w:rsidR="0042274E" w:rsidRPr="00073EA6" w14:paraId="5746CC91" w14:textId="77777777" w:rsidTr="00D96643">
        <w:tblPrEx>
          <w:tblLook w:val="01E0" w:firstRow="1" w:lastRow="1" w:firstColumn="1" w:lastColumn="1" w:noHBand="0" w:noVBand="0"/>
        </w:tblPrEx>
        <w:trPr>
          <w:trHeight w:val="331"/>
        </w:trPr>
        <w:tc>
          <w:tcPr>
            <w:tcW w:w="1249" w:type="pct"/>
            <w:shd w:val="clear" w:color="auto" w:fill="F2F2F2" w:themeFill="background1" w:themeFillShade="F2"/>
          </w:tcPr>
          <w:p w14:paraId="60949688" w14:textId="77777777" w:rsidR="0042274E" w:rsidRPr="00073EA6" w:rsidRDefault="0042274E" w:rsidP="00D96643">
            <w:pPr>
              <w:snapToGrid w:val="0"/>
              <w:spacing w:before="60" w:after="40"/>
              <w:rPr>
                <w:rFonts w:cstheme="minorHAnsi"/>
                <w:szCs w:val="20"/>
              </w:rPr>
            </w:pPr>
            <w:r w:rsidRPr="0049178E">
              <w:rPr>
                <w:rFonts w:cstheme="minorHAnsi"/>
                <w:szCs w:val="20"/>
              </w:rPr>
              <w:t xml:space="preserve">Transaction Time </w:t>
            </w:r>
          </w:p>
        </w:tc>
        <w:tc>
          <w:tcPr>
            <w:tcW w:w="3751" w:type="pct"/>
            <w:gridSpan w:val="2"/>
            <w:shd w:val="clear" w:color="auto" w:fill="F2F2F2" w:themeFill="background1" w:themeFillShade="F2"/>
          </w:tcPr>
          <w:p w14:paraId="3F5FBF9D" w14:textId="77777777" w:rsidR="0042274E" w:rsidRPr="00073EA6" w:rsidRDefault="0042274E" w:rsidP="00D96643">
            <w:pPr>
              <w:snapToGrid w:val="0"/>
              <w:spacing w:before="60" w:after="40"/>
              <w:rPr>
                <w:rFonts w:cstheme="minorHAnsi"/>
                <w:szCs w:val="20"/>
              </w:rPr>
            </w:pPr>
            <w:r w:rsidRPr="00AD055D">
              <w:rPr>
                <w:rFonts w:eastAsia="Calibri" w:cstheme="minorHAnsi"/>
                <w:szCs w:val="20"/>
                <w:lang w:val="en-GB"/>
              </w:rPr>
              <w:t xml:space="preserve">The time at which </w:t>
            </w:r>
            <w:r>
              <w:rPr>
                <w:rFonts w:eastAsia="Calibri" w:cstheme="minorHAnsi"/>
                <w:szCs w:val="20"/>
                <w:lang w:val="en-GB"/>
              </w:rPr>
              <w:t>this message is generated.</w:t>
            </w:r>
          </w:p>
        </w:tc>
      </w:tr>
      <w:tr w:rsidR="0042274E" w:rsidRPr="00754E31" w14:paraId="43CA667F"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5222AB0B" w14:textId="77777777" w:rsidR="0042274E" w:rsidRPr="00754E31" w:rsidRDefault="0042274E" w:rsidP="00D96643">
            <w:pPr>
              <w:spacing w:before="60" w:after="60"/>
              <w:rPr>
                <w:rFonts w:cstheme="minorHAnsi"/>
                <w:szCs w:val="20"/>
                <w:lang w:val="en-GB"/>
              </w:rPr>
            </w:pPr>
            <w:r w:rsidRPr="000A56C1">
              <w:rPr>
                <w:rFonts w:cstheme="minorHAnsi"/>
                <w:szCs w:val="20"/>
                <w:lang w:val="en-GB"/>
              </w:rPr>
              <w:t>Executing Trader</w:t>
            </w:r>
          </w:p>
        </w:tc>
        <w:tc>
          <w:tcPr>
            <w:tcW w:w="3746" w:type="pct"/>
            <w:shd w:val="clear" w:color="auto" w:fill="F2F2F2" w:themeFill="background1" w:themeFillShade="F2"/>
          </w:tcPr>
          <w:p w14:paraId="1708B312" w14:textId="77777777" w:rsidR="0042274E" w:rsidRPr="00931B7A" w:rsidRDefault="0042274E" w:rsidP="00D96643">
            <w:pPr>
              <w:spacing w:before="60" w:after="60"/>
              <w:rPr>
                <w:rFonts w:cstheme="minorHAnsi"/>
                <w:szCs w:val="20"/>
              </w:rPr>
            </w:pPr>
            <w:r w:rsidRPr="00F71B20">
              <w:rPr>
                <w:rFonts w:cstheme="minorHAnsi"/>
                <w:szCs w:val="20"/>
              </w:rPr>
              <w:t>Client specified</w:t>
            </w:r>
            <w:r>
              <w:rPr>
                <w:rFonts w:cstheme="minorHAnsi"/>
                <w:szCs w:val="20"/>
              </w:rPr>
              <w:t xml:space="preserve"> e</w:t>
            </w:r>
            <w:r w:rsidRPr="00F71B20">
              <w:rPr>
                <w:rFonts w:cstheme="minorHAnsi"/>
                <w:szCs w:val="20"/>
              </w:rPr>
              <w:t xml:space="preserve">xecuting </w:t>
            </w:r>
            <w:r>
              <w:rPr>
                <w:rFonts w:cstheme="minorHAnsi"/>
                <w:szCs w:val="20"/>
              </w:rPr>
              <w:t>t</w:t>
            </w:r>
            <w:r w:rsidRPr="00F71B20">
              <w:rPr>
                <w:rFonts w:cstheme="minorHAnsi"/>
                <w:szCs w:val="20"/>
              </w:rPr>
              <w:t>rader</w:t>
            </w:r>
            <w:r>
              <w:rPr>
                <w:rFonts w:cstheme="minorHAnsi"/>
                <w:szCs w:val="20"/>
              </w:rPr>
              <w:t xml:space="preserve"> of </w:t>
            </w:r>
            <w:r w:rsidRPr="00F71B20">
              <w:rPr>
                <w:rFonts w:cstheme="minorHAnsi"/>
                <w:szCs w:val="20"/>
              </w:rPr>
              <w:t>market participant</w:t>
            </w:r>
            <w:r>
              <w:rPr>
                <w:rFonts w:cstheme="minorHAnsi"/>
                <w:szCs w:val="20"/>
              </w:rPr>
              <w:t>.</w:t>
            </w:r>
          </w:p>
        </w:tc>
      </w:tr>
      <w:tr w:rsidR="0042274E" w:rsidRPr="00754E31" w14:paraId="7DC772E5"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46CAEF60" w14:textId="77777777" w:rsidR="0042274E" w:rsidRPr="00754E31" w:rsidRDefault="0042274E" w:rsidP="00D96643">
            <w:pPr>
              <w:spacing w:before="60" w:after="60"/>
              <w:rPr>
                <w:rFonts w:cstheme="minorHAnsi"/>
                <w:szCs w:val="20"/>
                <w:lang w:val="en-GB"/>
              </w:rPr>
            </w:pPr>
            <w:r w:rsidRPr="009966D4">
              <w:rPr>
                <w:rFonts w:cstheme="minorHAnsi"/>
                <w:szCs w:val="20"/>
                <w:lang w:val="en-GB"/>
              </w:rPr>
              <w:t>Quote</w:t>
            </w:r>
            <w:r>
              <w:rPr>
                <w:rFonts w:cstheme="minorHAnsi"/>
                <w:szCs w:val="20"/>
                <w:lang w:val="en-GB"/>
              </w:rPr>
              <w:t xml:space="preserve"> </w:t>
            </w:r>
            <w:r w:rsidRPr="009966D4">
              <w:rPr>
                <w:rFonts w:cstheme="minorHAnsi"/>
                <w:szCs w:val="20"/>
                <w:lang w:val="en-GB"/>
              </w:rPr>
              <w:t>Status</w:t>
            </w:r>
          </w:p>
        </w:tc>
        <w:tc>
          <w:tcPr>
            <w:tcW w:w="3746" w:type="pct"/>
            <w:shd w:val="clear" w:color="auto" w:fill="F2F2F2" w:themeFill="background1" w:themeFillShade="F2"/>
          </w:tcPr>
          <w:p w14:paraId="724E1C86" w14:textId="77777777" w:rsidR="0042274E" w:rsidRPr="009966D4" w:rsidRDefault="0042274E" w:rsidP="00D96643">
            <w:pPr>
              <w:spacing w:before="60" w:after="60"/>
              <w:rPr>
                <w:rFonts w:cstheme="minorHAnsi"/>
                <w:szCs w:val="20"/>
              </w:rPr>
            </w:pPr>
            <w:r w:rsidRPr="009966D4">
              <w:rPr>
                <w:rFonts w:cstheme="minorHAnsi"/>
                <w:szCs w:val="20"/>
              </w:rPr>
              <w:t>Status of the mass quote acknowledgement.</w:t>
            </w:r>
          </w:p>
          <w:p w14:paraId="39A93B0A" w14:textId="77777777" w:rsidR="0042274E" w:rsidRPr="009966D4" w:rsidRDefault="0042274E" w:rsidP="00D96643">
            <w:pPr>
              <w:spacing w:before="60" w:after="60"/>
              <w:rPr>
                <w:rFonts w:cstheme="minorHAnsi"/>
                <w:szCs w:val="20"/>
              </w:rPr>
            </w:pPr>
            <w:r w:rsidRPr="009966D4">
              <w:rPr>
                <w:rFonts w:cstheme="minorHAnsi" w:hint="eastAsia"/>
                <w:szCs w:val="20"/>
              </w:rPr>
              <w:t>0 = Accepted (</w:t>
            </w:r>
            <w:r>
              <w:rPr>
                <w:rFonts w:cstheme="minorHAnsi" w:hint="eastAsia"/>
                <w:szCs w:val="20"/>
              </w:rPr>
              <w:t>Indicates</w:t>
            </w:r>
            <w:r w:rsidRPr="009966D4">
              <w:rPr>
                <w:rFonts w:cstheme="minorHAnsi" w:hint="eastAsia"/>
                <w:szCs w:val="20"/>
              </w:rPr>
              <w:t xml:space="preserve"> all quotes accepted)</w:t>
            </w:r>
          </w:p>
          <w:p w14:paraId="2C4AB9F0" w14:textId="77777777" w:rsidR="0042274E" w:rsidRDefault="0042274E" w:rsidP="00D96643">
            <w:pPr>
              <w:spacing w:before="60" w:after="60"/>
              <w:rPr>
                <w:rFonts w:cstheme="minorHAnsi"/>
                <w:szCs w:val="20"/>
              </w:rPr>
            </w:pPr>
            <w:r w:rsidRPr="009966D4">
              <w:rPr>
                <w:rFonts w:cstheme="minorHAnsi" w:hint="eastAsia"/>
                <w:szCs w:val="20"/>
              </w:rPr>
              <w:t>5 = Rejected (</w:t>
            </w:r>
            <w:r>
              <w:rPr>
                <w:rFonts w:cstheme="minorHAnsi" w:hint="eastAsia"/>
                <w:szCs w:val="20"/>
              </w:rPr>
              <w:t>Indicates</w:t>
            </w:r>
            <w:r w:rsidRPr="009966D4">
              <w:rPr>
                <w:rFonts w:cstheme="minorHAnsi" w:hint="eastAsia"/>
                <w:szCs w:val="20"/>
              </w:rPr>
              <w:t xml:space="preserve"> all quotes rejected)</w:t>
            </w:r>
          </w:p>
          <w:p w14:paraId="49CBF4B8" w14:textId="77777777" w:rsidR="0042274E" w:rsidRDefault="0042274E" w:rsidP="00D96643">
            <w:pPr>
              <w:spacing w:before="60" w:after="60"/>
              <w:rPr>
                <w:rFonts w:cstheme="minorHAnsi"/>
                <w:szCs w:val="20"/>
              </w:rPr>
            </w:pPr>
            <w:r>
              <w:rPr>
                <w:rFonts w:cstheme="minorHAnsi"/>
                <w:szCs w:val="20"/>
              </w:rPr>
              <w:t>101 = Partially Accepted (</w:t>
            </w:r>
            <w:r>
              <w:rPr>
                <w:rFonts w:cstheme="minorHAnsi" w:hint="eastAsia"/>
                <w:szCs w:val="20"/>
              </w:rPr>
              <w:t>Indicates</w:t>
            </w:r>
            <w:r w:rsidRPr="009966D4">
              <w:rPr>
                <w:rFonts w:cstheme="minorHAnsi" w:hint="eastAsia"/>
                <w:szCs w:val="20"/>
              </w:rPr>
              <w:t xml:space="preserve"> </w:t>
            </w:r>
            <w:r>
              <w:rPr>
                <w:rFonts w:cstheme="minorHAnsi"/>
                <w:szCs w:val="20"/>
              </w:rPr>
              <w:t>some</w:t>
            </w:r>
            <w:r w:rsidRPr="009966D4">
              <w:rPr>
                <w:rFonts w:cstheme="minorHAnsi" w:hint="eastAsia"/>
                <w:szCs w:val="20"/>
              </w:rPr>
              <w:t xml:space="preserve"> quotes accepted</w:t>
            </w:r>
            <w:r>
              <w:rPr>
                <w:rFonts w:cstheme="minorHAnsi"/>
                <w:szCs w:val="20"/>
              </w:rPr>
              <w:t>, some are rejected</w:t>
            </w:r>
            <w:r w:rsidRPr="009966D4">
              <w:rPr>
                <w:rFonts w:cstheme="minorHAnsi" w:hint="eastAsia"/>
                <w:szCs w:val="20"/>
              </w:rPr>
              <w:t>)</w:t>
            </w:r>
          </w:p>
          <w:p w14:paraId="30780A17" w14:textId="77777777" w:rsidR="0042274E" w:rsidRDefault="0042274E" w:rsidP="00D96643">
            <w:pPr>
              <w:spacing w:before="60" w:after="60"/>
              <w:rPr>
                <w:rFonts w:cstheme="minorHAnsi"/>
                <w:szCs w:val="20"/>
              </w:rPr>
            </w:pPr>
            <w:r>
              <w:rPr>
                <w:rFonts w:cstheme="minorHAnsi"/>
                <w:szCs w:val="20"/>
              </w:rPr>
              <w:t>102 = Ack from ME</w:t>
            </w:r>
          </w:p>
          <w:p w14:paraId="0827E6A1" w14:textId="77777777" w:rsidR="0042274E" w:rsidRPr="00931B7A" w:rsidRDefault="0042274E" w:rsidP="00D96643">
            <w:pPr>
              <w:spacing w:before="60" w:after="60"/>
              <w:rPr>
                <w:rFonts w:cstheme="minorHAnsi"/>
                <w:szCs w:val="20"/>
              </w:rPr>
            </w:pPr>
            <w:r>
              <w:rPr>
                <w:rFonts w:cstheme="minorHAnsi"/>
                <w:szCs w:val="20"/>
              </w:rPr>
              <w:t>Refer to Section 6.16.4.3</w:t>
            </w:r>
          </w:p>
        </w:tc>
      </w:tr>
      <w:tr w:rsidR="0042274E" w:rsidRPr="00754E31" w14:paraId="44E3CBBE"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678FB52C" w14:textId="77777777" w:rsidR="0042274E" w:rsidRPr="00754E31" w:rsidRDefault="0042274E" w:rsidP="00D96643">
            <w:pPr>
              <w:spacing w:before="60" w:after="60"/>
              <w:rPr>
                <w:rFonts w:cstheme="minorHAnsi"/>
                <w:szCs w:val="20"/>
                <w:lang w:val="en-GB"/>
              </w:rPr>
            </w:pPr>
            <w:r>
              <w:rPr>
                <w:rFonts w:cstheme="minorHAnsi"/>
                <w:szCs w:val="20"/>
                <w:lang w:val="en-GB"/>
              </w:rPr>
              <w:t>Quote Reject Reason</w:t>
            </w:r>
          </w:p>
        </w:tc>
        <w:tc>
          <w:tcPr>
            <w:tcW w:w="3746" w:type="pct"/>
            <w:shd w:val="clear" w:color="auto" w:fill="F2F2F2" w:themeFill="background1" w:themeFillShade="F2"/>
          </w:tcPr>
          <w:p w14:paraId="4B8EEB40" w14:textId="01B44221" w:rsidR="0042274E" w:rsidRPr="00931B7A" w:rsidRDefault="004228E8" w:rsidP="00D96643">
            <w:pPr>
              <w:spacing w:before="60" w:after="60"/>
              <w:rPr>
                <w:rFonts w:cstheme="minorHAnsi"/>
                <w:szCs w:val="20"/>
              </w:rPr>
            </w:pPr>
            <w:r w:rsidRPr="004228E8">
              <w:rPr>
                <w:rFonts w:cstheme="minorHAnsi"/>
                <w:szCs w:val="20"/>
              </w:rPr>
              <w:t xml:space="preserve">Carries the reject reason code if </w:t>
            </w:r>
            <w:r>
              <w:rPr>
                <w:rFonts w:cstheme="minorHAnsi"/>
                <w:szCs w:val="20"/>
              </w:rPr>
              <w:t>Quote Status = 5 (Rejected)</w:t>
            </w:r>
            <w:r w:rsidRPr="004228E8">
              <w:rPr>
                <w:rFonts w:cstheme="minorHAnsi"/>
                <w:szCs w:val="20"/>
              </w:rPr>
              <w:t>; otherwise, it is 0 (Unused).</w:t>
            </w:r>
          </w:p>
        </w:tc>
      </w:tr>
      <w:tr w:rsidR="0042274E" w:rsidRPr="00754E31" w14:paraId="3CFC86F2"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720C1B87" w14:textId="77777777" w:rsidR="0042274E" w:rsidRPr="000A56C1" w:rsidRDefault="0042274E" w:rsidP="00D96643">
            <w:pPr>
              <w:spacing w:before="60" w:after="60"/>
              <w:rPr>
                <w:rFonts w:cstheme="minorHAnsi"/>
                <w:szCs w:val="20"/>
                <w:lang w:val="en-GB"/>
              </w:rPr>
            </w:pPr>
            <w:r w:rsidRPr="000A56C1">
              <w:rPr>
                <w:rFonts w:cstheme="minorHAnsi"/>
                <w:szCs w:val="20"/>
                <w:lang w:val="en-GB"/>
              </w:rPr>
              <w:t>No</w:t>
            </w:r>
            <w:r>
              <w:rPr>
                <w:rFonts w:cstheme="minorHAnsi"/>
                <w:szCs w:val="20"/>
                <w:lang w:val="en-GB"/>
              </w:rPr>
              <w:t xml:space="preserve"> </w:t>
            </w:r>
            <w:r w:rsidRPr="000A56C1">
              <w:rPr>
                <w:rFonts w:cstheme="minorHAnsi"/>
                <w:szCs w:val="20"/>
                <w:lang w:val="en-GB"/>
              </w:rPr>
              <w:t>Quote</w:t>
            </w:r>
            <w:r>
              <w:rPr>
                <w:rFonts w:cstheme="minorHAnsi"/>
                <w:szCs w:val="20"/>
                <w:lang w:val="en-GB"/>
              </w:rPr>
              <w:t xml:space="preserve"> </w:t>
            </w:r>
            <w:r w:rsidRPr="000A56C1">
              <w:rPr>
                <w:rFonts w:cstheme="minorHAnsi"/>
                <w:szCs w:val="20"/>
                <w:lang w:val="en-GB"/>
              </w:rPr>
              <w:t>Entries</w:t>
            </w:r>
          </w:p>
        </w:tc>
        <w:tc>
          <w:tcPr>
            <w:tcW w:w="3746" w:type="pct"/>
            <w:shd w:val="clear" w:color="auto" w:fill="F2F2F2" w:themeFill="background1" w:themeFillShade="F2"/>
          </w:tcPr>
          <w:p w14:paraId="5588EC46" w14:textId="77777777" w:rsidR="0042274E"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T</w:t>
            </w:r>
            <w:r w:rsidRPr="000A56C1">
              <w:rPr>
                <w:rFonts w:eastAsia="Times New Roman" w:cstheme="minorHAnsi"/>
                <w:color w:val="000000"/>
                <w:szCs w:val="20"/>
                <w:lang w:eastAsia="en-US"/>
              </w:rPr>
              <w:t>otal No. of quote entries</w:t>
            </w:r>
            <w:r>
              <w:rPr>
                <w:rFonts w:eastAsia="Times New Roman" w:cstheme="minorHAnsi"/>
                <w:color w:val="000000"/>
                <w:szCs w:val="20"/>
                <w:lang w:eastAsia="en-US"/>
              </w:rPr>
              <w:t>.</w:t>
            </w:r>
          </w:p>
          <w:p w14:paraId="00DD185E" w14:textId="77777777" w:rsidR="0042274E" w:rsidRPr="00E60E62" w:rsidRDefault="0042274E" w:rsidP="00D96643">
            <w:pPr>
              <w:spacing w:before="60" w:after="60"/>
              <w:rPr>
                <w:rFonts w:eastAsia="Times New Roman" w:cstheme="minorHAnsi"/>
                <w:color w:val="000000"/>
                <w:szCs w:val="20"/>
                <w:lang w:eastAsia="en-US"/>
              </w:rPr>
            </w:pPr>
            <w:r>
              <w:rPr>
                <w:rFonts w:cstheme="minorHAnsi"/>
                <w:szCs w:val="20"/>
              </w:rPr>
              <w:t>Refer to Section 6.16.4.3.</w:t>
            </w:r>
          </w:p>
        </w:tc>
      </w:tr>
      <w:tr w:rsidR="0042274E" w:rsidRPr="00754E31" w14:paraId="0F22CE57"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3ED1BF9E" w14:textId="77777777" w:rsidR="0042274E" w:rsidRPr="000A56C1" w:rsidRDefault="0042274E" w:rsidP="00D96643">
            <w:pPr>
              <w:spacing w:before="60" w:after="60"/>
              <w:rPr>
                <w:rFonts w:cstheme="minorHAnsi"/>
                <w:szCs w:val="20"/>
                <w:lang w:val="en-GB"/>
              </w:rPr>
            </w:pPr>
            <w:r>
              <w:t>Quote Entry Resultant</w:t>
            </w:r>
            <w:r w:rsidRPr="000A56C1">
              <w:rPr>
                <w:rFonts w:cstheme="minorHAnsi"/>
                <w:szCs w:val="20"/>
                <w:lang w:val="en-GB"/>
              </w:rPr>
              <w:t xml:space="preserve"> Block</w:t>
            </w:r>
            <w:r>
              <w:rPr>
                <w:rFonts w:cstheme="minorHAnsi"/>
                <w:szCs w:val="20"/>
                <w:lang w:val="en-GB"/>
              </w:rPr>
              <w:t xml:space="preserve"> 1</w:t>
            </w:r>
          </w:p>
        </w:tc>
        <w:tc>
          <w:tcPr>
            <w:tcW w:w="3746" w:type="pct"/>
            <w:shd w:val="clear" w:color="auto" w:fill="F2F2F2" w:themeFill="background1" w:themeFillShade="F2"/>
          </w:tcPr>
          <w:p w14:paraId="0FB0DD34"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The q</w:t>
            </w:r>
            <w:r w:rsidRPr="00F71B20">
              <w:rPr>
                <w:rFonts w:eastAsia="Times New Roman" w:cstheme="minorHAnsi"/>
                <w:color w:val="000000"/>
                <w:szCs w:val="20"/>
                <w:lang w:eastAsia="en-US"/>
              </w:rPr>
              <w:t xml:space="preserve">uote </w:t>
            </w:r>
            <w:r>
              <w:rPr>
                <w:rFonts w:eastAsia="Times New Roman" w:cstheme="minorHAnsi"/>
                <w:color w:val="000000"/>
                <w:szCs w:val="20"/>
                <w:lang w:eastAsia="en-US"/>
              </w:rPr>
              <w:t>e</w:t>
            </w:r>
            <w:r w:rsidRPr="00F71B20">
              <w:rPr>
                <w:rFonts w:eastAsia="Times New Roman" w:cstheme="minorHAnsi"/>
                <w:color w:val="000000"/>
                <w:szCs w:val="20"/>
                <w:lang w:eastAsia="en-US"/>
              </w:rPr>
              <w:t xml:space="preserve">ntry </w:t>
            </w:r>
            <w:r>
              <w:rPr>
                <w:rFonts w:eastAsia="Times New Roman" w:cstheme="minorHAnsi"/>
                <w:color w:val="000000"/>
                <w:szCs w:val="20"/>
                <w:lang w:eastAsia="en-US"/>
              </w:rPr>
              <w:t>b</w:t>
            </w:r>
            <w:r w:rsidRPr="00F71B20">
              <w:rPr>
                <w:rFonts w:eastAsia="Times New Roman" w:cstheme="minorHAnsi"/>
                <w:color w:val="000000"/>
                <w:szCs w:val="20"/>
                <w:lang w:eastAsia="en-US"/>
              </w:rPr>
              <w:t>lock</w:t>
            </w:r>
            <w:r>
              <w:rPr>
                <w:rFonts w:eastAsia="Times New Roman" w:cstheme="minorHAnsi"/>
                <w:color w:val="000000"/>
                <w:szCs w:val="20"/>
                <w:lang w:eastAsia="en-US"/>
              </w:rPr>
              <w:t xml:space="preserve">. </w:t>
            </w:r>
          </w:p>
        </w:tc>
      </w:tr>
      <w:tr w:rsidR="0042274E" w:rsidRPr="00754E31" w14:paraId="3ACFB34B"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455286CB" w14:textId="77777777" w:rsidR="0042274E" w:rsidRPr="000A56C1" w:rsidRDefault="0042274E" w:rsidP="00D96643">
            <w:pPr>
              <w:spacing w:before="60" w:after="60"/>
              <w:rPr>
                <w:rFonts w:cstheme="minorHAnsi"/>
                <w:szCs w:val="20"/>
                <w:lang w:val="en-GB"/>
              </w:rPr>
            </w:pPr>
            <w:r>
              <w:t>Quote Entry Resultant</w:t>
            </w:r>
            <w:r w:rsidRPr="000A56C1">
              <w:rPr>
                <w:rFonts w:cstheme="minorHAnsi"/>
                <w:szCs w:val="20"/>
                <w:lang w:val="en-GB"/>
              </w:rPr>
              <w:t xml:space="preserve"> Block</w:t>
            </w:r>
            <w:r>
              <w:rPr>
                <w:rFonts w:cstheme="minorHAnsi"/>
                <w:szCs w:val="20"/>
                <w:lang w:val="en-GB"/>
              </w:rPr>
              <w:t xml:space="preserve"> …</w:t>
            </w:r>
          </w:p>
        </w:tc>
        <w:tc>
          <w:tcPr>
            <w:tcW w:w="3746" w:type="pct"/>
            <w:shd w:val="clear" w:color="auto" w:fill="F2F2F2" w:themeFill="background1" w:themeFillShade="F2"/>
          </w:tcPr>
          <w:p w14:paraId="0A09F384"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The q</w:t>
            </w:r>
            <w:r w:rsidRPr="00F71B20">
              <w:rPr>
                <w:rFonts w:eastAsia="Times New Roman" w:cstheme="minorHAnsi"/>
                <w:color w:val="000000"/>
                <w:szCs w:val="20"/>
                <w:lang w:eastAsia="en-US"/>
              </w:rPr>
              <w:t xml:space="preserve">uote </w:t>
            </w:r>
            <w:r>
              <w:rPr>
                <w:rFonts w:eastAsia="Times New Roman" w:cstheme="minorHAnsi"/>
                <w:color w:val="000000"/>
                <w:szCs w:val="20"/>
                <w:lang w:eastAsia="en-US"/>
              </w:rPr>
              <w:t>e</w:t>
            </w:r>
            <w:r w:rsidRPr="00F71B20">
              <w:rPr>
                <w:rFonts w:eastAsia="Times New Roman" w:cstheme="minorHAnsi"/>
                <w:color w:val="000000"/>
                <w:szCs w:val="20"/>
                <w:lang w:eastAsia="en-US"/>
              </w:rPr>
              <w:t xml:space="preserve">ntry </w:t>
            </w:r>
            <w:r>
              <w:rPr>
                <w:rFonts w:eastAsia="Times New Roman" w:cstheme="minorHAnsi"/>
                <w:color w:val="000000"/>
                <w:szCs w:val="20"/>
                <w:lang w:eastAsia="en-US"/>
              </w:rPr>
              <w:t>b</w:t>
            </w:r>
            <w:r w:rsidRPr="00F71B20">
              <w:rPr>
                <w:rFonts w:eastAsia="Times New Roman" w:cstheme="minorHAnsi"/>
                <w:color w:val="000000"/>
                <w:szCs w:val="20"/>
                <w:lang w:eastAsia="en-US"/>
              </w:rPr>
              <w:t>lock</w:t>
            </w:r>
            <w:r>
              <w:rPr>
                <w:rFonts w:eastAsia="Times New Roman" w:cstheme="minorHAnsi"/>
                <w:color w:val="000000"/>
                <w:szCs w:val="20"/>
                <w:lang w:eastAsia="en-US"/>
              </w:rPr>
              <w:t>.</w:t>
            </w:r>
          </w:p>
        </w:tc>
      </w:tr>
      <w:tr w:rsidR="0042274E" w:rsidRPr="00754E31" w14:paraId="1A94AECB"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4D1E21C2" w14:textId="77777777" w:rsidR="0042274E" w:rsidRPr="000A56C1" w:rsidRDefault="0042274E" w:rsidP="00D96643">
            <w:pPr>
              <w:spacing w:before="60" w:after="60"/>
              <w:rPr>
                <w:rFonts w:cstheme="minorHAnsi"/>
                <w:szCs w:val="20"/>
                <w:lang w:val="en-GB"/>
              </w:rPr>
            </w:pPr>
            <w:r>
              <w:t>Quote Entry Resultant</w:t>
            </w:r>
            <w:r w:rsidRPr="000A56C1">
              <w:rPr>
                <w:rFonts w:cstheme="minorHAnsi"/>
                <w:szCs w:val="20"/>
                <w:lang w:val="en-GB"/>
              </w:rPr>
              <w:t xml:space="preserve"> Block</w:t>
            </w:r>
            <w:r>
              <w:rPr>
                <w:rFonts w:cstheme="minorHAnsi"/>
                <w:szCs w:val="20"/>
                <w:lang w:val="en-GB"/>
              </w:rPr>
              <w:t xml:space="preserve"> N</w:t>
            </w:r>
          </w:p>
        </w:tc>
        <w:tc>
          <w:tcPr>
            <w:tcW w:w="3746" w:type="pct"/>
            <w:shd w:val="clear" w:color="auto" w:fill="F2F2F2" w:themeFill="background1" w:themeFillShade="F2"/>
          </w:tcPr>
          <w:p w14:paraId="1801DD54"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The q</w:t>
            </w:r>
            <w:r w:rsidRPr="00F71B20">
              <w:rPr>
                <w:rFonts w:eastAsia="Times New Roman" w:cstheme="minorHAnsi"/>
                <w:color w:val="000000"/>
                <w:szCs w:val="20"/>
                <w:lang w:eastAsia="en-US"/>
              </w:rPr>
              <w:t xml:space="preserve">uote </w:t>
            </w:r>
            <w:r>
              <w:rPr>
                <w:rFonts w:eastAsia="Times New Roman" w:cstheme="minorHAnsi"/>
                <w:color w:val="000000"/>
                <w:szCs w:val="20"/>
                <w:lang w:eastAsia="en-US"/>
              </w:rPr>
              <w:t>e</w:t>
            </w:r>
            <w:r w:rsidRPr="00F71B20">
              <w:rPr>
                <w:rFonts w:eastAsia="Times New Roman" w:cstheme="minorHAnsi"/>
                <w:color w:val="000000"/>
                <w:szCs w:val="20"/>
                <w:lang w:eastAsia="en-US"/>
              </w:rPr>
              <w:t xml:space="preserve">ntry </w:t>
            </w:r>
            <w:r>
              <w:rPr>
                <w:rFonts w:eastAsia="Times New Roman" w:cstheme="minorHAnsi"/>
                <w:color w:val="000000"/>
                <w:szCs w:val="20"/>
                <w:lang w:eastAsia="en-US"/>
              </w:rPr>
              <w:t>b</w:t>
            </w:r>
            <w:r w:rsidRPr="00F71B20">
              <w:rPr>
                <w:rFonts w:eastAsia="Times New Roman" w:cstheme="minorHAnsi"/>
                <w:color w:val="000000"/>
                <w:szCs w:val="20"/>
                <w:lang w:eastAsia="en-US"/>
              </w:rPr>
              <w:t>lock</w:t>
            </w:r>
            <w:r>
              <w:rPr>
                <w:rFonts w:eastAsia="Times New Roman" w:cstheme="minorHAnsi"/>
                <w:color w:val="000000"/>
                <w:szCs w:val="20"/>
                <w:lang w:eastAsia="en-US"/>
              </w:rPr>
              <w:t>.</w:t>
            </w:r>
          </w:p>
        </w:tc>
      </w:tr>
    </w:tbl>
    <w:p w14:paraId="55025BF7" w14:textId="77777777" w:rsidR="0042274E" w:rsidRDefault="0042274E" w:rsidP="0042274E">
      <w:pPr>
        <w:spacing w:before="120"/>
        <w:jc w:val="both"/>
        <w:rPr>
          <w:rFonts w:cstheme="minorHAnsi"/>
          <w:sz w:val="22"/>
          <w:szCs w:val="22"/>
        </w:rPr>
      </w:pPr>
      <w:r>
        <w:rPr>
          <w:rFonts w:cstheme="minorHAnsi"/>
          <w:sz w:val="22"/>
          <w:szCs w:val="22"/>
        </w:rPr>
        <w:t>Optional Fields:</w:t>
      </w:r>
    </w:p>
    <w:tbl>
      <w:tblPr>
        <w:tblW w:w="4995"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170"/>
        <w:gridCol w:w="2160"/>
        <w:gridCol w:w="5670"/>
      </w:tblGrid>
      <w:tr w:rsidR="0042274E" w:rsidRPr="003C47FD" w14:paraId="67B18871" w14:textId="77777777" w:rsidTr="00D96643">
        <w:trPr>
          <w:trHeight w:val="300"/>
        </w:trPr>
        <w:tc>
          <w:tcPr>
            <w:tcW w:w="650" w:type="pct"/>
            <w:shd w:val="clear" w:color="auto" w:fill="C6D9F1" w:themeFill="text2" w:themeFillTint="33"/>
          </w:tcPr>
          <w:p w14:paraId="568EF1BD" w14:textId="77777777" w:rsidR="0042274E" w:rsidRDefault="0042274E" w:rsidP="00D96643">
            <w:pPr>
              <w:pStyle w:val="Tablehead"/>
              <w:spacing w:after="0"/>
              <w:rPr>
                <w:rFonts w:cstheme="minorHAnsi"/>
              </w:rPr>
            </w:pPr>
            <w:r>
              <w:rPr>
                <w:rFonts w:cstheme="minorHAnsi"/>
              </w:rPr>
              <w:t>Bit Position</w:t>
            </w:r>
          </w:p>
        </w:tc>
        <w:tc>
          <w:tcPr>
            <w:tcW w:w="1200" w:type="pct"/>
            <w:shd w:val="clear" w:color="auto" w:fill="C6D9F1" w:themeFill="text2" w:themeFillTint="33"/>
            <w:noWrap/>
          </w:tcPr>
          <w:p w14:paraId="44DCC5CA" w14:textId="77777777" w:rsidR="0042274E" w:rsidRPr="003C47FD" w:rsidRDefault="0042274E" w:rsidP="00D96643">
            <w:pPr>
              <w:pStyle w:val="Tablehead"/>
              <w:spacing w:after="0"/>
              <w:rPr>
                <w:rFonts w:cstheme="minorHAnsi"/>
              </w:rPr>
            </w:pPr>
            <w:r>
              <w:rPr>
                <w:rFonts w:cstheme="minorHAnsi"/>
              </w:rPr>
              <w:t>Field Name</w:t>
            </w:r>
          </w:p>
        </w:tc>
        <w:tc>
          <w:tcPr>
            <w:tcW w:w="3150" w:type="pct"/>
            <w:shd w:val="clear" w:color="auto" w:fill="C6D9F1" w:themeFill="text2" w:themeFillTint="33"/>
          </w:tcPr>
          <w:p w14:paraId="649C9FF6"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74E43F13" w14:textId="77777777" w:rsidTr="00D96643">
        <w:tblPrEx>
          <w:tblLook w:val="01E0" w:firstRow="1" w:lastRow="1" w:firstColumn="1" w:lastColumn="1" w:noHBand="0" w:noVBand="0"/>
        </w:tblPrEx>
        <w:trPr>
          <w:cantSplit/>
          <w:trHeight w:val="343"/>
        </w:trPr>
        <w:tc>
          <w:tcPr>
            <w:tcW w:w="650" w:type="pct"/>
            <w:shd w:val="clear" w:color="auto" w:fill="F2F2F2" w:themeFill="background1" w:themeFillShade="F2"/>
          </w:tcPr>
          <w:p w14:paraId="20CC3C5B" w14:textId="77777777" w:rsidR="0042274E" w:rsidRDefault="0042274E" w:rsidP="00D96643">
            <w:pPr>
              <w:spacing w:before="60" w:after="60"/>
              <w:rPr>
                <w:rFonts w:cstheme="minorHAnsi"/>
                <w:szCs w:val="20"/>
                <w:lang w:val="en-GB"/>
              </w:rPr>
            </w:pPr>
            <w:r>
              <w:rPr>
                <w:rFonts w:cstheme="minorHAnsi"/>
                <w:szCs w:val="20"/>
                <w:lang w:val="en-GB"/>
              </w:rPr>
              <w:t>0</w:t>
            </w:r>
          </w:p>
        </w:tc>
        <w:tc>
          <w:tcPr>
            <w:tcW w:w="1200" w:type="pct"/>
            <w:shd w:val="clear" w:color="auto" w:fill="F2F2F2" w:themeFill="background1" w:themeFillShade="F2"/>
          </w:tcPr>
          <w:p w14:paraId="563438B6" w14:textId="77777777" w:rsidR="0042274E" w:rsidRPr="00754E31" w:rsidRDefault="0042274E" w:rsidP="00D96643">
            <w:pPr>
              <w:spacing w:before="60" w:after="60"/>
              <w:rPr>
                <w:rFonts w:cstheme="minorHAnsi"/>
                <w:szCs w:val="20"/>
                <w:lang w:val="en-GB"/>
              </w:rPr>
            </w:pPr>
            <w:r>
              <w:t>Customer Client</w:t>
            </w:r>
          </w:p>
        </w:tc>
        <w:tc>
          <w:tcPr>
            <w:tcW w:w="3150" w:type="pct"/>
            <w:shd w:val="clear" w:color="auto" w:fill="F2F2F2" w:themeFill="background1" w:themeFillShade="F2"/>
          </w:tcPr>
          <w:p w14:paraId="2C708D2A" w14:textId="77777777" w:rsidR="0042274E" w:rsidRPr="00931B7A" w:rsidRDefault="0042274E" w:rsidP="00D96643">
            <w:pPr>
              <w:spacing w:before="60" w:after="60"/>
              <w:rPr>
                <w:rFonts w:cstheme="minorHAnsi"/>
                <w:szCs w:val="20"/>
              </w:rPr>
            </w:pPr>
            <w:r>
              <w:rPr>
                <w:rFonts w:cstheme="minorHAnsi"/>
                <w:szCs w:val="20"/>
              </w:rPr>
              <w:t>Client specified customer ID or other entity, a pass-through attribute.</w:t>
            </w:r>
          </w:p>
        </w:tc>
      </w:tr>
      <w:tr w:rsidR="0042274E" w:rsidRPr="00754E31" w14:paraId="6027C536" w14:textId="77777777" w:rsidTr="00D96643">
        <w:tblPrEx>
          <w:tblLook w:val="01E0" w:firstRow="1" w:lastRow="1" w:firstColumn="1" w:lastColumn="1" w:noHBand="0" w:noVBand="0"/>
        </w:tblPrEx>
        <w:trPr>
          <w:cantSplit/>
          <w:trHeight w:val="343"/>
        </w:trPr>
        <w:tc>
          <w:tcPr>
            <w:tcW w:w="650" w:type="pct"/>
            <w:shd w:val="clear" w:color="auto" w:fill="F2F2F2" w:themeFill="background1" w:themeFillShade="F2"/>
          </w:tcPr>
          <w:p w14:paraId="7354AC4B" w14:textId="77777777" w:rsidR="0042274E" w:rsidRDefault="0042274E" w:rsidP="00D96643">
            <w:pPr>
              <w:spacing w:before="60" w:after="60"/>
              <w:rPr>
                <w:rFonts w:cstheme="minorHAnsi"/>
                <w:szCs w:val="20"/>
                <w:lang w:val="en-GB"/>
              </w:rPr>
            </w:pPr>
            <w:r>
              <w:rPr>
                <w:rFonts w:cstheme="minorHAnsi"/>
                <w:szCs w:val="20"/>
                <w:lang w:val="en-GB"/>
              </w:rPr>
              <w:t>1</w:t>
            </w:r>
          </w:p>
        </w:tc>
        <w:tc>
          <w:tcPr>
            <w:tcW w:w="1200" w:type="pct"/>
            <w:shd w:val="clear" w:color="auto" w:fill="F2F2F2" w:themeFill="background1" w:themeFillShade="F2"/>
          </w:tcPr>
          <w:p w14:paraId="1262A4C5" w14:textId="77777777" w:rsidR="0042274E" w:rsidRDefault="0042274E" w:rsidP="00D96643">
            <w:pPr>
              <w:spacing w:before="60" w:after="60"/>
            </w:pPr>
            <w:r>
              <w:t>Customer Information</w:t>
            </w:r>
          </w:p>
        </w:tc>
        <w:tc>
          <w:tcPr>
            <w:tcW w:w="3150" w:type="pct"/>
            <w:shd w:val="clear" w:color="auto" w:fill="F2F2F2" w:themeFill="background1" w:themeFillShade="F2"/>
          </w:tcPr>
          <w:p w14:paraId="6D57E637" w14:textId="77777777" w:rsidR="0042274E" w:rsidRPr="00931B7A" w:rsidRDefault="0042274E" w:rsidP="00D96643">
            <w:pPr>
              <w:spacing w:before="60" w:after="60"/>
              <w:rPr>
                <w:rFonts w:cstheme="minorHAnsi"/>
                <w:szCs w:val="20"/>
              </w:rPr>
            </w:pPr>
            <w:r>
              <w:rPr>
                <w:rFonts w:cstheme="minorHAnsi"/>
                <w:szCs w:val="20"/>
              </w:rPr>
              <w:t xml:space="preserve">Client specified </w:t>
            </w:r>
            <w:r>
              <w:t xml:space="preserve">free text, </w:t>
            </w:r>
            <w:r w:rsidRPr="00991D17">
              <w:rPr>
                <w:rFonts w:cstheme="minorHAnsi"/>
                <w:szCs w:val="20"/>
              </w:rPr>
              <w:t>a pass-through attribute</w:t>
            </w:r>
            <w:r>
              <w:rPr>
                <w:rFonts w:cstheme="minorHAnsi"/>
                <w:szCs w:val="20"/>
              </w:rPr>
              <w:t>.</w:t>
            </w:r>
          </w:p>
        </w:tc>
      </w:tr>
      <w:tr w:rsidR="0042274E" w:rsidRPr="00754E31" w14:paraId="47890CE6" w14:textId="77777777" w:rsidTr="00D96643">
        <w:tblPrEx>
          <w:tblLook w:val="01E0" w:firstRow="1" w:lastRow="1" w:firstColumn="1" w:lastColumn="1" w:noHBand="0" w:noVBand="0"/>
        </w:tblPrEx>
        <w:trPr>
          <w:cantSplit/>
          <w:trHeight w:val="343"/>
        </w:trPr>
        <w:tc>
          <w:tcPr>
            <w:tcW w:w="650" w:type="pct"/>
            <w:shd w:val="clear" w:color="auto" w:fill="F2F2F2" w:themeFill="background1" w:themeFillShade="F2"/>
          </w:tcPr>
          <w:p w14:paraId="70C5A4EC" w14:textId="77777777" w:rsidR="0042274E" w:rsidRDefault="0042274E" w:rsidP="00D96643">
            <w:pPr>
              <w:spacing w:before="60" w:after="60"/>
              <w:rPr>
                <w:rFonts w:cstheme="minorHAnsi"/>
                <w:szCs w:val="20"/>
                <w:lang w:val="en-GB"/>
              </w:rPr>
            </w:pPr>
            <w:r>
              <w:rPr>
                <w:rFonts w:cstheme="minorHAnsi"/>
                <w:szCs w:val="20"/>
                <w:lang w:val="en-GB"/>
              </w:rPr>
              <w:t>2</w:t>
            </w:r>
          </w:p>
        </w:tc>
        <w:tc>
          <w:tcPr>
            <w:tcW w:w="1200" w:type="pct"/>
            <w:shd w:val="clear" w:color="auto" w:fill="F2F2F2" w:themeFill="background1" w:themeFillShade="F2"/>
          </w:tcPr>
          <w:p w14:paraId="6954D8AF" w14:textId="77777777" w:rsidR="0042274E" w:rsidRDefault="0042274E" w:rsidP="00D96643">
            <w:pPr>
              <w:spacing w:before="60" w:after="60"/>
            </w:pPr>
            <w:r w:rsidRPr="000A56C1">
              <w:t>Give-up Participant</w:t>
            </w:r>
          </w:p>
        </w:tc>
        <w:tc>
          <w:tcPr>
            <w:tcW w:w="3150" w:type="pct"/>
            <w:shd w:val="clear" w:color="auto" w:fill="F2F2F2" w:themeFill="background1" w:themeFillShade="F2"/>
          </w:tcPr>
          <w:p w14:paraId="7709A197" w14:textId="77777777" w:rsidR="0042274E" w:rsidRPr="00931B7A" w:rsidRDefault="0042274E" w:rsidP="00D96643">
            <w:pPr>
              <w:spacing w:before="60" w:after="60"/>
              <w:rPr>
                <w:rFonts w:cstheme="minorHAnsi"/>
                <w:szCs w:val="20"/>
              </w:rPr>
            </w:pPr>
            <w:r>
              <w:rPr>
                <w:rFonts w:cstheme="minorHAnsi"/>
                <w:szCs w:val="20"/>
              </w:rPr>
              <w:t>Indicates the give-up participant, for clearing purpose</w:t>
            </w:r>
          </w:p>
        </w:tc>
      </w:tr>
      <w:tr w:rsidR="0042274E" w:rsidRPr="00754E31" w14:paraId="7C7B9A96" w14:textId="77777777" w:rsidTr="00D96643">
        <w:tblPrEx>
          <w:tblLook w:val="01E0" w:firstRow="1" w:lastRow="1" w:firstColumn="1" w:lastColumn="1" w:noHBand="0" w:noVBand="0"/>
        </w:tblPrEx>
        <w:trPr>
          <w:cantSplit/>
          <w:trHeight w:val="343"/>
        </w:trPr>
        <w:tc>
          <w:tcPr>
            <w:tcW w:w="650" w:type="pct"/>
            <w:shd w:val="clear" w:color="auto" w:fill="F2F2F2" w:themeFill="background1" w:themeFillShade="F2"/>
          </w:tcPr>
          <w:p w14:paraId="6FC0B4E2" w14:textId="77777777" w:rsidR="0042274E" w:rsidRDefault="0042274E" w:rsidP="00D96643">
            <w:pPr>
              <w:spacing w:before="60" w:after="60"/>
              <w:rPr>
                <w:rFonts w:cstheme="minorHAnsi"/>
                <w:szCs w:val="20"/>
                <w:lang w:val="en-GB"/>
              </w:rPr>
            </w:pPr>
            <w:r>
              <w:rPr>
                <w:rFonts w:cstheme="minorHAnsi"/>
                <w:szCs w:val="20"/>
                <w:lang w:val="en-GB"/>
              </w:rPr>
              <w:t>3</w:t>
            </w:r>
          </w:p>
        </w:tc>
        <w:tc>
          <w:tcPr>
            <w:tcW w:w="1200" w:type="pct"/>
            <w:shd w:val="clear" w:color="auto" w:fill="F2F2F2" w:themeFill="background1" w:themeFillShade="F2"/>
          </w:tcPr>
          <w:p w14:paraId="4EE8406E" w14:textId="77777777" w:rsidR="0042274E" w:rsidRDefault="0042274E" w:rsidP="00D96643">
            <w:pPr>
              <w:spacing w:before="60" w:after="60"/>
            </w:pPr>
            <w:r w:rsidRPr="000A56C1">
              <w:t>Give-up Account</w:t>
            </w:r>
          </w:p>
        </w:tc>
        <w:tc>
          <w:tcPr>
            <w:tcW w:w="3150" w:type="pct"/>
            <w:shd w:val="clear" w:color="auto" w:fill="F2F2F2" w:themeFill="background1" w:themeFillShade="F2"/>
          </w:tcPr>
          <w:p w14:paraId="3EFC9F64" w14:textId="77777777" w:rsidR="0042274E" w:rsidRPr="00931B7A" w:rsidRDefault="0042274E" w:rsidP="00D96643">
            <w:pPr>
              <w:spacing w:before="60" w:after="60"/>
              <w:rPr>
                <w:rFonts w:cstheme="minorHAnsi"/>
                <w:szCs w:val="20"/>
              </w:rPr>
            </w:pPr>
            <w:r>
              <w:rPr>
                <w:rFonts w:cstheme="minorHAnsi"/>
                <w:szCs w:val="20"/>
              </w:rPr>
              <w:t>Indicates the give-up account, for clearing purpose</w:t>
            </w:r>
            <w:r w:rsidRPr="00382514">
              <w:rPr>
                <w:rFonts w:cstheme="minorHAnsi"/>
                <w:szCs w:val="20"/>
              </w:rPr>
              <w:t>.</w:t>
            </w:r>
          </w:p>
        </w:tc>
      </w:tr>
      <w:tr w:rsidR="0042274E" w:rsidRPr="00754E31" w14:paraId="2AF30DB5" w14:textId="77777777" w:rsidTr="00D96643">
        <w:tblPrEx>
          <w:tblLook w:val="01E0" w:firstRow="1" w:lastRow="1" w:firstColumn="1" w:lastColumn="1" w:noHBand="0" w:noVBand="0"/>
        </w:tblPrEx>
        <w:trPr>
          <w:cantSplit/>
          <w:trHeight w:val="343"/>
        </w:trPr>
        <w:tc>
          <w:tcPr>
            <w:tcW w:w="650" w:type="pct"/>
            <w:shd w:val="clear" w:color="auto" w:fill="F2F2F2" w:themeFill="background1" w:themeFillShade="F2"/>
          </w:tcPr>
          <w:p w14:paraId="2CE675D6" w14:textId="77777777" w:rsidR="0042274E" w:rsidRDefault="0042274E" w:rsidP="00D96643">
            <w:pPr>
              <w:spacing w:before="60" w:after="60"/>
              <w:rPr>
                <w:rFonts w:cstheme="minorHAnsi"/>
                <w:szCs w:val="20"/>
                <w:lang w:val="en-GB"/>
              </w:rPr>
            </w:pPr>
            <w:r>
              <w:rPr>
                <w:rFonts w:cstheme="minorHAnsi"/>
                <w:szCs w:val="20"/>
                <w:lang w:val="en-GB"/>
              </w:rPr>
              <w:t>4</w:t>
            </w:r>
          </w:p>
        </w:tc>
        <w:tc>
          <w:tcPr>
            <w:tcW w:w="1200" w:type="pct"/>
            <w:shd w:val="clear" w:color="auto" w:fill="F2F2F2" w:themeFill="background1" w:themeFillShade="F2"/>
          </w:tcPr>
          <w:p w14:paraId="20436AA3" w14:textId="77777777" w:rsidR="0042274E" w:rsidRDefault="0042274E" w:rsidP="00D96643">
            <w:pPr>
              <w:spacing w:before="60" w:after="60"/>
            </w:pPr>
            <w:r>
              <w:t>LEI</w:t>
            </w:r>
          </w:p>
        </w:tc>
        <w:tc>
          <w:tcPr>
            <w:tcW w:w="3150" w:type="pct"/>
            <w:shd w:val="clear" w:color="auto" w:fill="F2F2F2" w:themeFill="background1" w:themeFillShade="F2"/>
          </w:tcPr>
          <w:p w14:paraId="555EA52A" w14:textId="77777777" w:rsidR="0042274E" w:rsidRPr="00931B7A" w:rsidRDefault="0042274E" w:rsidP="00D96643">
            <w:pPr>
              <w:spacing w:before="60" w:after="60"/>
              <w:rPr>
                <w:rFonts w:cstheme="minorHAnsi"/>
                <w:szCs w:val="20"/>
              </w:rPr>
            </w:pPr>
            <w:r w:rsidRPr="000A56C1">
              <w:t>Legal Entity Identifier</w:t>
            </w:r>
            <w:r>
              <w:t xml:space="preserve">. </w:t>
            </w:r>
            <w:r w:rsidRPr="00991D17">
              <w:t>LEI is a pass-through attribute to downstream systems for regulatory reporting and supervision</w:t>
            </w:r>
            <w:r>
              <w:t>.</w:t>
            </w:r>
          </w:p>
        </w:tc>
      </w:tr>
    </w:tbl>
    <w:p w14:paraId="49619D3D" w14:textId="77777777" w:rsidR="0042274E" w:rsidRPr="00417716" w:rsidRDefault="0042274E" w:rsidP="0042274E">
      <w:pPr>
        <w:pStyle w:val="NormalNGMDS"/>
        <w:ind w:left="0"/>
        <w:rPr>
          <w:rFonts w:asciiTheme="minorHAnsi" w:hAnsiTheme="minorHAnsi" w:cstheme="minorHAnsi"/>
        </w:rPr>
      </w:pPr>
    </w:p>
    <w:p w14:paraId="40DA07C0" w14:textId="718562FB" w:rsidR="0042274E" w:rsidRPr="00417716" w:rsidRDefault="000B4F42" w:rsidP="0042274E">
      <w:pPr>
        <w:pStyle w:val="Heading3"/>
      </w:pPr>
      <w:bookmarkStart w:id="760" w:name="_Toc170578908"/>
      <w:r>
        <w:t>Single Quote Rejected</w:t>
      </w:r>
      <w:r w:rsidR="0042274E">
        <w:t xml:space="preserve"> (64)</w:t>
      </w:r>
      <w:bookmarkEnd w:id="760"/>
    </w:p>
    <w:p w14:paraId="07681B62" w14:textId="047C0972" w:rsidR="0042274E" w:rsidRDefault="00E10BC6" w:rsidP="00E10BC6">
      <w:pPr>
        <w:pStyle w:val="NormalNGMDS"/>
        <w:ind w:left="0"/>
        <w:rPr>
          <w:rFonts w:asciiTheme="minorHAnsi" w:hAnsiTheme="minorHAnsi" w:cstheme="minorHAnsi"/>
        </w:rPr>
      </w:pPr>
      <w:r w:rsidRPr="00E10BC6">
        <w:t xml:space="preserve">The gateway sends this message to respond the </w:t>
      </w:r>
      <w:r>
        <w:t>Single Quote</w:t>
      </w:r>
      <w:r w:rsidRPr="00E10BC6">
        <w:t xml:space="preserve"> </w:t>
      </w:r>
      <w:r w:rsidR="00111866">
        <w:t xml:space="preserve">message </w:t>
      </w:r>
      <w:r w:rsidRPr="00E10BC6">
        <w:t>to indicate</w:t>
      </w:r>
      <w:r w:rsidR="0042274E">
        <w:rPr>
          <w:rFonts w:asciiTheme="minorHAnsi" w:hAnsiTheme="minorHAnsi" w:cstheme="minorHAnsi"/>
        </w:rPr>
        <w:t xml:space="preserve"> that both bid and offer sides are rejected.</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0"/>
        <w:gridCol w:w="6750"/>
        <w:gridCol w:w="9"/>
      </w:tblGrid>
      <w:tr w:rsidR="0042274E" w:rsidRPr="003C47FD" w14:paraId="6D6D6F63" w14:textId="77777777" w:rsidTr="00D96643">
        <w:trPr>
          <w:gridAfter w:val="1"/>
          <w:wAfter w:w="5" w:type="pct"/>
          <w:trHeight w:val="300"/>
        </w:trPr>
        <w:tc>
          <w:tcPr>
            <w:tcW w:w="1249" w:type="pct"/>
            <w:shd w:val="clear" w:color="auto" w:fill="C6D9F1" w:themeFill="text2" w:themeFillTint="33"/>
            <w:noWrap/>
          </w:tcPr>
          <w:p w14:paraId="3FEF2EC8" w14:textId="77777777" w:rsidR="0042274E" w:rsidRPr="003C47FD" w:rsidRDefault="0042274E" w:rsidP="00D96643">
            <w:pPr>
              <w:pStyle w:val="Tablehead"/>
              <w:spacing w:after="0"/>
              <w:jc w:val="left"/>
              <w:rPr>
                <w:rFonts w:cstheme="minorHAnsi"/>
              </w:rPr>
            </w:pPr>
            <w:r>
              <w:rPr>
                <w:rFonts w:cstheme="minorHAnsi"/>
              </w:rPr>
              <w:t>Field Name</w:t>
            </w:r>
          </w:p>
        </w:tc>
        <w:tc>
          <w:tcPr>
            <w:tcW w:w="3746" w:type="pct"/>
            <w:shd w:val="clear" w:color="auto" w:fill="C6D9F1" w:themeFill="text2" w:themeFillTint="33"/>
          </w:tcPr>
          <w:p w14:paraId="55E280A0"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629881A3"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1A570D12" w14:textId="77777777" w:rsidR="0042274E" w:rsidRPr="00754E31" w:rsidRDefault="0042274E" w:rsidP="00D96643">
            <w:pPr>
              <w:spacing w:before="60" w:after="60"/>
              <w:rPr>
                <w:rFonts w:cstheme="minorHAnsi"/>
                <w:szCs w:val="20"/>
                <w:lang w:val="en-GB"/>
              </w:rPr>
            </w:pPr>
            <w:r>
              <w:rPr>
                <w:rFonts w:cstheme="minorHAnsi"/>
                <w:szCs w:val="20"/>
                <w:lang w:val="en-GB"/>
              </w:rPr>
              <w:t>Quote ID</w:t>
            </w:r>
          </w:p>
        </w:tc>
        <w:tc>
          <w:tcPr>
            <w:tcW w:w="3746" w:type="pct"/>
            <w:shd w:val="clear" w:color="auto" w:fill="F2F2F2" w:themeFill="background1" w:themeFillShade="F2"/>
          </w:tcPr>
          <w:p w14:paraId="189D38CB" w14:textId="77777777" w:rsidR="0042274E" w:rsidRPr="00931B7A" w:rsidRDefault="0042274E" w:rsidP="00D96643">
            <w:pPr>
              <w:spacing w:before="60" w:after="60"/>
              <w:rPr>
                <w:rFonts w:cstheme="minorHAnsi"/>
                <w:szCs w:val="20"/>
              </w:rPr>
            </w:pPr>
            <w:r>
              <w:rPr>
                <w:rFonts w:cstheme="minorHAnsi"/>
                <w:szCs w:val="20"/>
              </w:rPr>
              <w:t>It is the Quote ID as from the Single Quote input</w:t>
            </w:r>
          </w:p>
        </w:tc>
      </w:tr>
      <w:tr w:rsidR="0042274E" w:rsidRPr="00073EA6" w14:paraId="1AB6A3E7" w14:textId="77777777" w:rsidTr="00D96643">
        <w:tblPrEx>
          <w:tblLook w:val="01E0" w:firstRow="1" w:lastRow="1" w:firstColumn="1" w:lastColumn="1" w:noHBand="0" w:noVBand="0"/>
        </w:tblPrEx>
        <w:trPr>
          <w:trHeight w:val="331"/>
        </w:trPr>
        <w:tc>
          <w:tcPr>
            <w:tcW w:w="1249" w:type="pct"/>
            <w:shd w:val="clear" w:color="auto" w:fill="F2F2F2" w:themeFill="background1" w:themeFillShade="F2"/>
          </w:tcPr>
          <w:p w14:paraId="0FB22568" w14:textId="77777777" w:rsidR="0042274E" w:rsidRPr="00073EA6" w:rsidRDefault="0042274E" w:rsidP="00D96643">
            <w:pPr>
              <w:snapToGrid w:val="0"/>
              <w:spacing w:before="60" w:after="40"/>
              <w:rPr>
                <w:rFonts w:cstheme="minorHAnsi"/>
                <w:szCs w:val="20"/>
              </w:rPr>
            </w:pPr>
            <w:r w:rsidRPr="0049178E">
              <w:rPr>
                <w:rFonts w:cstheme="minorHAnsi"/>
                <w:szCs w:val="20"/>
              </w:rPr>
              <w:t xml:space="preserve">Transaction Time </w:t>
            </w:r>
          </w:p>
        </w:tc>
        <w:tc>
          <w:tcPr>
            <w:tcW w:w="3751" w:type="pct"/>
            <w:gridSpan w:val="2"/>
            <w:shd w:val="clear" w:color="auto" w:fill="F2F2F2" w:themeFill="background1" w:themeFillShade="F2"/>
          </w:tcPr>
          <w:p w14:paraId="4051BC6E" w14:textId="77777777" w:rsidR="0042274E" w:rsidRPr="00073EA6" w:rsidRDefault="0042274E" w:rsidP="00D96643">
            <w:pPr>
              <w:snapToGrid w:val="0"/>
              <w:spacing w:before="60" w:after="40"/>
              <w:rPr>
                <w:rFonts w:cstheme="minorHAnsi"/>
                <w:szCs w:val="20"/>
              </w:rPr>
            </w:pPr>
            <w:r w:rsidRPr="00AD055D">
              <w:rPr>
                <w:rFonts w:eastAsia="Calibri" w:cstheme="minorHAnsi"/>
                <w:szCs w:val="20"/>
                <w:lang w:val="en-GB"/>
              </w:rPr>
              <w:t xml:space="preserve">The time at which </w:t>
            </w:r>
            <w:r>
              <w:rPr>
                <w:rFonts w:eastAsia="Calibri" w:cstheme="minorHAnsi"/>
                <w:szCs w:val="20"/>
                <w:lang w:val="en-GB"/>
              </w:rPr>
              <w:t>this message is generated.</w:t>
            </w:r>
          </w:p>
        </w:tc>
      </w:tr>
      <w:tr w:rsidR="0042274E" w:rsidRPr="00754E31" w14:paraId="5E76525B"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6BBA8385" w14:textId="77777777" w:rsidR="0042274E" w:rsidRPr="00754E31" w:rsidRDefault="0042274E" w:rsidP="00D96643">
            <w:pPr>
              <w:spacing w:before="60" w:after="60"/>
              <w:rPr>
                <w:rFonts w:cstheme="minorHAnsi"/>
                <w:szCs w:val="20"/>
                <w:lang w:val="en-GB"/>
              </w:rPr>
            </w:pPr>
            <w:r w:rsidRPr="000A56C1">
              <w:rPr>
                <w:rFonts w:cstheme="minorHAnsi"/>
                <w:szCs w:val="20"/>
                <w:lang w:val="en-GB"/>
              </w:rPr>
              <w:t>Executing Trader</w:t>
            </w:r>
          </w:p>
        </w:tc>
        <w:tc>
          <w:tcPr>
            <w:tcW w:w="3746" w:type="pct"/>
            <w:shd w:val="clear" w:color="auto" w:fill="F2F2F2" w:themeFill="background1" w:themeFillShade="F2"/>
          </w:tcPr>
          <w:p w14:paraId="6D5484C4" w14:textId="77777777" w:rsidR="0042274E" w:rsidRPr="00931B7A" w:rsidRDefault="0042274E" w:rsidP="00D96643">
            <w:pPr>
              <w:spacing w:before="60" w:after="60"/>
              <w:rPr>
                <w:rFonts w:cstheme="minorHAnsi"/>
                <w:szCs w:val="20"/>
              </w:rPr>
            </w:pPr>
            <w:r w:rsidRPr="00F71B20">
              <w:rPr>
                <w:rFonts w:cstheme="minorHAnsi"/>
                <w:szCs w:val="20"/>
              </w:rPr>
              <w:t>Client specified</w:t>
            </w:r>
            <w:r>
              <w:rPr>
                <w:rFonts w:cstheme="minorHAnsi"/>
                <w:szCs w:val="20"/>
              </w:rPr>
              <w:t xml:space="preserve"> e</w:t>
            </w:r>
            <w:r w:rsidRPr="00F71B20">
              <w:rPr>
                <w:rFonts w:cstheme="minorHAnsi"/>
                <w:szCs w:val="20"/>
              </w:rPr>
              <w:t xml:space="preserve">xecuting </w:t>
            </w:r>
            <w:r>
              <w:rPr>
                <w:rFonts w:cstheme="minorHAnsi"/>
                <w:szCs w:val="20"/>
              </w:rPr>
              <w:t>t</w:t>
            </w:r>
            <w:r w:rsidRPr="00F71B20">
              <w:rPr>
                <w:rFonts w:cstheme="minorHAnsi"/>
                <w:szCs w:val="20"/>
              </w:rPr>
              <w:t>rader</w:t>
            </w:r>
            <w:r>
              <w:rPr>
                <w:rFonts w:cstheme="minorHAnsi"/>
                <w:szCs w:val="20"/>
              </w:rPr>
              <w:t xml:space="preserve"> of </w:t>
            </w:r>
            <w:r w:rsidRPr="00F71B20">
              <w:rPr>
                <w:rFonts w:cstheme="minorHAnsi"/>
                <w:szCs w:val="20"/>
              </w:rPr>
              <w:t>market participant</w:t>
            </w:r>
            <w:r>
              <w:rPr>
                <w:rFonts w:cstheme="minorHAnsi"/>
                <w:szCs w:val="20"/>
              </w:rPr>
              <w:t>.</w:t>
            </w:r>
          </w:p>
        </w:tc>
      </w:tr>
      <w:tr w:rsidR="0042274E" w:rsidRPr="00754E31" w14:paraId="7E7823AE"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7C425056" w14:textId="77777777" w:rsidR="0042274E" w:rsidRPr="00754E31" w:rsidRDefault="0042274E" w:rsidP="00D96643">
            <w:pPr>
              <w:spacing w:before="60" w:after="60"/>
              <w:rPr>
                <w:rFonts w:cstheme="minorHAnsi"/>
                <w:szCs w:val="20"/>
                <w:lang w:val="en-GB"/>
              </w:rPr>
            </w:pPr>
            <w:r w:rsidRPr="00D21B3C">
              <w:rPr>
                <w:rFonts w:cstheme="minorHAnsi"/>
                <w:szCs w:val="20"/>
                <w:lang w:val="en-GB"/>
              </w:rPr>
              <w:t>Quote Entry Submission Block</w:t>
            </w:r>
          </w:p>
        </w:tc>
        <w:tc>
          <w:tcPr>
            <w:tcW w:w="3746" w:type="pct"/>
            <w:shd w:val="clear" w:color="auto" w:fill="F2F2F2" w:themeFill="background1" w:themeFillShade="F2"/>
          </w:tcPr>
          <w:p w14:paraId="1710E6EF" w14:textId="77777777" w:rsidR="0042274E" w:rsidRPr="00AD0724" w:rsidRDefault="0042274E" w:rsidP="00D96643">
            <w:pPr>
              <w:spacing w:before="60" w:after="60"/>
              <w:rPr>
                <w:rFonts w:cstheme="minorHAnsi"/>
                <w:szCs w:val="20"/>
              </w:rPr>
            </w:pPr>
            <w:r>
              <w:rPr>
                <w:rFonts w:cstheme="minorHAnsi"/>
                <w:szCs w:val="20"/>
              </w:rPr>
              <w:t>The quote entry block.</w:t>
            </w:r>
          </w:p>
        </w:tc>
      </w:tr>
      <w:tr w:rsidR="0042274E" w:rsidRPr="00754E31" w14:paraId="36283BF3"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61FDC7A4" w14:textId="77777777" w:rsidR="0042274E" w:rsidRPr="00754E31" w:rsidRDefault="0042274E" w:rsidP="00D96643">
            <w:pPr>
              <w:spacing w:before="60" w:after="60"/>
              <w:rPr>
                <w:rFonts w:cstheme="minorHAnsi"/>
                <w:szCs w:val="20"/>
                <w:lang w:val="en-GB"/>
              </w:rPr>
            </w:pPr>
            <w:r>
              <w:rPr>
                <w:rFonts w:cstheme="minorHAnsi"/>
                <w:szCs w:val="20"/>
                <w:lang w:val="en-GB"/>
              </w:rPr>
              <w:t>Quote</w:t>
            </w:r>
            <w:r w:rsidRPr="00B26517">
              <w:rPr>
                <w:rFonts w:cstheme="minorHAnsi"/>
                <w:szCs w:val="20"/>
                <w:lang w:val="en-GB"/>
              </w:rPr>
              <w:t xml:space="preserve"> Reject </w:t>
            </w:r>
            <w:r>
              <w:rPr>
                <w:rFonts w:cstheme="minorHAnsi"/>
                <w:szCs w:val="20"/>
                <w:lang w:val="en-GB"/>
              </w:rPr>
              <w:t>Reason</w:t>
            </w:r>
          </w:p>
        </w:tc>
        <w:tc>
          <w:tcPr>
            <w:tcW w:w="3746" w:type="pct"/>
            <w:shd w:val="clear" w:color="auto" w:fill="F2F2F2" w:themeFill="background1" w:themeFillShade="F2"/>
          </w:tcPr>
          <w:p w14:paraId="4B772DE3" w14:textId="27978F14" w:rsidR="0042274E" w:rsidRPr="00B26517" w:rsidRDefault="00237DDC" w:rsidP="00D96643">
            <w:pPr>
              <w:spacing w:before="60" w:after="60"/>
              <w:rPr>
                <w:rFonts w:cstheme="minorHAnsi"/>
                <w:szCs w:val="20"/>
              </w:rPr>
            </w:pPr>
            <w:r w:rsidRPr="004228E8">
              <w:rPr>
                <w:rFonts w:cstheme="minorHAnsi"/>
                <w:szCs w:val="20"/>
              </w:rPr>
              <w:t>Carries the reject reason code</w:t>
            </w:r>
            <w:r w:rsidR="00121FBB">
              <w:rPr>
                <w:rFonts w:cstheme="minorHAnsi"/>
                <w:szCs w:val="20"/>
              </w:rPr>
              <w:t>.</w:t>
            </w:r>
          </w:p>
        </w:tc>
      </w:tr>
    </w:tbl>
    <w:p w14:paraId="4090B4FD" w14:textId="77777777" w:rsidR="0042274E" w:rsidRDefault="0042274E" w:rsidP="0042274E">
      <w:pPr>
        <w:spacing w:before="120"/>
        <w:jc w:val="both"/>
        <w:rPr>
          <w:rFonts w:cstheme="minorHAnsi"/>
          <w:sz w:val="22"/>
          <w:szCs w:val="22"/>
        </w:rPr>
      </w:pPr>
      <w:r>
        <w:rPr>
          <w:rFonts w:cstheme="minorHAnsi"/>
          <w:sz w:val="22"/>
          <w:szCs w:val="22"/>
        </w:rPr>
        <w:t>Optional Fields:</w:t>
      </w:r>
    </w:p>
    <w:p w14:paraId="0A7C3457" w14:textId="77777777" w:rsidR="0042274E" w:rsidRDefault="0042274E" w:rsidP="0042274E">
      <w:pPr>
        <w:spacing w:before="120"/>
        <w:jc w:val="both"/>
        <w:rPr>
          <w:rFonts w:cstheme="minorHAnsi"/>
          <w:sz w:val="22"/>
          <w:szCs w:val="22"/>
        </w:rPr>
      </w:pPr>
      <w:r>
        <w:rPr>
          <w:rFonts w:cstheme="minorHAnsi"/>
          <w:sz w:val="22"/>
          <w:szCs w:val="22"/>
        </w:rPr>
        <w:t>There is no optional field for this message.</w:t>
      </w:r>
    </w:p>
    <w:p w14:paraId="59F0ACB2" w14:textId="77777777" w:rsidR="0042274E" w:rsidRDefault="0042274E" w:rsidP="0042274E">
      <w:pPr>
        <w:pStyle w:val="NormalNGMDS"/>
        <w:ind w:left="0"/>
        <w:rPr>
          <w:rFonts w:asciiTheme="minorHAnsi" w:hAnsiTheme="minorHAnsi" w:cstheme="minorHAnsi"/>
          <w:lang w:val="en-US"/>
        </w:rPr>
      </w:pPr>
    </w:p>
    <w:p w14:paraId="011E0042" w14:textId="6C80843C" w:rsidR="0042274E" w:rsidRPr="00417716" w:rsidRDefault="00B14581" w:rsidP="0042274E">
      <w:pPr>
        <w:pStyle w:val="Heading3"/>
      </w:pPr>
      <w:bookmarkStart w:id="761" w:name="_Toc170578909"/>
      <w:r>
        <w:t>Quote Order Ack</w:t>
      </w:r>
      <w:r w:rsidR="0042274E">
        <w:t xml:space="preserve"> (65)</w:t>
      </w:r>
      <w:bookmarkEnd w:id="761"/>
    </w:p>
    <w:p w14:paraId="76FCA469" w14:textId="55A166DB" w:rsidR="0042274E" w:rsidRDefault="001A646D" w:rsidP="0042274E">
      <w:pPr>
        <w:pStyle w:val="NormalNGMDS"/>
        <w:ind w:left="0"/>
        <w:rPr>
          <w:rFonts w:asciiTheme="minorHAnsi" w:hAnsiTheme="minorHAnsi" w:cstheme="minorHAnsi"/>
        </w:rPr>
      </w:pPr>
      <w:r w:rsidRPr="001A646D">
        <w:rPr>
          <w:rFonts w:asciiTheme="minorHAnsi" w:hAnsiTheme="minorHAnsi" w:cstheme="minorHAnsi"/>
        </w:rPr>
        <w:t xml:space="preserve">The gateway sends this message to </w:t>
      </w:r>
      <w:r>
        <w:rPr>
          <w:rFonts w:asciiTheme="minorHAnsi" w:hAnsiTheme="minorHAnsi" w:cstheme="minorHAnsi"/>
        </w:rPr>
        <w:t>the client to respond to</w:t>
      </w:r>
      <w:r w:rsidR="0042274E">
        <w:rPr>
          <w:rFonts w:asciiTheme="minorHAnsi" w:hAnsiTheme="minorHAnsi" w:cstheme="minorHAnsi"/>
        </w:rPr>
        <w:t>:</w:t>
      </w:r>
    </w:p>
    <w:p w14:paraId="553C5870" w14:textId="618010BA" w:rsidR="0042274E" w:rsidRDefault="0042274E" w:rsidP="0042274E">
      <w:pPr>
        <w:pStyle w:val="NormalNGMDS"/>
        <w:numPr>
          <w:ilvl w:val="0"/>
          <w:numId w:val="133"/>
        </w:numPr>
        <w:rPr>
          <w:rFonts w:asciiTheme="minorHAnsi" w:hAnsiTheme="minorHAnsi" w:cstheme="minorHAnsi"/>
        </w:rPr>
      </w:pPr>
      <w:r>
        <w:rPr>
          <w:rFonts w:asciiTheme="minorHAnsi" w:hAnsiTheme="minorHAnsi" w:cstheme="minorHAnsi"/>
        </w:rPr>
        <w:t xml:space="preserve">A Mass Quote message with Quote Response Level </w:t>
      </w:r>
      <w:r w:rsidRPr="00AD0724">
        <w:rPr>
          <w:rFonts w:asciiTheme="minorHAnsi" w:hAnsiTheme="minorHAnsi" w:cstheme="minorHAnsi"/>
        </w:rPr>
        <w:t>setting to</w:t>
      </w:r>
      <w:r>
        <w:rPr>
          <w:rFonts w:asciiTheme="minorHAnsi" w:hAnsiTheme="minorHAnsi" w:cstheme="minorHAnsi"/>
        </w:rPr>
        <w:t xml:space="preserve"> 101 </w:t>
      </w:r>
      <w:r w:rsidRPr="00AD0724">
        <w:rPr>
          <w:rFonts w:asciiTheme="minorHAnsi" w:hAnsiTheme="minorHAnsi" w:cstheme="minorHAnsi"/>
        </w:rPr>
        <w:t>(</w:t>
      </w:r>
      <w:r w:rsidR="000F1E19">
        <w:rPr>
          <w:rFonts w:asciiTheme="minorHAnsi" w:hAnsiTheme="minorHAnsi" w:cstheme="minorHAnsi"/>
        </w:rPr>
        <w:t>Acknowledge on order level</w:t>
      </w:r>
      <w:r w:rsidRPr="00AD0724">
        <w:rPr>
          <w:rFonts w:asciiTheme="minorHAnsi" w:hAnsiTheme="minorHAnsi" w:cstheme="minorHAnsi"/>
        </w:rPr>
        <w:t>)</w:t>
      </w:r>
      <w:r>
        <w:rPr>
          <w:rFonts w:asciiTheme="minorHAnsi" w:hAnsiTheme="minorHAnsi" w:cstheme="minorHAnsi"/>
        </w:rPr>
        <w:t xml:space="preserve"> as well as at least one quote side is accepted or such Mass Quote message routes to multiple market segments (ME).</w:t>
      </w:r>
    </w:p>
    <w:p w14:paraId="0719B5A8" w14:textId="77777777" w:rsidR="0042274E" w:rsidRDefault="0042274E" w:rsidP="0042274E">
      <w:pPr>
        <w:pStyle w:val="NormalNGMDS"/>
        <w:numPr>
          <w:ilvl w:val="0"/>
          <w:numId w:val="133"/>
        </w:numPr>
        <w:rPr>
          <w:rFonts w:asciiTheme="minorHAnsi" w:hAnsiTheme="minorHAnsi" w:cstheme="minorHAnsi"/>
        </w:rPr>
      </w:pPr>
      <w:r>
        <w:rPr>
          <w:rFonts w:asciiTheme="minorHAnsi" w:hAnsiTheme="minorHAnsi" w:cstheme="minorHAnsi"/>
        </w:rPr>
        <w:t>A Single Quote message where at least one quote side is accepted.</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0"/>
        <w:gridCol w:w="6750"/>
        <w:gridCol w:w="9"/>
      </w:tblGrid>
      <w:tr w:rsidR="0042274E" w:rsidRPr="003C47FD" w14:paraId="559521A4" w14:textId="77777777" w:rsidTr="00A24646">
        <w:trPr>
          <w:gridAfter w:val="1"/>
          <w:wAfter w:w="5" w:type="pct"/>
          <w:trHeight w:val="300"/>
        </w:trPr>
        <w:tc>
          <w:tcPr>
            <w:tcW w:w="1249" w:type="pct"/>
            <w:shd w:val="clear" w:color="auto" w:fill="C6D9F1" w:themeFill="text2" w:themeFillTint="33"/>
            <w:noWrap/>
          </w:tcPr>
          <w:p w14:paraId="005A8FE7" w14:textId="77777777" w:rsidR="0042274E" w:rsidRPr="003C47FD" w:rsidRDefault="0042274E" w:rsidP="00D96643">
            <w:pPr>
              <w:pStyle w:val="Tablehead"/>
              <w:spacing w:after="0"/>
              <w:jc w:val="left"/>
              <w:rPr>
                <w:rFonts w:cstheme="minorHAnsi"/>
              </w:rPr>
            </w:pPr>
            <w:r>
              <w:rPr>
                <w:rFonts w:cstheme="minorHAnsi"/>
              </w:rPr>
              <w:t>Field Name</w:t>
            </w:r>
          </w:p>
        </w:tc>
        <w:tc>
          <w:tcPr>
            <w:tcW w:w="3746" w:type="pct"/>
            <w:shd w:val="clear" w:color="auto" w:fill="C6D9F1" w:themeFill="text2" w:themeFillTint="33"/>
          </w:tcPr>
          <w:p w14:paraId="2D4F484B"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472AF25A" w14:textId="77777777" w:rsidTr="00A24646">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553861E0" w14:textId="5F35C83E" w:rsidR="0042274E" w:rsidRPr="00754E31" w:rsidRDefault="00AD3FBE" w:rsidP="00D96643">
            <w:pPr>
              <w:spacing w:before="60" w:after="60"/>
              <w:rPr>
                <w:rFonts w:cstheme="minorHAnsi"/>
                <w:szCs w:val="20"/>
                <w:lang w:val="en-GB"/>
              </w:rPr>
            </w:pPr>
            <w:r>
              <w:rPr>
                <w:rFonts w:cstheme="minorHAnsi"/>
                <w:szCs w:val="20"/>
              </w:rPr>
              <w:t>Quote ID</w:t>
            </w:r>
          </w:p>
        </w:tc>
        <w:tc>
          <w:tcPr>
            <w:tcW w:w="3746" w:type="pct"/>
            <w:shd w:val="clear" w:color="auto" w:fill="F2F2F2" w:themeFill="background1" w:themeFillShade="F2"/>
          </w:tcPr>
          <w:p w14:paraId="6F0FAB49" w14:textId="77777777" w:rsidR="0042274E" w:rsidRPr="00931B7A" w:rsidRDefault="0042274E" w:rsidP="00D96643">
            <w:pPr>
              <w:spacing w:before="60" w:after="60"/>
              <w:rPr>
                <w:rFonts w:cstheme="minorHAnsi"/>
                <w:szCs w:val="20"/>
              </w:rPr>
            </w:pPr>
            <w:r>
              <w:rPr>
                <w:rFonts w:cstheme="minorHAnsi"/>
                <w:szCs w:val="20"/>
              </w:rPr>
              <w:t>It is the Quote ID as from the quote input message</w:t>
            </w:r>
          </w:p>
        </w:tc>
      </w:tr>
      <w:tr w:rsidR="00AD3FBE" w:rsidRPr="00754E31" w14:paraId="38643631" w14:textId="77777777" w:rsidTr="00A24646">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4D54480A" w14:textId="62567706" w:rsidR="00AD3FBE" w:rsidRPr="00754E31" w:rsidRDefault="00AD3FBE" w:rsidP="00D96643">
            <w:pPr>
              <w:spacing w:before="60" w:after="60"/>
              <w:rPr>
                <w:rFonts w:cstheme="minorHAnsi"/>
                <w:szCs w:val="20"/>
                <w:lang w:val="en-GB"/>
              </w:rPr>
            </w:pPr>
            <w:r>
              <w:rPr>
                <w:rFonts w:cstheme="minorHAnsi"/>
                <w:szCs w:val="20"/>
              </w:rPr>
              <w:t>Original Quote ID</w:t>
            </w:r>
          </w:p>
        </w:tc>
        <w:tc>
          <w:tcPr>
            <w:tcW w:w="3746" w:type="pct"/>
            <w:shd w:val="clear" w:color="auto" w:fill="F2F2F2" w:themeFill="background1" w:themeFillShade="F2"/>
          </w:tcPr>
          <w:p w14:paraId="505771FF" w14:textId="168623B5" w:rsidR="00AD3FBE" w:rsidRDefault="00AD3FBE" w:rsidP="00D96643">
            <w:pPr>
              <w:spacing w:before="60" w:after="60"/>
              <w:rPr>
                <w:rFonts w:cstheme="minorHAnsi"/>
                <w:szCs w:val="20"/>
                <w:lang w:val="en-GB"/>
              </w:rPr>
            </w:pPr>
            <w:r>
              <w:rPr>
                <w:rFonts w:cstheme="minorHAnsi"/>
                <w:szCs w:val="20"/>
              </w:rPr>
              <w:t xml:space="preserve">Carries the Original Quote ID for the quote </w:t>
            </w:r>
            <w:r w:rsidR="00147941">
              <w:rPr>
                <w:rFonts w:cstheme="minorHAnsi"/>
                <w:szCs w:val="20"/>
              </w:rPr>
              <w:t xml:space="preserve">amend or cancel, i.e. </w:t>
            </w:r>
            <w:r w:rsidR="00C20D6D">
              <w:rPr>
                <w:rFonts w:cstheme="minorHAnsi"/>
                <w:szCs w:val="20"/>
                <w:lang w:val="en-GB"/>
              </w:rPr>
              <w:t>Exec Type contains the following value</w:t>
            </w:r>
            <w:r>
              <w:rPr>
                <w:rFonts w:cstheme="minorHAnsi"/>
                <w:szCs w:val="20"/>
                <w:lang w:val="en-GB"/>
              </w:rPr>
              <w:t>; otherwise, it is 0 (Unused).</w:t>
            </w:r>
          </w:p>
          <w:p w14:paraId="5F53D646" w14:textId="40679B37" w:rsidR="00C20D6D" w:rsidRPr="00B26517" w:rsidRDefault="00C20D6D" w:rsidP="00C20D6D">
            <w:pPr>
              <w:pStyle w:val="ListParagraph"/>
              <w:numPr>
                <w:ilvl w:val="0"/>
                <w:numId w:val="130"/>
              </w:numPr>
              <w:spacing w:before="60" w:after="60"/>
              <w:rPr>
                <w:rFonts w:cstheme="minorHAnsi"/>
                <w:szCs w:val="20"/>
              </w:rPr>
            </w:pPr>
            <w:r>
              <w:rPr>
                <w:rFonts w:cstheme="minorHAnsi"/>
                <w:szCs w:val="20"/>
              </w:rPr>
              <w:t>‘</w:t>
            </w:r>
            <w:r w:rsidRPr="00B26517">
              <w:rPr>
                <w:rFonts w:cstheme="minorHAnsi"/>
                <w:szCs w:val="20"/>
              </w:rPr>
              <w:t>4</w:t>
            </w:r>
            <w:r>
              <w:rPr>
                <w:rFonts w:cstheme="minorHAnsi"/>
                <w:szCs w:val="20"/>
              </w:rPr>
              <w:t>’</w:t>
            </w:r>
            <w:r w:rsidRPr="00B26517">
              <w:rPr>
                <w:rFonts w:cstheme="minorHAnsi" w:hint="eastAsia"/>
                <w:szCs w:val="20"/>
              </w:rPr>
              <w:t xml:space="preserve"> = Cancel</w:t>
            </w:r>
          </w:p>
          <w:p w14:paraId="2E501665" w14:textId="61BA707C" w:rsidR="00C20D6D" w:rsidRPr="00B26517" w:rsidRDefault="00C20D6D" w:rsidP="00C20D6D">
            <w:pPr>
              <w:pStyle w:val="ListParagraph"/>
              <w:numPr>
                <w:ilvl w:val="0"/>
                <w:numId w:val="130"/>
              </w:numPr>
              <w:spacing w:before="60" w:after="60"/>
              <w:rPr>
                <w:rFonts w:cstheme="minorHAnsi"/>
                <w:szCs w:val="20"/>
              </w:rPr>
            </w:pPr>
            <w:r>
              <w:rPr>
                <w:rFonts w:cstheme="minorHAnsi"/>
                <w:szCs w:val="20"/>
              </w:rPr>
              <w:t>‘</w:t>
            </w:r>
            <w:r w:rsidRPr="00B26517">
              <w:rPr>
                <w:rFonts w:cstheme="minorHAnsi"/>
                <w:szCs w:val="20"/>
              </w:rPr>
              <w:t>5</w:t>
            </w:r>
            <w:r>
              <w:rPr>
                <w:rFonts w:cstheme="minorHAnsi"/>
                <w:szCs w:val="20"/>
              </w:rPr>
              <w:t>’</w:t>
            </w:r>
            <w:r w:rsidRPr="00B26517">
              <w:rPr>
                <w:rFonts w:cstheme="minorHAnsi"/>
                <w:szCs w:val="20"/>
              </w:rPr>
              <w:t xml:space="preserve"> = Replace</w:t>
            </w:r>
          </w:p>
          <w:p w14:paraId="57896B82" w14:textId="358FD47D" w:rsidR="00C20D6D" w:rsidRDefault="00C20D6D" w:rsidP="00C20D6D">
            <w:pPr>
              <w:pStyle w:val="ListParagraph"/>
              <w:numPr>
                <w:ilvl w:val="0"/>
                <w:numId w:val="130"/>
              </w:numPr>
              <w:spacing w:before="60" w:after="60"/>
              <w:rPr>
                <w:rFonts w:cstheme="minorHAnsi"/>
                <w:szCs w:val="20"/>
              </w:rPr>
            </w:pPr>
            <w:r>
              <w:rPr>
                <w:rFonts w:cstheme="minorHAnsi"/>
                <w:szCs w:val="20"/>
              </w:rPr>
              <w:t>‘X’ = Cancel Reject</w:t>
            </w:r>
          </w:p>
          <w:p w14:paraId="355C7E40" w14:textId="69D7901B" w:rsidR="00C20D6D" w:rsidRPr="00C20D6D" w:rsidRDefault="00C20D6D" w:rsidP="00C20D6D">
            <w:pPr>
              <w:pStyle w:val="ListParagraph"/>
              <w:numPr>
                <w:ilvl w:val="0"/>
                <w:numId w:val="130"/>
              </w:numPr>
              <w:spacing w:before="60" w:after="60"/>
              <w:rPr>
                <w:rFonts w:cstheme="minorHAnsi"/>
                <w:szCs w:val="20"/>
              </w:rPr>
            </w:pPr>
            <w:r w:rsidRPr="00C20D6D">
              <w:rPr>
                <w:rFonts w:cstheme="minorHAnsi"/>
                <w:szCs w:val="20"/>
              </w:rPr>
              <w:t>‘Y’ = Amend Reject</w:t>
            </w:r>
          </w:p>
        </w:tc>
      </w:tr>
      <w:tr w:rsidR="0042274E" w:rsidRPr="00073EA6" w14:paraId="71D1518F" w14:textId="77777777" w:rsidTr="00A24646">
        <w:tblPrEx>
          <w:tblLook w:val="01E0" w:firstRow="1" w:lastRow="1" w:firstColumn="1" w:lastColumn="1" w:noHBand="0" w:noVBand="0"/>
        </w:tblPrEx>
        <w:trPr>
          <w:trHeight w:val="331"/>
        </w:trPr>
        <w:tc>
          <w:tcPr>
            <w:tcW w:w="1249" w:type="pct"/>
            <w:shd w:val="clear" w:color="auto" w:fill="F2F2F2" w:themeFill="background1" w:themeFillShade="F2"/>
          </w:tcPr>
          <w:p w14:paraId="16721B5E" w14:textId="44E14BC9" w:rsidR="0042274E" w:rsidRPr="00073EA6" w:rsidRDefault="0042274E" w:rsidP="00D96643">
            <w:pPr>
              <w:snapToGrid w:val="0"/>
              <w:spacing w:before="60" w:after="40"/>
              <w:rPr>
                <w:rFonts w:cstheme="minorHAnsi"/>
                <w:szCs w:val="20"/>
              </w:rPr>
            </w:pPr>
            <w:r w:rsidRPr="0049178E">
              <w:rPr>
                <w:rFonts w:cstheme="minorHAnsi"/>
                <w:szCs w:val="20"/>
              </w:rPr>
              <w:t>Transaction Time</w:t>
            </w:r>
          </w:p>
        </w:tc>
        <w:tc>
          <w:tcPr>
            <w:tcW w:w="3751" w:type="pct"/>
            <w:gridSpan w:val="2"/>
            <w:shd w:val="clear" w:color="auto" w:fill="F2F2F2" w:themeFill="background1" w:themeFillShade="F2"/>
          </w:tcPr>
          <w:p w14:paraId="3290A331" w14:textId="77777777" w:rsidR="0042274E" w:rsidRPr="00073EA6" w:rsidRDefault="0042274E" w:rsidP="00D96643">
            <w:pPr>
              <w:snapToGrid w:val="0"/>
              <w:spacing w:before="60" w:after="40"/>
              <w:rPr>
                <w:rFonts w:cstheme="minorHAnsi"/>
                <w:szCs w:val="20"/>
              </w:rPr>
            </w:pPr>
            <w:r w:rsidRPr="00AD055D">
              <w:rPr>
                <w:rFonts w:eastAsia="Calibri" w:cstheme="minorHAnsi"/>
                <w:szCs w:val="20"/>
                <w:lang w:val="en-GB"/>
              </w:rPr>
              <w:t xml:space="preserve">The time at which </w:t>
            </w:r>
            <w:r>
              <w:rPr>
                <w:rFonts w:eastAsia="Calibri" w:cstheme="minorHAnsi"/>
                <w:szCs w:val="20"/>
                <w:lang w:val="en-GB"/>
              </w:rPr>
              <w:t>this message is generated.</w:t>
            </w:r>
          </w:p>
        </w:tc>
      </w:tr>
      <w:tr w:rsidR="0042274E" w:rsidRPr="00754E31" w14:paraId="2065A818" w14:textId="77777777" w:rsidTr="00A24646">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0632D516" w14:textId="77777777" w:rsidR="0042274E" w:rsidRPr="00754E31" w:rsidRDefault="0042274E" w:rsidP="00D96643">
            <w:pPr>
              <w:spacing w:before="60" w:after="60"/>
              <w:rPr>
                <w:rFonts w:cstheme="minorHAnsi"/>
                <w:szCs w:val="20"/>
                <w:lang w:val="en-GB"/>
              </w:rPr>
            </w:pPr>
            <w:r w:rsidRPr="000A56C1">
              <w:rPr>
                <w:rFonts w:cstheme="minorHAnsi"/>
                <w:szCs w:val="20"/>
                <w:lang w:val="en-GB"/>
              </w:rPr>
              <w:t>Executing Trader</w:t>
            </w:r>
          </w:p>
        </w:tc>
        <w:tc>
          <w:tcPr>
            <w:tcW w:w="3746" w:type="pct"/>
            <w:shd w:val="clear" w:color="auto" w:fill="F2F2F2" w:themeFill="background1" w:themeFillShade="F2"/>
          </w:tcPr>
          <w:p w14:paraId="67256377" w14:textId="77777777" w:rsidR="0042274E" w:rsidRPr="00931B7A" w:rsidRDefault="0042274E" w:rsidP="00D96643">
            <w:pPr>
              <w:spacing w:before="60" w:after="60"/>
              <w:rPr>
                <w:rFonts w:cstheme="minorHAnsi"/>
                <w:szCs w:val="20"/>
              </w:rPr>
            </w:pPr>
            <w:r w:rsidRPr="00F71B20">
              <w:rPr>
                <w:rFonts w:cstheme="minorHAnsi"/>
                <w:szCs w:val="20"/>
              </w:rPr>
              <w:t>Client specified</w:t>
            </w:r>
            <w:r>
              <w:rPr>
                <w:rFonts w:cstheme="minorHAnsi"/>
                <w:szCs w:val="20"/>
              </w:rPr>
              <w:t xml:space="preserve"> e</w:t>
            </w:r>
            <w:r w:rsidRPr="00F71B20">
              <w:rPr>
                <w:rFonts w:cstheme="minorHAnsi"/>
                <w:szCs w:val="20"/>
              </w:rPr>
              <w:t xml:space="preserve">xecuting </w:t>
            </w:r>
            <w:r>
              <w:rPr>
                <w:rFonts w:cstheme="minorHAnsi"/>
                <w:szCs w:val="20"/>
              </w:rPr>
              <w:t>t</w:t>
            </w:r>
            <w:r w:rsidRPr="00F71B20">
              <w:rPr>
                <w:rFonts w:cstheme="minorHAnsi"/>
                <w:szCs w:val="20"/>
              </w:rPr>
              <w:t>rader</w:t>
            </w:r>
            <w:r>
              <w:rPr>
                <w:rFonts w:cstheme="minorHAnsi"/>
                <w:szCs w:val="20"/>
              </w:rPr>
              <w:t xml:space="preserve"> of </w:t>
            </w:r>
            <w:r w:rsidRPr="00F71B20">
              <w:rPr>
                <w:rFonts w:cstheme="minorHAnsi"/>
                <w:szCs w:val="20"/>
              </w:rPr>
              <w:t>market participant</w:t>
            </w:r>
            <w:r>
              <w:rPr>
                <w:rFonts w:cstheme="minorHAnsi"/>
                <w:szCs w:val="20"/>
              </w:rPr>
              <w:t>.</w:t>
            </w:r>
          </w:p>
        </w:tc>
      </w:tr>
      <w:tr w:rsidR="0042274E" w:rsidRPr="00754E31" w14:paraId="73C9FF6C" w14:textId="77777777" w:rsidTr="00A24646">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76EE6EB7" w14:textId="77777777" w:rsidR="0042274E" w:rsidRPr="00754E31" w:rsidRDefault="0042274E" w:rsidP="00D96643">
            <w:pPr>
              <w:spacing w:before="60" w:after="60"/>
              <w:rPr>
                <w:rFonts w:cstheme="minorHAnsi"/>
                <w:szCs w:val="20"/>
                <w:lang w:val="en-GB"/>
              </w:rPr>
            </w:pPr>
            <w:r>
              <w:rPr>
                <w:rFonts w:cstheme="minorHAnsi"/>
                <w:szCs w:val="20"/>
                <w:lang w:val="en-GB"/>
              </w:rPr>
              <w:t>Security ID</w:t>
            </w:r>
          </w:p>
        </w:tc>
        <w:tc>
          <w:tcPr>
            <w:tcW w:w="3746" w:type="pct"/>
            <w:shd w:val="clear" w:color="auto" w:fill="F2F2F2" w:themeFill="background1" w:themeFillShade="F2"/>
          </w:tcPr>
          <w:p w14:paraId="341A660E" w14:textId="77777777" w:rsidR="0042274E" w:rsidRPr="00AD0724" w:rsidRDefault="0042274E" w:rsidP="00D96643">
            <w:pPr>
              <w:spacing w:before="60" w:after="60"/>
              <w:rPr>
                <w:rFonts w:cstheme="minorHAnsi"/>
                <w:szCs w:val="20"/>
              </w:rPr>
            </w:pPr>
            <w:r>
              <w:rPr>
                <w:rFonts w:cstheme="minorHAnsi"/>
                <w:szCs w:val="20"/>
              </w:rPr>
              <w:t>It is the Security ID as from the quote input</w:t>
            </w:r>
          </w:p>
        </w:tc>
      </w:tr>
      <w:tr w:rsidR="00122CB6" w:rsidRPr="00754E31" w14:paraId="0B7143A9" w14:textId="77777777" w:rsidTr="00A24646">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35B7337A" w14:textId="77777777" w:rsidR="00122CB6" w:rsidRPr="00754E31" w:rsidRDefault="00122CB6" w:rsidP="00357065">
            <w:pPr>
              <w:spacing w:before="60" w:after="60"/>
              <w:rPr>
                <w:rFonts w:cstheme="minorHAnsi"/>
                <w:szCs w:val="20"/>
                <w:lang w:val="en-GB"/>
              </w:rPr>
            </w:pPr>
            <w:r>
              <w:rPr>
                <w:rFonts w:cstheme="minorHAnsi"/>
                <w:szCs w:val="20"/>
              </w:rPr>
              <w:t>Quote Entry ID</w:t>
            </w:r>
          </w:p>
        </w:tc>
        <w:tc>
          <w:tcPr>
            <w:tcW w:w="3746" w:type="pct"/>
            <w:shd w:val="clear" w:color="auto" w:fill="F2F2F2" w:themeFill="background1" w:themeFillShade="F2"/>
          </w:tcPr>
          <w:p w14:paraId="503E91EE" w14:textId="77777777" w:rsidR="00122CB6" w:rsidRPr="00931B7A" w:rsidRDefault="00122CB6" w:rsidP="00357065">
            <w:pPr>
              <w:spacing w:before="60" w:after="60"/>
              <w:rPr>
                <w:rFonts w:cstheme="minorHAnsi"/>
                <w:szCs w:val="20"/>
              </w:rPr>
            </w:pPr>
            <w:r>
              <w:rPr>
                <w:rFonts w:cstheme="minorHAnsi"/>
                <w:szCs w:val="20"/>
              </w:rPr>
              <w:t>It is the Quote Entry ID as from the quote input message</w:t>
            </w:r>
          </w:p>
        </w:tc>
      </w:tr>
      <w:tr w:rsidR="0042274E" w:rsidRPr="00754E31" w14:paraId="62115B0A" w14:textId="77777777" w:rsidTr="00A24646">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2758D85C" w14:textId="77777777" w:rsidR="0042274E" w:rsidRPr="00754E31" w:rsidRDefault="0042274E" w:rsidP="00D96643">
            <w:pPr>
              <w:spacing w:before="60" w:after="60"/>
              <w:rPr>
                <w:rFonts w:cstheme="minorHAnsi"/>
                <w:szCs w:val="20"/>
                <w:lang w:val="en-GB"/>
              </w:rPr>
            </w:pPr>
            <w:r>
              <w:rPr>
                <w:rFonts w:cstheme="minorHAnsi"/>
                <w:szCs w:val="20"/>
                <w:lang w:val="en-GB"/>
              </w:rPr>
              <w:t>Side</w:t>
            </w:r>
          </w:p>
        </w:tc>
        <w:tc>
          <w:tcPr>
            <w:tcW w:w="3746" w:type="pct"/>
            <w:shd w:val="clear" w:color="auto" w:fill="F2F2F2" w:themeFill="background1" w:themeFillShade="F2"/>
          </w:tcPr>
          <w:p w14:paraId="1670FA4C" w14:textId="77777777" w:rsidR="0042274E" w:rsidRDefault="0042274E" w:rsidP="00D96643">
            <w:pPr>
              <w:spacing w:before="60" w:after="60"/>
              <w:rPr>
                <w:rFonts w:cstheme="minorHAnsi"/>
                <w:szCs w:val="20"/>
              </w:rPr>
            </w:pPr>
            <w:r>
              <w:rPr>
                <w:rFonts w:cstheme="minorHAnsi"/>
                <w:szCs w:val="20"/>
              </w:rPr>
              <w:t>It is the bid or offer side as from the quote input.</w:t>
            </w:r>
          </w:p>
          <w:p w14:paraId="073EE3EB" w14:textId="77777777" w:rsidR="0042274E" w:rsidRDefault="0042274E" w:rsidP="00D96643">
            <w:pPr>
              <w:spacing w:before="60" w:after="60"/>
              <w:rPr>
                <w:rFonts w:cstheme="minorHAnsi"/>
                <w:szCs w:val="20"/>
              </w:rPr>
            </w:pPr>
            <w:r>
              <w:rPr>
                <w:rFonts w:eastAsia="Calibri" w:cstheme="minorHAnsi"/>
                <w:szCs w:val="20"/>
              </w:rPr>
              <w:t>Side of the order:</w:t>
            </w:r>
          </w:p>
          <w:p w14:paraId="12BA6B97" w14:textId="77777777" w:rsidR="0042274E" w:rsidRDefault="0042274E" w:rsidP="00D96643">
            <w:pPr>
              <w:pStyle w:val="ListParagraph"/>
              <w:numPr>
                <w:ilvl w:val="0"/>
                <w:numId w:val="129"/>
              </w:numPr>
              <w:spacing w:before="60" w:after="60"/>
              <w:rPr>
                <w:rFonts w:cstheme="minorHAnsi"/>
                <w:szCs w:val="20"/>
              </w:rPr>
            </w:pPr>
            <w:r>
              <w:rPr>
                <w:rFonts w:cstheme="minorHAnsi"/>
                <w:szCs w:val="20"/>
              </w:rPr>
              <w:t>1 (Buy a.k.a. bid side)</w:t>
            </w:r>
          </w:p>
          <w:p w14:paraId="14BE42B2" w14:textId="77777777" w:rsidR="0042274E" w:rsidRPr="003222B6" w:rsidRDefault="0042274E" w:rsidP="00D96643">
            <w:pPr>
              <w:pStyle w:val="ListParagraph"/>
              <w:numPr>
                <w:ilvl w:val="0"/>
                <w:numId w:val="129"/>
              </w:numPr>
              <w:spacing w:before="60" w:after="60"/>
              <w:rPr>
                <w:rFonts w:cstheme="minorHAnsi"/>
                <w:szCs w:val="20"/>
              </w:rPr>
            </w:pPr>
            <w:r>
              <w:rPr>
                <w:rFonts w:cstheme="minorHAnsi"/>
                <w:szCs w:val="20"/>
              </w:rPr>
              <w:t>2 (Sell a.k.a. offer side)</w:t>
            </w:r>
          </w:p>
        </w:tc>
      </w:tr>
      <w:tr w:rsidR="0042274E" w:rsidRPr="00754E31" w14:paraId="722FE0BC" w14:textId="77777777" w:rsidTr="00A24646">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4EDE6733" w14:textId="77777777" w:rsidR="0042274E" w:rsidRPr="00754E31" w:rsidRDefault="0042274E" w:rsidP="00D96643">
            <w:pPr>
              <w:spacing w:before="60" w:after="60"/>
              <w:rPr>
                <w:rFonts w:cstheme="minorHAnsi"/>
                <w:szCs w:val="20"/>
                <w:lang w:val="en-GB"/>
              </w:rPr>
            </w:pPr>
            <w:r>
              <w:rPr>
                <w:rFonts w:cstheme="minorHAnsi"/>
                <w:szCs w:val="20"/>
                <w:lang w:val="en-GB"/>
              </w:rPr>
              <w:t>Price</w:t>
            </w:r>
          </w:p>
        </w:tc>
        <w:tc>
          <w:tcPr>
            <w:tcW w:w="3746" w:type="pct"/>
            <w:shd w:val="clear" w:color="auto" w:fill="F2F2F2" w:themeFill="background1" w:themeFillShade="F2"/>
          </w:tcPr>
          <w:p w14:paraId="4529DDD4" w14:textId="77777777" w:rsidR="0042274E" w:rsidRPr="00931B7A" w:rsidRDefault="0042274E" w:rsidP="00D96643">
            <w:pPr>
              <w:spacing w:before="60" w:after="60"/>
              <w:rPr>
                <w:rFonts w:cstheme="minorHAnsi"/>
                <w:szCs w:val="20"/>
              </w:rPr>
            </w:pPr>
            <w:r>
              <w:rPr>
                <w:rFonts w:eastAsia="Calibri" w:cstheme="minorHAnsi"/>
                <w:szCs w:val="20"/>
              </w:rPr>
              <w:t xml:space="preserve">Price of order. It is the Bid Price or Offer Price as </w:t>
            </w:r>
            <w:r>
              <w:rPr>
                <w:rFonts w:cstheme="minorHAnsi"/>
                <w:szCs w:val="20"/>
              </w:rPr>
              <w:t>from the quote input</w:t>
            </w:r>
          </w:p>
        </w:tc>
      </w:tr>
      <w:tr w:rsidR="0042274E" w:rsidRPr="00754E31" w14:paraId="2271F77D" w14:textId="77777777" w:rsidTr="00A24646">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31CD7A85" w14:textId="77777777" w:rsidR="0042274E" w:rsidRPr="00754E31" w:rsidRDefault="0042274E" w:rsidP="00D96643">
            <w:pPr>
              <w:spacing w:before="60" w:after="60"/>
              <w:rPr>
                <w:rFonts w:cstheme="minorHAnsi"/>
                <w:szCs w:val="20"/>
                <w:lang w:val="en-GB"/>
              </w:rPr>
            </w:pPr>
            <w:r w:rsidRPr="003222B6">
              <w:rPr>
                <w:rFonts w:cstheme="minorHAnsi"/>
                <w:szCs w:val="20"/>
                <w:lang w:val="en-GB"/>
              </w:rPr>
              <w:t xml:space="preserve">Order </w:t>
            </w:r>
            <w:r>
              <w:rPr>
                <w:rFonts w:cstheme="minorHAnsi"/>
                <w:szCs w:val="20"/>
                <w:lang w:val="en-GB"/>
              </w:rPr>
              <w:t>Qty</w:t>
            </w:r>
          </w:p>
        </w:tc>
        <w:tc>
          <w:tcPr>
            <w:tcW w:w="3746" w:type="pct"/>
            <w:shd w:val="clear" w:color="auto" w:fill="F2F2F2" w:themeFill="background1" w:themeFillShade="F2"/>
          </w:tcPr>
          <w:p w14:paraId="32E1FB49" w14:textId="77777777" w:rsidR="0042274E" w:rsidRPr="00931B7A" w:rsidRDefault="0042274E" w:rsidP="00D96643">
            <w:pPr>
              <w:spacing w:before="60" w:after="60"/>
              <w:rPr>
                <w:rFonts w:cstheme="minorHAnsi"/>
                <w:szCs w:val="20"/>
              </w:rPr>
            </w:pPr>
            <w:r w:rsidRPr="003222B6">
              <w:rPr>
                <w:rFonts w:cstheme="minorHAnsi"/>
                <w:szCs w:val="20"/>
              </w:rPr>
              <w:t>Total order quantity of the order</w:t>
            </w:r>
            <w:r>
              <w:rPr>
                <w:rFonts w:cstheme="minorHAnsi"/>
                <w:szCs w:val="20"/>
              </w:rPr>
              <w:t>.</w:t>
            </w:r>
            <w:r>
              <w:rPr>
                <w:rFonts w:eastAsia="Calibri" w:cstheme="minorHAnsi"/>
                <w:szCs w:val="20"/>
              </w:rPr>
              <w:t xml:space="preserve"> It is the Bid Qty or Offer Qty as </w:t>
            </w:r>
            <w:r>
              <w:rPr>
                <w:rFonts w:cstheme="minorHAnsi"/>
                <w:szCs w:val="20"/>
              </w:rPr>
              <w:t>from the quote input</w:t>
            </w:r>
          </w:p>
        </w:tc>
      </w:tr>
      <w:tr w:rsidR="00186A5C" w:rsidRPr="00754E31" w14:paraId="63B3C0E2" w14:textId="77777777" w:rsidTr="00A24646">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1ACE6D0D" w14:textId="77777777" w:rsidR="00186A5C" w:rsidRDefault="00186A5C" w:rsidP="00D96643">
            <w:pPr>
              <w:spacing w:before="60" w:after="60"/>
              <w:rPr>
                <w:rFonts w:cstheme="minorHAnsi"/>
                <w:szCs w:val="20"/>
              </w:rPr>
            </w:pPr>
            <w:r w:rsidRPr="00ED69E4">
              <w:rPr>
                <w:rFonts w:cstheme="minorHAnsi"/>
                <w:szCs w:val="20"/>
              </w:rPr>
              <w:t>Execution ID</w:t>
            </w:r>
          </w:p>
        </w:tc>
        <w:tc>
          <w:tcPr>
            <w:tcW w:w="3746" w:type="pct"/>
            <w:shd w:val="clear" w:color="auto" w:fill="F2F2F2" w:themeFill="background1" w:themeFillShade="F2"/>
          </w:tcPr>
          <w:p w14:paraId="7C3A4D48" w14:textId="77777777" w:rsidR="00186A5C" w:rsidRPr="009D6754" w:rsidRDefault="00186A5C" w:rsidP="00D96643">
            <w:pPr>
              <w:spacing w:before="60" w:after="60"/>
              <w:rPr>
                <w:rFonts w:eastAsia="Calibri" w:cstheme="minorHAnsi"/>
                <w:szCs w:val="20"/>
                <w:lang w:val="en-GB"/>
              </w:rPr>
            </w:pPr>
            <w:r w:rsidRPr="00AD055D">
              <w:rPr>
                <w:rFonts w:eastAsia="Calibri" w:cstheme="minorHAnsi"/>
                <w:szCs w:val="20"/>
                <w:lang w:val="en-GB"/>
              </w:rPr>
              <w:t>Unique Execution ID assigned by the system</w:t>
            </w:r>
            <w:r>
              <w:rPr>
                <w:rFonts w:eastAsia="Calibri" w:cstheme="minorHAnsi"/>
                <w:szCs w:val="20"/>
                <w:lang w:val="en-GB"/>
              </w:rPr>
              <w:t>.</w:t>
            </w:r>
          </w:p>
        </w:tc>
      </w:tr>
      <w:tr w:rsidR="00186A5C" w:rsidRPr="00754E31" w14:paraId="377B7940" w14:textId="77777777" w:rsidTr="00A24646">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3F0DC50A" w14:textId="77777777" w:rsidR="00186A5C" w:rsidRDefault="00186A5C" w:rsidP="00D96643">
            <w:pPr>
              <w:spacing w:before="60" w:after="60"/>
              <w:rPr>
                <w:rFonts w:cstheme="minorHAnsi"/>
                <w:szCs w:val="20"/>
              </w:rPr>
            </w:pPr>
            <w:r>
              <w:rPr>
                <w:rFonts w:cstheme="minorHAnsi"/>
                <w:szCs w:val="20"/>
              </w:rPr>
              <w:lastRenderedPageBreak/>
              <w:t>Order ID</w:t>
            </w:r>
          </w:p>
        </w:tc>
        <w:tc>
          <w:tcPr>
            <w:tcW w:w="3746" w:type="pct"/>
            <w:shd w:val="clear" w:color="auto" w:fill="F2F2F2" w:themeFill="background1" w:themeFillShade="F2"/>
          </w:tcPr>
          <w:p w14:paraId="0E4CE861" w14:textId="6F088ED7" w:rsidR="00186A5C" w:rsidRPr="009D6754" w:rsidRDefault="00186A5C" w:rsidP="00D96643">
            <w:pPr>
              <w:spacing w:before="60" w:after="60"/>
              <w:rPr>
                <w:rFonts w:eastAsia="Calibri" w:cstheme="minorHAnsi"/>
                <w:szCs w:val="20"/>
                <w:lang w:val="en-GB"/>
              </w:rPr>
            </w:pPr>
            <w:r>
              <w:rPr>
                <w:rFonts w:eastAsia="Calibri" w:cstheme="minorHAnsi"/>
                <w:szCs w:val="20"/>
                <w:lang w:val="en-GB"/>
              </w:rPr>
              <w:t>Order ID assigned for the order</w:t>
            </w:r>
            <w:r w:rsidR="00B15BCC">
              <w:rPr>
                <w:rFonts w:eastAsia="Calibri" w:cstheme="minorHAnsi"/>
                <w:szCs w:val="20"/>
                <w:lang w:val="en-GB"/>
              </w:rPr>
              <w:t>.</w:t>
            </w:r>
          </w:p>
        </w:tc>
      </w:tr>
      <w:tr w:rsidR="0042274E" w:rsidRPr="00754E31" w14:paraId="6EB802BE" w14:textId="77777777" w:rsidTr="00A24646">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09303355" w14:textId="509087BB" w:rsidR="0042274E" w:rsidRPr="00754E31" w:rsidRDefault="003A7DCE" w:rsidP="00D96643">
            <w:pPr>
              <w:spacing w:before="60" w:after="60"/>
              <w:rPr>
                <w:rFonts w:cstheme="minorHAnsi"/>
                <w:szCs w:val="20"/>
                <w:lang w:val="en-GB"/>
              </w:rPr>
            </w:pPr>
            <w:r>
              <w:rPr>
                <w:rFonts w:cstheme="minorHAnsi"/>
                <w:szCs w:val="20"/>
                <w:lang w:val="en-GB"/>
              </w:rPr>
              <w:t>Exce Type</w:t>
            </w:r>
          </w:p>
        </w:tc>
        <w:tc>
          <w:tcPr>
            <w:tcW w:w="3746" w:type="pct"/>
            <w:shd w:val="clear" w:color="auto" w:fill="F2F2F2" w:themeFill="background1" w:themeFillShade="F2"/>
          </w:tcPr>
          <w:p w14:paraId="192DEAD8" w14:textId="77777777" w:rsidR="0042274E" w:rsidRPr="003222B6" w:rsidRDefault="0042274E" w:rsidP="00D96643">
            <w:pPr>
              <w:spacing w:before="60" w:after="60"/>
              <w:rPr>
                <w:rFonts w:cstheme="minorHAnsi"/>
                <w:szCs w:val="20"/>
              </w:rPr>
            </w:pPr>
            <w:r w:rsidRPr="003222B6">
              <w:rPr>
                <w:rFonts w:cstheme="minorHAnsi"/>
                <w:szCs w:val="20"/>
              </w:rPr>
              <w:t xml:space="preserve">Order status </w:t>
            </w:r>
            <w:r>
              <w:rPr>
                <w:rFonts w:cstheme="minorHAnsi"/>
                <w:szCs w:val="20"/>
              </w:rPr>
              <w:t>after processing</w:t>
            </w:r>
            <w:r w:rsidRPr="003222B6">
              <w:rPr>
                <w:rFonts w:cstheme="minorHAnsi"/>
                <w:szCs w:val="20"/>
              </w:rPr>
              <w:t>:</w:t>
            </w:r>
          </w:p>
          <w:p w14:paraId="11972555" w14:textId="5AF841EF" w:rsidR="0042274E" w:rsidRPr="00B26517" w:rsidRDefault="003A7DCE" w:rsidP="00D96643">
            <w:pPr>
              <w:pStyle w:val="ListParagraph"/>
              <w:numPr>
                <w:ilvl w:val="0"/>
                <w:numId w:val="130"/>
              </w:numPr>
              <w:spacing w:before="60" w:after="60"/>
              <w:rPr>
                <w:rFonts w:cstheme="minorHAnsi"/>
                <w:szCs w:val="20"/>
              </w:rPr>
            </w:pPr>
            <w:r>
              <w:rPr>
                <w:rFonts w:cstheme="minorHAnsi"/>
                <w:szCs w:val="20"/>
              </w:rPr>
              <w:t>‘</w:t>
            </w:r>
            <w:r w:rsidR="0042274E" w:rsidRPr="00B26517">
              <w:rPr>
                <w:rFonts w:cstheme="minorHAnsi" w:hint="eastAsia"/>
                <w:szCs w:val="20"/>
              </w:rPr>
              <w:t>0</w:t>
            </w:r>
            <w:r>
              <w:rPr>
                <w:rFonts w:cstheme="minorHAnsi"/>
                <w:szCs w:val="20"/>
              </w:rPr>
              <w:t>’</w:t>
            </w:r>
            <w:r w:rsidR="0042274E" w:rsidRPr="00B26517">
              <w:rPr>
                <w:rFonts w:cstheme="minorHAnsi" w:hint="eastAsia"/>
                <w:szCs w:val="20"/>
              </w:rPr>
              <w:t xml:space="preserve"> = New</w:t>
            </w:r>
          </w:p>
          <w:p w14:paraId="6E7FDE94" w14:textId="5B8C62ED" w:rsidR="0042274E" w:rsidRPr="00B26517" w:rsidRDefault="003A7DCE" w:rsidP="00D96643">
            <w:pPr>
              <w:pStyle w:val="ListParagraph"/>
              <w:numPr>
                <w:ilvl w:val="0"/>
                <w:numId w:val="130"/>
              </w:numPr>
              <w:spacing w:before="60" w:after="60"/>
              <w:rPr>
                <w:rFonts w:cstheme="minorHAnsi"/>
                <w:szCs w:val="20"/>
              </w:rPr>
            </w:pPr>
            <w:r>
              <w:rPr>
                <w:rFonts w:cstheme="minorHAnsi"/>
                <w:szCs w:val="20"/>
              </w:rPr>
              <w:t>‘</w:t>
            </w:r>
            <w:r w:rsidR="0042274E" w:rsidRPr="00B26517">
              <w:rPr>
                <w:rFonts w:cstheme="minorHAnsi"/>
                <w:szCs w:val="20"/>
              </w:rPr>
              <w:t>4</w:t>
            </w:r>
            <w:r>
              <w:rPr>
                <w:rFonts w:cstheme="minorHAnsi"/>
                <w:szCs w:val="20"/>
              </w:rPr>
              <w:t>’</w:t>
            </w:r>
            <w:r w:rsidR="0042274E" w:rsidRPr="00B26517">
              <w:rPr>
                <w:rFonts w:cstheme="minorHAnsi" w:hint="eastAsia"/>
                <w:szCs w:val="20"/>
              </w:rPr>
              <w:t xml:space="preserve"> = Cancel</w:t>
            </w:r>
          </w:p>
          <w:p w14:paraId="3A8AD684" w14:textId="33BBF637" w:rsidR="0042274E" w:rsidRPr="00B26517" w:rsidRDefault="003A7DCE" w:rsidP="00D96643">
            <w:pPr>
              <w:pStyle w:val="ListParagraph"/>
              <w:numPr>
                <w:ilvl w:val="0"/>
                <w:numId w:val="130"/>
              </w:numPr>
              <w:spacing w:before="60" w:after="60"/>
              <w:rPr>
                <w:rFonts w:cstheme="minorHAnsi"/>
                <w:szCs w:val="20"/>
              </w:rPr>
            </w:pPr>
            <w:r>
              <w:rPr>
                <w:rFonts w:cstheme="minorHAnsi"/>
                <w:szCs w:val="20"/>
              </w:rPr>
              <w:t>‘</w:t>
            </w:r>
            <w:r w:rsidR="0042274E" w:rsidRPr="00B26517">
              <w:rPr>
                <w:rFonts w:cstheme="minorHAnsi"/>
                <w:szCs w:val="20"/>
              </w:rPr>
              <w:t>5</w:t>
            </w:r>
            <w:r>
              <w:rPr>
                <w:rFonts w:cstheme="minorHAnsi"/>
                <w:szCs w:val="20"/>
              </w:rPr>
              <w:t>’</w:t>
            </w:r>
            <w:r w:rsidR="0042274E" w:rsidRPr="00B26517">
              <w:rPr>
                <w:rFonts w:cstheme="minorHAnsi"/>
                <w:szCs w:val="20"/>
              </w:rPr>
              <w:t xml:space="preserve"> = Replace</w:t>
            </w:r>
          </w:p>
          <w:p w14:paraId="3B47BCD0" w14:textId="7E32E4D3" w:rsidR="0042274E" w:rsidRDefault="003A7DCE" w:rsidP="00D96643">
            <w:pPr>
              <w:pStyle w:val="ListParagraph"/>
              <w:numPr>
                <w:ilvl w:val="0"/>
                <w:numId w:val="130"/>
              </w:numPr>
              <w:spacing w:before="60" w:after="60"/>
              <w:rPr>
                <w:rFonts w:cstheme="minorHAnsi"/>
                <w:szCs w:val="20"/>
              </w:rPr>
            </w:pPr>
            <w:r>
              <w:rPr>
                <w:rFonts w:cstheme="minorHAnsi"/>
                <w:szCs w:val="20"/>
              </w:rPr>
              <w:t>‘</w:t>
            </w:r>
            <w:r w:rsidR="0042274E" w:rsidRPr="00B26517">
              <w:rPr>
                <w:rFonts w:cstheme="minorHAnsi" w:hint="eastAsia"/>
                <w:szCs w:val="20"/>
              </w:rPr>
              <w:t>8</w:t>
            </w:r>
            <w:r>
              <w:rPr>
                <w:rFonts w:cstheme="minorHAnsi"/>
                <w:szCs w:val="20"/>
              </w:rPr>
              <w:t>’</w:t>
            </w:r>
            <w:r w:rsidR="0042274E" w:rsidRPr="00B26517">
              <w:rPr>
                <w:rFonts w:cstheme="minorHAnsi" w:hint="eastAsia"/>
                <w:szCs w:val="20"/>
              </w:rPr>
              <w:t xml:space="preserve"> = Reject</w:t>
            </w:r>
          </w:p>
          <w:p w14:paraId="30B26DC3" w14:textId="2D0865BF" w:rsidR="003A7DCE" w:rsidRDefault="003A7DCE" w:rsidP="00D96643">
            <w:pPr>
              <w:pStyle w:val="ListParagraph"/>
              <w:numPr>
                <w:ilvl w:val="0"/>
                <w:numId w:val="130"/>
              </w:numPr>
              <w:spacing w:before="60" w:after="60"/>
              <w:rPr>
                <w:rFonts w:cstheme="minorHAnsi"/>
                <w:szCs w:val="20"/>
              </w:rPr>
            </w:pPr>
            <w:r>
              <w:rPr>
                <w:rFonts w:cstheme="minorHAnsi"/>
                <w:szCs w:val="20"/>
              </w:rPr>
              <w:t>‘X’ = Cancel Reject</w:t>
            </w:r>
          </w:p>
          <w:p w14:paraId="7B545E71" w14:textId="0978ADEE" w:rsidR="003A7DCE" w:rsidRPr="00B26517" w:rsidRDefault="003A7DCE" w:rsidP="00D96643">
            <w:pPr>
              <w:pStyle w:val="ListParagraph"/>
              <w:numPr>
                <w:ilvl w:val="0"/>
                <w:numId w:val="130"/>
              </w:numPr>
              <w:spacing w:before="60" w:after="60"/>
              <w:rPr>
                <w:rFonts w:cstheme="minorHAnsi"/>
                <w:szCs w:val="20"/>
              </w:rPr>
            </w:pPr>
            <w:r>
              <w:rPr>
                <w:rFonts w:cstheme="minorHAnsi"/>
                <w:szCs w:val="20"/>
              </w:rPr>
              <w:t>‘Y’ = Amend Reject</w:t>
            </w:r>
          </w:p>
        </w:tc>
      </w:tr>
      <w:tr w:rsidR="005E310A" w:rsidRPr="00754E31" w14:paraId="55974979" w14:textId="77777777" w:rsidTr="00A24646">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72ED27FE" w14:textId="77777777" w:rsidR="005E310A" w:rsidRDefault="005E310A" w:rsidP="00D96643">
            <w:pPr>
              <w:spacing w:before="60" w:after="60"/>
              <w:rPr>
                <w:rFonts w:cstheme="minorHAnsi"/>
                <w:szCs w:val="20"/>
              </w:rPr>
            </w:pPr>
            <w:r>
              <w:rPr>
                <w:rFonts w:cstheme="minorHAnsi"/>
                <w:szCs w:val="20"/>
              </w:rPr>
              <w:t>Order Status</w:t>
            </w:r>
          </w:p>
        </w:tc>
        <w:tc>
          <w:tcPr>
            <w:tcW w:w="3746" w:type="pct"/>
            <w:shd w:val="clear" w:color="auto" w:fill="F2F2F2" w:themeFill="background1" w:themeFillShade="F2"/>
          </w:tcPr>
          <w:p w14:paraId="0F2433FC" w14:textId="77777777" w:rsidR="005E310A" w:rsidRDefault="005E310A" w:rsidP="00D96643">
            <w:pPr>
              <w:spacing w:before="60" w:after="60"/>
              <w:rPr>
                <w:rFonts w:eastAsia="Calibri" w:cstheme="minorHAnsi"/>
                <w:szCs w:val="20"/>
                <w:lang w:val="en-GB"/>
              </w:rPr>
            </w:pPr>
            <w:r w:rsidRPr="00AD055D">
              <w:rPr>
                <w:rFonts w:eastAsia="Calibri" w:cstheme="minorHAnsi"/>
                <w:szCs w:val="20"/>
                <w:lang w:val="en-GB"/>
              </w:rPr>
              <w:t xml:space="preserve">Order status </w:t>
            </w:r>
            <w:r>
              <w:rPr>
                <w:rFonts w:eastAsia="Calibri" w:cstheme="minorHAnsi"/>
                <w:szCs w:val="20"/>
                <w:lang w:val="en-GB"/>
              </w:rPr>
              <w:t>as at the time of this rejection:</w:t>
            </w:r>
          </w:p>
          <w:p w14:paraId="7AEB15FF" w14:textId="77777777" w:rsidR="005E310A" w:rsidRDefault="005E310A" w:rsidP="00D96643">
            <w:pPr>
              <w:pStyle w:val="ListParagraph"/>
              <w:numPr>
                <w:ilvl w:val="0"/>
                <w:numId w:val="18"/>
              </w:numPr>
              <w:spacing w:before="60" w:after="60"/>
              <w:rPr>
                <w:rFonts w:eastAsia="Calibri" w:cstheme="minorHAnsi"/>
                <w:szCs w:val="20"/>
                <w:lang w:val="en-GB"/>
              </w:rPr>
            </w:pPr>
            <w:r>
              <w:rPr>
                <w:rFonts w:eastAsia="Calibri" w:cstheme="minorHAnsi"/>
                <w:szCs w:val="20"/>
                <w:lang w:val="en-GB"/>
              </w:rPr>
              <w:t>0 = New</w:t>
            </w:r>
          </w:p>
          <w:p w14:paraId="27B7D478" w14:textId="77777777" w:rsidR="005E310A" w:rsidRDefault="005E310A" w:rsidP="00D96643">
            <w:pPr>
              <w:pStyle w:val="ListParagraph"/>
              <w:numPr>
                <w:ilvl w:val="0"/>
                <w:numId w:val="18"/>
              </w:numPr>
              <w:spacing w:before="60" w:after="60"/>
              <w:rPr>
                <w:rFonts w:eastAsia="Calibri" w:cstheme="minorHAnsi"/>
                <w:szCs w:val="20"/>
                <w:lang w:val="en-GB"/>
              </w:rPr>
            </w:pPr>
            <w:r>
              <w:rPr>
                <w:rFonts w:eastAsia="Calibri" w:cstheme="minorHAnsi"/>
                <w:szCs w:val="20"/>
                <w:lang w:val="en-GB"/>
              </w:rPr>
              <w:t>1 = Partially Filled</w:t>
            </w:r>
          </w:p>
          <w:p w14:paraId="437A96FF" w14:textId="16F9F6B0" w:rsidR="005E310A" w:rsidRDefault="00684038" w:rsidP="00D96643">
            <w:pPr>
              <w:pStyle w:val="ListParagraph"/>
              <w:numPr>
                <w:ilvl w:val="0"/>
                <w:numId w:val="18"/>
              </w:numPr>
              <w:spacing w:before="60" w:after="60"/>
              <w:rPr>
                <w:rFonts w:eastAsia="Calibri" w:cstheme="minorHAnsi"/>
                <w:szCs w:val="20"/>
                <w:lang w:val="en-GB"/>
              </w:rPr>
            </w:pPr>
            <w:r>
              <w:rPr>
                <w:rFonts w:eastAsia="Calibri" w:cstheme="minorHAnsi"/>
                <w:szCs w:val="20"/>
                <w:lang w:val="en-GB"/>
              </w:rPr>
              <w:t>4</w:t>
            </w:r>
            <w:r w:rsidR="005E310A">
              <w:rPr>
                <w:rFonts w:eastAsia="Calibri" w:cstheme="minorHAnsi"/>
                <w:szCs w:val="20"/>
                <w:lang w:val="en-GB"/>
              </w:rPr>
              <w:t xml:space="preserve"> = </w:t>
            </w:r>
            <w:r>
              <w:rPr>
                <w:rFonts w:eastAsia="Calibri" w:cstheme="minorHAnsi"/>
                <w:szCs w:val="20"/>
                <w:lang w:val="en-GB"/>
              </w:rPr>
              <w:t>Cancelled</w:t>
            </w:r>
          </w:p>
          <w:p w14:paraId="78BA750A" w14:textId="77777777" w:rsidR="005E310A" w:rsidRDefault="00684038" w:rsidP="00684038">
            <w:pPr>
              <w:pStyle w:val="ListParagraph"/>
              <w:numPr>
                <w:ilvl w:val="0"/>
                <w:numId w:val="18"/>
              </w:numPr>
              <w:spacing w:before="60" w:after="60"/>
              <w:rPr>
                <w:rFonts w:eastAsia="Calibri" w:cstheme="minorHAnsi"/>
                <w:szCs w:val="20"/>
                <w:lang w:val="en-GB"/>
              </w:rPr>
            </w:pPr>
            <w:r>
              <w:rPr>
                <w:rFonts w:eastAsia="Calibri" w:cstheme="minorHAnsi"/>
                <w:szCs w:val="20"/>
                <w:lang w:val="en-GB"/>
              </w:rPr>
              <w:t>5</w:t>
            </w:r>
            <w:r w:rsidR="005E310A">
              <w:rPr>
                <w:rFonts w:eastAsia="Calibri" w:cstheme="minorHAnsi"/>
                <w:szCs w:val="20"/>
                <w:lang w:val="en-GB"/>
              </w:rPr>
              <w:t xml:space="preserve"> = </w:t>
            </w:r>
            <w:r>
              <w:rPr>
                <w:rFonts w:eastAsia="Calibri" w:cstheme="minorHAnsi"/>
                <w:szCs w:val="20"/>
                <w:lang w:val="en-GB"/>
              </w:rPr>
              <w:t>Replaced</w:t>
            </w:r>
          </w:p>
          <w:p w14:paraId="768B35AE" w14:textId="35BD01F3" w:rsidR="00684038" w:rsidRPr="00684038" w:rsidRDefault="00684038" w:rsidP="00684038">
            <w:pPr>
              <w:pStyle w:val="ListParagraph"/>
              <w:numPr>
                <w:ilvl w:val="0"/>
                <w:numId w:val="18"/>
              </w:numPr>
              <w:spacing w:before="60" w:after="60"/>
              <w:rPr>
                <w:rFonts w:eastAsia="Calibri" w:cstheme="minorHAnsi"/>
                <w:szCs w:val="20"/>
                <w:lang w:val="en-GB"/>
              </w:rPr>
            </w:pPr>
            <w:r>
              <w:rPr>
                <w:rFonts w:eastAsia="Calibri" w:cstheme="minorHAnsi"/>
                <w:szCs w:val="20"/>
                <w:lang w:val="en-GB"/>
              </w:rPr>
              <w:t>8 = Rejected</w:t>
            </w:r>
          </w:p>
        </w:tc>
      </w:tr>
      <w:tr w:rsidR="00A24646" w:rsidRPr="00754E31" w14:paraId="135D66BB" w14:textId="77777777" w:rsidTr="00A24646">
        <w:tblPrEx>
          <w:tblLook w:val="01E0" w:firstRow="1" w:lastRow="1" w:firstColumn="1" w:lastColumn="1" w:noHBand="0" w:noVBand="0"/>
        </w:tblPrEx>
        <w:trPr>
          <w:gridAfter w:val="1"/>
          <w:wAfter w:w="5" w:type="pct"/>
          <w:cantSplit/>
          <w:trHeight w:val="343"/>
        </w:trPr>
        <w:tc>
          <w:tcPr>
            <w:tcW w:w="1249"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759A0AFE" w14:textId="77777777" w:rsidR="00A24646" w:rsidRDefault="00A24646" w:rsidP="00D96643">
            <w:pPr>
              <w:spacing w:before="60" w:after="60"/>
              <w:rPr>
                <w:rFonts w:cstheme="minorHAnsi"/>
                <w:szCs w:val="20"/>
              </w:rPr>
            </w:pPr>
            <w:r>
              <w:rPr>
                <w:rFonts w:cstheme="minorHAnsi"/>
                <w:szCs w:val="20"/>
              </w:rPr>
              <w:t>Leaves Quantity</w:t>
            </w:r>
          </w:p>
        </w:tc>
        <w:tc>
          <w:tcPr>
            <w:tcW w:w="374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31A49E65" w14:textId="77777777" w:rsidR="00A24646" w:rsidRPr="00BF52AE" w:rsidRDefault="00A24646" w:rsidP="00D96643">
            <w:pPr>
              <w:spacing w:before="60" w:after="60"/>
              <w:rPr>
                <w:rFonts w:eastAsia="Calibri" w:cstheme="minorHAnsi"/>
                <w:szCs w:val="20"/>
                <w:lang w:val="en-GB"/>
              </w:rPr>
            </w:pPr>
            <w:r w:rsidRPr="00BF52AE">
              <w:rPr>
                <w:rFonts w:eastAsia="Calibri" w:cstheme="minorHAnsi"/>
                <w:szCs w:val="20"/>
                <w:lang w:val="en-GB"/>
              </w:rPr>
              <w:t>Open order quantity</w:t>
            </w:r>
          </w:p>
        </w:tc>
      </w:tr>
      <w:tr w:rsidR="00A24646" w:rsidRPr="00754E31" w14:paraId="7AC3F39C" w14:textId="77777777" w:rsidTr="00A24646">
        <w:tblPrEx>
          <w:tblLook w:val="01E0" w:firstRow="1" w:lastRow="1" w:firstColumn="1" w:lastColumn="1" w:noHBand="0" w:noVBand="0"/>
        </w:tblPrEx>
        <w:trPr>
          <w:gridAfter w:val="1"/>
          <w:wAfter w:w="5" w:type="pct"/>
          <w:cantSplit/>
          <w:trHeight w:val="343"/>
        </w:trPr>
        <w:tc>
          <w:tcPr>
            <w:tcW w:w="1249"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013AC5D7" w14:textId="77777777" w:rsidR="00A24646" w:rsidRDefault="00A24646" w:rsidP="00D96643">
            <w:pPr>
              <w:spacing w:before="60" w:after="60"/>
              <w:rPr>
                <w:rFonts w:cstheme="minorHAnsi"/>
                <w:szCs w:val="20"/>
              </w:rPr>
            </w:pPr>
            <w:r>
              <w:rPr>
                <w:rFonts w:cstheme="minorHAnsi"/>
                <w:szCs w:val="20"/>
              </w:rPr>
              <w:t>Cumulative Quantity</w:t>
            </w:r>
          </w:p>
        </w:tc>
        <w:tc>
          <w:tcPr>
            <w:tcW w:w="374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46C47B88" w14:textId="77777777" w:rsidR="00A24646" w:rsidRPr="00BF52AE" w:rsidRDefault="00A24646" w:rsidP="00D96643">
            <w:pPr>
              <w:spacing w:before="60" w:after="60"/>
              <w:rPr>
                <w:rFonts w:eastAsia="Calibri" w:cstheme="minorHAnsi"/>
                <w:szCs w:val="20"/>
                <w:lang w:val="en-GB"/>
              </w:rPr>
            </w:pPr>
            <w:r w:rsidRPr="00BF52AE">
              <w:rPr>
                <w:rFonts w:eastAsia="Calibri" w:cstheme="minorHAnsi"/>
                <w:szCs w:val="20"/>
                <w:lang w:val="en-GB"/>
              </w:rPr>
              <w:t>Total quantity filled</w:t>
            </w:r>
          </w:p>
        </w:tc>
      </w:tr>
      <w:tr w:rsidR="0042274E" w:rsidRPr="00754E31" w14:paraId="7EE16D82" w14:textId="77777777" w:rsidTr="00A24646">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244E303B" w14:textId="77777777" w:rsidR="0042274E" w:rsidRPr="00754E31" w:rsidRDefault="0042274E" w:rsidP="00D96643">
            <w:pPr>
              <w:spacing w:before="60" w:after="60"/>
              <w:rPr>
                <w:rFonts w:cstheme="minorHAnsi"/>
                <w:szCs w:val="20"/>
                <w:lang w:val="en-GB"/>
              </w:rPr>
            </w:pPr>
            <w:r>
              <w:rPr>
                <w:rFonts w:cstheme="minorHAnsi"/>
                <w:szCs w:val="20"/>
                <w:lang w:val="en-GB"/>
              </w:rPr>
              <w:t>Quote</w:t>
            </w:r>
            <w:r w:rsidRPr="00B26517">
              <w:rPr>
                <w:rFonts w:cstheme="minorHAnsi"/>
                <w:szCs w:val="20"/>
                <w:lang w:val="en-GB"/>
              </w:rPr>
              <w:t xml:space="preserve"> Reject </w:t>
            </w:r>
            <w:r>
              <w:rPr>
                <w:rFonts w:cstheme="minorHAnsi"/>
                <w:szCs w:val="20"/>
                <w:lang w:val="en-GB"/>
              </w:rPr>
              <w:t>Reason</w:t>
            </w:r>
          </w:p>
        </w:tc>
        <w:tc>
          <w:tcPr>
            <w:tcW w:w="3746" w:type="pct"/>
            <w:shd w:val="clear" w:color="auto" w:fill="F2F2F2" w:themeFill="background1" w:themeFillShade="F2"/>
          </w:tcPr>
          <w:p w14:paraId="047B8DDF" w14:textId="53501596" w:rsidR="0042274E" w:rsidRDefault="00171D1C" w:rsidP="00D96643">
            <w:pPr>
              <w:spacing w:before="60" w:after="60"/>
              <w:rPr>
                <w:rFonts w:cstheme="minorHAnsi"/>
                <w:szCs w:val="20"/>
              </w:rPr>
            </w:pPr>
            <w:r w:rsidRPr="004228E8">
              <w:rPr>
                <w:rFonts w:cstheme="minorHAnsi"/>
                <w:szCs w:val="20"/>
              </w:rPr>
              <w:t xml:space="preserve">Carries the reject reason code if </w:t>
            </w:r>
            <w:r w:rsidR="00647716">
              <w:rPr>
                <w:rFonts w:cstheme="minorHAnsi"/>
                <w:szCs w:val="20"/>
                <w:lang w:val="en-GB"/>
              </w:rPr>
              <w:t>Exce Type</w:t>
            </w:r>
            <w:r w:rsidR="00647716">
              <w:rPr>
                <w:rFonts w:cstheme="minorHAnsi"/>
                <w:szCs w:val="20"/>
              </w:rPr>
              <w:t xml:space="preserve"> contains the following value</w:t>
            </w:r>
            <w:r w:rsidR="001606D5">
              <w:rPr>
                <w:rFonts w:cstheme="minorHAnsi"/>
                <w:szCs w:val="20"/>
              </w:rPr>
              <w:t xml:space="preserve">; </w:t>
            </w:r>
            <w:r w:rsidRPr="004228E8">
              <w:rPr>
                <w:rFonts w:cstheme="minorHAnsi"/>
                <w:szCs w:val="20"/>
              </w:rPr>
              <w:t>otherwise, it is 0 (Unused).</w:t>
            </w:r>
          </w:p>
          <w:p w14:paraId="24E3E59B" w14:textId="66ADF97F" w:rsidR="00647716" w:rsidRDefault="00647716" w:rsidP="00647716">
            <w:pPr>
              <w:pStyle w:val="ListParagraph"/>
              <w:numPr>
                <w:ilvl w:val="0"/>
                <w:numId w:val="130"/>
              </w:numPr>
              <w:spacing w:before="60" w:after="60"/>
              <w:rPr>
                <w:rFonts w:cstheme="minorHAnsi"/>
                <w:szCs w:val="20"/>
              </w:rPr>
            </w:pPr>
            <w:r>
              <w:rPr>
                <w:rFonts w:cstheme="minorHAnsi"/>
                <w:szCs w:val="20"/>
              </w:rPr>
              <w:t>‘</w:t>
            </w:r>
            <w:r w:rsidRPr="00B26517">
              <w:rPr>
                <w:rFonts w:cstheme="minorHAnsi" w:hint="eastAsia"/>
                <w:szCs w:val="20"/>
              </w:rPr>
              <w:t>8</w:t>
            </w:r>
            <w:r>
              <w:rPr>
                <w:rFonts w:cstheme="minorHAnsi"/>
                <w:szCs w:val="20"/>
              </w:rPr>
              <w:t>’</w:t>
            </w:r>
            <w:r w:rsidRPr="00B26517">
              <w:rPr>
                <w:rFonts w:cstheme="minorHAnsi" w:hint="eastAsia"/>
                <w:szCs w:val="20"/>
              </w:rPr>
              <w:t xml:space="preserve"> = Reject</w:t>
            </w:r>
          </w:p>
          <w:p w14:paraId="689A6711" w14:textId="0C20F261" w:rsidR="00647716" w:rsidRDefault="00647716" w:rsidP="00647716">
            <w:pPr>
              <w:pStyle w:val="ListParagraph"/>
              <w:numPr>
                <w:ilvl w:val="0"/>
                <w:numId w:val="130"/>
              </w:numPr>
              <w:spacing w:before="60" w:after="60"/>
              <w:rPr>
                <w:rFonts w:cstheme="minorHAnsi"/>
                <w:szCs w:val="20"/>
              </w:rPr>
            </w:pPr>
            <w:r>
              <w:rPr>
                <w:rFonts w:cstheme="minorHAnsi"/>
                <w:szCs w:val="20"/>
              </w:rPr>
              <w:t>‘X’ = Cancel Reject</w:t>
            </w:r>
          </w:p>
          <w:p w14:paraId="3254EBA8" w14:textId="63BF8032" w:rsidR="00647716" w:rsidRPr="00647716" w:rsidRDefault="00647716" w:rsidP="00647716">
            <w:pPr>
              <w:pStyle w:val="ListParagraph"/>
              <w:numPr>
                <w:ilvl w:val="0"/>
                <w:numId w:val="130"/>
              </w:numPr>
              <w:spacing w:before="60" w:after="60"/>
              <w:rPr>
                <w:rFonts w:cstheme="minorHAnsi"/>
                <w:szCs w:val="20"/>
              </w:rPr>
            </w:pPr>
            <w:r w:rsidRPr="00647716">
              <w:rPr>
                <w:rFonts w:cstheme="minorHAnsi"/>
                <w:szCs w:val="20"/>
              </w:rPr>
              <w:t>‘Y’ = Amend Reject</w:t>
            </w:r>
          </w:p>
        </w:tc>
      </w:tr>
      <w:tr w:rsidR="0042274E" w:rsidRPr="00754E31" w14:paraId="235F65A4" w14:textId="77777777" w:rsidTr="00A24646">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2933207E" w14:textId="77777777" w:rsidR="0042274E" w:rsidRPr="00754E31" w:rsidRDefault="0042274E" w:rsidP="00D96643">
            <w:pPr>
              <w:spacing w:before="60" w:after="60"/>
              <w:rPr>
                <w:rFonts w:cstheme="minorHAnsi"/>
                <w:szCs w:val="20"/>
                <w:lang w:val="en-GB"/>
              </w:rPr>
            </w:pPr>
            <w:r>
              <w:t>SMP ID</w:t>
            </w:r>
          </w:p>
        </w:tc>
        <w:tc>
          <w:tcPr>
            <w:tcW w:w="3746" w:type="pct"/>
            <w:shd w:val="clear" w:color="auto" w:fill="F2F2F2" w:themeFill="background1" w:themeFillShade="F2"/>
          </w:tcPr>
          <w:p w14:paraId="29725CD0" w14:textId="52034DD6" w:rsidR="0042274E" w:rsidRPr="00931B7A" w:rsidRDefault="0042274E" w:rsidP="00D96643">
            <w:pPr>
              <w:spacing w:before="60" w:after="60"/>
              <w:rPr>
                <w:rFonts w:cstheme="minorHAnsi"/>
                <w:szCs w:val="20"/>
              </w:rPr>
            </w:pPr>
            <w:r w:rsidRPr="00550499">
              <w:rPr>
                <w:rFonts w:cstheme="minorHAnsi"/>
                <w:szCs w:val="20"/>
              </w:rPr>
              <w:t>Self-Match Prevention ID</w:t>
            </w:r>
          </w:p>
        </w:tc>
      </w:tr>
    </w:tbl>
    <w:p w14:paraId="1DCB0265" w14:textId="77777777" w:rsidR="0042274E" w:rsidRDefault="0042274E" w:rsidP="0042274E">
      <w:pPr>
        <w:spacing w:before="120"/>
        <w:jc w:val="both"/>
        <w:rPr>
          <w:rFonts w:cstheme="minorHAnsi"/>
          <w:sz w:val="22"/>
          <w:szCs w:val="22"/>
        </w:rPr>
      </w:pPr>
      <w:r>
        <w:rPr>
          <w:rFonts w:cstheme="minorHAnsi"/>
          <w:sz w:val="22"/>
          <w:szCs w:val="22"/>
        </w:rPr>
        <w:t>Optional Fields:</w:t>
      </w:r>
    </w:p>
    <w:tbl>
      <w:tblPr>
        <w:tblW w:w="4995"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170"/>
        <w:gridCol w:w="2160"/>
        <w:gridCol w:w="5670"/>
      </w:tblGrid>
      <w:tr w:rsidR="0042274E" w:rsidRPr="003C47FD" w14:paraId="084A8D0D" w14:textId="77777777" w:rsidTr="00D96643">
        <w:trPr>
          <w:trHeight w:val="300"/>
        </w:trPr>
        <w:tc>
          <w:tcPr>
            <w:tcW w:w="650" w:type="pct"/>
            <w:shd w:val="clear" w:color="auto" w:fill="C6D9F1" w:themeFill="text2" w:themeFillTint="33"/>
          </w:tcPr>
          <w:p w14:paraId="1027B0EA" w14:textId="77777777" w:rsidR="0042274E" w:rsidRDefault="0042274E" w:rsidP="00D96643">
            <w:pPr>
              <w:pStyle w:val="Tablehead"/>
              <w:spacing w:after="0"/>
              <w:rPr>
                <w:rFonts w:cstheme="minorHAnsi"/>
              </w:rPr>
            </w:pPr>
            <w:r>
              <w:rPr>
                <w:rFonts w:cstheme="minorHAnsi"/>
              </w:rPr>
              <w:t>Bit Position</w:t>
            </w:r>
          </w:p>
        </w:tc>
        <w:tc>
          <w:tcPr>
            <w:tcW w:w="1200" w:type="pct"/>
            <w:shd w:val="clear" w:color="auto" w:fill="C6D9F1" w:themeFill="text2" w:themeFillTint="33"/>
            <w:noWrap/>
          </w:tcPr>
          <w:p w14:paraId="5DBABAC7" w14:textId="77777777" w:rsidR="0042274E" w:rsidRPr="003C47FD" w:rsidRDefault="0042274E" w:rsidP="00D96643">
            <w:pPr>
              <w:pStyle w:val="Tablehead"/>
              <w:spacing w:after="0"/>
              <w:rPr>
                <w:rFonts w:cstheme="minorHAnsi"/>
              </w:rPr>
            </w:pPr>
            <w:r>
              <w:rPr>
                <w:rFonts w:cstheme="minorHAnsi"/>
              </w:rPr>
              <w:t>Field Name</w:t>
            </w:r>
          </w:p>
        </w:tc>
        <w:tc>
          <w:tcPr>
            <w:tcW w:w="3150" w:type="pct"/>
            <w:shd w:val="clear" w:color="auto" w:fill="C6D9F1" w:themeFill="text2" w:themeFillTint="33"/>
          </w:tcPr>
          <w:p w14:paraId="5F9C3FDB"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7CEE7553" w14:textId="77777777" w:rsidTr="00D96643">
        <w:tblPrEx>
          <w:tblLook w:val="01E0" w:firstRow="1" w:lastRow="1" w:firstColumn="1" w:lastColumn="1" w:noHBand="0" w:noVBand="0"/>
        </w:tblPrEx>
        <w:trPr>
          <w:cantSplit/>
          <w:trHeight w:val="343"/>
        </w:trPr>
        <w:tc>
          <w:tcPr>
            <w:tcW w:w="650" w:type="pct"/>
            <w:shd w:val="clear" w:color="auto" w:fill="F2F2F2" w:themeFill="background1" w:themeFillShade="F2"/>
          </w:tcPr>
          <w:p w14:paraId="2F11F30E" w14:textId="77777777" w:rsidR="0042274E" w:rsidRDefault="0042274E" w:rsidP="00D96643">
            <w:pPr>
              <w:spacing w:before="60" w:after="60"/>
              <w:rPr>
                <w:rFonts w:cstheme="minorHAnsi"/>
                <w:szCs w:val="20"/>
                <w:lang w:val="en-GB"/>
              </w:rPr>
            </w:pPr>
            <w:r>
              <w:rPr>
                <w:rFonts w:cstheme="minorHAnsi"/>
                <w:szCs w:val="20"/>
                <w:lang w:val="en-GB"/>
              </w:rPr>
              <w:t>0</w:t>
            </w:r>
          </w:p>
        </w:tc>
        <w:tc>
          <w:tcPr>
            <w:tcW w:w="1200" w:type="pct"/>
            <w:shd w:val="clear" w:color="auto" w:fill="F2F2F2" w:themeFill="background1" w:themeFillShade="F2"/>
          </w:tcPr>
          <w:p w14:paraId="5EA636ED" w14:textId="77777777" w:rsidR="0042274E" w:rsidRPr="00754E31" w:rsidRDefault="0042274E" w:rsidP="00D96643">
            <w:pPr>
              <w:spacing w:before="60" w:after="60"/>
              <w:rPr>
                <w:rFonts w:cstheme="minorHAnsi"/>
                <w:szCs w:val="20"/>
                <w:lang w:val="en-GB"/>
              </w:rPr>
            </w:pPr>
            <w:r>
              <w:t>Customer Client</w:t>
            </w:r>
          </w:p>
        </w:tc>
        <w:tc>
          <w:tcPr>
            <w:tcW w:w="3150" w:type="pct"/>
            <w:shd w:val="clear" w:color="auto" w:fill="F2F2F2" w:themeFill="background1" w:themeFillShade="F2"/>
          </w:tcPr>
          <w:p w14:paraId="29960FF2" w14:textId="77777777" w:rsidR="0042274E" w:rsidRPr="00931B7A" w:rsidRDefault="0042274E" w:rsidP="00D96643">
            <w:pPr>
              <w:spacing w:before="60" w:after="60"/>
              <w:rPr>
                <w:rFonts w:cstheme="minorHAnsi"/>
                <w:szCs w:val="20"/>
              </w:rPr>
            </w:pPr>
            <w:r>
              <w:rPr>
                <w:rFonts w:cstheme="minorHAnsi"/>
                <w:szCs w:val="20"/>
              </w:rPr>
              <w:t>Client specified customer ID or other entity, a pass-through attribute.</w:t>
            </w:r>
          </w:p>
        </w:tc>
      </w:tr>
      <w:tr w:rsidR="0042274E" w:rsidRPr="00754E31" w14:paraId="32023A37" w14:textId="77777777" w:rsidTr="00D96643">
        <w:tblPrEx>
          <w:tblLook w:val="01E0" w:firstRow="1" w:lastRow="1" w:firstColumn="1" w:lastColumn="1" w:noHBand="0" w:noVBand="0"/>
        </w:tblPrEx>
        <w:trPr>
          <w:cantSplit/>
          <w:trHeight w:val="343"/>
        </w:trPr>
        <w:tc>
          <w:tcPr>
            <w:tcW w:w="650" w:type="pct"/>
            <w:shd w:val="clear" w:color="auto" w:fill="F2F2F2" w:themeFill="background1" w:themeFillShade="F2"/>
          </w:tcPr>
          <w:p w14:paraId="6317FD1E" w14:textId="77777777" w:rsidR="0042274E" w:rsidRDefault="0042274E" w:rsidP="00D96643">
            <w:pPr>
              <w:spacing w:before="60" w:after="60"/>
              <w:rPr>
                <w:rFonts w:cstheme="minorHAnsi"/>
                <w:szCs w:val="20"/>
                <w:lang w:val="en-GB"/>
              </w:rPr>
            </w:pPr>
            <w:r>
              <w:rPr>
                <w:rFonts w:cstheme="minorHAnsi"/>
                <w:szCs w:val="20"/>
                <w:lang w:val="en-GB"/>
              </w:rPr>
              <w:t>1</w:t>
            </w:r>
          </w:p>
        </w:tc>
        <w:tc>
          <w:tcPr>
            <w:tcW w:w="1200" w:type="pct"/>
            <w:shd w:val="clear" w:color="auto" w:fill="F2F2F2" w:themeFill="background1" w:themeFillShade="F2"/>
          </w:tcPr>
          <w:p w14:paraId="2A564D6E" w14:textId="77777777" w:rsidR="0042274E" w:rsidRDefault="0042274E" w:rsidP="00D96643">
            <w:pPr>
              <w:spacing w:before="60" w:after="60"/>
            </w:pPr>
            <w:r>
              <w:t>Customer Information</w:t>
            </w:r>
          </w:p>
        </w:tc>
        <w:tc>
          <w:tcPr>
            <w:tcW w:w="3150" w:type="pct"/>
            <w:shd w:val="clear" w:color="auto" w:fill="F2F2F2" w:themeFill="background1" w:themeFillShade="F2"/>
          </w:tcPr>
          <w:p w14:paraId="4BE52D28" w14:textId="77777777" w:rsidR="0042274E" w:rsidRPr="00931B7A" w:rsidRDefault="0042274E" w:rsidP="00D96643">
            <w:pPr>
              <w:spacing w:before="60" w:after="60"/>
              <w:rPr>
                <w:rFonts w:cstheme="minorHAnsi"/>
                <w:szCs w:val="20"/>
              </w:rPr>
            </w:pPr>
            <w:r>
              <w:rPr>
                <w:rFonts w:cstheme="minorHAnsi"/>
                <w:szCs w:val="20"/>
              </w:rPr>
              <w:t xml:space="preserve">Client specified </w:t>
            </w:r>
            <w:r>
              <w:t xml:space="preserve">free text, </w:t>
            </w:r>
            <w:r w:rsidRPr="00991D17">
              <w:rPr>
                <w:rFonts w:cstheme="minorHAnsi"/>
                <w:szCs w:val="20"/>
              </w:rPr>
              <w:t>a pass-through attribute</w:t>
            </w:r>
            <w:r>
              <w:rPr>
                <w:rFonts w:cstheme="minorHAnsi"/>
                <w:szCs w:val="20"/>
              </w:rPr>
              <w:t>.</w:t>
            </w:r>
          </w:p>
        </w:tc>
      </w:tr>
      <w:tr w:rsidR="0042274E" w:rsidRPr="00754E31" w14:paraId="277F1BCD" w14:textId="77777777" w:rsidTr="00D96643">
        <w:tblPrEx>
          <w:tblLook w:val="01E0" w:firstRow="1" w:lastRow="1" w:firstColumn="1" w:lastColumn="1" w:noHBand="0" w:noVBand="0"/>
        </w:tblPrEx>
        <w:trPr>
          <w:cantSplit/>
          <w:trHeight w:val="343"/>
        </w:trPr>
        <w:tc>
          <w:tcPr>
            <w:tcW w:w="650" w:type="pct"/>
            <w:shd w:val="clear" w:color="auto" w:fill="F2F2F2" w:themeFill="background1" w:themeFillShade="F2"/>
          </w:tcPr>
          <w:p w14:paraId="1A800BED" w14:textId="77777777" w:rsidR="0042274E" w:rsidRDefault="0042274E" w:rsidP="00D96643">
            <w:pPr>
              <w:spacing w:before="60" w:after="60"/>
              <w:rPr>
                <w:rFonts w:cstheme="minorHAnsi"/>
                <w:szCs w:val="20"/>
                <w:lang w:val="en-GB"/>
              </w:rPr>
            </w:pPr>
            <w:r>
              <w:rPr>
                <w:rFonts w:cstheme="minorHAnsi"/>
                <w:szCs w:val="20"/>
                <w:lang w:val="en-GB"/>
              </w:rPr>
              <w:t>2</w:t>
            </w:r>
          </w:p>
        </w:tc>
        <w:tc>
          <w:tcPr>
            <w:tcW w:w="1200" w:type="pct"/>
            <w:shd w:val="clear" w:color="auto" w:fill="F2F2F2" w:themeFill="background1" w:themeFillShade="F2"/>
          </w:tcPr>
          <w:p w14:paraId="3D564290" w14:textId="77777777" w:rsidR="0042274E" w:rsidRDefault="0042274E" w:rsidP="00D96643">
            <w:pPr>
              <w:spacing w:before="60" w:after="60"/>
            </w:pPr>
            <w:r w:rsidRPr="000A56C1">
              <w:t>Give-up Participant</w:t>
            </w:r>
          </w:p>
        </w:tc>
        <w:tc>
          <w:tcPr>
            <w:tcW w:w="3150" w:type="pct"/>
            <w:shd w:val="clear" w:color="auto" w:fill="F2F2F2" w:themeFill="background1" w:themeFillShade="F2"/>
          </w:tcPr>
          <w:p w14:paraId="31446262" w14:textId="77777777" w:rsidR="0042274E" w:rsidRPr="00931B7A" w:rsidRDefault="0042274E" w:rsidP="00D96643">
            <w:pPr>
              <w:spacing w:before="60" w:after="60"/>
              <w:rPr>
                <w:rFonts w:cstheme="minorHAnsi"/>
                <w:szCs w:val="20"/>
              </w:rPr>
            </w:pPr>
            <w:r>
              <w:rPr>
                <w:rFonts w:cstheme="minorHAnsi"/>
                <w:szCs w:val="20"/>
              </w:rPr>
              <w:t>Indicates the give-up participant, for clearing purpose</w:t>
            </w:r>
          </w:p>
        </w:tc>
      </w:tr>
      <w:tr w:rsidR="0042274E" w:rsidRPr="00754E31" w14:paraId="20ECE577" w14:textId="77777777" w:rsidTr="00D96643">
        <w:tblPrEx>
          <w:tblLook w:val="01E0" w:firstRow="1" w:lastRow="1" w:firstColumn="1" w:lastColumn="1" w:noHBand="0" w:noVBand="0"/>
        </w:tblPrEx>
        <w:trPr>
          <w:cantSplit/>
          <w:trHeight w:val="343"/>
        </w:trPr>
        <w:tc>
          <w:tcPr>
            <w:tcW w:w="650" w:type="pct"/>
            <w:shd w:val="clear" w:color="auto" w:fill="F2F2F2" w:themeFill="background1" w:themeFillShade="F2"/>
          </w:tcPr>
          <w:p w14:paraId="525A44EA" w14:textId="77777777" w:rsidR="0042274E" w:rsidRDefault="0042274E" w:rsidP="00D96643">
            <w:pPr>
              <w:spacing w:before="60" w:after="60"/>
              <w:rPr>
                <w:rFonts w:cstheme="minorHAnsi"/>
                <w:szCs w:val="20"/>
                <w:lang w:val="en-GB"/>
              </w:rPr>
            </w:pPr>
            <w:r>
              <w:rPr>
                <w:rFonts w:cstheme="minorHAnsi"/>
                <w:szCs w:val="20"/>
                <w:lang w:val="en-GB"/>
              </w:rPr>
              <w:t>3</w:t>
            </w:r>
          </w:p>
        </w:tc>
        <w:tc>
          <w:tcPr>
            <w:tcW w:w="1200" w:type="pct"/>
            <w:shd w:val="clear" w:color="auto" w:fill="F2F2F2" w:themeFill="background1" w:themeFillShade="F2"/>
          </w:tcPr>
          <w:p w14:paraId="6C129CBF" w14:textId="77777777" w:rsidR="0042274E" w:rsidRDefault="0042274E" w:rsidP="00D96643">
            <w:pPr>
              <w:spacing w:before="60" w:after="60"/>
            </w:pPr>
            <w:r w:rsidRPr="000A56C1">
              <w:t>Give-up Account</w:t>
            </w:r>
          </w:p>
        </w:tc>
        <w:tc>
          <w:tcPr>
            <w:tcW w:w="3150" w:type="pct"/>
            <w:shd w:val="clear" w:color="auto" w:fill="F2F2F2" w:themeFill="background1" w:themeFillShade="F2"/>
          </w:tcPr>
          <w:p w14:paraId="21144021" w14:textId="77777777" w:rsidR="0042274E" w:rsidRPr="00931B7A" w:rsidRDefault="0042274E" w:rsidP="00D96643">
            <w:pPr>
              <w:spacing w:before="60" w:after="60"/>
              <w:rPr>
                <w:rFonts w:cstheme="minorHAnsi"/>
                <w:szCs w:val="20"/>
              </w:rPr>
            </w:pPr>
            <w:r>
              <w:rPr>
                <w:rFonts w:cstheme="minorHAnsi"/>
                <w:szCs w:val="20"/>
              </w:rPr>
              <w:t>Indicates the give-up account, for clearing purpose</w:t>
            </w:r>
            <w:r w:rsidRPr="00382514">
              <w:rPr>
                <w:rFonts w:cstheme="minorHAnsi"/>
                <w:szCs w:val="20"/>
              </w:rPr>
              <w:t>.</w:t>
            </w:r>
          </w:p>
        </w:tc>
      </w:tr>
      <w:tr w:rsidR="0042274E" w:rsidRPr="00754E31" w14:paraId="646E85D9" w14:textId="77777777" w:rsidTr="00D96643">
        <w:tblPrEx>
          <w:tblLook w:val="01E0" w:firstRow="1" w:lastRow="1" w:firstColumn="1" w:lastColumn="1" w:noHBand="0" w:noVBand="0"/>
        </w:tblPrEx>
        <w:trPr>
          <w:cantSplit/>
          <w:trHeight w:val="343"/>
        </w:trPr>
        <w:tc>
          <w:tcPr>
            <w:tcW w:w="650" w:type="pct"/>
            <w:shd w:val="clear" w:color="auto" w:fill="F2F2F2" w:themeFill="background1" w:themeFillShade="F2"/>
          </w:tcPr>
          <w:p w14:paraId="3B2BD7E7" w14:textId="77777777" w:rsidR="0042274E" w:rsidRDefault="0042274E" w:rsidP="00D96643">
            <w:pPr>
              <w:spacing w:before="60" w:after="60"/>
              <w:rPr>
                <w:rFonts w:cstheme="minorHAnsi"/>
                <w:szCs w:val="20"/>
                <w:lang w:val="en-GB"/>
              </w:rPr>
            </w:pPr>
            <w:r>
              <w:rPr>
                <w:rFonts w:cstheme="minorHAnsi"/>
                <w:szCs w:val="20"/>
                <w:lang w:val="en-GB"/>
              </w:rPr>
              <w:t>4</w:t>
            </w:r>
          </w:p>
        </w:tc>
        <w:tc>
          <w:tcPr>
            <w:tcW w:w="1200" w:type="pct"/>
            <w:shd w:val="clear" w:color="auto" w:fill="F2F2F2" w:themeFill="background1" w:themeFillShade="F2"/>
          </w:tcPr>
          <w:p w14:paraId="1C06924F" w14:textId="77777777" w:rsidR="0042274E" w:rsidRDefault="0042274E" w:rsidP="00D96643">
            <w:pPr>
              <w:spacing w:before="60" w:after="60"/>
            </w:pPr>
            <w:r>
              <w:t>LEI</w:t>
            </w:r>
          </w:p>
        </w:tc>
        <w:tc>
          <w:tcPr>
            <w:tcW w:w="3150" w:type="pct"/>
            <w:shd w:val="clear" w:color="auto" w:fill="F2F2F2" w:themeFill="background1" w:themeFillShade="F2"/>
          </w:tcPr>
          <w:p w14:paraId="4327AEED" w14:textId="77777777" w:rsidR="0042274E" w:rsidRPr="00931B7A" w:rsidRDefault="0042274E" w:rsidP="00D96643">
            <w:pPr>
              <w:spacing w:before="60" w:after="60"/>
              <w:rPr>
                <w:rFonts w:cstheme="minorHAnsi"/>
                <w:szCs w:val="20"/>
              </w:rPr>
            </w:pPr>
            <w:r w:rsidRPr="000A56C1">
              <w:t>Legal Entity Identifier</w:t>
            </w:r>
            <w:r>
              <w:t xml:space="preserve">, </w:t>
            </w:r>
            <w:r w:rsidRPr="00991D17">
              <w:t>for regulatory reporting and supervision</w:t>
            </w:r>
            <w:r>
              <w:t>.</w:t>
            </w:r>
          </w:p>
        </w:tc>
      </w:tr>
    </w:tbl>
    <w:p w14:paraId="7F11C82B" w14:textId="77777777" w:rsidR="0042274E" w:rsidRDefault="0042274E" w:rsidP="0042274E">
      <w:pPr>
        <w:pStyle w:val="NormalNGMDS"/>
        <w:ind w:left="0"/>
        <w:rPr>
          <w:rFonts w:asciiTheme="minorHAnsi" w:hAnsiTheme="minorHAnsi" w:cstheme="minorHAnsi"/>
          <w:lang w:val="en-US"/>
        </w:rPr>
      </w:pPr>
    </w:p>
    <w:p w14:paraId="683920DD" w14:textId="77777777" w:rsidR="0042274E" w:rsidRPr="00417716" w:rsidRDefault="0042274E" w:rsidP="0042274E">
      <w:pPr>
        <w:pStyle w:val="Heading3"/>
      </w:pPr>
      <w:bookmarkStart w:id="762" w:name="_Toc170578910"/>
      <w:r>
        <w:t>Quote Cancel on Security Level (66)</w:t>
      </w:r>
      <w:bookmarkEnd w:id="762"/>
    </w:p>
    <w:p w14:paraId="72AEB93D" w14:textId="7AE34CAB" w:rsidR="0042274E" w:rsidRDefault="00EE7D5F" w:rsidP="0042274E">
      <w:pPr>
        <w:pStyle w:val="NormalNGMDS"/>
        <w:ind w:left="0"/>
        <w:rPr>
          <w:rFonts w:asciiTheme="minorHAnsi" w:hAnsiTheme="minorHAnsi" w:cstheme="minorHAnsi"/>
        </w:rPr>
      </w:pPr>
      <w:r w:rsidRPr="00EE7D5F">
        <w:rPr>
          <w:rFonts w:asciiTheme="minorHAnsi" w:hAnsiTheme="minorHAnsi" w:cstheme="minorHAnsi"/>
        </w:rPr>
        <w:t xml:space="preserve">The gateway sends this </w:t>
      </w:r>
      <w:r>
        <w:rPr>
          <w:rFonts w:asciiTheme="minorHAnsi" w:hAnsiTheme="minorHAnsi" w:cstheme="minorHAnsi"/>
        </w:rPr>
        <w:t xml:space="preserve">message </w:t>
      </w:r>
      <w:r w:rsidRPr="00EE7D5F">
        <w:rPr>
          <w:rFonts w:asciiTheme="minorHAnsi" w:hAnsiTheme="minorHAnsi" w:cstheme="minorHAnsi"/>
        </w:rPr>
        <w:t>to the client to convey</w:t>
      </w:r>
      <w:r w:rsidR="0042274E">
        <w:rPr>
          <w:rFonts w:asciiTheme="minorHAnsi" w:hAnsiTheme="minorHAnsi" w:cstheme="minorHAnsi"/>
        </w:rPr>
        <w:t xml:space="preserve"> that all quote entries of a security have been cancelled. The scenarios include: </w:t>
      </w:r>
    </w:p>
    <w:p w14:paraId="34055C23" w14:textId="77777777" w:rsidR="0042274E" w:rsidRDefault="0042274E" w:rsidP="0042274E">
      <w:pPr>
        <w:pStyle w:val="NormalNGMDS"/>
        <w:numPr>
          <w:ilvl w:val="0"/>
          <w:numId w:val="89"/>
        </w:numPr>
        <w:rPr>
          <w:rFonts w:asciiTheme="minorHAnsi" w:hAnsiTheme="minorHAnsi" w:cstheme="minorHAnsi"/>
        </w:rPr>
      </w:pPr>
      <w:r>
        <w:rPr>
          <w:rFonts w:asciiTheme="minorHAnsi" w:hAnsiTheme="minorHAnsi" w:cstheme="minorHAnsi"/>
        </w:rPr>
        <w:t>All quote entries for a security have been cancelled due to COD triggered.</w:t>
      </w:r>
    </w:p>
    <w:p w14:paraId="4CAC71AC" w14:textId="77777777" w:rsidR="0042274E" w:rsidRDefault="0042274E" w:rsidP="0042274E">
      <w:pPr>
        <w:pStyle w:val="NormalNGMDS"/>
        <w:numPr>
          <w:ilvl w:val="0"/>
          <w:numId w:val="89"/>
        </w:numPr>
        <w:rPr>
          <w:rFonts w:asciiTheme="minorHAnsi" w:hAnsiTheme="minorHAnsi" w:cstheme="minorHAnsi"/>
        </w:rPr>
      </w:pPr>
      <w:r>
        <w:rPr>
          <w:rFonts w:asciiTheme="minorHAnsi" w:hAnsiTheme="minorHAnsi" w:cstheme="minorHAnsi"/>
        </w:rPr>
        <w:t>All quote entries for a security have been cancelled due to market maker protection (MMP).</w:t>
      </w:r>
    </w:p>
    <w:p w14:paraId="0E91ADDA" w14:textId="77777777" w:rsidR="0042274E" w:rsidRDefault="0042274E" w:rsidP="0042274E">
      <w:pPr>
        <w:pStyle w:val="NormalNGMDS"/>
        <w:numPr>
          <w:ilvl w:val="0"/>
          <w:numId w:val="89"/>
        </w:numPr>
        <w:rPr>
          <w:rFonts w:asciiTheme="minorHAnsi" w:hAnsiTheme="minorHAnsi" w:cstheme="minorHAnsi"/>
        </w:rPr>
      </w:pPr>
      <w:r>
        <w:rPr>
          <w:rFonts w:asciiTheme="minorHAnsi" w:hAnsiTheme="minorHAnsi" w:cstheme="minorHAnsi"/>
        </w:rPr>
        <w:t>All quote entries for a security have been cancelled by mass cancel or OBO mass cancel.</w:t>
      </w:r>
    </w:p>
    <w:p w14:paraId="05C739EC" w14:textId="77777777" w:rsidR="0042274E" w:rsidRDefault="0042274E" w:rsidP="0042274E">
      <w:pPr>
        <w:pStyle w:val="NormalNGMDS"/>
        <w:numPr>
          <w:ilvl w:val="0"/>
          <w:numId w:val="89"/>
        </w:numPr>
        <w:rPr>
          <w:rFonts w:asciiTheme="minorHAnsi" w:hAnsiTheme="minorHAnsi" w:cstheme="minorHAnsi"/>
        </w:rPr>
      </w:pPr>
      <w:r>
        <w:rPr>
          <w:rFonts w:asciiTheme="minorHAnsi" w:hAnsiTheme="minorHAnsi" w:cstheme="minorHAnsi"/>
        </w:rPr>
        <w:t>All quote entries for a security are cancelled due to k</w:t>
      </w:r>
      <w:r>
        <w:t xml:space="preserve">ill switch, e.g. by </w:t>
      </w:r>
      <w:r w:rsidRPr="00B83B82">
        <w:t>PTRM</w:t>
      </w:r>
      <w:r>
        <w:t>.</w:t>
      </w:r>
    </w:p>
    <w:p w14:paraId="4705CF47" w14:textId="77777777" w:rsidR="0042274E" w:rsidRDefault="0042274E" w:rsidP="0042274E">
      <w:pPr>
        <w:pStyle w:val="NormalNGMDS"/>
        <w:numPr>
          <w:ilvl w:val="0"/>
          <w:numId w:val="89"/>
        </w:numPr>
        <w:rPr>
          <w:rFonts w:asciiTheme="minorHAnsi" w:hAnsiTheme="minorHAnsi" w:cstheme="minorHAnsi"/>
        </w:rPr>
      </w:pPr>
      <w:r>
        <w:rPr>
          <w:rFonts w:asciiTheme="minorHAnsi" w:hAnsiTheme="minorHAnsi" w:cstheme="minorHAnsi"/>
        </w:rPr>
        <w:t>All quote entries for a security have been cancelled due to HKEX trading and market operations.</w:t>
      </w:r>
    </w:p>
    <w:p w14:paraId="44EDA7A4" w14:textId="77777777" w:rsidR="0042274E" w:rsidRDefault="0042274E" w:rsidP="0042274E">
      <w:pPr>
        <w:pStyle w:val="NormalNGMDS"/>
        <w:ind w:left="0"/>
        <w:rPr>
          <w:rFonts w:asciiTheme="minorHAnsi" w:hAnsiTheme="minorHAnsi" w:cstheme="minorHAnsi"/>
        </w:rPr>
      </w:pP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0"/>
        <w:gridCol w:w="6750"/>
        <w:gridCol w:w="9"/>
      </w:tblGrid>
      <w:tr w:rsidR="0042274E" w:rsidRPr="003C47FD" w14:paraId="0290A683" w14:textId="77777777" w:rsidTr="00D96643">
        <w:trPr>
          <w:gridAfter w:val="1"/>
          <w:wAfter w:w="5" w:type="pct"/>
          <w:trHeight w:val="300"/>
        </w:trPr>
        <w:tc>
          <w:tcPr>
            <w:tcW w:w="1249" w:type="pct"/>
            <w:shd w:val="clear" w:color="auto" w:fill="C6D9F1" w:themeFill="text2" w:themeFillTint="33"/>
            <w:noWrap/>
          </w:tcPr>
          <w:p w14:paraId="6C45180A" w14:textId="77777777" w:rsidR="0042274E" w:rsidRPr="003C47FD" w:rsidRDefault="0042274E" w:rsidP="00D96643">
            <w:pPr>
              <w:pStyle w:val="Tablehead"/>
              <w:spacing w:after="0"/>
              <w:jc w:val="left"/>
              <w:rPr>
                <w:rFonts w:cstheme="minorHAnsi"/>
              </w:rPr>
            </w:pPr>
            <w:r>
              <w:rPr>
                <w:rFonts w:cstheme="minorHAnsi"/>
              </w:rPr>
              <w:lastRenderedPageBreak/>
              <w:t>Field Name</w:t>
            </w:r>
          </w:p>
        </w:tc>
        <w:tc>
          <w:tcPr>
            <w:tcW w:w="3746" w:type="pct"/>
            <w:shd w:val="clear" w:color="auto" w:fill="C6D9F1" w:themeFill="text2" w:themeFillTint="33"/>
          </w:tcPr>
          <w:p w14:paraId="31B83331"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073EA6" w14:paraId="34493CBC" w14:textId="77777777" w:rsidTr="00D96643">
        <w:tblPrEx>
          <w:tblLook w:val="01E0" w:firstRow="1" w:lastRow="1" w:firstColumn="1" w:lastColumn="1" w:noHBand="0" w:noVBand="0"/>
        </w:tblPrEx>
        <w:trPr>
          <w:trHeight w:val="79"/>
        </w:trPr>
        <w:tc>
          <w:tcPr>
            <w:tcW w:w="1249" w:type="pct"/>
            <w:shd w:val="clear" w:color="auto" w:fill="F2F2F2" w:themeFill="background1" w:themeFillShade="F2"/>
          </w:tcPr>
          <w:p w14:paraId="02509C8D" w14:textId="77777777" w:rsidR="0042274E" w:rsidRPr="00073EA6" w:rsidRDefault="0042274E" w:rsidP="00D96643">
            <w:pPr>
              <w:snapToGrid w:val="0"/>
              <w:spacing w:before="60" w:after="40"/>
              <w:rPr>
                <w:rFonts w:cstheme="minorHAnsi"/>
                <w:szCs w:val="20"/>
              </w:rPr>
            </w:pPr>
            <w:r w:rsidRPr="00073EA6">
              <w:rPr>
                <w:rFonts w:cstheme="minorHAnsi"/>
                <w:szCs w:val="20"/>
              </w:rPr>
              <w:t>Security ID</w:t>
            </w:r>
          </w:p>
        </w:tc>
        <w:tc>
          <w:tcPr>
            <w:tcW w:w="3751" w:type="pct"/>
            <w:gridSpan w:val="2"/>
            <w:shd w:val="clear" w:color="auto" w:fill="F2F2F2" w:themeFill="background1" w:themeFillShade="F2"/>
          </w:tcPr>
          <w:p w14:paraId="69928019" w14:textId="77777777" w:rsidR="0042274E" w:rsidRPr="00073EA6" w:rsidRDefault="0042274E" w:rsidP="00D96643">
            <w:pPr>
              <w:snapToGrid w:val="0"/>
              <w:spacing w:before="60" w:after="40"/>
              <w:rPr>
                <w:rFonts w:cstheme="minorHAnsi"/>
                <w:szCs w:val="20"/>
              </w:rPr>
            </w:pPr>
            <w:r w:rsidRPr="00073EA6">
              <w:rPr>
                <w:rFonts w:cstheme="minorHAnsi"/>
                <w:szCs w:val="20"/>
              </w:rPr>
              <w:t>Instrument identifier</w:t>
            </w:r>
            <w:r>
              <w:rPr>
                <w:rFonts w:cstheme="minorHAnsi"/>
                <w:szCs w:val="20"/>
              </w:rPr>
              <w:t>.</w:t>
            </w:r>
          </w:p>
        </w:tc>
      </w:tr>
      <w:tr w:rsidR="0042274E" w:rsidRPr="00073EA6" w14:paraId="3D32E057" w14:textId="77777777" w:rsidTr="00D96643">
        <w:tblPrEx>
          <w:tblLook w:val="01E0" w:firstRow="1" w:lastRow="1" w:firstColumn="1" w:lastColumn="1" w:noHBand="0" w:noVBand="0"/>
        </w:tblPrEx>
        <w:trPr>
          <w:trHeight w:val="331"/>
        </w:trPr>
        <w:tc>
          <w:tcPr>
            <w:tcW w:w="1249" w:type="pct"/>
            <w:shd w:val="clear" w:color="auto" w:fill="F2F2F2" w:themeFill="background1" w:themeFillShade="F2"/>
          </w:tcPr>
          <w:p w14:paraId="78ABBB94" w14:textId="77777777" w:rsidR="0042274E" w:rsidRPr="00073EA6" w:rsidRDefault="0042274E" w:rsidP="00D96643">
            <w:pPr>
              <w:snapToGrid w:val="0"/>
              <w:spacing w:before="60" w:after="40"/>
              <w:rPr>
                <w:rFonts w:cstheme="minorHAnsi"/>
                <w:szCs w:val="20"/>
              </w:rPr>
            </w:pPr>
            <w:r w:rsidRPr="0049178E">
              <w:rPr>
                <w:rFonts w:cstheme="minorHAnsi"/>
                <w:szCs w:val="20"/>
              </w:rPr>
              <w:t>Total</w:t>
            </w:r>
            <w:r>
              <w:rPr>
                <w:rFonts w:cstheme="minorHAnsi"/>
                <w:szCs w:val="20"/>
              </w:rPr>
              <w:t xml:space="preserve"> </w:t>
            </w:r>
            <w:r w:rsidRPr="0049178E">
              <w:rPr>
                <w:rFonts w:cstheme="minorHAnsi"/>
                <w:szCs w:val="20"/>
              </w:rPr>
              <w:t>Affected</w:t>
            </w:r>
            <w:r>
              <w:rPr>
                <w:rFonts w:cstheme="minorHAnsi"/>
                <w:szCs w:val="20"/>
              </w:rPr>
              <w:t xml:space="preserve"> </w:t>
            </w:r>
            <w:r w:rsidRPr="0049178E">
              <w:rPr>
                <w:rFonts w:cstheme="minorHAnsi"/>
                <w:szCs w:val="20"/>
              </w:rPr>
              <w:t>Orders</w:t>
            </w:r>
          </w:p>
        </w:tc>
        <w:tc>
          <w:tcPr>
            <w:tcW w:w="3751" w:type="pct"/>
            <w:gridSpan w:val="2"/>
            <w:shd w:val="clear" w:color="auto" w:fill="F2F2F2" w:themeFill="background1" w:themeFillShade="F2"/>
          </w:tcPr>
          <w:p w14:paraId="6F482150" w14:textId="77777777" w:rsidR="0042274E" w:rsidRPr="00073EA6" w:rsidRDefault="0042274E" w:rsidP="00D96643">
            <w:pPr>
              <w:snapToGrid w:val="0"/>
              <w:spacing w:before="60" w:after="40"/>
              <w:rPr>
                <w:rFonts w:cstheme="minorHAnsi"/>
                <w:szCs w:val="20"/>
              </w:rPr>
            </w:pPr>
            <w:r>
              <w:rPr>
                <w:rFonts w:cstheme="minorHAnsi"/>
                <w:szCs w:val="20"/>
              </w:rPr>
              <w:t>Indicates</w:t>
            </w:r>
            <w:r w:rsidRPr="0049178E">
              <w:rPr>
                <w:rFonts w:cstheme="minorHAnsi"/>
                <w:szCs w:val="20"/>
              </w:rPr>
              <w:t xml:space="preserve"> the total number of orders </w:t>
            </w:r>
            <w:r>
              <w:rPr>
                <w:rFonts w:cstheme="minorHAnsi"/>
                <w:szCs w:val="20"/>
              </w:rPr>
              <w:t>have been cancelled.</w:t>
            </w:r>
          </w:p>
        </w:tc>
      </w:tr>
      <w:tr w:rsidR="0042274E" w:rsidRPr="00073EA6" w14:paraId="4ADF42A9" w14:textId="77777777" w:rsidTr="00D96643">
        <w:tblPrEx>
          <w:tblLook w:val="01E0" w:firstRow="1" w:lastRow="1" w:firstColumn="1" w:lastColumn="1" w:noHBand="0" w:noVBand="0"/>
        </w:tblPrEx>
        <w:trPr>
          <w:trHeight w:val="331"/>
        </w:trPr>
        <w:tc>
          <w:tcPr>
            <w:tcW w:w="1249" w:type="pct"/>
            <w:shd w:val="clear" w:color="auto" w:fill="F2F2F2" w:themeFill="background1" w:themeFillShade="F2"/>
          </w:tcPr>
          <w:p w14:paraId="63D54132" w14:textId="77777777" w:rsidR="0042274E" w:rsidRPr="00073EA6" w:rsidRDefault="0042274E" w:rsidP="00D96643">
            <w:pPr>
              <w:snapToGrid w:val="0"/>
              <w:spacing w:before="60" w:after="40"/>
              <w:rPr>
                <w:rFonts w:cstheme="minorHAnsi"/>
                <w:szCs w:val="20"/>
              </w:rPr>
            </w:pPr>
            <w:r>
              <w:rPr>
                <w:rFonts w:cstheme="minorHAnsi"/>
                <w:szCs w:val="20"/>
              </w:rPr>
              <w:t>Quote</w:t>
            </w:r>
            <w:r w:rsidRPr="00073EA6">
              <w:rPr>
                <w:rFonts w:cstheme="minorHAnsi"/>
                <w:szCs w:val="20"/>
              </w:rPr>
              <w:t xml:space="preserve"> </w:t>
            </w:r>
            <w:r>
              <w:rPr>
                <w:rFonts w:cstheme="minorHAnsi"/>
                <w:szCs w:val="20"/>
              </w:rPr>
              <w:t>Cancel Reason</w:t>
            </w:r>
          </w:p>
        </w:tc>
        <w:tc>
          <w:tcPr>
            <w:tcW w:w="3751" w:type="pct"/>
            <w:gridSpan w:val="2"/>
            <w:shd w:val="clear" w:color="auto" w:fill="F2F2F2" w:themeFill="background1" w:themeFillShade="F2"/>
          </w:tcPr>
          <w:p w14:paraId="073301F8" w14:textId="77777777" w:rsidR="0042274E" w:rsidRPr="00073EA6" w:rsidRDefault="0042274E" w:rsidP="00D96643">
            <w:pPr>
              <w:snapToGrid w:val="0"/>
              <w:spacing w:before="60" w:after="40"/>
              <w:rPr>
                <w:rFonts w:cstheme="minorHAnsi"/>
                <w:szCs w:val="20"/>
              </w:rPr>
            </w:pPr>
            <w:r>
              <w:rPr>
                <w:rFonts w:cstheme="minorHAnsi"/>
                <w:szCs w:val="20"/>
              </w:rPr>
              <w:t>Indicates</w:t>
            </w:r>
            <w:r w:rsidRPr="004C4A4B">
              <w:rPr>
                <w:rFonts w:cstheme="minorHAnsi"/>
                <w:szCs w:val="20"/>
              </w:rPr>
              <w:t xml:space="preserve"> the reason</w:t>
            </w:r>
            <w:r>
              <w:rPr>
                <w:rFonts w:cstheme="minorHAnsi"/>
                <w:szCs w:val="20"/>
              </w:rPr>
              <w:t xml:space="preserve"> of quote cancel.</w:t>
            </w:r>
          </w:p>
        </w:tc>
      </w:tr>
      <w:tr w:rsidR="0042274E" w:rsidRPr="00073EA6" w14:paraId="34D3466D" w14:textId="77777777" w:rsidTr="00D96643">
        <w:tblPrEx>
          <w:tblLook w:val="01E0" w:firstRow="1" w:lastRow="1" w:firstColumn="1" w:lastColumn="1" w:noHBand="0" w:noVBand="0"/>
        </w:tblPrEx>
        <w:trPr>
          <w:trHeight w:val="331"/>
        </w:trPr>
        <w:tc>
          <w:tcPr>
            <w:tcW w:w="1249"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720D36BE" w14:textId="77777777" w:rsidR="0042274E" w:rsidRPr="00073EA6" w:rsidRDefault="0042274E" w:rsidP="00D96643">
            <w:pPr>
              <w:snapToGrid w:val="0"/>
              <w:spacing w:before="60" w:after="40"/>
              <w:rPr>
                <w:rFonts w:cstheme="minorHAnsi"/>
                <w:szCs w:val="20"/>
              </w:rPr>
            </w:pPr>
            <w:r w:rsidRPr="0049178E">
              <w:rPr>
                <w:rFonts w:cstheme="minorHAnsi"/>
                <w:szCs w:val="20"/>
              </w:rPr>
              <w:t xml:space="preserve">Transaction Time </w:t>
            </w:r>
          </w:p>
        </w:tc>
        <w:tc>
          <w:tcPr>
            <w:tcW w:w="3751" w:type="pct"/>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7FF9FFB2" w14:textId="77777777" w:rsidR="0042274E" w:rsidRPr="00073EA6" w:rsidRDefault="0042274E" w:rsidP="00D96643">
            <w:pPr>
              <w:snapToGrid w:val="0"/>
              <w:spacing w:before="60" w:after="40"/>
              <w:rPr>
                <w:rFonts w:cstheme="minorHAnsi"/>
                <w:szCs w:val="20"/>
              </w:rPr>
            </w:pPr>
            <w:r w:rsidRPr="007452A6">
              <w:rPr>
                <w:rFonts w:cstheme="minorHAnsi"/>
                <w:szCs w:val="20"/>
              </w:rPr>
              <w:t xml:space="preserve">The time at which </w:t>
            </w:r>
            <w:r>
              <w:rPr>
                <w:rFonts w:cstheme="minorHAnsi"/>
                <w:szCs w:val="20"/>
              </w:rPr>
              <w:t>this message is generated</w:t>
            </w:r>
            <w:r w:rsidRPr="007452A6">
              <w:rPr>
                <w:rFonts w:cstheme="minorHAnsi"/>
                <w:szCs w:val="20"/>
              </w:rPr>
              <w:t>.</w:t>
            </w:r>
          </w:p>
        </w:tc>
      </w:tr>
    </w:tbl>
    <w:p w14:paraId="284199B1" w14:textId="77777777" w:rsidR="0042274E" w:rsidRDefault="0042274E" w:rsidP="0042274E">
      <w:pPr>
        <w:spacing w:before="120"/>
        <w:jc w:val="both"/>
        <w:rPr>
          <w:rFonts w:cstheme="minorHAnsi"/>
          <w:sz w:val="22"/>
          <w:szCs w:val="22"/>
        </w:rPr>
      </w:pPr>
      <w:r>
        <w:rPr>
          <w:rFonts w:cstheme="minorHAnsi"/>
          <w:sz w:val="22"/>
          <w:szCs w:val="22"/>
        </w:rPr>
        <w:t>Optional Fields:</w:t>
      </w:r>
    </w:p>
    <w:p w14:paraId="77B1E9D3" w14:textId="77777777" w:rsidR="0042274E" w:rsidRDefault="0042274E" w:rsidP="0042274E">
      <w:pPr>
        <w:pStyle w:val="NormalNGMDS"/>
        <w:ind w:left="0"/>
        <w:rPr>
          <w:rFonts w:asciiTheme="minorHAnsi" w:hAnsiTheme="minorHAnsi" w:cstheme="minorHAnsi"/>
          <w:szCs w:val="22"/>
        </w:rPr>
      </w:pPr>
      <w:r>
        <w:rPr>
          <w:rFonts w:asciiTheme="minorHAnsi" w:hAnsiTheme="minorHAnsi" w:cstheme="minorHAnsi"/>
          <w:szCs w:val="22"/>
        </w:rPr>
        <w:t>There is no optional field for this message.</w:t>
      </w:r>
    </w:p>
    <w:p w14:paraId="7F642B46" w14:textId="77777777" w:rsidR="0042274E" w:rsidRDefault="0042274E" w:rsidP="0042274E">
      <w:pPr>
        <w:pStyle w:val="NormalNGMDS"/>
        <w:ind w:left="0"/>
        <w:rPr>
          <w:rFonts w:asciiTheme="minorHAnsi" w:hAnsiTheme="minorHAnsi" w:cstheme="minorHAnsi"/>
          <w:szCs w:val="22"/>
        </w:rPr>
      </w:pPr>
    </w:p>
    <w:p w14:paraId="40DD24B9" w14:textId="77777777" w:rsidR="0042274E" w:rsidRPr="00417716" w:rsidRDefault="0042274E" w:rsidP="0042274E">
      <w:pPr>
        <w:pStyle w:val="Heading3"/>
      </w:pPr>
      <w:bookmarkStart w:id="763" w:name="_Toc170578911"/>
      <w:r>
        <w:t>Quote Cancel on Order Level (67)</w:t>
      </w:r>
      <w:bookmarkEnd w:id="763"/>
    </w:p>
    <w:p w14:paraId="0E292E23" w14:textId="225872E9" w:rsidR="0042274E" w:rsidRDefault="00EE7D5F" w:rsidP="0042274E">
      <w:pPr>
        <w:pStyle w:val="NormalNGMDS"/>
        <w:ind w:left="0"/>
        <w:rPr>
          <w:rFonts w:asciiTheme="minorHAnsi" w:hAnsiTheme="minorHAnsi" w:cstheme="minorHAnsi"/>
        </w:rPr>
      </w:pPr>
      <w:r w:rsidRPr="00EE7D5F">
        <w:rPr>
          <w:rFonts w:asciiTheme="minorHAnsi" w:hAnsiTheme="minorHAnsi" w:cstheme="minorHAnsi"/>
        </w:rPr>
        <w:t xml:space="preserve">The gateway sends this </w:t>
      </w:r>
      <w:r>
        <w:rPr>
          <w:rFonts w:asciiTheme="minorHAnsi" w:hAnsiTheme="minorHAnsi" w:cstheme="minorHAnsi"/>
        </w:rPr>
        <w:t xml:space="preserve">message </w:t>
      </w:r>
      <w:r w:rsidRPr="00EE7D5F">
        <w:rPr>
          <w:rFonts w:asciiTheme="minorHAnsi" w:hAnsiTheme="minorHAnsi" w:cstheme="minorHAnsi"/>
        </w:rPr>
        <w:t>to the client to convey</w:t>
      </w:r>
      <w:r>
        <w:rPr>
          <w:rFonts w:asciiTheme="minorHAnsi" w:hAnsiTheme="minorHAnsi" w:cstheme="minorHAnsi"/>
        </w:rPr>
        <w:t xml:space="preserve"> </w:t>
      </w:r>
      <w:r w:rsidR="0042274E">
        <w:rPr>
          <w:rFonts w:asciiTheme="minorHAnsi" w:hAnsiTheme="minorHAnsi" w:cstheme="minorHAnsi"/>
        </w:rPr>
        <w:t>a quote order has been cancelled.</w:t>
      </w:r>
      <w:r w:rsidR="00760F8B">
        <w:rPr>
          <w:rFonts w:asciiTheme="minorHAnsi" w:hAnsiTheme="minorHAnsi" w:cstheme="minorHAnsi"/>
        </w:rPr>
        <w:t xml:space="preserve"> </w:t>
      </w:r>
      <w:r w:rsidR="0042274E">
        <w:rPr>
          <w:rFonts w:asciiTheme="minorHAnsi" w:hAnsiTheme="minorHAnsi" w:cstheme="minorHAnsi"/>
        </w:rPr>
        <w:t xml:space="preserve">The scenarios include: </w:t>
      </w:r>
    </w:p>
    <w:p w14:paraId="5CDB9AB4" w14:textId="77777777" w:rsidR="0042274E" w:rsidRDefault="0042274E" w:rsidP="0042274E">
      <w:pPr>
        <w:pStyle w:val="NormalNGMDS"/>
        <w:numPr>
          <w:ilvl w:val="0"/>
          <w:numId w:val="89"/>
        </w:numPr>
        <w:rPr>
          <w:rFonts w:asciiTheme="minorHAnsi" w:hAnsiTheme="minorHAnsi" w:cstheme="minorHAnsi"/>
        </w:rPr>
      </w:pPr>
      <w:r>
        <w:rPr>
          <w:rFonts w:asciiTheme="minorHAnsi" w:hAnsiTheme="minorHAnsi" w:cstheme="minorHAnsi"/>
        </w:rPr>
        <w:t>A quote has been cancelled by mass cancel or OBO mass cancel.</w:t>
      </w:r>
    </w:p>
    <w:p w14:paraId="6FCAC8C0" w14:textId="77777777" w:rsidR="0042274E" w:rsidRDefault="0042274E" w:rsidP="0042274E">
      <w:pPr>
        <w:pStyle w:val="NormalNGMDS"/>
        <w:numPr>
          <w:ilvl w:val="0"/>
          <w:numId w:val="89"/>
        </w:numPr>
        <w:rPr>
          <w:rFonts w:asciiTheme="minorHAnsi" w:hAnsiTheme="minorHAnsi" w:cstheme="minorHAnsi"/>
        </w:rPr>
      </w:pPr>
      <w:r>
        <w:rPr>
          <w:rFonts w:asciiTheme="minorHAnsi" w:hAnsiTheme="minorHAnsi" w:cstheme="minorHAnsi"/>
        </w:rPr>
        <w:t>A quote has been cancelled due to VCM triggered.</w:t>
      </w:r>
    </w:p>
    <w:p w14:paraId="51845407" w14:textId="77777777" w:rsidR="0042274E" w:rsidRDefault="0042274E" w:rsidP="0042274E">
      <w:pPr>
        <w:pStyle w:val="NormalNGMDS"/>
        <w:numPr>
          <w:ilvl w:val="0"/>
          <w:numId w:val="89"/>
        </w:numPr>
        <w:rPr>
          <w:rFonts w:asciiTheme="minorHAnsi" w:hAnsiTheme="minorHAnsi" w:cstheme="minorHAnsi"/>
        </w:rPr>
      </w:pPr>
      <w:r>
        <w:rPr>
          <w:rFonts w:asciiTheme="minorHAnsi" w:hAnsiTheme="minorHAnsi" w:cstheme="minorHAnsi"/>
        </w:rPr>
        <w:t>A quote has been cancelled due to SMP triggered.</w:t>
      </w:r>
    </w:p>
    <w:p w14:paraId="5C986822" w14:textId="77777777" w:rsidR="0042274E" w:rsidRDefault="0042274E" w:rsidP="0042274E">
      <w:pPr>
        <w:pStyle w:val="NormalNGMDS"/>
        <w:numPr>
          <w:ilvl w:val="0"/>
          <w:numId w:val="89"/>
        </w:numPr>
        <w:rPr>
          <w:rFonts w:asciiTheme="minorHAnsi" w:hAnsiTheme="minorHAnsi" w:cstheme="minorHAnsi"/>
        </w:rPr>
      </w:pPr>
      <w:r>
        <w:rPr>
          <w:rFonts w:asciiTheme="minorHAnsi" w:hAnsiTheme="minorHAnsi" w:cstheme="minorHAnsi"/>
        </w:rPr>
        <w:t>A quote has been cancelled due to HKEX trading and market operations.</w:t>
      </w:r>
    </w:p>
    <w:p w14:paraId="5DDFC727" w14:textId="77777777" w:rsidR="0042274E" w:rsidRDefault="0042274E" w:rsidP="0042274E">
      <w:pPr>
        <w:pStyle w:val="NormalNGMDS"/>
        <w:ind w:left="0"/>
        <w:rPr>
          <w:rFonts w:asciiTheme="minorHAnsi" w:hAnsiTheme="minorHAnsi" w:cstheme="minorHAnsi"/>
        </w:rPr>
      </w:pP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0"/>
        <w:gridCol w:w="6750"/>
        <w:gridCol w:w="9"/>
      </w:tblGrid>
      <w:tr w:rsidR="0042274E" w:rsidRPr="007452A6" w14:paraId="71F759C8" w14:textId="77777777" w:rsidTr="00186A5C">
        <w:trPr>
          <w:gridAfter w:val="1"/>
          <w:wAfter w:w="5" w:type="pct"/>
          <w:trHeight w:val="300"/>
        </w:trPr>
        <w:tc>
          <w:tcPr>
            <w:tcW w:w="1249" w:type="pct"/>
            <w:shd w:val="clear" w:color="auto" w:fill="C6D9F1" w:themeFill="text2" w:themeFillTint="33"/>
            <w:noWrap/>
          </w:tcPr>
          <w:p w14:paraId="6CE80519" w14:textId="77777777" w:rsidR="0042274E" w:rsidRPr="007452A6" w:rsidRDefault="0042274E" w:rsidP="00D96643">
            <w:pPr>
              <w:pStyle w:val="Tablehead"/>
              <w:spacing w:after="0"/>
              <w:jc w:val="left"/>
              <w:rPr>
                <w:rFonts w:cstheme="minorHAnsi"/>
              </w:rPr>
            </w:pPr>
            <w:r w:rsidRPr="007452A6">
              <w:rPr>
                <w:rFonts w:cstheme="minorHAnsi"/>
              </w:rPr>
              <w:t>Field Name</w:t>
            </w:r>
          </w:p>
        </w:tc>
        <w:tc>
          <w:tcPr>
            <w:tcW w:w="3746" w:type="pct"/>
            <w:shd w:val="clear" w:color="auto" w:fill="C6D9F1" w:themeFill="text2" w:themeFillTint="33"/>
          </w:tcPr>
          <w:p w14:paraId="1C18796F" w14:textId="77777777" w:rsidR="0042274E" w:rsidRPr="007452A6" w:rsidRDefault="0042274E" w:rsidP="00D96643">
            <w:pPr>
              <w:pStyle w:val="Tablehead"/>
              <w:spacing w:after="0"/>
              <w:jc w:val="left"/>
              <w:rPr>
                <w:rFonts w:cstheme="minorHAnsi"/>
              </w:rPr>
            </w:pPr>
            <w:r w:rsidRPr="007452A6">
              <w:rPr>
                <w:rFonts w:cstheme="minorHAnsi"/>
              </w:rPr>
              <w:t>Description</w:t>
            </w:r>
          </w:p>
        </w:tc>
      </w:tr>
      <w:tr w:rsidR="0042274E" w:rsidRPr="007452A6" w14:paraId="190D41E7" w14:textId="77777777" w:rsidTr="00186A5C">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393C5248" w14:textId="7AF38137" w:rsidR="0042274E" w:rsidRPr="007452A6" w:rsidRDefault="008B4EF3" w:rsidP="00D96643">
            <w:pPr>
              <w:spacing w:before="60" w:after="60"/>
              <w:rPr>
                <w:rFonts w:cstheme="minorHAnsi"/>
                <w:szCs w:val="20"/>
                <w:lang w:val="en-GB"/>
              </w:rPr>
            </w:pPr>
            <w:r>
              <w:rPr>
                <w:rFonts w:cstheme="minorHAnsi"/>
                <w:szCs w:val="20"/>
              </w:rPr>
              <w:t>Quote ID</w:t>
            </w:r>
          </w:p>
        </w:tc>
        <w:tc>
          <w:tcPr>
            <w:tcW w:w="3746" w:type="pct"/>
            <w:shd w:val="clear" w:color="auto" w:fill="F2F2F2" w:themeFill="background1" w:themeFillShade="F2"/>
          </w:tcPr>
          <w:p w14:paraId="5A2D5B1D" w14:textId="77777777" w:rsidR="0042274E" w:rsidRPr="007452A6" w:rsidRDefault="0042274E" w:rsidP="00D96643">
            <w:pPr>
              <w:spacing w:before="60" w:after="60"/>
              <w:rPr>
                <w:rFonts w:cstheme="minorHAnsi"/>
                <w:szCs w:val="20"/>
              </w:rPr>
            </w:pPr>
            <w:r w:rsidRPr="007452A6">
              <w:rPr>
                <w:rFonts w:cstheme="minorHAnsi"/>
                <w:szCs w:val="20"/>
              </w:rPr>
              <w:t xml:space="preserve">It is the Quote ID as from the </w:t>
            </w:r>
            <w:r>
              <w:rPr>
                <w:rFonts w:cstheme="minorHAnsi"/>
                <w:szCs w:val="20"/>
              </w:rPr>
              <w:t xml:space="preserve">quote </w:t>
            </w:r>
            <w:r w:rsidRPr="007452A6">
              <w:rPr>
                <w:rFonts w:cstheme="minorHAnsi"/>
                <w:szCs w:val="20"/>
              </w:rPr>
              <w:t>input</w:t>
            </w:r>
          </w:p>
        </w:tc>
      </w:tr>
      <w:tr w:rsidR="0042274E" w:rsidRPr="007452A6" w14:paraId="25F415BF" w14:textId="77777777" w:rsidTr="00186A5C">
        <w:tblPrEx>
          <w:tblLook w:val="01E0" w:firstRow="1" w:lastRow="1" w:firstColumn="1" w:lastColumn="1" w:noHBand="0" w:noVBand="0"/>
        </w:tblPrEx>
        <w:trPr>
          <w:trHeight w:val="331"/>
        </w:trPr>
        <w:tc>
          <w:tcPr>
            <w:tcW w:w="1249"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73DA31BA" w14:textId="77777777" w:rsidR="0042274E" w:rsidRPr="007452A6" w:rsidRDefault="0042274E" w:rsidP="00D96643">
            <w:pPr>
              <w:snapToGrid w:val="0"/>
              <w:spacing w:before="60" w:after="40"/>
              <w:rPr>
                <w:rFonts w:cstheme="minorHAnsi"/>
                <w:szCs w:val="20"/>
              </w:rPr>
            </w:pPr>
            <w:r w:rsidRPr="007452A6">
              <w:rPr>
                <w:rFonts w:cstheme="minorHAnsi"/>
                <w:szCs w:val="20"/>
              </w:rPr>
              <w:t xml:space="preserve">Transaction Time </w:t>
            </w:r>
          </w:p>
        </w:tc>
        <w:tc>
          <w:tcPr>
            <w:tcW w:w="3751" w:type="pct"/>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14B2AF19" w14:textId="77777777" w:rsidR="0042274E" w:rsidRPr="007452A6" w:rsidRDefault="0042274E" w:rsidP="00D96643">
            <w:pPr>
              <w:snapToGrid w:val="0"/>
              <w:spacing w:before="60" w:after="40"/>
              <w:rPr>
                <w:rFonts w:cstheme="minorHAnsi"/>
                <w:szCs w:val="20"/>
              </w:rPr>
            </w:pPr>
            <w:r w:rsidRPr="007452A6">
              <w:rPr>
                <w:rFonts w:cstheme="minorHAnsi"/>
                <w:szCs w:val="20"/>
              </w:rPr>
              <w:t xml:space="preserve">The time at which </w:t>
            </w:r>
            <w:r>
              <w:rPr>
                <w:rFonts w:cstheme="minorHAnsi"/>
                <w:szCs w:val="20"/>
              </w:rPr>
              <w:t>this message is generated</w:t>
            </w:r>
            <w:r w:rsidRPr="007452A6">
              <w:rPr>
                <w:rFonts w:cstheme="minorHAnsi"/>
                <w:szCs w:val="20"/>
              </w:rPr>
              <w:t>.</w:t>
            </w:r>
          </w:p>
        </w:tc>
      </w:tr>
      <w:tr w:rsidR="0042274E" w:rsidRPr="007452A6" w14:paraId="4989BB31" w14:textId="77777777" w:rsidTr="00186A5C">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1FF2F4B0" w14:textId="77777777" w:rsidR="0042274E" w:rsidRPr="007452A6" w:rsidRDefault="0042274E" w:rsidP="00D96643">
            <w:pPr>
              <w:spacing w:before="60" w:after="60"/>
              <w:rPr>
                <w:rFonts w:cstheme="minorHAnsi"/>
                <w:szCs w:val="20"/>
                <w:lang w:val="en-GB"/>
              </w:rPr>
            </w:pPr>
            <w:r w:rsidRPr="007452A6">
              <w:rPr>
                <w:rFonts w:cstheme="minorHAnsi"/>
                <w:szCs w:val="20"/>
                <w:lang w:val="en-GB"/>
              </w:rPr>
              <w:t>Executing Trader</w:t>
            </w:r>
          </w:p>
        </w:tc>
        <w:tc>
          <w:tcPr>
            <w:tcW w:w="3746" w:type="pct"/>
            <w:shd w:val="clear" w:color="auto" w:fill="F2F2F2" w:themeFill="background1" w:themeFillShade="F2"/>
          </w:tcPr>
          <w:p w14:paraId="46A1D589" w14:textId="77777777" w:rsidR="0042274E" w:rsidRPr="007452A6" w:rsidRDefault="0042274E" w:rsidP="00D96643">
            <w:pPr>
              <w:spacing w:before="60" w:after="60"/>
              <w:rPr>
                <w:rFonts w:cstheme="minorHAnsi"/>
                <w:szCs w:val="20"/>
              </w:rPr>
            </w:pPr>
            <w:r w:rsidRPr="007452A6">
              <w:rPr>
                <w:rFonts w:cstheme="minorHAnsi"/>
                <w:szCs w:val="20"/>
              </w:rPr>
              <w:t>Client specified executing trader of market participant.</w:t>
            </w:r>
          </w:p>
        </w:tc>
      </w:tr>
      <w:tr w:rsidR="0042274E" w:rsidRPr="007452A6" w14:paraId="55F8E492" w14:textId="77777777" w:rsidTr="00186A5C">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43DF1926" w14:textId="77777777" w:rsidR="0042274E" w:rsidRPr="007452A6" w:rsidRDefault="0042274E" w:rsidP="00D96643">
            <w:pPr>
              <w:spacing w:before="60" w:after="60"/>
              <w:rPr>
                <w:rFonts w:cstheme="minorHAnsi"/>
                <w:szCs w:val="20"/>
                <w:lang w:val="en-GB"/>
              </w:rPr>
            </w:pPr>
            <w:r w:rsidRPr="007452A6">
              <w:rPr>
                <w:rFonts w:cstheme="minorHAnsi"/>
                <w:szCs w:val="20"/>
                <w:lang w:val="en-GB"/>
              </w:rPr>
              <w:t>Security ID</w:t>
            </w:r>
          </w:p>
        </w:tc>
        <w:tc>
          <w:tcPr>
            <w:tcW w:w="3746" w:type="pct"/>
            <w:shd w:val="clear" w:color="auto" w:fill="F2F2F2" w:themeFill="background1" w:themeFillShade="F2"/>
          </w:tcPr>
          <w:p w14:paraId="60D4922E" w14:textId="77777777" w:rsidR="0042274E" w:rsidRPr="007452A6" w:rsidRDefault="0042274E" w:rsidP="00D96643">
            <w:pPr>
              <w:spacing w:before="60" w:after="60"/>
              <w:rPr>
                <w:rFonts w:cstheme="minorHAnsi"/>
                <w:szCs w:val="20"/>
              </w:rPr>
            </w:pPr>
            <w:r w:rsidRPr="007452A6">
              <w:rPr>
                <w:rFonts w:cstheme="minorHAnsi"/>
                <w:szCs w:val="20"/>
              </w:rPr>
              <w:t xml:space="preserve">It is the Security ID as </w:t>
            </w:r>
            <w:r>
              <w:rPr>
                <w:rFonts w:cstheme="minorHAnsi"/>
                <w:szCs w:val="20"/>
              </w:rPr>
              <w:t>from the quote input</w:t>
            </w:r>
          </w:p>
        </w:tc>
      </w:tr>
      <w:tr w:rsidR="008B4EF3" w:rsidRPr="007452A6" w14:paraId="2EED10DD" w14:textId="77777777" w:rsidTr="00EB748E">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2EBD6B6E" w14:textId="77777777" w:rsidR="008B4EF3" w:rsidRPr="007452A6" w:rsidRDefault="008B4EF3" w:rsidP="00EB748E">
            <w:pPr>
              <w:spacing w:before="60" w:after="60"/>
              <w:rPr>
                <w:rFonts w:cstheme="minorHAnsi"/>
                <w:szCs w:val="20"/>
                <w:lang w:val="en-GB"/>
              </w:rPr>
            </w:pPr>
            <w:r>
              <w:rPr>
                <w:rFonts w:cstheme="minorHAnsi"/>
                <w:szCs w:val="20"/>
              </w:rPr>
              <w:t>Quote Entry ID</w:t>
            </w:r>
          </w:p>
        </w:tc>
        <w:tc>
          <w:tcPr>
            <w:tcW w:w="3746" w:type="pct"/>
            <w:shd w:val="clear" w:color="auto" w:fill="F2F2F2" w:themeFill="background1" w:themeFillShade="F2"/>
          </w:tcPr>
          <w:p w14:paraId="33CF333A" w14:textId="77777777" w:rsidR="008B4EF3" w:rsidRPr="007452A6" w:rsidRDefault="008B4EF3" w:rsidP="00EB748E">
            <w:pPr>
              <w:spacing w:before="60" w:after="60"/>
              <w:rPr>
                <w:rFonts w:cstheme="minorHAnsi"/>
                <w:szCs w:val="20"/>
              </w:rPr>
            </w:pPr>
            <w:r w:rsidRPr="007452A6">
              <w:rPr>
                <w:rFonts w:cstheme="minorHAnsi"/>
                <w:szCs w:val="20"/>
              </w:rPr>
              <w:t xml:space="preserve">It is the Quote Entry ID as </w:t>
            </w:r>
            <w:r>
              <w:rPr>
                <w:rFonts w:cstheme="minorHAnsi"/>
                <w:szCs w:val="20"/>
              </w:rPr>
              <w:t>from the quote input</w:t>
            </w:r>
          </w:p>
        </w:tc>
      </w:tr>
      <w:tr w:rsidR="0042274E" w:rsidRPr="007452A6" w14:paraId="6E2FBB90" w14:textId="77777777" w:rsidTr="00186A5C">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4865AA87" w14:textId="77777777" w:rsidR="0042274E" w:rsidRPr="007452A6" w:rsidRDefault="0042274E" w:rsidP="00D96643">
            <w:pPr>
              <w:spacing w:before="60" w:after="60"/>
              <w:rPr>
                <w:rFonts w:cstheme="minorHAnsi"/>
                <w:szCs w:val="20"/>
                <w:lang w:val="en-GB"/>
              </w:rPr>
            </w:pPr>
            <w:r w:rsidRPr="007452A6">
              <w:rPr>
                <w:rFonts w:cstheme="minorHAnsi"/>
                <w:szCs w:val="20"/>
                <w:lang w:val="en-GB"/>
              </w:rPr>
              <w:t>Side</w:t>
            </w:r>
          </w:p>
        </w:tc>
        <w:tc>
          <w:tcPr>
            <w:tcW w:w="3746" w:type="pct"/>
            <w:shd w:val="clear" w:color="auto" w:fill="F2F2F2" w:themeFill="background1" w:themeFillShade="F2"/>
          </w:tcPr>
          <w:p w14:paraId="7F4BCFAF" w14:textId="77777777" w:rsidR="0042274E" w:rsidRPr="007452A6" w:rsidRDefault="0042274E" w:rsidP="00D96643">
            <w:pPr>
              <w:spacing w:before="60" w:after="60"/>
              <w:rPr>
                <w:rFonts w:cstheme="minorHAnsi"/>
                <w:szCs w:val="20"/>
              </w:rPr>
            </w:pPr>
            <w:r w:rsidRPr="007452A6">
              <w:rPr>
                <w:rFonts w:cstheme="minorHAnsi"/>
                <w:szCs w:val="20"/>
              </w:rPr>
              <w:t xml:space="preserve">It is the bid or offer side as </w:t>
            </w:r>
            <w:r>
              <w:rPr>
                <w:rFonts w:cstheme="minorHAnsi"/>
                <w:szCs w:val="20"/>
              </w:rPr>
              <w:t>from the quote input</w:t>
            </w:r>
            <w:r w:rsidRPr="007452A6">
              <w:rPr>
                <w:rFonts w:cstheme="minorHAnsi"/>
                <w:szCs w:val="20"/>
              </w:rPr>
              <w:t>.</w:t>
            </w:r>
          </w:p>
          <w:p w14:paraId="1A6B7A31" w14:textId="77777777" w:rsidR="0042274E" w:rsidRPr="007452A6" w:rsidRDefault="0042274E" w:rsidP="00D96643">
            <w:pPr>
              <w:spacing w:before="60" w:after="60"/>
              <w:rPr>
                <w:rFonts w:cstheme="minorHAnsi"/>
                <w:szCs w:val="20"/>
              </w:rPr>
            </w:pPr>
            <w:r w:rsidRPr="007452A6">
              <w:rPr>
                <w:rFonts w:eastAsia="Calibri" w:cstheme="minorHAnsi"/>
                <w:szCs w:val="20"/>
              </w:rPr>
              <w:t>Side of the order:</w:t>
            </w:r>
          </w:p>
          <w:p w14:paraId="283B68F8" w14:textId="77777777" w:rsidR="0042274E" w:rsidRPr="007452A6" w:rsidRDefault="0042274E" w:rsidP="00D96643">
            <w:pPr>
              <w:pStyle w:val="ListParagraph"/>
              <w:numPr>
                <w:ilvl w:val="0"/>
                <w:numId w:val="129"/>
              </w:numPr>
              <w:spacing w:before="60" w:after="60"/>
              <w:rPr>
                <w:rFonts w:cstheme="minorHAnsi"/>
                <w:szCs w:val="20"/>
              </w:rPr>
            </w:pPr>
            <w:r w:rsidRPr="007452A6">
              <w:rPr>
                <w:rFonts w:cstheme="minorHAnsi"/>
                <w:szCs w:val="20"/>
              </w:rPr>
              <w:t>1 (Buy a.k.a. bid side)</w:t>
            </w:r>
          </w:p>
          <w:p w14:paraId="0A36AA4B" w14:textId="77777777" w:rsidR="0042274E" w:rsidRPr="007452A6" w:rsidRDefault="0042274E" w:rsidP="00D96643">
            <w:pPr>
              <w:pStyle w:val="ListParagraph"/>
              <w:numPr>
                <w:ilvl w:val="0"/>
                <w:numId w:val="129"/>
              </w:numPr>
              <w:spacing w:before="60" w:after="60"/>
              <w:rPr>
                <w:rFonts w:cstheme="minorHAnsi"/>
                <w:szCs w:val="20"/>
              </w:rPr>
            </w:pPr>
            <w:r w:rsidRPr="007452A6">
              <w:rPr>
                <w:rFonts w:cstheme="minorHAnsi"/>
                <w:szCs w:val="20"/>
              </w:rPr>
              <w:t>2 (Sell a.k.a. offer side)</w:t>
            </w:r>
          </w:p>
        </w:tc>
      </w:tr>
      <w:tr w:rsidR="0042274E" w:rsidRPr="007452A6" w14:paraId="40643924" w14:textId="77777777" w:rsidTr="00186A5C">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383B659F" w14:textId="77777777" w:rsidR="0042274E" w:rsidRPr="007452A6" w:rsidRDefault="0042274E" w:rsidP="00D96643">
            <w:pPr>
              <w:spacing w:before="60" w:after="60"/>
              <w:rPr>
                <w:rFonts w:cstheme="minorHAnsi"/>
                <w:szCs w:val="20"/>
                <w:lang w:val="en-GB"/>
              </w:rPr>
            </w:pPr>
            <w:r w:rsidRPr="007452A6">
              <w:rPr>
                <w:rFonts w:cstheme="minorHAnsi"/>
                <w:szCs w:val="20"/>
                <w:lang w:val="en-GB"/>
              </w:rPr>
              <w:t>Price</w:t>
            </w:r>
          </w:p>
        </w:tc>
        <w:tc>
          <w:tcPr>
            <w:tcW w:w="3746" w:type="pct"/>
            <w:shd w:val="clear" w:color="auto" w:fill="F2F2F2" w:themeFill="background1" w:themeFillShade="F2"/>
          </w:tcPr>
          <w:p w14:paraId="59B6443A" w14:textId="77777777" w:rsidR="0042274E" w:rsidRPr="007452A6" w:rsidRDefault="0042274E" w:rsidP="00D96643">
            <w:pPr>
              <w:spacing w:before="60" w:after="60"/>
              <w:rPr>
                <w:rFonts w:cstheme="minorHAnsi"/>
                <w:szCs w:val="20"/>
              </w:rPr>
            </w:pPr>
            <w:r w:rsidRPr="007452A6">
              <w:rPr>
                <w:rFonts w:eastAsia="Calibri" w:cstheme="minorHAnsi"/>
                <w:szCs w:val="20"/>
              </w:rPr>
              <w:t xml:space="preserve">Price of order. It is the Bid Price or Offer Price as </w:t>
            </w:r>
            <w:r>
              <w:rPr>
                <w:rFonts w:cstheme="minorHAnsi"/>
                <w:szCs w:val="20"/>
              </w:rPr>
              <w:t>from the quote input</w:t>
            </w:r>
          </w:p>
        </w:tc>
      </w:tr>
      <w:tr w:rsidR="0042274E" w:rsidRPr="007452A6" w14:paraId="315F5E8A" w14:textId="77777777" w:rsidTr="00186A5C">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5FF0EC46" w14:textId="77777777" w:rsidR="0042274E" w:rsidRPr="007452A6" w:rsidRDefault="0042274E" w:rsidP="00D96643">
            <w:pPr>
              <w:spacing w:before="60" w:after="60"/>
              <w:rPr>
                <w:rFonts w:cstheme="minorHAnsi"/>
                <w:szCs w:val="20"/>
                <w:lang w:val="en-GB"/>
              </w:rPr>
            </w:pPr>
            <w:r w:rsidRPr="007452A6">
              <w:rPr>
                <w:rFonts w:cstheme="minorHAnsi"/>
                <w:szCs w:val="20"/>
                <w:lang w:val="en-GB"/>
              </w:rPr>
              <w:t>Order Qty</w:t>
            </w:r>
          </w:p>
        </w:tc>
        <w:tc>
          <w:tcPr>
            <w:tcW w:w="3746" w:type="pct"/>
            <w:shd w:val="clear" w:color="auto" w:fill="F2F2F2" w:themeFill="background1" w:themeFillShade="F2"/>
          </w:tcPr>
          <w:p w14:paraId="38A51D3C" w14:textId="77777777" w:rsidR="0042274E" w:rsidRPr="007452A6" w:rsidRDefault="0042274E" w:rsidP="00D96643">
            <w:pPr>
              <w:spacing w:before="60" w:after="60"/>
              <w:rPr>
                <w:rFonts w:cstheme="minorHAnsi"/>
                <w:szCs w:val="20"/>
              </w:rPr>
            </w:pPr>
            <w:r w:rsidRPr="007452A6">
              <w:rPr>
                <w:rFonts w:cstheme="minorHAnsi"/>
                <w:szCs w:val="20"/>
              </w:rPr>
              <w:t>Total order quantity of the order.</w:t>
            </w:r>
            <w:r w:rsidRPr="007452A6">
              <w:rPr>
                <w:rFonts w:eastAsia="Calibri" w:cstheme="minorHAnsi"/>
                <w:szCs w:val="20"/>
              </w:rPr>
              <w:t xml:space="preserve"> It is the Bid Qty or Offer Qty as </w:t>
            </w:r>
            <w:r>
              <w:rPr>
                <w:rFonts w:cstheme="minorHAnsi"/>
                <w:szCs w:val="20"/>
              </w:rPr>
              <w:t>from the quote input</w:t>
            </w:r>
          </w:p>
        </w:tc>
      </w:tr>
      <w:tr w:rsidR="00186A5C" w:rsidRPr="00754E31" w14:paraId="0201CCC9"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1F4E9A61" w14:textId="77777777" w:rsidR="00186A5C" w:rsidRDefault="00186A5C" w:rsidP="00D96643">
            <w:pPr>
              <w:spacing w:before="60" w:after="60"/>
              <w:rPr>
                <w:rFonts w:cstheme="minorHAnsi"/>
                <w:szCs w:val="20"/>
              </w:rPr>
            </w:pPr>
            <w:r w:rsidRPr="00ED69E4">
              <w:rPr>
                <w:rFonts w:cstheme="minorHAnsi"/>
                <w:szCs w:val="20"/>
              </w:rPr>
              <w:t>Execution ID</w:t>
            </w:r>
          </w:p>
        </w:tc>
        <w:tc>
          <w:tcPr>
            <w:tcW w:w="3746" w:type="pct"/>
            <w:shd w:val="clear" w:color="auto" w:fill="F2F2F2" w:themeFill="background1" w:themeFillShade="F2"/>
          </w:tcPr>
          <w:p w14:paraId="258532FD" w14:textId="77777777" w:rsidR="00186A5C" w:rsidRPr="009D6754" w:rsidRDefault="00186A5C" w:rsidP="00D96643">
            <w:pPr>
              <w:spacing w:before="60" w:after="60"/>
              <w:rPr>
                <w:rFonts w:eastAsia="Calibri" w:cstheme="minorHAnsi"/>
                <w:szCs w:val="20"/>
                <w:lang w:val="en-GB"/>
              </w:rPr>
            </w:pPr>
            <w:r w:rsidRPr="00AD055D">
              <w:rPr>
                <w:rFonts w:eastAsia="Calibri" w:cstheme="minorHAnsi"/>
                <w:szCs w:val="20"/>
                <w:lang w:val="en-GB"/>
              </w:rPr>
              <w:t>Unique Execution ID assigned by the system</w:t>
            </w:r>
            <w:r>
              <w:rPr>
                <w:rFonts w:eastAsia="Calibri" w:cstheme="minorHAnsi"/>
                <w:szCs w:val="20"/>
                <w:lang w:val="en-GB"/>
              </w:rPr>
              <w:t>.</w:t>
            </w:r>
          </w:p>
        </w:tc>
      </w:tr>
      <w:tr w:rsidR="00186A5C" w:rsidRPr="00754E31" w14:paraId="2C0B1E23"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1A19E954" w14:textId="77777777" w:rsidR="00186A5C" w:rsidRDefault="00186A5C" w:rsidP="00D96643">
            <w:pPr>
              <w:spacing w:before="60" w:after="60"/>
              <w:rPr>
                <w:rFonts w:cstheme="minorHAnsi"/>
                <w:szCs w:val="20"/>
              </w:rPr>
            </w:pPr>
            <w:r>
              <w:rPr>
                <w:rFonts w:cstheme="minorHAnsi"/>
                <w:szCs w:val="20"/>
              </w:rPr>
              <w:t>Order ID</w:t>
            </w:r>
          </w:p>
        </w:tc>
        <w:tc>
          <w:tcPr>
            <w:tcW w:w="3746" w:type="pct"/>
            <w:shd w:val="clear" w:color="auto" w:fill="F2F2F2" w:themeFill="background1" w:themeFillShade="F2"/>
          </w:tcPr>
          <w:p w14:paraId="6F18F8BB" w14:textId="77777777" w:rsidR="00186A5C" w:rsidRPr="009D6754" w:rsidRDefault="00186A5C" w:rsidP="00D96643">
            <w:pPr>
              <w:spacing w:before="60" w:after="60"/>
              <w:rPr>
                <w:rFonts w:eastAsia="Calibri" w:cstheme="minorHAnsi"/>
                <w:szCs w:val="20"/>
                <w:lang w:val="en-GB"/>
              </w:rPr>
            </w:pPr>
            <w:r>
              <w:rPr>
                <w:rFonts w:eastAsia="Calibri" w:cstheme="minorHAnsi"/>
                <w:szCs w:val="20"/>
                <w:lang w:val="en-GB"/>
              </w:rPr>
              <w:t>Order ID assigned for the order</w:t>
            </w:r>
          </w:p>
        </w:tc>
      </w:tr>
      <w:tr w:rsidR="0042274E" w:rsidRPr="007452A6" w14:paraId="435C3A71" w14:textId="77777777" w:rsidTr="00186A5C">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32BAA282" w14:textId="77777777" w:rsidR="0042274E" w:rsidRPr="007452A6" w:rsidRDefault="0042274E" w:rsidP="00D96643">
            <w:pPr>
              <w:spacing w:before="60" w:after="60"/>
              <w:rPr>
                <w:rFonts w:cstheme="minorHAnsi"/>
                <w:szCs w:val="20"/>
                <w:lang w:val="en-GB"/>
              </w:rPr>
            </w:pPr>
            <w:r w:rsidRPr="007452A6">
              <w:rPr>
                <w:rFonts w:cstheme="minorHAnsi"/>
                <w:szCs w:val="20"/>
                <w:lang w:val="en-GB"/>
              </w:rPr>
              <w:t>Order Status</w:t>
            </w:r>
          </w:p>
        </w:tc>
        <w:tc>
          <w:tcPr>
            <w:tcW w:w="3746" w:type="pct"/>
            <w:shd w:val="clear" w:color="auto" w:fill="F2F2F2" w:themeFill="background1" w:themeFillShade="F2"/>
          </w:tcPr>
          <w:p w14:paraId="3CF92EEB" w14:textId="77777777" w:rsidR="0042274E" w:rsidRPr="007452A6" w:rsidRDefault="0042274E" w:rsidP="00D96643">
            <w:pPr>
              <w:spacing w:before="60" w:after="60"/>
              <w:rPr>
                <w:rFonts w:cstheme="minorHAnsi"/>
                <w:szCs w:val="20"/>
              </w:rPr>
            </w:pPr>
            <w:r w:rsidRPr="007452A6">
              <w:rPr>
                <w:rFonts w:cstheme="minorHAnsi"/>
                <w:szCs w:val="20"/>
              </w:rPr>
              <w:t>Order status after processing:</w:t>
            </w:r>
          </w:p>
          <w:p w14:paraId="3E89B11B" w14:textId="77777777" w:rsidR="0042274E" w:rsidRPr="00C31352" w:rsidRDefault="0042274E" w:rsidP="00D96643">
            <w:pPr>
              <w:pStyle w:val="ListParagraph"/>
              <w:numPr>
                <w:ilvl w:val="0"/>
                <w:numId w:val="130"/>
              </w:numPr>
              <w:spacing w:before="60" w:after="60"/>
              <w:rPr>
                <w:rFonts w:cstheme="minorHAnsi"/>
                <w:szCs w:val="20"/>
              </w:rPr>
            </w:pPr>
            <w:r>
              <w:rPr>
                <w:rFonts w:cstheme="minorHAnsi"/>
                <w:szCs w:val="20"/>
              </w:rPr>
              <w:t>4</w:t>
            </w:r>
            <w:r w:rsidRPr="007452A6">
              <w:rPr>
                <w:rFonts w:cstheme="minorHAnsi"/>
                <w:szCs w:val="20"/>
              </w:rPr>
              <w:t xml:space="preserve"> = </w:t>
            </w:r>
            <w:r>
              <w:rPr>
                <w:rFonts w:cstheme="minorHAnsi"/>
                <w:szCs w:val="20"/>
              </w:rPr>
              <w:t>Cancelled</w:t>
            </w:r>
          </w:p>
        </w:tc>
      </w:tr>
      <w:tr w:rsidR="0042274E" w:rsidRPr="007452A6" w14:paraId="0C5E7DEF" w14:textId="77777777" w:rsidTr="00186A5C">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443ACE87" w14:textId="77777777" w:rsidR="0042274E" w:rsidRPr="007452A6" w:rsidRDefault="0042274E" w:rsidP="00D96643">
            <w:pPr>
              <w:spacing w:before="60" w:after="60"/>
              <w:rPr>
                <w:rFonts w:cstheme="minorHAnsi"/>
                <w:szCs w:val="20"/>
                <w:lang w:val="en-GB"/>
              </w:rPr>
            </w:pPr>
            <w:r w:rsidRPr="007452A6">
              <w:rPr>
                <w:rFonts w:cstheme="minorHAnsi"/>
                <w:szCs w:val="20"/>
              </w:rPr>
              <w:t>Cumulative Qty</w:t>
            </w:r>
          </w:p>
        </w:tc>
        <w:tc>
          <w:tcPr>
            <w:tcW w:w="3746" w:type="pct"/>
            <w:shd w:val="clear" w:color="auto" w:fill="F2F2F2" w:themeFill="background1" w:themeFillShade="F2"/>
          </w:tcPr>
          <w:p w14:paraId="1F11E3D7" w14:textId="77777777" w:rsidR="0042274E" w:rsidRPr="007452A6" w:rsidRDefault="0042274E" w:rsidP="00D96643">
            <w:pPr>
              <w:spacing w:before="60" w:after="60"/>
              <w:rPr>
                <w:rFonts w:cstheme="minorHAnsi"/>
                <w:szCs w:val="20"/>
              </w:rPr>
            </w:pPr>
            <w:r w:rsidRPr="007452A6">
              <w:rPr>
                <w:rFonts w:cstheme="minorHAnsi"/>
                <w:szCs w:val="20"/>
              </w:rPr>
              <w:t>Cumulative execution quantity</w:t>
            </w:r>
          </w:p>
        </w:tc>
      </w:tr>
      <w:tr w:rsidR="0042274E" w:rsidRPr="007452A6" w14:paraId="41A6EA85" w14:textId="77777777" w:rsidTr="00186A5C">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2011F099" w14:textId="77777777" w:rsidR="0042274E" w:rsidRPr="007452A6" w:rsidRDefault="0042274E" w:rsidP="00D96643">
            <w:pPr>
              <w:spacing w:before="60" w:after="60"/>
              <w:rPr>
                <w:rFonts w:cstheme="minorHAnsi"/>
                <w:szCs w:val="20"/>
                <w:lang w:val="en-GB"/>
              </w:rPr>
            </w:pPr>
            <w:r w:rsidRPr="007452A6">
              <w:rPr>
                <w:rFonts w:cstheme="minorHAnsi"/>
                <w:szCs w:val="20"/>
              </w:rPr>
              <w:t>Leaves Qty</w:t>
            </w:r>
          </w:p>
        </w:tc>
        <w:tc>
          <w:tcPr>
            <w:tcW w:w="3746" w:type="pct"/>
            <w:shd w:val="clear" w:color="auto" w:fill="F2F2F2" w:themeFill="background1" w:themeFillShade="F2"/>
          </w:tcPr>
          <w:p w14:paraId="6B47EEF4" w14:textId="77777777" w:rsidR="0042274E" w:rsidRPr="007452A6" w:rsidRDefault="0042274E" w:rsidP="00D96643">
            <w:pPr>
              <w:spacing w:before="60" w:after="60"/>
              <w:rPr>
                <w:rFonts w:cstheme="minorHAnsi"/>
                <w:szCs w:val="20"/>
              </w:rPr>
            </w:pPr>
            <w:r>
              <w:rPr>
                <w:rFonts w:cstheme="minorHAnsi"/>
                <w:szCs w:val="20"/>
              </w:rPr>
              <w:t>Set to 0</w:t>
            </w:r>
          </w:p>
        </w:tc>
      </w:tr>
      <w:tr w:rsidR="0042274E" w:rsidRPr="007452A6" w14:paraId="6F691B10" w14:textId="77777777" w:rsidTr="00186A5C">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3B7FCF1A" w14:textId="77777777" w:rsidR="0042274E" w:rsidRPr="007452A6" w:rsidRDefault="0042274E" w:rsidP="00D96643">
            <w:pPr>
              <w:spacing w:before="60" w:after="60"/>
              <w:rPr>
                <w:rFonts w:cstheme="minorHAnsi"/>
                <w:szCs w:val="20"/>
                <w:lang w:val="en-GB"/>
              </w:rPr>
            </w:pPr>
            <w:r w:rsidRPr="007452A6">
              <w:rPr>
                <w:rFonts w:cstheme="minorHAnsi"/>
                <w:szCs w:val="20"/>
              </w:rPr>
              <w:t>Execution ID</w:t>
            </w:r>
          </w:p>
        </w:tc>
        <w:tc>
          <w:tcPr>
            <w:tcW w:w="3746" w:type="pct"/>
            <w:shd w:val="clear" w:color="auto" w:fill="F2F2F2" w:themeFill="background1" w:themeFillShade="F2"/>
          </w:tcPr>
          <w:p w14:paraId="3138E9AB" w14:textId="77777777" w:rsidR="0042274E" w:rsidRPr="007452A6" w:rsidRDefault="0042274E" w:rsidP="00D96643">
            <w:pPr>
              <w:spacing w:before="60" w:after="60"/>
              <w:rPr>
                <w:rFonts w:cstheme="minorHAnsi"/>
                <w:szCs w:val="20"/>
              </w:rPr>
            </w:pPr>
            <w:r w:rsidRPr="007452A6">
              <w:rPr>
                <w:rFonts w:cstheme="minorHAnsi"/>
                <w:szCs w:val="20"/>
              </w:rPr>
              <w:t>Unique Execution ID assigned by the system for each Execution Report generated (</w:t>
            </w:r>
            <w:r w:rsidRPr="007452A6">
              <w:rPr>
                <w:rFonts w:cstheme="minorHAnsi"/>
                <w:szCs w:val="20"/>
                <w:highlight w:val="yellow"/>
              </w:rPr>
              <w:t>Except for xxx</w:t>
            </w:r>
            <w:r w:rsidRPr="007452A6">
              <w:rPr>
                <w:rFonts w:cstheme="minorHAnsi"/>
                <w:szCs w:val="20"/>
              </w:rPr>
              <w:t>)</w:t>
            </w:r>
          </w:p>
        </w:tc>
      </w:tr>
    </w:tbl>
    <w:p w14:paraId="2E401BC4" w14:textId="77777777" w:rsidR="0042274E" w:rsidRDefault="0042274E" w:rsidP="0042274E">
      <w:pPr>
        <w:spacing w:before="120"/>
        <w:jc w:val="both"/>
        <w:rPr>
          <w:rFonts w:cstheme="minorHAnsi"/>
          <w:sz w:val="22"/>
          <w:szCs w:val="22"/>
        </w:rPr>
      </w:pPr>
      <w:r>
        <w:rPr>
          <w:rFonts w:cstheme="minorHAnsi"/>
          <w:sz w:val="22"/>
          <w:szCs w:val="22"/>
        </w:rPr>
        <w:t>Optional Fields:</w:t>
      </w:r>
    </w:p>
    <w:p w14:paraId="6C75F7DB" w14:textId="77777777" w:rsidR="0042274E" w:rsidRDefault="0042274E" w:rsidP="0042274E">
      <w:pPr>
        <w:pStyle w:val="NormalNGMDS"/>
        <w:ind w:left="0"/>
        <w:rPr>
          <w:rFonts w:asciiTheme="minorHAnsi" w:hAnsiTheme="minorHAnsi" w:cstheme="minorHAnsi"/>
          <w:lang w:val="en-US"/>
        </w:rPr>
      </w:pPr>
      <w:r>
        <w:rPr>
          <w:rFonts w:asciiTheme="minorHAnsi" w:hAnsiTheme="minorHAnsi" w:cstheme="minorHAnsi"/>
          <w:lang w:val="en-US"/>
        </w:rPr>
        <w:lastRenderedPageBreak/>
        <w:t>There is no optional field for this message.</w:t>
      </w:r>
    </w:p>
    <w:p w14:paraId="04B27B9B" w14:textId="77777777" w:rsidR="0042274E" w:rsidRPr="005F327B" w:rsidRDefault="0042274E" w:rsidP="0042274E">
      <w:pPr>
        <w:pStyle w:val="NormalNGMDS"/>
        <w:ind w:left="0"/>
        <w:rPr>
          <w:rFonts w:asciiTheme="minorHAnsi" w:hAnsiTheme="minorHAnsi" w:cstheme="minorHAnsi"/>
          <w:szCs w:val="22"/>
          <w:lang w:val="en-US"/>
        </w:rPr>
      </w:pPr>
    </w:p>
    <w:p w14:paraId="4E3CA447" w14:textId="77777777" w:rsidR="0042274E" w:rsidRPr="00417716" w:rsidRDefault="0042274E" w:rsidP="0042274E">
      <w:pPr>
        <w:pStyle w:val="Heading3"/>
      </w:pPr>
      <w:bookmarkStart w:id="764" w:name="_Toc170578912"/>
      <w:r>
        <w:t>Quote Executed (68)</w:t>
      </w:r>
      <w:bookmarkEnd w:id="764"/>
    </w:p>
    <w:p w14:paraId="07770FC3" w14:textId="476B73F5" w:rsidR="0042274E" w:rsidRDefault="006D60FC" w:rsidP="0042274E">
      <w:pPr>
        <w:pStyle w:val="NormalNGMDS"/>
        <w:ind w:left="0"/>
        <w:rPr>
          <w:rFonts w:asciiTheme="minorHAnsi" w:hAnsiTheme="minorHAnsi" w:cstheme="minorHAnsi"/>
        </w:rPr>
      </w:pPr>
      <w:r w:rsidRPr="00EE7D5F">
        <w:rPr>
          <w:rFonts w:asciiTheme="minorHAnsi" w:hAnsiTheme="minorHAnsi" w:cstheme="minorHAnsi"/>
        </w:rPr>
        <w:t xml:space="preserve">The gateway sends this </w:t>
      </w:r>
      <w:r>
        <w:rPr>
          <w:rFonts w:asciiTheme="minorHAnsi" w:hAnsiTheme="minorHAnsi" w:cstheme="minorHAnsi"/>
        </w:rPr>
        <w:t xml:space="preserve">message </w:t>
      </w:r>
      <w:r w:rsidRPr="00EE7D5F">
        <w:rPr>
          <w:rFonts w:asciiTheme="minorHAnsi" w:hAnsiTheme="minorHAnsi" w:cstheme="minorHAnsi"/>
        </w:rPr>
        <w:t>to the client to convey</w:t>
      </w:r>
      <w:r>
        <w:rPr>
          <w:rFonts w:asciiTheme="minorHAnsi" w:hAnsiTheme="minorHAnsi" w:cstheme="minorHAnsi"/>
        </w:rPr>
        <w:t xml:space="preserve"> </w:t>
      </w:r>
      <w:r w:rsidR="0042274E">
        <w:rPr>
          <w:rFonts w:asciiTheme="minorHAnsi" w:hAnsiTheme="minorHAnsi" w:cstheme="minorHAnsi"/>
        </w:rPr>
        <w:t>a quote order has been executed.</w:t>
      </w:r>
    </w:p>
    <w:p w14:paraId="7DA468C1" w14:textId="5BABD0F7" w:rsidR="0042274E" w:rsidRDefault="0042274E" w:rsidP="0042274E">
      <w:pPr>
        <w:pStyle w:val="NormalNGMDS"/>
        <w:spacing w:after="120"/>
        <w:ind w:left="0"/>
      </w:pPr>
      <w:r w:rsidRPr="00140772">
        <w:t xml:space="preserve">The </w:t>
      </w:r>
      <w:r w:rsidR="006D60FC">
        <w:t xml:space="preserve">gateway </w:t>
      </w:r>
      <w:r w:rsidRPr="00140772">
        <w:t>will send out two messages for a trade: the first trade is a provisional one and the later one is a trade, which can be checked from the Trade Confirmation Indicator field</w:t>
      </w:r>
      <w:r>
        <w:t>.</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0"/>
        <w:gridCol w:w="6750"/>
        <w:gridCol w:w="9"/>
      </w:tblGrid>
      <w:tr w:rsidR="0042274E" w:rsidRPr="007452A6" w14:paraId="302CD9BB" w14:textId="77777777" w:rsidTr="00D96643">
        <w:trPr>
          <w:gridAfter w:val="1"/>
          <w:wAfter w:w="5" w:type="pct"/>
          <w:trHeight w:val="300"/>
        </w:trPr>
        <w:tc>
          <w:tcPr>
            <w:tcW w:w="1249" w:type="pct"/>
            <w:shd w:val="clear" w:color="auto" w:fill="C6D9F1" w:themeFill="text2" w:themeFillTint="33"/>
            <w:noWrap/>
          </w:tcPr>
          <w:p w14:paraId="2753A7CE" w14:textId="77777777" w:rsidR="0042274E" w:rsidRPr="007452A6" w:rsidRDefault="0042274E" w:rsidP="00D96643">
            <w:pPr>
              <w:pStyle w:val="Tablehead"/>
              <w:spacing w:after="0"/>
              <w:jc w:val="left"/>
              <w:rPr>
                <w:rFonts w:cstheme="minorHAnsi"/>
              </w:rPr>
            </w:pPr>
            <w:r w:rsidRPr="007452A6">
              <w:rPr>
                <w:rFonts w:cstheme="minorHAnsi"/>
              </w:rPr>
              <w:t>Field Name</w:t>
            </w:r>
          </w:p>
        </w:tc>
        <w:tc>
          <w:tcPr>
            <w:tcW w:w="3746" w:type="pct"/>
            <w:shd w:val="clear" w:color="auto" w:fill="C6D9F1" w:themeFill="text2" w:themeFillTint="33"/>
          </w:tcPr>
          <w:p w14:paraId="4F594EB2" w14:textId="77777777" w:rsidR="0042274E" w:rsidRPr="007452A6" w:rsidRDefault="0042274E" w:rsidP="00D96643">
            <w:pPr>
              <w:pStyle w:val="Tablehead"/>
              <w:spacing w:after="0"/>
              <w:jc w:val="left"/>
              <w:rPr>
                <w:rFonts w:cstheme="minorHAnsi"/>
              </w:rPr>
            </w:pPr>
            <w:r w:rsidRPr="007452A6">
              <w:rPr>
                <w:rFonts w:cstheme="minorHAnsi"/>
              </w:rPr>
              <w:t>Description</w:t>
            </w:r>
          </w:p>
        </w:tc>
      </w:tr>
      <w:tr w:rsidR="0042274E" w:rsidRPr="007452A6" w14:paraId="239DBA9F"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43A9B752" w14:textId="77777777" w:rsidR="0042274E" w:rsidRPr="007452A6" w:rsidRDefault="0042274E" w:rsidP="00D96643">
            <w:pPr>
              <w:spacing w:before="60" w:after="60"/>
              <w:rPr>
                <w:rFonts w:cstheme="minorHAnsi"/>
                <w:szCs w:val="20"/>
                <w:lang w:val="en-GB"/>
              </w:rPr>
            </w:pPr>
            <w:r w:rsidRPr="007452A6">
              <w:rPr>
                <w:rFonts w:cstheme="minorHAnsi"/>
                <w:szCs w:val="20"/>
              </w:rPr>
              <w:t>Quote ID</w:t>
            </w:r>
          </w:p>
        </w:tc>
        <w:tc>
          <w:tcPr>
            <w:tcW w:w="3746" w:type="pct"/>
            <w:shd w:val="clear" w:color="auto" w:fill="F2F2F2" w:themeFill="background1" w:themeFillShade="F2"/>
          </w:tcPr>
          <w:p w14:paraId="60EA9D34" w14:textId="77777777" w:rsidR="0042274E" w:rsidRPr="007452A6" w:rsidRDefault="0042274E" w:rsidP="00D96643">
            <w:pPr>
              <w:spacing w:before="60" w:after="60"/>
              <w:rPr>
                <w:rFonts w:cstheme="minorHAnsi"/>
                <w:szCs w:val="20"/>
              </w:rPr>
            </w:pPr>
            <w:r w:rsidRPr="007452A6">
              <w:rPr>
                <w:rFonts w:cstheme="minorHAnsi"/>
                <w:szCs w:val="20"/>
              </w:rPr>
              <w:t xml:space="preserve">It is the Quote ID as </w:t>
            </w:r>
            <w:r>
              <w:rPr>
                <w:rFonts w:cstheme="minorHAnsi"/>
                <w:szCs w:val="20"/>
              </w:rPr>
              <w:t>from the quote input</w:t>
            </w:r>
          </w:p>
        </w:tc>
      </w:tr>
      <w:tr w:rsidR="0042274E" w:rsidRPr="007452A6" w14:paraId="64629B34"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750D1A5C" w14:textId="77777777" w:rsidR="0042274E" w:rsidRPr="007452A6" w:rsidRDefault="0042274E" w:rsidP="00D96643">
            <w:pPr>
              <w:spacing w:before="60" w:after="60"/>
              <w:rPr>
                <w:rFonts w:cstheme="minorHAnsi"/>
                <w:szCs w:val="20"/>
                <w:lang w:val="en-GB"/>
              </w:rPr>
            </w:pPr>
            <w:r w:rsidRPr="007452A6">
              <w:rPr>
                <w:rFonts w:cstheme="minorHAnsi"/>
                <w:szCs w:val="20"/>
              </w:rPr>
              <w:t>Quote Entry ID</w:t>
            </w:r>
          </w:p>
        </w:tc>
        <w:tc>
          <w:tcPr>
            <w:tcW w:w="3746" w:type="pct"/>
            <w:shd w:val="clear" w:color="auto" w:fill="F2F2F2" w:themeFill="background1" w:themeFillShade="F2"/>
          </w:tcPr>
          <w:p w14:paraId="12B928E5" w14:textId="77777777" w:rsidR="0042274E" w:rsidRPr="007452A6" w:rsidRDefault="0042274E" w:rsidP="00D96643">
            <w:pPr>
              <w:spacing w:before="60" w:after="60"/>
              <w:rPr>
                <w:rFonts w:cstheme="minorHAnsi"/>
                <w:szCs w:val="20"/>
              </w:rPr>
            </w:pPr>
            <w:r w:rsidRPr="007452A6">
              <w:rPr>
                <w:rFonts w:cstheme="minorHAnsi"/>
                <w:szCs w:val="20"/>
              </w:rPr>
              <w:t xml:space="preserve">It is the Quote Entry ID as </w:t>
            </w:r>
            <w:r>
              <w:rPr>
                <w:rFonts w:cstheme="minorHAnsi"/>
                <w:szCs w:val="20"/>
              </w:rPr>
              <w:t>from the quote input</w:t>
            </w:r>
          </w:p>
        </w:tc>
      </w:tr>
      <w:tr w:rsidR="0042274E" w:rsidRPr="007452A6" w14:paraId="3EC55A47" w14:textId="77777777" w:rsidTr="00D96643">
        <w:tblPrEx>
          <w:tblLook w:val="01E0" w:firstRow="1" w:lastRow="1" w:firstColumn="1" w:lastColumn="1" w:noHBand="0" w:noVBand="0"/>
        </w:tblPrEx>
        <w:trPr>
          <w:trHeight w:val="331"/>
        </w:trPr>
        <w:tc>
          <w:tcPr>
            <w:tcW w:w="1249"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35E8F4B4" w14:textId="77777777" w:rsidR="0042274E" w:rsidRPr="007452A6" w:rsidRDefault="0042274E" w:rsidP="00D96643">
            <w:pPr>
              <w:snapToGrid w:val="0"/>
              <w:spacing w:before="60" w:after="40"/>
              <w:rPr>
                <w:rFonts w:cstheme="minorHAnsi"/>
                <w:szCs w:val="20"/>
              </w:rPr>
            </w:pPr>
            <w:r w:rsidRPr="007452A6">
              <w:rPr>
                <w:rFonts w:cstheme="minorHAnsi"/>
                <w:szCs w:val="20"/>
              </w:rPr>
              <w:t xml:space="preserve">Transaction Time </w:t>
            </w:r>
          </w:p>
        </w:tc>
        <w:tc>
          <w:tcPr>
            <w:tcW w:w="3751" w:type="pct"/>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45007CED" w14:textId="77777777" w:rsidR="0042274E" w:rsidRPr="007452A6" w:rsidRDefault="0042274E" w:rsidP="00D96643">
            <w:pPr>
              <w:snapToGrid w:val="0"/>
              <w:spacing w:before="60" w:after="40"/>
              <w:rPr>
                <w:rFonts w:cstheme="minorHAnsi"/>
                <w:szCs w:val="20"/>
              </w:rPr>
            </w:pPr>
            <w:r w:rsidRPr="007452A6">
              <w:rPr>
                <w:rFonts w:cstheme="minorHAnsi"/>
                <w:szCs w:val="20"/>
              </w:rPr>
              <w:t xml:space="preserve">The time at which </w:t>
            </w:r>
            <w:r>
              <w:rPr>
                <w:rFonts w:cstheme="minorHAnsi"/>
                <w:szCs w:val="20"/>
              </w:rPr>
              <w:t>this message is generated</w:t>
            </w:r>
            <w:r w:rsidRPr="007452A6">
              <w:rPr>
                <w:rFonts w:cstheme="minorHAnsi"/>
                <w:szCs w:val="20"/>
              </w:rPr>
              <w:t>.</w:t>
            </w:r>
          </w:p>
        </w:tc>
      </w:tr>
      <w:tr w:rsidR="0042274E" w:rsidRPr="007452A6" w14:paraId="2A4E52E9"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342528E4" w14:textId="77777777" w:rsidR="0042274E" w:rsidRPr="007452A6" w:rsidRDefault="0042274E" w:rsidP="00D96643">
            <w:pPr>
              <w:spacing w:before="60" w:after="60"/>
              <w:rPr>
                <w:rFonts w:cstheme="minorHAnsi"/>
                <w:szCs w:val="20"/>
                <w:lang w:val="en-GB"/>
              </w:rPr>
            </w:pPr>
            <w:r w:rsidRPr="007452A6">
              <w:rPr>
                <w:rFonts w:cstheme="minorHAnsi"/>
                <w:szCs w:val="20"/>
                <w:lang w:val="en-GB"/>
              </w:rPr>
              <w:t>Executing Trader</w:t>
            </w:r>
          </w:p>
        </w:tc>
        <w:tc>
          <w:tcPr>
            <w:tcW w:w="3746" w:type="pct"/>
            <w:shd w:val="clear" w:color="auto" w:fill="F2F2F2" w:themeFill="background1" w:themeFillShade="F2"/>
          </w:tcPr>
          <w:p w14:paraId="109E772A" w14:textId="77777777" w:rsidR="0042274E" w:rsidRPr="007452A6" w:rsidRDefault="0042274E" w:rsidP="00D96643">
            <w:pPr>
              <w:spacing w:before="60" w:after="60"/>
              <w:rPr>
                <w:rFonts w:cstheme="minorHAnsi"/>
                <w:szCs w:val="20"/>
              </w:rPr>
            </w:pPr>
            <w:r w:rsidRPr="007452A6">
              <w:rPr>
                <w:rFonts w:cstheme="minorHAnsi"/>
                <w:szCs w:val="20"/>
              </w:rPr>
              <w:t>Client specified executing trader of market participant.</w:t>
            </w:r>
          </w:p>
        </w:tc>
      </w:tr>
      <w:tr w:rsidR="0042274E" w:rsidRPr="007452A6" w14:paraId="00EC8068"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19CF8785" w14:textId="77777777" w:rsidR="0042274E" w:rsidRPr="007452A6" w:rsidRDefault="0042274E" w:rsidP="00D96643">
            <w:pPr>
              <w:spacing w:before="60" w:after="60"/>
              <w:rPr>
                <w:rFonts w:cstheme="minorHAnsi"/>
                <w:szCs w:val="20"/>
                <w:lang w:val="en-GB"/>
              </w:rPr>
            </w:pPr>
            <w:r w:rsidRPr="007452A6">
              <w:rPr>
                <w:rFonts w:cstheme="minorHAnsi"/>
                <w:szCs w:val="20"/>
                <w:lang w:val="en-GB"/>
              </w:rPr>
              <w:t>Security ID</w:t>
            </w:r>
          </w:p>
        </w:tc>
        <w:tc>
          <w:tcPr>
            <w:tcW w:w="3746" w:type="pct"/>
            <w:shd w:val="clear" w:color="auto" w:fill="F2F2F2" w:themeFill="background1" w:themeFillShade="F2"/>
          </w:tcPr>
          <w:p w14:paraId="498EA8BF" w14:textId="77777777" w:rsidR="0042274E" w:rsidRPr="007452A6" w:rsidRDefault="0042274E" w:rsidP="00D96643">
            <w:pPr>
              <w:spacing w:before="60" w:after="60"/>
              <w:rPr>
                <w:rFonts w:cstheme="minorHAnsi"/>
                <w:szCs w:val="20"/>
              </w:rPr>
            </w:pPr>
            <w:r w:rsidRPr="007452A6">
              <w:rPr>
                <w:rFonts w:cstheme="minorHAnsi"/>
                <w:szCs w:val="20"/>
              </w:rPr>
              <w:t xml:space="preserve">It is the Security ID as </w:t>
            </w:r>
            <w:r>
              <w:rPr>
                <w:rFonts w:cstheme="minorHAnsi"/>
                <w:szCs w:val="20"/>
              </w:rPr>
              <w:t>from the quote input</w:t>
            </w:r>
          </w:p>
        </w:tc>
      </w:tr>
      <w:tr w:rsidR="0042274E" w:rsidRPr="007452A6" w14:paraId="5CD43B2B"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0C06C12B" w14:textId="77777777" w:rsidR="0042274E" w:rsidRPr="007452A6" w:rsidRDefault="0042274E" w:rsidP="00D96643">
            <w:pPr>
              <w:spacing w:before="60" w:after="60"/>
              <w:rPr>
                <w:rFonts w:cstheme="minorHAnsi"/>
                <w:szCs w:val="20"/>
                <w:lang w:val="en-GB"/>
              </w:rPr>
            </w:pPr>
            <w:r w:rsidRPr="007452A6">
              <w:rPr>
                <w:rFonts w:cstheme="minorHAnsi"/>
                <w:szCs w:val="20"/>
                <w:lang w:val="en-GB"/>
              </w:rPr>
              <w:t>Side</w:t>
            </w:r>
          </w:p>
        </w:tc>
        <w:tc>
          <w:tcPr>
            <w:tcW w:w="3746" w:type="pct"/>
            <w:shd w:val="clear" w:color="auto" w:fill="F2F2F2" w:themeFill="background1" w:themeFillShade="F2"/>
          </w:tcPr>
          <w:p w14:paraId="7A2D489D" w14:textId="77777777" w:rsidR="0042274E" w:rsidRPr="007452A6" w:rsidRDefault="0042274E" w:rsidP="00D96643">
            <w:pPr>
              <w:spacing w:before="60" w:after="60"/>
              <w:rPr>
                <w:rFonts w:cstheme="minorHAnsi"/>
                <w:szCs w:val="20"/>
              </w:rPr>
            </w:pPr>
            <w:r w:rsidRPr="007452A6">
              <w:rPr>
                <w:rFonts w:cstheme="minorHAnsi"/>
                <w:szCs w:val="20"/>
              </w:rPr>
              <w:t xml:space="preserve">It is the bid or offer side as </w:t>
            </w:r>
            <w:r>
              <w:rPr>
                <w:rFonts w:cstheme="minorHAnsi"/>
                <w:szCs w:val="20"/>
              </w:rPr>
              <w:t>from the quote input</w:t>
            </w:r>
            <w:r w:rsidRPr="007452A6">
              <w:rPr>
                <w:rFonts w:cstheme="minorHAnsi"/>
                <w:szCs w:val="20"/>
              </w:rPr>
              <w:t>.</w:t>
            </w:r>
          </w:p>
          <w:p w14:paraId="3647AB01" w14:textId="77777777" w:rsidR="0042274E" w:rsidRPr="007452A6" w:rsidRDefault="0042274E" w:rsidP="00D96643">
            <w:pPr>
              <w:spacing w:before="60" w:after="60"/>
              <w:rPr>
                <w:rFonts w:cstheme="minorHAnsi"/>
                <w:szCs w:val="20"/>
              </w:rPr>
            </w:pPr>
            <w:r w:rsidRPr="007452A6">
              <w:rPr>
                <w:rFonts w:eastAsia="Calibri" w:cstheme="minorHAnsi"/>
                <w:szCs w:val="20"/>
              </w:rPr>
              <w:t>Side of the order:</w:t>
            </w:r>
          </w:p>
          <w:p w14:paraId="76782040" w14:textId="77777777" w:rsidR="0042274E" w:rsidRPr="007452A6" w:rsidRDefault="0042274E" w:rsidP="00D96643">
            <w:pPr>
              <w:pStyle w:val="ListParagraph"/>
              <w:numPr>
                <w:ilvl w:val="0"/>
                <w:numId w:val="129"/>
              </w:numPr>
              <w:spacing w:before="60" w:after="60"/>
              <w:rPr>
                <w:rFonts w:cstheme="minorHAnsi"/>
                <w:szCs w:val="20"/>
              </w:rPr>
            </w:pPr>
            <w:r w:rsidRPr="007452A6">
              <w:rPr>
                <w:rFonts w:cstheme="minorHAnsi"/>
                <w:szCs w:val="20"/>
              </w:rPr>
              <w:t>1 (Buy a.k.a. bid side)</w:t>
            </w:r>
          </w:p>
          <w:p w14:paraId="797A1DC0" w14:textId="77777777" w:rsidR="0042274E" w:rsidRPr="007452A6" w:rsidRDefault="0042274E" w:rsidP="00D96643">
            <w:pPr>
              <w:pStyle w:val="ListParagraph"/>
              <w:numPr>
                <w:ilvl w:val="0"/>
                <w:numId w:val="129"/>
              </w:numPr>
              <w:spacing w:before="60" w:after="60"/>
              <w:rPr>
                <w:rFonts w:cstheme="minorHAnsi"/>
                <w:szCs w:val="20"/>
              </w:rPr>
            </w:pPr>
            <w:r w:rsidRPr="007452A6">
              <w:rPr>
                <w:rFonts w:cstheme="minorHAnsi"/>
                <w:szCs w:val="20"/>
              </w:rPr>
              <w:t>2 (Sell a.k.a. offer side)</w:t>
            </w:r>
          </w:p>
        </w:tc>
      </w:tr>
      <w:tr w:rsidR="0042274E" w:rsidRPr="007452A6" w14:paraId="0EB11ABB"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54EEDA87" w14:textId="77777777" w:rsidR="0042274E" w:rsidRPr="007452A6" w:rsidRDefault="0042274E" w:rsidP="00D96643">
            <w:pPr>
              <w:spacing w:before="60" w:after="60"/>
              <w:rPr>
                <w:rFonts w:cstheme="minorHAnsi"/>
                <w:szCs w:val="20"/>
                <w:lang w:val="en-GB"/>
              </w:rPr>
            </w:pPr>
            <w:r w:rsidRPr="007452A6">
              <w:rPr>
                <w:rFonts w:cstheme="minorHAnsi"/>
                <w:szCs w:val="20"/>
                <w:lang w:val="en-GB"/>
              </w:rPr>
              <w:t>Price</w:t>
            </w:r>
          </w:p>
        </w:tc>
        <w:tc>
          <w:tcPr>
            <w:tcW w:w="3746" w:type="pct"/>
            <w:shd w:val="clear" w:color="auto" w:fill="F2F2F2" w:themeFill="background1" w:themeFillShade="F2"/>
          </w:tcPr>
          <w:p w14:paraId="6A425B2F" w14:textId="77777777" w:rsidR="0042274E" w:rsidRPr="007452A6" w:rsidRDefault="0042274E" w:rsidP="00D96643">
            <w:pPr>
              <w:spacing w:before="60" w:after="60"/>
              <w:rPr>
                <w:rFonts w:cstheme="minorHAnsi"/>
                <w:szCs w:val="20"/>
              </w:rPr>
            </w:pPr>
            <w:r w:rsidRPr="007452A6">
              <w:rPr>
                <w:rFonts w:eastAsia="Calibri" w:cstheme="minorHAnsi"/>
                <w:szCs w:val="20"/>
              </w:rPr>
              <w:t xml:space="preserve">Price of order. It is the Bid Price or Offer Price as </w:t>
            </w:r>
            <w:r>
              <w:rPr>
                <w:rFonts w:cstheme="minorHAnsi"/>
                <w:szCs w:val="20"/>
              </w:rPr>
              <w:t>from the quote input</w:t>
            </w:r>
          </w:p>
        </w:tc>
      </w:tr>
      <w:tr w:rsidR="0042274E" w:rsidRPr="007452A6" w14:paraId="0C791835"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3B5B26B1" w14:textId="77777777" w:rsidR="0042274E" w:rsidRPr="007452A6" w:rsidRDefault="0042274E" w:rsidP="00D96643">
            <w:pPr>
              <w:spacing w:before="60" w:after="60"/>
              <w:rPr>
                <w:rFonts w:cstheme="minorHAnsi"/>
                <w:szCs w:val="20"/>
                <w:lang w:val="en-GB"/>
              </w:rPr>
            </w:pPr>
            <w:r w:rsidRPr="007452A6">
              <w:rPr>
                <w:rFonts w:cstheme="minorHAnsi"/>
                <w:szCs w:val="20"/>
                <w:lang w:val="en-GB"/>
              </w:rPr>
              <w:t>Order Qty</w:t>
            </w:r>
          </w:p>
        </w:tc>
        <w:tc>
          <w:tcPr>
            <w:tcW w:w="3746" w:type="pct"/>
            <w:shd w:val="clear" w:color="auto" w:fill="F2F2F2" w:themeFill="background1" w:themeFillShade="F2"/>
          </w:tcPr>
          <w:p w14:paraId="32E814F7" w14:textId="77777777" w:rsidR="0042274E" w:rsidRPr="007452A6" w:rsidRDefault="0042274E" w:rsidP="00D96643">
            <w:pPr>
              <w:spacing w:before="60" w:after="60"/>
              <w:rPr>
                <w:rFonts w:cstheme="minorHAnsi"/>
                <w:szCs w:val="20"/>
              </w:rPr>
            </w:pPr>
            <w:r w:rsidRPr="007452A6">
              <w:rPr>
                <w:rFonts w:cstheme="minorHAnsi"/>
                <w:szCs w:val="20"/>
              </w:rPr>
              <w:t>Total order quantity of the order.</w:t>
            </w:r>
            <w:r w:rsidRPr="007452A6">
              <w:rPr>
                <w:rFonts w:eastAsia="Calibri" w:cstheme="minorHAnsi"/>
                <w:szCs w:val="20"/>
              </w:rPr>
              <w:t xml:space="preserve"> It is the Bid Qty or Offer Qty as </w:t>
            </w:r>
            <w:r>
              <w:rPr>
                <w:rFonts w:cstheme="minorHAnsi"/>
                <w:szCs w:val="20"/>
              </w:rPr>
              <w:t>from the quote input</w:t>
            </w:r>
          </w:p>
        </w:tc>
      </w:tr>
      <w:tr w:rsidR="00DA52E8" w:rsidRPr="00754E31" w14:paraId="7C7AFE96"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17EAD4C1" w14:textId="77777777" w:rsidR="00DA52E8" w:rsidRDefault="00DA52E8" w:rsidP="00D96643">
            <w:pPr>
              <w:spacing w:before="60" w:after="60"/>
              <w:rPr>
                <w:rFonts w:cstheme="minorHAnsi"/>
                <w:szCs w:val="20"/>
              </w:rPr>
            </w:pPr>
            <w:r w:rsidRPr="00ED69E4">
              <w:rPr>
                <w:rFonts w:cstheme="minorHAnsi"/>
                <w:szCs w:val="20"/>
              </w:rPr>
              <w:t>Execution ID</w:t>
            </w:r>
          </w:p>
        </w:tc>
        <w:tc>
          <w:tcPr>
            <w:tcW w:w="3746" w:type="pct"/>
            <w:shd w:val="clear" w:color="auto" w:fill="F2F2F2" w:themeFill="background1" w:themeFillShade="F2"/>
          </w:tcPr>
          <w:p w14:paraId="26F0BC78" w14:textId="77777777" w:rsidR="00DA52E8" w:rsidRPr="009D6754" w:rsidRDefault="00DA52E8" w:rsidP="00D96643">
            <w:pPr>
              <w:spacing w:before="60" w:after="60"/>
              <w:rPr>
                <w:rFonts w:eastAsia="Calibri" w:cstheme="minorHAnsi"/>
                <w:szCs w:val="20"/>
                <w:lang w:val="en-GB"/>
              </w:rPr>
            </w:pPr>
            <w:r w:rsidRPr="00AD055D">
              <w:rPr>
                <w:rFonts w:eastAsia="Calibri" w:cstheme="minorHAnsi"/>
                <w:szCs w:val="20"/>
                <w:lang w:val="en-GB"/>
              </w:rPr>
              <w:t>Unique Execution ID assigned by the system</w:t>
            </w:r>
            <w:r>
              <w:rPr>
                <w:rFonts w:eastAsia="Calibri" w:cstheme="minorHAnsi"/>
                <w:szCs w:val="20"/>
                <w:lang w:val="en-GB"/>
              </w:rPr>
              <w:t>.</w:t>
            </w:r>
          </w:p>
        </w:tc>
      </w:tr>
      <w:tr w:rsidR="00DA52E8" w:rsidRPr="00754E31" w14:paraId="3B95CC5A"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1585CD23" w14:textId="77777777" w:rsidR="00DA52E8" w:rsidRDefault="00DA52E8" w:rsidP="00D96643">
            <w:pPr>
              <w:spacing w:before="60" w:after="60"/>
              <w:rPr>
                <w:rFonts w:cstheme="minorHAnsi"/>
                <w:szCs w:val="20"/>
              </w:rPr>
            </w:pPr>
            <w:r>
              <w:rPr>
                <w:rFonts w:cstheme="minorHAnsi"/>
                <w:szCs w:val="20"/>
              </w:rPr>
              <w:t>Order ID</w:t>
            </w:r>
          </w:p>
        </w:tc>
        <w:tc>
          <w:tcPr>
            <w:tcW w:w="3746" w:type="pct"/>
            <w:shd w:val="clear" w:color="auto" w:fill="F2F2F2" w:themeFill="background1" w:themeFillShade="F2"/>
          </w:tcPr>
          <w:p w14:paraId="491B68F1" w14:textId="77777777" w:rsidR="00DA52E8" w:rsidRPr="009D6754" w:rsidRDefault="00DA52E8" w:rsidP="00D96643">
            <w:pPr>
              <w:spacing w:before="60" w:after="60"/>
              <w:rPr>
                <w:rFonts w:eastAsia="Calibri" w:cstheme="minorHAnsi"/>
                <w:szCs w:val="20"/>
                <w:lang w:val="en-GB"/>
              </w:rPr>
            </w:pPr>
            <w:r>
              <w:rPr>
                <w:rFonts w:eastAsia="Calibri" w:cstheme="minorHAnsi"/>
                <w:szCs w:val="20"/>
                <w:lang w:val="en-GB"/>
              </w:rPr>
              <w:t>Order ID assigned for the order</w:t>
            </w:r>
          </w:p>
        </w:tc>
      </w:tr>
      <w:tr w:rsidR="0042274E" w:rsidRPr="007452A6" w14:paraId="677495DD"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1CA25FE1" w14:textId="77777777" w:rsidR="0042274E" w:rsidRPr="007452A6" w:rsidRDefault="0042274E" w:rsidP="00D96643">
            <w:pPr>
              <w:spacing w:before="60" w:after="60"/>
              <w:rPr>
                <w:rFonts w:cstheme="minorHAnsi"/>
                <w:szCs w:val="20"/>
                <w:lang w:val="en-GB"/>
              </w:rPr>
            </w:pPr>
            <w:r w:rsidRPr="007452A6">
              <w:rPr>
                <w:rFonts w:cstheme="minorHAnsi"/>
                <w:szCs w:val="20"/>
                <w:lang w:val="en-GB"/>
              </w:rPr>
              <w:t>Order Status</w:t>
            </w:r>
          </w:p>
        </w:tc>
        <w:tc>
          <w:tcPr>
            <w:tcW w:w="3746" w:type="pct"/>
            <w:shd w:val="clear" w:color="auto" w:fill="F2F2F2" w:themeFill="background1" w:themeFillShade="F2"/>
          </w:tcPr>
          <w:p w14:paraId="1C44FE2D" w14:textId="77777777" w:rsidR="0042274E" w:rsidRPr="007452A6" w:rsidRDefault="0042274E" w:rsidP="00D96643">
            <w:pPr>
              <w:spacing w:before="60" w:after="60"/>
              <w:rPr>
                <w:rFonts w:cstheme="minorHAnsi"/>
                <w:szCs w:val="20"/>
              </w:rPr>
            </w:pPr>
            <w:r w:rsidRPr="007452A6">
              <w:rPr>
                <w:rFonts w:cstheme="minorHAnsi"/>
                <w:szCs w:val="20"/>
              </w:rPr>
              <w:t>Order status after processing:</w:t>
            </w:r>
          </w:p>
          <w:p w14:paraId="1DD7CA1C" w14:textId="77777777" w:rsidR="0042274E" w:rsidRPr="007452A6" w:rsidRDefault="0042274E" w:rsidP="00D96643">
            <w:pPr>
              <w:pStyle w:val="ListParagraph"/>
              <w:numPr>
                <w:ilvl w:val="0"/>
                <w:numId w:val="130"/>
              </w:numPr>
              <w:spacing w:before="60" w:after="60"/>
              <w:rPr>
                <w:rFonts w:cstheme="minorHAnsi"/>
                <w:szCs w:val="20"/>
              </w:rPr>
            </w:pPr>
            <w:r w:rsidRPr="007452A6">
              <w:rPr>
                <w:rFonts w:cstheme="minorHAnsi"/>
                <w:szCs w:val="20"/>
              </w:rPr>
              <w:t>1 = Partially Filled</w:t>
            </w:r>
          </w:p>
          <w:p w14:paraId="7A714BC4" w14:textId="77777777" w:rsidR="0042274E" w:rsidRPr="007452A6" w:rsidRDefault="0042274E" w:rsidP="00D96643">
            <w:pPr>
              <w:pStyle w:val="ListParagraph"/>
              <w:numPr>
                <w:ilvl w:val="0"/>
                <w:numId w:val="130"/>
              </w:numPr>
              <w:spacing w:before="60" w:after="60"/>
              <w:rPr>
                <w:rFonts w:cstheme="minorHAnsi"/>
                <w:szCs w:val="20"/>
              </w:rPr>
            </w:pPr>
            <w:r w:rsidRPr="007452A6">
              <w:rPr>
                <w:rFonts w:cstheme="minorHAnsi"/>
                <w:szCs w:val="20"/>
              </w:rPr>
              <w:t>2 = Fully Filled</w:t>
            </w:r>
          </w:p>
        </w:tc>
      </w:tr>
      <w:tr w:rsidR="0042274E" w:rsidRPr="007452A6" w14:paraId="5D384668"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7EA61C45" w14:textId="77777777" w:rsidR="0042274E" w:rsidRPr="007452A6" w:rsidRDefault="0042274E" w:rsidP="00D96643">
            <w:pPr>
              <w:spacing w:before="60" w:after="60"/>
              <w:rPr>
                <w:rFonts w:cstheme="minorHAnsi"/>
                <w:szCs w:val="20"/>
                <w:lang w:val="en-GB"/>
              </w:rPr>
            </w:pPr>
            <w:r w:rsidRPr="007452A6">
              <w:rPr>
                <w:rFonts w:cstheme="minorHAnsi"/>
                <w:szCs w:val="20"/>
              </w:rPr>
              <w:t>Cumulative Qty</w:t>
            </w:r>
          </w:p>
        </w:tc>
        <w:tc>
          <w:tcPr>
            <w:tcW w:w="3746" w:type="pct"/>
            <w:shd w:val="clear" w:color="auto" w:fill="F2F2F2" w:themeFill="background1" w:themeFillShade="F2"/>
          </w:tcPr>
          <w:p w14:paraId="45976CDD" w14:textId="77777777" w:rsidR="0042274E" w:rsidRPr="007452A6" w:rsidRDefault="0042274E" w:rsidP="00D96643">
            <w:pPr>
              <w:spacing w:before="60" w:after="60"/>
              <w:rPr>
                <w:rFonts w:cstheme="minorHAnsi"/>
                <w:szCs w:val="20"/>
              </w:rPr>
            </w:pPr>
            <w:r w:rsidRPr="007452A6">
              <w:rPr>
                <w:rFonts w:cstheme="minorHAnsi"/>
                <w:szCs w:val="20"/>
              </w:rPr>
              <w:t>Cumulative execution quantity</w:t>
            </w:r>
          </w:p>
        </w:tc>
      </w:tr>
      <w:tr w:rsidR="0042274E" w:rsidRPr="007452A6" w14:paraId="2C1BB1B4"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52F1E1BE" w14:textId="77777777" w:rsidR="0042274E" w:rsidRPr="007452A6" w:rsidRDefault="0042274E" w:rsidP="00D96643">
            <w:pPr>
              <w:spacing w:before="60" w:after="60"/>
              <w:rPr>
                <w:rFonts w:cstheme="minorHAnsi"/>
                <w:szCs w:val="20"/>
                <w:lang w:val="en-GB"/>
              </w:rPr>
            </w:pPr>
            <w:r w:rsidRPr="007452A6">
              <w:rPr>
                <w:rFonts w:cstheme="minorHAnsi"/>
                <w:szCs w:val="20"/>
              </w:rPr>
              <w:t>Leaves Qty</w:t>
            </w:r>
          </w:p>
        </w:tc>
        <w:tc>
          <w:tcPr>
            <w:tcW w:w="3746" w:type="pct"/>
            <w:shd w:val="clear" w:color="auto" w:fill="F2F2F2" w:themeFill="background1" w:themeFillShade="F2"/>
          </w:tcPr>
          <w:p w14:paraId="246E0753" w14:textId="77777777" w:rsidR="0042274E" w:rsidRPr="007452A6" w:rsidRDefault="0042274E" w:rsidP="00D96643">
            <w:pPr>
              <w:spacing w:before="60" w:after="60"/>
              <w:rPr>
                <w:rFonts w:cstheme="minorHAnsi"/>
                <w:szCs w:val="20"/>
              </w:rPr>
            </w:pPr>
            <w:r w:rsidRPr="007452A6">
              <w:rPr>
                <w:rFonts w:cstheme="minorHAnsi"/>
                <w:szCs w:val="20"/>
              </w:rPr>
              <w:t>Open order quantity</w:t>
            </w:r>
          </w:p>
        </w:tc>
      </w:tr>
      <w:tr w:rsidR="0042274E" w:rsidRPr="007452A6" w14:paraId="5511450F"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3D7D02DC" w14:textId="77777777" w:rsidR="0042274E" w:rsidRPr="007452A6" w:rsidRDefault="0042274E" w:rsidP="00D96643">
            <w:pPr>
              <w:spacing w:before="60" w:after="60"/>
              <w:rPr>
                <w:rFonts w:cstheme="minorHAnsi"/>
                <w:szCs w:val="20"/>
                <w:lang w:val="en-GB"/>
              </w:rPr>
            </w:pPr>
            <w:r w:rsidRPr="007452A6">
              <w:rPr>
                <w:rFonts w:cstheme="minorHAnsi"/>
                <w:szCs w:val="20"/>
              </w:rPr>
              <w:t>Execution Qty</w:t>
            </w:r>
          </w:p>
        </w:tc>
        <w:tc>
          <w:tcPr>
            <w:tcW w:w="3746" w:type="pct"/>
            <w:shd w:val="clear" w:color="auto" w:fill="F2F2F2" w:themeFill="background1" w:themeFillShade="F2"/>
          </w:tcPr>
          <w:p w14:paraId="7FE37BCC" w14:textId="77777777" w:rsidR="0042274E" w:rsidRPr="007452A6" w:rsidRDefault="0042274E" w:rsidP="00D96643">
            <w:pPr>
              <w:spacing w:before="60" w:after="60"/>
              <w:rPr>
                <w:rFonts w:cstheme="minorHAnsi"/>
                <w:szCs w:val="20"/>
              </w:rPr>
            </w:pPr>
            <w:r w:rsidRPr="007452A6">
              <w:rPr>
                <w:rFonts w:cstheme="minorHAnsi"/>
                <w:szCs w:val="20"/>
              </w:rPr>
              <w:t>Execution quantity</w:t>
            </w:r>
          </w:p>
        </w:tc>
      </w:tr>
      <w:tr w:rsidR="0042274E" w:rsidRPr="007452A6" w14:paraId="22A81632"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12932559" w14:textId="77777777" w:rsidR="0042274E" w:rsidRPr="007452A6" w:rsidRDefault="0042274E" w:rsidP="00D96643">
            <w:pPr>
              <w:spacing w:before="60" w:after="60"/>
              <w:rPr>
                <w:rFonts w:cstheme="minorHAnsi"/>
                <w:szCs w:val="20"/>
                <w:lang w:val="en-GB"/>
              </w:rPr>
            </w:pPr>
            <w:r w:rsidRPr="007452A6">
              <w:rPr>
                <w:rFonts w:cstheme="minorHAnsi"/>
                <w:szCs w:val="20"/>
              </w:rPr>
              <w:t>Execution Price</w:t>
            </w:r>
          </w:p>
        </w:tc>
        <w:tc>
          <w:tcPr>
            <w:tcW w:w="3746" w:type="pct"/>
            <w:shd w:val="clear" w:color="auto" w:fill="F2F2F2" w:themeFill="background1" w:themeFillShade="F2"/>
          </w:tcPr>
          <w:p w14:paraId="320C7317" w14:textId="77777777" w:rsidR="0042274E" w:rsidRPr="007452A6" w:rsidRDefault="0042274E" w:rsidP="00D96643">
            <w:pPr>
              <w:spacing w:before="60" w:after="60"/>
              <w:rPr>
                <w:rFonts w:cstheme="minorHAnsi"/>
                <w:szCs w:val="20"/>
              </w:rPr>
            </w:pPr>
            <w:r w:rsidRPr="007452A6">
              <w:rPr>
                <w:rFonts w:cstheme="minorHAnsi"/>
                <w:szCs w:val="20"/>
              </w:rPr>
              <w:t>Execution Price</w:t>
            </w:r>
          </w:p>
        </w:tc>
      </w:tr>
      <w:tr w:rsidR="0042274E" w:rsidRPr="007452A6" w14:paraId="009733B1"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256831AA" w14:textId="77777777" w:rsidR="0042274E" w:rsidRPr="007452A6" w:rsidRDefault="0042274E" w:rsidP="00D96643">
            <w:pPr>
              <w:spacing w:before="60" w:after="60"/>
              <w:rPr>
                <w:rFonts w:cstheme="minorHAnsi"/>
                <w:szCs w:val="20"/>
                <w:lang w:val="en-GB"/>
              </w:rPr>
            </w:pPr>
            <w:r w:rsidRPr="007452A6">
              <w:rPr>
                <w:rFonts w:cstheme="minorHAnsi"/>
                <w:szCs w:val="20"/>
              </w:rPr>
              <w:t>Execution ID</w:t>
            </w:r>
          </w:p>
        </w:tc>
        <w:tc>
          <w:tcPr>
            <w:tcW w:w="3746" w:type="pct"/>
            <w:shd w:val="clear" w:color="auto" w:fill="F2F2F2" w:themeFill="background1" w:themeFillShade="F2"/>
          </w:tcPr>
          <w:p w14:paraId="294614C3" w14:textId="77777777" w:rsidR="0042274E" w:rsidRPr="007452A6" w:rsidRDefault="0042274E" w:rsidP="00D96643">
            <w:pPr>
              <w:spacing w:before="60" w:after="60"/>
              <w:rPr>
                <w:rFonts w:cstheme="minorHAnsi"/>
                <w:szCs w:val="20"/>
              </w:rPr>
            </w:pPr>
            <w:r w:rsidRPr="007452A6">
              <w:rPr>
                <w:rFonts w:cstheme="minorHAnsi"/>
                <w:szCs w:val="20"/>
              </w:rPr>
              <w:t>Unique Execution ID assigned by the system for each Execution Report generated (</w:t>
            </w:r>
            <w:r w:rsidRPr="007452A6">
              <w:rPr>
                <w:rFonts w:cstheme="minorHAnsi"/>
                <w:szCs w:val="20"/>
                <w:highlight w:val="yellow"/>
              </w:rPr>
              <w:t>Except for xxx</w:t>
            </w:r>
            <w:r w:rsidRPr="007452A6">
              <w:rPr>
                <w:rFonts w:cstheme="minorHAnsi"/>
                <w:szCs w:val="20"/>
              </w:rPr>
              <w:t>)</w:t>
            </w:r>
          </w:p>
        </w:tc>
      </w:tr>
      <w:tr w:rsidR="0042274E" w:rsidRPr="007452A6" w14:paraId="2A0D99C6"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43A6BF47" w14:textId="77777777" w:rsidR="0042274E" w:rsidRPr="007452A6" w:rsidRDefault="0042274E" w:rsidP="00D96643">
            <w:pPr>
              <w:spacing w:before="60" w:after="60"/>
              <w:rPr>
                <w:rFonts w:cstheme="minorHAnsi"/>
                <w:szCs w:val="20"/>
                <w:lang w:val="en-GB"/>
              </w:rPr>
            </w:pPr>
            <w:r w:rsidRPr="007452A6">
              <w:rPr>
                <w:rFonts w:cstheme="minorHAnsi"/>
                <w:szCs w:val="20"/>
              </w:rPr>
              <w:t>Trade ID</w:t>
            </w:r>
          </w:p>
        </w:tc>
        <w:tc>
          <w:tcPr>
            <w:tcW w:w="3746" w:type="pct"/>
            <w:shd w:val="clear" w:color="auto" w:fill="F2F2F2" w:themeFill="background1" w:themeFillShade="F2"/>
          </w:tcPr>
          <w:p w14:paraId="6F04E68D" w14:textId="77777777" w:rsidR="0042274E" w:rsidRPr="007452A6" w:rsidRDefault="0042274E" w:rsidP="00D96643">
            <w:pPr>
              <w:spacing w:before="60" w:after="60"/>
              <w:rPr>
                <w:rFonts w:cstheme="minorHAnsi"/>
                <w:szCs w:val="20"/>
              </w:rPr>
            </w:pPr>
            <w:r w:rsidRPr="007452A6">
              <w:rPr>
                <w:rFonts w:cstheme="minorHAnsi"/>
                <w:szCs w:val="20"/>
              </w:rPr>
              <w:t>Identifier assigned to a trade by the matching system</w:t>
            </w:r>
            <w:r>
              <w:rPr>
                <w:rFonts w:cstheme="minorHAnsi"/>
                <w:szCs w:val="20"/>
              </w:rPr>
              <w:t>, also can be served for clearing purpose.</w:t>
            </w:r>
          </w:p>
        </w:tc>
      </w:tr>
      <w:tr w:rsidR="0042274E" w:rsidRPr="007452A6" w14:paraId="2FBC19EA"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66D0FFCB" w14:textId="77777777" w:rsidR="0042274E" w:rsidRPr="007452A6" w:rsidRDefault="0042274E" w:rsidP="00D96643">
            <w:pPr>
              <w:spacing w:before="60" w:after="60"/>
              <w:rPr>
                <w:rFonts w:cstheme="minorHAnsi"/>
                <w:szCs w:val="20"/>
                <w:lang w:val="en-GB"/>
              </w:rPr>
            </w:pPr>
            <w:r w:rsidRPr="007452A6">
              <w:rPr>
                <w:rFonts w:cstheme="minorHAnsi"/>
                <w:szCs w:val="20"/>
              </w:rPr>
              <w:t>Trade Date</w:t>
            </w:r>
          </w:p>
        </w:tc>
        <w:tc>
          <w:tcPr>
            <w:tcW w:w="3746" w:type="pct"/>
            <w:shd w:val="clear" w:color="auto" w:fill="F2F2F2" w:themeFill="background1" w:themeFillShade="F2"/>
          </w:tcPr>
          <w:p w14:paraId="7AF1F7CB" w14:textId="77777777" w:rsidR="0042274E" w:rsidRPr="007452A6" w:rsidRDefault="0042274E" w:rsidP="00D96643">
            <w:pPr>
              <w:spacing w:before="60" w:after="60"/>
              <w:rPr>
                <w:rFonts w:cstheme="minorHAnsi"/>
                <w:szCs w:val="20"/>
              </w:rPr>
            </w:pPr>
            <w:r>
              <w:rPr>
                <w:rFonts w:cstheme="minorHAnsi"/>
                <w:szCs w:val="20"/>
              </w:rPr>
              <w:t>Indicates the date of trading.</w:t>
            </w:r>
          </w:p>
        </w:tc>
      </w:tr>
      <w:tr w:rsidR="0042274E" w:rsidRPr="007452A6" w14:paraId="386FD5C5"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5E3AE086" w14:textId="77777777" w:rsidR="0042274E" w:rsidRPr="007452A6" w:rsidRDefault="0042274E" w:rsidP="00D96643">
            <w:pPr>
              <w:spacing w:before="60" w:after="60"/>
              <w:rPr>
                <w:rFonts w:cstheme="minorHAnsi"/>
                <w:szCs w:val="20"/>
              </w:rPr>
            </w:pPr>
            <w:r w:rsidRPr="007452A6">
              <w:rPr>
                <w:rFonts w:cstheme="minorHAnsi"/>
                <w:szCs w:val="20"/>
              </w:rPr>
              <w:t>Aggressor Indicator</w:t>
            </w:r>
          </w:p>
        </w:tc>
        <w:tc>
          <w:tcPr>
            <w:tcW w:w="3746" w:type="pct"/>
            <w:shd w:val="clear" w:color="auto" w:fill="F2F2F2" w:themeFill="background1" w:themeFillShade="F2"/>
          </w:tcPr>
          <w:p w14:paraId="13C46F91" w14:textId="77777777" w:rsidR="0042274E" w:rsidRPr="007452A6" w:rsidRDefault="0042274E" w:rsidP="00D96643">
            <w:pPr>
              <w:spacing w:before="60" w:after="60"/>
              <w:rPr>
                <w:rFonts w:cstheme="minorHAnsi"/>
                <w:szCs w:val="20"/>
              </w:rPr>
            </w:pPr>
            <w:r w:rsidRPr="007452A6">
              <w:rPr>
                <w:rFonts w:cstheme="minorHAnsi"/>
                <w:szCs w:val="20"/>
              </w:rPr>
              <w:t xml:space="preserve">Used to identify whether the order initiator is an aggressor or not in the auto-matched trade during </w:t>
            </w:r>
            <w:r w:rsidRPr="007452A6">
              <w:rPr>
                <w:rFonts w:cstheme="minorHAnsi"/>
                <w:szCs w:val="20"/>
                <w:highlight w:val="yellow"/>
              </w:rPr>
              <w:t>continuous trading session</w:t>
            </w:r>
            <w:r w:rsidRPr="007452A6">
              <w:rPr>
                <w:rFonts w:cstheme="minorHAnsi"/>
                <w:szCs w:val="20"/>
              </w:rPr>
              <w:t>:</w:t>
            </w:r>
          </w:p>
          <w:p w14:paraId="71F8BCF4" w14:textId="77777777" w:rsidR="0042274E" w:rsidRPr="007452A6" w:rsidRDefault="0042274E" w:rsidP="00D96643">
            <w:pPr>
              <w:pStyle w:val="ListParagraph"/>
              <w:numPr>
                <w:ilvl w:val="0"/>
                <w:numId w:val="131"/>
              </w:numPr>
              <w:spacing w:before="60" w:after="60"/>
              <w:rPr>
                <w:rFonts w:cstheme="minorHAnsi"/>
                <w:szCs w:val="20"/>
              </w:rPr>
            </w:pPr>
            <w:r w:rsidRPr="007452A6">
              <w:rPr>
                <w:rFonts w:cstheme="minorHAnsi"/>
                <w:szCs w:val="20"/>
              </w:rPr>
              <w:t>0 = Order initiator is passive</w:t>
            </w:r>
          </w:p>
          <w:p w14:paraId="6E75CE14" w14:textId="77777777" w:rsidR="0042274E" w:rsidRPr="007452A6" w:rsidRDefault="0042274E" w:rsidP="00D96643">
            <w:pPr>
              <w:pStyle w:val="ListParagraph"/>
              <w:numPr>
                <w:ilvl w:val="0"/>
                <w:numId w:val="131"/>
              </w:numPr>
              <w:spacing w:before="60" w:after="60"/>
              <w:rPr>
                <w:rFonts w:cstheme="minorHAnsi"/>
                <w:szCs w:val="20"/>
              </w:rPr>
            </w:pPr>
            <w:r w:rsidRPr="007452A6">
              <w:rPr>
                <w:rFonts w:cstheme="minorHAnsi"/>
                <w:szCs w:val="20"/>
              </w:rPr>
              <w:t>1 = Order initiator is aggressor</w:t>
            </w:r>
          </w:p>
        </w:tc>
      </w:tr>
      <w:tr w:rsidR="0042274E" w:rsidRPr="00754E31" w14:paraId="75729817" w14:textId="77777777" w:rsidTr="00D96643">
        <w:tblPrEx>
          <w:tblLook w:val="01E0" w:firstRow="1" w:lastRow="1" w:firstColumn="1" w:lastColumn="1" w:noHBand="0" w:noVBand="0"/>
        </w:tblPrEx>
        <w:trPr>
          <w:gridAfter w:val="1"/>
          <w:wAfter w:w="5" w:type="pct"/>
          <w:cantSplit/>
          <w:trHeight w:val="343"/>
        </w:trPr>
        <w:tc>
          <w:tcPr>
            <w:tcW w:w="1249"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3568ADD3" w14:textId="77777777" w:rsidR="0042274E" w:rsidRDefault="0042274E" w:rsidP="00D96643">
            <w:pPr>
              <w:spacing w:before="60" w:after="60"/>
              <w:rPr>
                <w:rFonts w:cstheme="minorHAnsi"/>
                <w:szCs w:val="20"/>
              </w:rPr>
            </w:pPr>
            <w:r>
              <w:rPr>
                <w:rFonts w:cstheme="minorHAnsi"/>
                <w:szCs w:val="20"/>
              </w:rPr>
              <w:t>Trade Confirmation Indicator</w:t>
            </w:r>
          </w:p>
        </w:tc>
        <w:tc>
          <w:tcPr>
            <w:tcW w:w="374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0BE14788" w14:textId="77777777" w:rsidR="0042274E" w:rsidRDefault="0042274E" w:rsidP="00D96643">
            <w:pPr>
              <w:spacing w:before="60" w:after="60"/>
              <w:rPr>
                <w:rFonts w:eastAsia="Calibri" w:cstheme="minorHAnsi"/>
                <w:szCs w:val="20"/>
                <w:lang w:val="en-GB"/>
              </w:rPr>
            </w:pPr>
            <w:r>
              <w:rPr>
                <w:rFonts w:eastAsia="Calibri" w:cstheme="minorHAnsi"/>
                <w:szCs w:val="20"/>
                <w:lang w:val="en-GB"/>
              </w:rPr>
              <w:t>To indicate the following:</w:t>
            </w:r>
          </w:p>
          <w:p w14:paraId="5C81D1A5" w14:textId="77777777" w:rsidR="0042274E" w:rsidRDefault="0042274E" w:rsidP="00D96643">
            <w:pPr>
              <w:pStyle w:val="ListParagraph"/>
              <w:numPr>
                <w:ilvl w:val="0"/>
                <w:numId w:val="18"/>
              </w:numPr>
              <w:spacing w:before="60" w:after="60"/>
              <w:rPr>
                <w:rFonts w:eastAsia="Calibri" w:cstheme="minorHAnsi"/>
                <w:szCs w:val="20"/>
                <w:lang w:val="en-GB"/>
              </w:rPr>
            </w:pPr>
            <w:r>
              <w:rPr>
                <w:rFonts w:eastAsia="Calibri" w:cstheme="minorHAnsi"/>
                <w:szCs w:val="20"/>
                <w:lang w:val="en-GB"/>
              </w:rPr>
              <w:t>P = Provisional Trade</w:t>
            </w:r>
          </w:p>
          <w:p w14:paraId="7B548B58" w14:textId="77777777" w:rsidR="0042274E" w:rsidRPr="00A17D11" w:rsidRDefault="0042274E" w:rsidP="00D96643">
            <w:pPr>
              <w:pStyle w:val="ListParagraph"/>
              <w:numPr>
                <w:ilvl w:val="0"/>
                <w:numId w:val="18"/>
              </w:numPr>
              <w:spacing w:before="60" w:after="60"/>
              <w:rPr>
                <w:rFonts w:eastAsia="Calibri" w:cstheme="minorHAnsi"/>
                <w:szCs w:val="20"/>
                <w:lang w:val="en-GB"/>
              </w:rPr>
            </w:pPr>
            <w:r>
              <w:rPr>
                <w:rFonts w:eastAsia="Calibri" w:cstheme="minorHAnsi"/>
                <w:szCs w:val="20"/>
                <w:lang w:val="en-GB"/>
              </w:rPr>
              <w:t>T = Trade</w:t>
            </w:r>
          </w:p>
        </w:tc>
      </w:tr>
    </w:tbl>
    <w:p w14:paraId="4841A490" w14:textId="77777777" w:rsidR="0042274E" w:rsidRDefault="0042274E" w:rsidP="0042274E">
      <w:pPr>
        <w:spacing w:before="120"/>
        <w:jc w:val="both"/>
        <w:rPr>
          <w:rFonts w:cstheme="minorHAnsi"/>
          <w:sz w:val="22"/>
          <w:szCs w:val="22"/>
        </w:rPr>
      </w:pPr>
      <w:r>
        <w:rPr>
          <w:rFonts w:cstheme="minorHAnsi"/>
          <w:sz w:val="22"/>
          <w:szCs w:val="22"/>
        </w:rPr>
        <w:lastRenderedPageBreak/>
        <w:t>Optional Fields:</w:t>
      </w:r>
    </w:p>
    <w:tbl>
      <w:tblPr>
        <w:tblW w:w="4995"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170"/>
        <w:gridCol w:w="2160"/>
        <w:gridCol w:w="5670"/>
      </w:tblGrid>
      <w:tr w:rsidR="0042274E" w:rsidRPr="003C47FD" w14:paraId="7BF91920" w14:textId="77777777" w:rsidTr="00D96643">
        <w:trPr>
          <w:trHeight w:val="300"/>
        </w:trPr>
        <w:tc>
          <w:tcPr>
            <w:tcW w:w="650" w:type="pct"/>
            <w:shd w:val="clear" w:color="auto" w:fill="C6D9F1" w:themeFill="text2" w:themeFillTint="33"/>
          </w:tcPr>
          <w:p w14:paraId="19530C0B" w14:textId="77777777" w:rsidR="0042274E" w:rsidRDefault="0042274E" w:rsidP="00D96643">
            <w:pPr>
              <w:pStyle w:val="Tablehead"/>
              <w:spacing w:after="0"/>
              <w:rPr>
                <w:rFonts w:cstheme="minorHAnsi"/>
              </w:rPr>
            </w:pPr>
            <w:r>
              <w:rPr>
                <w:rFonts w:cstheme="minorHAnsi"/>
              </w:rPr>
              <w:t>Bit Position</w:t>
            </w:r>
          </w:p>
        </w:tc>
        <w:tc>
          <w:tcPr>
            <w:tcW w:w="1200" w:type="pct"/>
            <w:shd w:val="clear" w:color="auto" w:fill="C6D9F1" w:themeFill="text2" w:themeFillTint="33"/>
            <w:noWrap/>
          </w:tcPr>
          <w:p w14:paraId="2201D2C5" w14:textId="77777777" w:rsidR="0042274E" w:rsidRPr="003C47FD" w:rsidRDefault="0042274E" w:rsidP="00D96643">
            <w:pPr>
              <w:pStyle w:val="Tablehead"/>
              <w:spacing w:after="0"/>
              <w:rPr>
                <w:rFonts w:cstheme="minorHAnsi"/>
              </w:rPr>
            </w:pPr>
            <w:r>
              <w:rPr>
                <w:rFonts w:cstheme="minorHAnsi"/>
              </w:rPr>
              <w:t>Field Name</w:t>
            </w:r>
          </w:p>
        </w:tc>
        <w:tc>
          <w:tcPr>
            <w:tcW w:w="3150" w:type="pct"/>
            <w:shd w:val="clear" w:color="auto" w:fill="C6D9F1" w:themeFill="text2" w:themeFillTint="33"/>
          </w:tcPr>
          <w:p w14:paraId="3AFFA210"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0044F780" w14:textId="77777777" w:rsidTr="00D96643">
        <w:tblPrEx>
          <w:tblLook w:val="01E0" w:firstRow="1" w:lastRow="1" w:firstColumn="1" w:lastColumn="1" w:noHBand="0" w:noVBand="0"/>
        </w:tblPrEx>
        <w:trPr>
          <w:cantSplit/>
          <w:trHeight w:val="343"/>
        </w:trPr>
        <w:tc>
          <w:tcPr>
            <w:tcW w:w="650" w:type="pct"/>
            <w:shd w:val="clear" w:color="auto" w:fill="F2F2F2" w:themeFill="background1" w:themeFillShade="F2"/>
          </w:tcPr>
          <w:p w14:paraId="1E45CE3F" w14:textId="77777777" w:rsidR="0042274E" w:rsidRDefault="0042274E" w:rsidP="00D96643">
            <w:pPr>
              <w:spacing w:before="60" w:after="60"/>
              <w:rPr>
                <w:rFonts w:cstheme="minorHAnsi"/>
                <w:szCs w:val="20"/>
                <w:lang w:val="en-GB"/>
              </w:rPr>
            </w:pPr>
            <w:r>
              <w:rPr>
                <w:rFonts w:cstheme="minorHAnsi"/>
                <w:szCs w:val="20"/>
                <w:lang w:val="en-GB"/>
              </w:rPr>
              <w:t>0</w:t>
            </w:r>
          </w:p>
        </w:tc>
        <w:tc>
          <w:tcPr>
            <w:tcW w:w="1200" w:type="pct"/>
            <w:shd w:val="clear" w:color="auto" w:fill="F2F2F2" w:themeFill="background1" w:themeFillShade="F2"/>
          </w:tcPr>
          <w:p w14:paraId="770616D5" w14:textId="77777777" w:rsidR="0042274E" w:rsidRPr="00754E31" w:rsidRDefault="0042274E" w:rsidP="00D96643">
            <w:pPr>
              <w:spacing w:before="60" w:after="60"/>
              <w:rPr>
                <w:rFonts w:cstheme="minorHAnsi"/>
                <w:szCs w:val="20"/>
                <w:lang w:val="en-GB"/>
              </w:rPr>
            </w:pPr>
            <w:r>
              <w:t>Customer Client</w:t>
            </w:r>
          </w:p>
        </w:tc>
        <w:tc>
          <w:tcPr>
            <w:tcW w:w="3150" w:type="pct"/>
            <w:shd w:val="clear" w:color="auto" w:fill="F2F2F2" w:themeFill="background1" w:themeFillShade="F2"/>
          </w:tcPr>
          <w:p w14:paraId="3FA6E250" w14:textId="77777777" w:rsidR="0042274E" w:rsidRPr="00931B7A" w:rsidRDefault="0042274E" w:rsidP="00D96643">
            <w:pPr>
              <w:spacing w:before="60" w:after="60"/>
              <w:rPr>
                <w:rFonts w:cstheme="minorHAnsi"/>
                <w:szCs w:val="20"/>
              </w:rPr>
            </w:pPr>
            <w:r>
              <w:rPr>
                <w:rFonts w:cstheme="minorHAnsi"/>
                <w:szCs w:val="20"/>
              </w:rPr>
              <w:t>Client specified customer ID or other entity, a pass-through attribute.</w:t>
            </w:r>
          </w:p>
        </w:tc>
      </w:tr>
      <w:tr w:rsidR="0042274E" w:rsidRPr="00754E31" w14:paraId="175EBBCD" w14:textId="77777777" w:rsidTr="00D96643">
        <w:tblPrEx>
          <w:tblLook w:val="01E0" w:firstRow="1" w:lastRow="1" w:firstColumn="1" w:lastColumn="1" w:noHBand="0" w:noVBand="0"/>
        </w:tblPrEx>
        <w:trPr>
          <w:cantSplit/>
          <w:trHeight w:val="343"/>
        </w:trPr>
        <w:tc>
          <w:tcPr>
            <w:tcW w:w="650" w:type="pct"/>
            <w:shd w:val="clear" w:color="auto" w:fill="F2F2F2" w:themeFill="background1" w:themeFillShade="F2"/>
          </w:tcPr>
          <w:p w14:paraId="70D79435" w14:textId="77777777" w:rsidR="0042274E" w:rsidRDefault="0042274E" w:rsidP="00D96643">
            <w:pPr>
              <w:spacing w:before="60" w:after="60"/>
              <w:rPr>
                <w:rFonts w:cstheme="minorHAnsi"/>
                <w:szCs w:val="20"/>
                <w:lang w:val="en-GB"/>
              </w:rPr>
            </w:pPr>
            <w:r>
              <w:rPr>
                <w:rFonts w:cstheme="minorHAnsi"/>
                <w:szCs w:val="20"/>
                <w:lang w:val="en-GB"/>
              </w:rPr>
              <w:t>1</w:t>
            </w:r>
          </w:p>
        </w:tc>
        <w:tc>
          <w:tcPr>
            <w:tcW w:w="1200" w:type="pct"/>
            <w:shd w:val="clear" w:color="auto" w:fill="F2F2F2" w:themeFill="background1" w:themeFillShade="F2"/>
          </w:tcPr>
          <w:p w14:paraId="195DA3A1" w14:textId="77777777" w:rsidR="0042274E" w:rsidRDefault="0042274E" w:rsidP="00D96643">
            <w:pPr>
              <w:spacing w:before="60" w:after="60"/>
            </w:pPr>
            <w:r>
              <w:t>Customer Information</w:t>
            </w:r>
          </w:p>
        </w:tc>
        <w:tc>
          <w:tcPr>
            <w:tcW w:w="3150" w:type="pct"/>
            <w:shd w:val="clear" w:color="auto" w:fill="F2F2F2" w:themeFill="background1" w:themeFillShade="F2"/>
          </w:tcPr>
          <w:p w14:paraId="385B086B" w14:textId="77777777" w:rsidR="0042274E" w:rsidRPr="00931B7A" w:rsidRDefault="0042274E" w:rsidP="00D96643">
            <w:pPr>
              <w:spacing w:before="60" w:after="60"/>
              <w:rPr>
                <w:rFonts w:cstheme="minorHAnsi"/>
                <w:szCs w:val="20"/>
              </w:rPr>
            </w:pPr>
            <w:r>
              <w:rPr>
                <w:rFonts w:cstheme="minorHAnsi"/>
                <w:szCs w:val="20"/>
              </w:rPr>
              <w:t xml:space="preserve">Client specified </w:t>
            </w:r>
            <w:r>
              <w:t xml:space="preserve">free text, </w:t>
            </w:r>
            <w:r w:rsidRPr="00991D17">
              <w:rPr>
                <w:rFonts w:cstheme="minorHAnsi"/>
                <w:szCs w:val="20"/>
              </w:rPr>
              <w:t>a pass-through attribute</w:t>
            </w:r>
            <w:r>
              <w:rPr>
                <w:rFonts w:cstheme="minorHAnsi"/>
                <w:szCs w:val="20"/>
              </w:rPr>
              <w:t>.</w:t>
            </w:r>
          </w:p>
        </w:tc>
      </w:tr>
      <w:tr w:rsidR="0042274E" w:rsidRPr="00754E31" w14:paraId="72FF9CDA" w14:textId="77777777" w:rsidTr="00D96643">
        <w:tblPrEx>
          <w:tblLook w:val="01E0" w:firstRow="1" w:lastRow="1" w:firstColumn="1" w:lastColumn="1" w:noHBand="0" w:noVBand="0"/>
        </w:tblPrEx>
        <w:trPr>
          <w:cantSplit/>
          <w:trHeight w:val="343"/>
        </w:trPr>
        <w:tc>
          <w:tcPr>
            <w:tcW w:w="650" w:type="pct"/>
            <w:shd w:val="clear" w:color="auto" w:fill="F2F2F2" w:themeFill="background1" w:themeFillShade="F2"/>
          </w:tcPr>
          <w:p w14:paraId="28577387" w14:textId="77777777" w:rsidR="0042274E" w:rsidRDefault="0042274E" w:rsidP="00D96643">
            <w:pPr>
              <w:spacing w:before="60" w:after="60"/>
              <w:rPr>
                <w:rFonts w:cstheme="minorHAnsi"/>
                <w:szCs w:val="20"/>
                <w:lang w:val="en-GB"/>
              </w:rPr>
            </w:pPr>
            <w:r>
              <w:rPr>
                <w:rFonts w:cstheme="minorHAnsi"/>
                <w:szCs w:val="20"/>
                <w:lang w:val="en-GB"/>
              </w:rPr>
              <w:t>2</w:t>
            </w:r>
          </w:p>
        </w:tc>
        <w:tc>
          <w:tcPr>
            <w:tcW w:w="1200" w:type="pct"/>
            <w:shd w:val="clear" w:color="auto" w:fill="F2F2F2" w:themeFill="background1" w:themeFillShade="F2"/>
          </w:tcPr>
          <w:p w14:paraId="3DF7C388" w14:textId="77777777" w:rsidR="0042274E" w:rsidRDefault="0042274E" w:rsidP="00D96643">
            <w:pPr>
              <w:spacing w:before="60" w:after="60"/>
            </w:pPr>
            <w:r w:rsidRPr="000A56C1">
              <w:t>Give-up Participant</w:t>
            </w:r>
          </w:p>
        </w:tc>
        <w:tc>
          <w:tcPr>
            <w:tcW w:w="3150" w:type="pct"/>
            <w:shd w:val="clear" w:color="auto" w:fill="F2F2F2" w:themeFill="background1" w:themeFillShade="F2"/>
          </w:tcPr>
          <w:p w14:paraId="651508CD" w14:textId="77777777" w:rsidR="0042274E" w:rsidRPr="00931B7A" w:rsidRDefault="0042274E" w:rsidP="00D96643">
            <w:pPr>
              <w:spacing w:before="60" w:after="60"/>
              <w:rPr>
                <w:rFonts w:cstheme="minorHAnsi"/>
                <w:szCs w:val="20"/>
              </w:rPr>
            </w:pPr>
            <w:r>
              <w:rPr>
                <w:rFonts w:cstheme="minorHAnsi"/>
                <w:szCs w:val="20"/>
              </w:rPr>
              <w:t>Indicates the give-up participant, for clearing purpose</w:t>
            </w:r>
          </w:p>
        </w:tc>
      </w:tr>
      <w:tr w:rsidR="0042274E" w:rsidRPr="00754E31" w14:paraId="1D079903" w14:textId="77777777" w:rsidTr="00D96643">
        <w:tblPrEx>
          <w:tblLook w:val="01E0" w:firstRow="1" w:lastRow="1" w:firstColumn="1" w:lastColumn="1" w:noHBand="0" w:noVBand="0"/>
        </w:tblPrEx>
        <w:trPr>
          <w:cantSplit/>
          <w:trHeight w:val="343"/>
        </w:trPr>
        <w:tc>
          <w:tcPr>
            <w:tcW w:w="650" w:type="pct"/>
            <w:shd w:val="clear" w:color="auto" w:fill="F2F2F2" w:themeFill="background1" w:themeFillShade="F2"/>
          </w:tcPr>
          <w:p w14:paraId="5331451D" w14:textId="77777777" w:rsidR="0042274E" w:rsidRDefault="0042274E" w:rsidP="00D96643">
            <w:pPr>
              <w:spacing w:before="60" w:after="60"/>
              <w:rPr>
                <w:rFonts w:cstheme="minorHAnsi"/>
                <w:szCs w:val="20"/>
                <w:lang w:val="en-GB"/>
              </w:rPr>
            </w:pPr>
            <w:r>
              <w:rPr>
                <w:rFonts w:cstheme="minorHAnsi"/>
                <w:szCs w:val="20"/>
                <w:lang w:val="en-GB"/>
              </w:rPr>
              <w:t>3</w:t>
            </w:r>
          </w:p>
        </w:tc>
        <w:tc>
          <w:tcPr>
            <w:tcW w:w="1200" w:type="pct"/>
            <w:shd w:val="clear" w:color="auto" w:fill="F2F2F2" w:themeFill="background1" w:themeFillShade="F2"/>
          </w:tcPr>
          <w:p w14:paraId="2435555C" w14:textId="77777777" w:rsidR="0042274E" w:rsidRDefault="0042274E" w:rsidP="00D96643">
            <w:pPr>
              <w:spacing w:before="60" w:after="60"/>
            </w:pPr>
            <w:r w:rsidRPr="000A56C1">
              <w:t>Give-up Account</w:t>
            </w:r>
          </w:p>
        </w:tc>
        <w:tc>
          <w:tcPr>
            <w:tcW w:w="3150" w:type="pct"/>
            <w:shd w:val="clear" w:color="auto" w:fill="F2F2F2" w:themeFill="background1" w:themeFillShade="F2"/>
          </w:tcPr>
          <w:p w14:paraId="2D186C83" w14:textId="77777777" w:rsidR="0042274E" w:rsidRPr="00931B7A" w:rsidRDefault="0042274E" w:rsidP="00D96643">
            <w:pPr>
              <w:spacing w:before="60" w:after="60"/>
              <w:rPr>
                <w:rFonts w:cstheme="minorHAnsi"/>
                <w:szCs w:val="20"/>
              </w:rPr>
            </w:pPr>
            <w:r>
              <w:rPr>
                <w:rFonts w:cstheme="minorHAnsi"/>
                <w:szCs w:val="20"/>
              </w:rPr>
              <w:t>Indicates the give-up account, for clearing purpose</w:t>
            </w:r>
            <w:r w:rsidRPr="00382514">
              <w:rPr>
                <w:rFonts w:cstheme="minorHAnsi"/>
                <w:szCs w:val="20"/>
              </w:rPr>
              <w:t>.</w:t>
            </w:r>
          </w:p>
        </w:tc>
      </w:tr>
      <w:tr w:rsidR="0042274E" w:rsidRPr="00754E31" w14:paraId="6018C1D7" w14:textId="77777777" w:rsidTr="00D96643">
        <w:tblPrEx>
          <w:tblLook w:val="01E0" w:firstRow="1" w:lastRow="1" w:firstColumn="1" w:lastColumn="1" w:noHBand="0" w:noVBand="0"/>
        </w:tblPrEx>
        <w:trPr>
          <w:cantSplit/>
          <w:trHeight w:val="343"/>
        </w:trPr>
        <w:tc>
          <w:tcPr>
            <w:tcW w:w="650" w:type="pct"/>
            <w:shd w:val="clear" w:color="auto" w:fill="F2F2F2" w:themeFill="background1" w:themeFillShade="F2"/>
          </w:tcPr>
          <w:p w14:paraId="4785BD24" w14:textId="77777777" w:rsidR="0042274E" w:rsidRDefault="0042274E" w:rsidP="00D96643">
            <w:pPr>
              <w:spacing w:before="60" w:after="60"/>
              <w:rPr>
                <w:rFonts w:cstheme="minorHAnsi"/>
                <w:szCs w:val="20"/>
                <w:lang w:val="en-GB"/>
              </w:rPr>
            </w:pPr>
            <w:r>
              <w:rPr>
                <w:rFonts w:cstheme="minorHAnsi"/>
                <w:szCs w:val="20"/>
                <w:lang w:val="en-GB"/>
              </w:rPr>
              <w:t>4</w:t>
            </w:r>
          </w:p>
        </w:tc>
        <w:tc>
          <w:tcPr>
            <w:tcW w:w="1200" w:type="pct"/>
            <w:shd w:val="clear" w:color="auto" w:fill="F2F2F2" w:themeFill="background1" w:themeFillShade="F2"/>
          </w:tcPr>
          <w:p w14:paraId="70B5D8A1" w14:textId="77777777" w:rsidR="0042274E" w:rsidRDefault="0042274E" w:rsidP="00D96643">
            <w:pPr>
              <w:spacing w:before="60" w:after="60"/>
            </w:pPr>
            <w:r>
              <w:t>LEI</w:t>
            </w:r>
          </w:p>
        </w:tc>
        <w:tc>
          <w:tcPr>
            <w:tcW w:w="3150" w:type="pct"/>
            <w:shd w:val="clear" w:color="auto" w:fill="F2F2F2" w:themeFill="background1" w:themeFillShade="F2"/>
          </w:tcPr>
          <w:p w14:paraId="0B448E6E" w14:textId="77777777" w:rsidR="0042274E" w:rsidRPr="00931B7A" w:rsidRDefault="0042274E" w:rsidP="00D96643">
            <w:pPr>
              <w:spacing w:before="60" w:after="60"/>
              <w:rPr>
                <w:rFonts w:cstheme="minorHAnsi"/>
                <w:szCs w:val="20"/>
              </w:rPr>
            </w:pPr>
            <w:r w:rsidRPr="000A56C1">
              <w:t>Legal Entity Identifier</w:t>
            </w:r>
            <w:r>
              <w:t xml:space="preserve">. </w:t>
            </w:r>
            <w:r w:rsidRPr="00991D17">
              <w:t>LEI is a pass-through attribute to downstream systems for regulatory reporting and supervision</w:t>
            </w:r>
            <w:r>
              <w:t>.</w:t>
            </w:r>
          </w:p>
        </w:tc>
      </w:tr>
    </w:tbl>
    <w:p w14:paraId="30D13191" w14:textId="77777777" w:rsidR="0042274E" w:rsidRDefault="0042274E" w:rsidP="0042274E">
      <w:pPr>
        <w:pStyle w:val="NormalNGMDS"/>
        <w:ind w:left="0"/>
        <w:rPr>
          <w:rFonts w:asciiTheme="minorHAnsi" w:hAnsiTheme="minorHAnsi" w:cstheme="minorHAnsi"/>
          <w:lang w:val="en-US"/>
        </w:rPr>
      </w:pPr>
    </w:p>
    <w:p w14:paraId="143C7243" w14:textId="77777777" w:rsidR="0042274E" w:rsidRPr="00417716" w:rsidRDefault="0042274E" w:rsidP="0042274E">
      <w:pPr>
        <w:pStyle w:val="Heading3"/>
      </w:pPr>
      <w:bookmarkStart w:id="765" w:name="_Toc170578913"/>
      <w:r>
        <w:t>Quote Request (18)</w:t>
      </w:r>
      <w:bookmarkEnd w:id="765"/>
    </w:p>
    <w:p w14:paraId="55832B3F" w14:textId="24DBE4DB" w:rsidR="002F6D15" w:rsidRDefault="002F6D15" w:rsidP="002F6D15">
      <w:pPr>
        <w:pStyle w:val="NormalNGMDS"/>
        <w:ind w:left="0"/>
        <w:rPr>
          <w:rFonts w:asciiTheme="minorHAnsi" w:hAnsiTheme="minorHAnsi" w:cstheme="minorHAnsi"/>
          <w:szCs w:val="22"/>
        </w:rPr>
      </w:pPr>
      <w:r w:rsidRPr="003F08C6">
        <w:rPr>
          <w:rFonts w:asciiTheme="minorHAnsi" w:hAnsiTheme="minorHAnsi" w:cstheme="minorHAnsi"/>
        </w:rPr>
        <w:t xml:space="preserve">The client can send this message the gateway </w:t>
      </w:r>
      <w:r>
        <w:rPr>
          <w:rFonts w:asciiTheme="minorHAnsi" w:hAnsiTheme="minorHAnsi" w:cstheme="minorHAnsi"/>
        </w:rPr>
        <w:t>to</w:t>
      </w:r>
      <w:r>
        <w:rPr>
          <w:rFonts w:asciiTheme="minorHAnsi" w:hAnsiTheme="minorHAnsi" w:cstheme="minorHAnsi"/>
          <w:szCs w:val="22"/>
        </w:rPr>
        <w:t xml:space="preserve"> </w:t>
      </w:r>
      <w:r w:rsidRPr="00BE2761">
        <w:rPr>
          <w:rFonts w:asciiTheme="minorHAnsi" w:hAnsiTheme="minorHAnsi" w:cstheme="minorHAnsi"/>
          <w:szCs w:val="22"/>
        </w:rPr>
        <w:t>request for quote</w:t>
      </w:r>
      <w:r w:rsidRPr="00417716">
        <w:rPr>
          <w:rFonts w:asciiTheme="minorHAnsi" w:hAnsiTheme="minorHAnsi" w:cstheme="minorHAnsi"/>
          <w:szCs w:val="22"/>
        </w:rPr>
        <w:t>.</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0"/>
        <w:gridCol w:w="6750"/>
        <w:gridCol w:w="9"/>
      </w:tblGrid>
      <w:tr w:rsidR="0042274E" w:rsidRPr="003C47FD" w14:paraId="1CAE9CC9" w14:textId="77777777" w:rsidTr="00D96643">
        <w:trPr>
          <w:gridAfter w:val="1"/>
          <w:wAfter w:w="5" w:type="pct"/>
          <w:trHeight w:val="300"/>
        </w:trPr>
        <w:tc>
          <w:tcPr>
            <w:tcW w:w="1249" w:type="pct"/>
            <w:shd w:val="clear" w:color="auto" w:fill="C6D9F1" w:themeFill="text2" w:themeFillTint="33"/>
            <w:noWrap/>
          </w:tcPr>
          <w:p w14:paraId="643BED2C" w14:textId="77777777" w:rsidR="0042274E" w:rsidRPr="003C47FD" w:rsidRDefault="0042274E" w:rsidP="00D96643">
            <w:pPr>
              <w:pStyle w:val="Tablehead"/>
              <w:spacing w:after="0"/>
              <w:jc w:val="left"/>
              <w:rPr>
                <w:rFonts w:cstheme="minorHAnsi"/>
              </w:rPr>
            </w:pPr>
            <w:r>
              <w:rPr>
                <w:rFonts w:cstheme="minorHAnsi"/>
              </w:rPr>
              <w:t>Field Name</w:t>
            </w:r>
          </w:p>
        </w:tc>
        <w:tc>
          <w:tcPr>
            <w:tcW w:w="3746" w:type="pct"/>
            <w:shd w:val="clear" w:color="auto" w:fill="C6D9F1" w:themeFill="text2" w:themeFillTint="33"/>
          </w:tcPr>
          <w:p w14:paraId="6A06A9D7"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1582D4E0"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71C19246" w14:textId="77777777" w:rsidR="0042274E" w:rsidRPr="00754E31" w:rsidRDefault="0042274E" w:rsidP="00D96643">
            <w:pPr>
              <w:spacing w:before="60" w:after="60"/>
              <w:rPr>
                <w:rFonts w:cstheme="minorHAnsi"/>
                <w:szCs w:val="20"/>
                <w:lang w:val="en-GB"/>
              </w:rPr>
            </w:pPr>
            <w:r w:rsidRPr="00BE2761">
              <w:rPr>
                <w:rFonts w:cstheme="minorHAnsi"/>
                <w:szCs w:val="20"/>
                <w:lang w:val="en-GB"/>
              </w:rPr>
              <w:t>Quote</w:t>
            </w:r>
            <w:r>
              <w:rPr>
                <w:rFonts w:cstheme="minorHAnsi"/>
                <w:szCs w:val="20"/>
                <w:lang w:val="en-GB"/>
              </w:rPr>
              <w:t xml:space="preserve"> </w:t>
            </w:r>
            <w:r w:rsidRPr="00BE2761">
              <w:rPr>
                <w:rFonts w:cstheme="minorHAnsi"/>
                <w:szCs w:val="20"/>
                <w:lang w:val="en-GB"/>
              </w:rPr>
              <w:t>Req</w:t>
            </w:r>
            <w:r>
              <w:rPr>
                <w:rFonts w:cstheme="minorHAnsi"/>
                <w:szCs w:val="20"/>
                <w:lang w:val="en-GB"/>
              </w:rPr>
              <w:t xml:space="preserve"> </w:t>
            </w:r>
            <w:r w:rsidRPr="00BE2761">
              <w:rPr>
                <w:rFonts w:cstheme="minorHAnsi"/>
                <w:szCs w:val="20"/>
                <w:lang w:val="en-GB"/>
              </w:rPr>
              <w:t>ID</w:t>
            </w:r>
          </w:p>
        </w:tc>
        <w:tc>
          <w:tcPr>
            <w:tcW w:w="3746" w:type="pct"/>
            <w:shd w:val="clear" w:color="auto" w:fill="F2F2F2" w:themeFill="background1" w:themeFillShade="F2"/>
          </w:tcPr>
          <w:p w14:paraId="2A157DAB" w14:textId="77777777" w:rsidR="0042274E" w:rsidRPr="00931B7A" w:rsidRDefault="0042274E" w:rsidP="00D96643">
            <w:pPr>
              <w:spacing w:before="60" w:after="60"/>
              <w:rPr>
                <w:rFonts w:cstheme="minorHAnsi"/>
                <w:szCs w:val="20"/>
              </w:rPr>
            </w:pPr>
            <w:r w:rsidRPr="00BE2761">
              <w:rPr>
                <w:rFonts w:cstheme="minorHAnsi"/>
                <w:szCs w:val="20"/>
              </w:rPr>
              <w:t>Client specified identifier for quote request message</w:t>
            </w:r>
            <w:r>
              <w:rPr>
                <w:rFonts w:cstheme="minorHAnsi"/>
                <w:szCs w:val="20"/>
              </w:rPr>
              <w:t>.</w:t>
            </w:r>
          </w:p>
        </w:tc>
      </w:tr>
      <w:tr w:rsidR="0042274E" w:rsidRPr="00073EA6" w14:paraId="2FC2F449" w14:textId="77777777" w:rsidTr="00D96643">
        <w:tblPrEx>
          <w:tblLook w:val="01E0" w:firstRow="1" w:lastRow="1" w:firstColumn="1" w:lastColumn="1" w:noHBand="0" w:noVBand="0"/>
        </w:tblPrEx>
        <w:trPr>
          <w:trHeight w:val="331"/>
        </w:trPr>
        <w:tc>
          <w:tcPr>
            <w:tcW w:w="1249" w:type="pct"/>
            <w:shd w:val="clear" w:color="auto" w:fill="F2F2F2" w:themeFill="background1" w:themeFillShade="F2"/>
          </w:tcPr>
          <w:p w14:paraId="572D615A" w14:textId="77777777" w:rsidR="0042274E" w:rsidRPr="00073EA6" w:rsidRDefault="0042274E" w:rsidP="00D96643">
            <w:pPr>
              <w:snapToGrid w:val="0"/>
              <w:spacing w:before="60" w:after="40"/>
              <w:rPr>
                <w:rFonts w:cstheme="minorHAnsi"/>
                <w:szCs w:val="20"/>
              </w:rPr>
            </w:pPr>
            <w:r w:rsidRPr="00BE2761">
              <w:t>Security</w:t>
            </w:r>
            <w:r>
              <w:t xml:space="preserve"> </w:t>
            </w:r>
            <w:r w:rsidRPr="00BE2761">
              <w:t>ID</w:t>
            </w:r>
          </w:p>
        </w:tc>
        <w:tc>
          <w:tcPr>
            <w:tcW w:w="3751" w:type="pct"/>
            <w:gridSpan w:val="2"/>
            <w:shd w:val="clear" w:color="auto" w:fill="F2F2F2" w:themeFill="background1" w:themeFillShade="F2"/>
          </w:tcPr>
          <w:p w14:paraId="02FC9A95" w14:textId="77777777" w:rsidR="0042274E" w:rsidRPr="00073EA6" w:rsidRDefault="0042274E" w:rsidP="00D96643">
            <w:pPr>
              <w:snapToGrid w:val="0"/>
              <w:spacing w:before="60" w:after="40"/>
              <w:rPr>
                <w:rFonts w:cstheme="minorHAnsi"/>
                <w:szCs w:val="20"/>
              </w:rPr>
            </w:pPr>
            <w:r w:rsidRPr="00BE2761">
              <w:rPr>
                <w:rFonts w:eastAsia="Calibri" w:cstheme="minorHAnsi"/>
                <w:szCs w:val="20"/>
                <w:lang w:val="en-GB"/>
              </w:rPr>
              <w:t>Instrument identifier</w:t>
            </w:r>
          </w:p>
        </w:tc>
      </w:tr>
      <w:tr w:rsidR="0042274E" w:rsidRPr="00073EA6" w14:paraId="30066D88" w14:textId="77777777" w:rsidTr="00D96643">
        <w:tblPrEx>
          <w:tblLook w:val="01E0" w:firstRow="1" w:lastRow="1" w:firstColumn="1" w:lastColumn="1" w:noHBand="0" w:noVBand="0"/>
        </w:tblPrEx>
        <w:trPr>
          <w:trHeight w:val="331"/>
        </w:trPr>
        <w:tc>
          <w:tcPr>
            <w:tcW w:w="1249" w:type="pct"/>
            <w:shd w:val="clear" w:color="auto" w:fill="F2F2F2" w:themeFill="background1" w:themeFillShade="F2"/>
          </w:tcPr>
          <w:p w14:paraId="65226A2A" w14:textId="77777777" w:rsidR="0042274E" w:rsidRPr="00073EA6" w:rsidRDefault="0042274E" w:rsidP="00D96643">
            <w:pPr>
              <w:snapToGrid w:val="0"/>
              <w:spacing w:before="60" w:after="40"/>
              <w:rPr>
                <w:rFonts w:cstheme="minorHAnsi"/>
                <w:szCs w:val="20"/>
              </w:rPr>
            </w:pPr>
            <w:r w:rsidRPr="0049178E">
              <w:rPr>
                <w:rFonts w:cstheme="minorHAnsi"/>
                <w:szCs w:val="20"/>
              </w:rPr>
              <w:t xml:space="preserve">Transaction Time </w:t>
            </w:r>
          </w:p>
        </w:tc>
        <w:tc>
          <w:tcPr>
            <w:tcW w:w="3751" w:type="pct"/>
            <w:gridSpan w:val="2"/>
            <w:shd w:val="clear" w:color="auto" w:fill="F2F2F2" w:themeFill="background1" w:themeFillShade="F2"/>
          </w:tcPr>
          <w:p w14:paraId="744FAF56" w14:textId="77777777" w:rsidR="0042274E" w:rsidRPr="00073EA6" w:rsidRDefault="0042274E" w:rsidP="00D96643">
            <w:pPr>
              <w:snapToGrid w:val="0"/>
              <w:spacing w:before="60" w:after="40"/>
              <w:rPr>
                <w:rFonts w:cstheme="minorHAnsi"/>
                <w:szCs w:val="20"/>
              </w:rPr>
            </w:pPr>
            <w:r w:rsidRPr="00AD055D">
              <w:rPr>
                <w:rFonts w:eastAsia="Calibri" w:cstheme="minorHAnsi"/>
                <w:szCs w:val="20"/>
                <w:lang w:val="en-GB"/>
              </w:rPr>
              <w:t xml:space="preserve">The time at which </w:t>
            </w:r>
            <w:r>
              <w:rPr>
                <w:rFonts w:eastAsia="Calibri" w:cstheme="minorHAnsi"/>
                <w:szCs w:val="20"/>
                <w:lang w:val="en-GB"/>
              </w:rPr>
              <w:t>this message is generated.</w:t>
            </w:r>
          </w:p>
        </w:tc>
      </w:tr>
      <w:tr w:rsidR="0042274E" w:rsidRPr="00754E31" w14:paraId="11BECE5D" w14:textId="77777777" w:rsidTr="00D96643">
        <w:tblPrEx>
          <w:tblLook w:val="01E0" w:firstRow="1" w:lastRow="1" w:firstColumn="1" w:lastColumn="1" w:noHBand="0" w:noVBand="0"/>
        </w:tblPrEx>
        <w:trPr>
          <w:trHeight w:val="331"/>
        </w:trPr>
        <w:tc>
          <w:tcPr>
            <w:tcW w:w="1249"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01A4B47B" w14:textId="77777777" w:rsidR="0042274E" w:rsidRPr="00BE2761" w:rsidRDefault="0042274E" w:rsidP="00D96643">
            <w:pPr>
              <w:snapToGrid w:val="0"/>
              <w:spacing w:before="60" w:after="40"/>
              <w:rPr>
                <w:rFonts w:cstheme="minorHAnsi"/>
                <w:szCs w:val="20"/>
              </w:rPr>
            </w:pPr>
            <w:r w:rsidRPr="00BE2761">
              <w:rPr>
                <w:rFonts w:cstheme="minorHAnsi"/>
                <w:szCs w:val="20"/>
              </w:rPr>
              <w:t>Executing Trader</w:t>
            </w:r>
          </w:p>
        </w:tc>
        <w:tc>
          <w:tcPr>
            <w:tcW w:w="3751" w:type="pct"/>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26AC7D65" w14:textId="77777777" w:rsidR="0042274E" w:rsidRPr="00BE2761" w:rsidRDefault="0042274E" w:rsidP="00D96643">
            <w:pPr>
              <w:snapToGrid w:val="0"/>
              <w:spacing w:before="60" w:after="40"/>
              <w:rPr>
                <w:rFonts w:eastAsia="Calibri" w:cstheme="minorHAnsi"/>
                <w:szCs w:val="20"/>
                <w:lang w:val="en-GB"/>
              </w:rPr>
            </w:pPr>
            <w:r w:rsidRPr="00BE2761">
              <w:rPr>
                <w:rFonts w:eastAsia="Calibri" w:cstheme="minorHAnsi"/>
                <w:szCs w:val="20"/>
                <w:lang w:val="en-GB"/>
              </w:rPr>
              <w:t>Client specified executing trader of market participant.</w:t>
            </w:r>
          </w:p>
          <w:p w14:paraId="425353B3" w14:textId="77777777" w:rsidR="0042274E" w:rsidRPr="00BE2761" w:rsidRDefault="0042274E" w:rsidP="00D96643">
            <w:pPr>
              <w:snapToGrid w:val="0"/>
              <w:spacing w:before="60" w:after="40"/>
              <w:rPr>
                <w:rFonts w:eastAsia="Calibri" w:cstheme="minorHAnsi"/>
                <w:szCs w:val="20"/>
                <w:lang w:val="en-GB"/>
              </w:rPr>
            </w:pPr>
            <w:r w:rsidRPr="00BE2761">
              <w:rPr>
                <w:rFonts w:eastAsia="Calibri" w:cstheme="minorHAnsi"/>
                <w:szCs w:val="20"/>
                <w:lang w:val="en-GB"/>
              </w:rPr>
              <w:t>It may set to 0 if not used.</w:t>
            </w:r>
          </w:p>
        </w:tc>
      </w:tr>
    </w:tbl>
    <w:p w14:paraId="5FFF76C9" w14:textId="77777777" w:rsidR="0042274E" w:rsidRDefault="0042274E" w:rsidP="0042274E">
      <w:pPr>
        <w:spacing w:before="120"/>
        <w:jc w:val="both"/>
        <w:rPr>
          <w:rFonts w:cstheme="minorHAnsi"/>
          <w:sz w:val="22"/>
          <w:szCs w:val="22"/>
        </w:rPr>
      </w:pPr>
      <w:r>
        <w:rPr>
          <w:rFonts w:cstheme="minorHAnsi"/>
          <w:sz w:val="22"/>
          <w:szCs w:val="22"/>
        </w:rPr>
        <w:t>Optional Fields:</w:t>
      </w:r>
    </w:p>
    <w:tbl>
      <w:tblPr>
        <w:tblW w:w="4995"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170"/>
        <w:gridCol w:w="2160"/>
        <w:gridCol w:w="5670"/>
      </w:tblGrid>
      <w:tr w:rsidR="0042274E" w:rsidRPr="003C47FD" w14:paraId="00D48039" w14:textId="77777777" w:rsidTr="00D96643">
        <w:trPr>
          <w:trHeight w:val="300"/>
        </w:trPr>
        <w:tc>
          <w:tcPr>
            <w:tcW w:w="650" w:type="pct"/>
            <w:shd w:val="clear" w:color="auto" w:fill="C6D9F1" w:themeFill="text2" w:themeFillTint="33"/>
          </w:tcPr>
          <w:p w14:paraId="667CF547" w14:textId="77777777" w:rsidR="0042274E" w:rsidRDefault="0042274E" w:rsidP="00D96643">
            <w:pPr>
              <w:pStyle w:val="Tablehead"/>
              <w:spacing w:after="0"/>
              <w:rPr>
                <w:rFonts w:cstheme="minorHAnsi"/>
              </w:rPr>
            </w:pPr>
            <w:r>
              <w:rPr>
                <w:rFonts w:cstheme="minorHAnsi"/>
              </w:rPr>
              <w:t>Bit Position</w:t>
            </w:r>
          </w:p>
        </w:tc>
        <w:tc>
          <w:tcPr>
            <w:tcW w:w="1200" w:type="pct"/>
            <w:shd w:val="clear" w:color="auto" w:fill="C6D9F1" w:themeFill="text2" w:themeFillTint="33"/>
            <w:noWrap/>
          </w:tcPr>
          <w:p w14:paraId="62DA9316" w14:textId="77777777" w:rsidR="0042274E" w:rsidRPr="003C47FD" w:rsidRDefault="0042274E" w:rsidP="00D96643">
            <w:pPr>
              <w:pStyle w:val="Tablehead"/>
              <w:spacing w:after="0"/>
              <w:rPr>
                <w:rFonts w:cstheme="minorHAnsi"/>
              </w:rPr>
            </w:pPr>
            <w:r>
              <w:rPr>
                <w:rFonts w:cstheme="minorHAnsi"/>
              </w:rPr>
              <w:t>Field Name</w:t>
            </w:r>
          </w:p>
        </w:tc>
        <w:tc>
          <w:tcPr>
            <w:tcW w:w="3150" w:type="pct"/>
            <w:shd w:val="clear" w:color="auto" w:fill="C6D9F1" w:themeFill="text2" w:themeFillTint="33"/>
          </w:tcPr>
          <w:p w14:paraId="76499B37"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5AC476B3" w14:textId="77777777" w:rsidTr="00D96643">
        <w:tblPrEx>
          <w:tblLook w:val="01E0" w:firstRow="1" w:lastRow="1" w:firstColumn="1" w:lastColumn="1" w:noHBand="0" w:noVBand="0"/>
        </w:tblPrEx>
        <w:trPr>
          <w:cantSplit/>
          <w:trHeight w:val="343"/>
        </w:trPr>
        <w:tc>
          <w:tcPr>
            <w:tcW w:w="650" w:type="pct"/>
            <w:shd w:val="clear" w:color="auto" w:fill="F2F2F2" w:themeFill="background1" w:themeFillShade="F2"/>
          </w:tcPr>
          <w:p w14:paraId="7347CC44" w14:textId="77777777" w:rsidR="0042274E" w:rsidRDefault="0042274E" w:rsidP="00D96643">
            <w:pPr>
              <w:spacing w:before="60" w:after="60"/>
              <w:rPr>
                <w:rFonts w:cstheme="minorHAnsi"/>
                <w:szCs w:val="20"/>
                <w:lang w:val="en-GB"/>
              </w:rPr>
            </w:pPr>
            <w:r>
              <w:rPr>
                <w:rFonts w:cstheme="minorHAnsi"/>
                <w:szCs w:val="20"/>
                <w:lang w:val="en-GB"/>
              </w:rPr>
              <w:t>0</w:t>
            </w:r>
          </w:p>
        </w:tc>
        <w:tc>
          <w:tcPr>
            <w:tcW w:w="1200" w:type="pct"/>
            <w:shd w:val="clear" w:color="auto" w:fill="F2F2F2" w:themeFill="background1" w:themeFillShade="F2"/>
          </w:tcPr>
          <w:p w14:paraId="24744A70" w14:textId="77777777" w:rsidR="0042274E" w:rsidRPr="00754E31" w:rsidRDefault="0042274E" w:rsidP="00D96643">
            <w:pPr>
              <w:spacing w:before="60" w:after="60"/>
              <w:rPr>
                <w:rFonts w:cstheme="minorHAnsi"/>
                <w:szCs w:val="20"/>
                <w:lang w:val="en-GB"/>
              </w:rPr>
            </w:pPr>
            <w:r w:rsidRPr="00BE2761">
              <w:t>Side</w:t>
            </w:r>
          </w:p>
        </w:tc>
        <w:tc>
          <w:tcPr>
            <w:tcW w:w="3150" w:type="pct"/>
            <w:shd w:val="clear" w:color="auto" w:fill="F2F2F2" w:themeFill="background1" w:themeFillShade="F2"/>
          </w:tcPr>
          <w:p w14:paraId="1C5861C3" w14:textId="77777777" w:rsidR="0042274E" w:rsidRPr="00BE2761" w:rsidRDefault="0042274E" w:rsidP="00D96643">
            <w:pPr>
              <w:spacing w:before="60" w:after="60"/>
              <w:rPr>
                <w:rFonts w:cstheme="minorHAnsi"/>
                <w:szCs w:val="20"/>
              </w:rPr>
            </w:pPr>
            <w:r w:rsidRPr="00BE2761">
              <w:rPr>
                <w:rFonts w:cstheme="minorHAnsi"/>
                <w:szCs w:val="20"/>
              </w:rPr>
              <w:t>Side of the order</w:t>
            </w:r>
          </w:p>
          <w:p w14:paraId="05AB3CBA" w14:textId="77777777" w:rsidR="0042274E" w:rsidRPr="00BE2761" w:rsidRDefault="0042274E" w:rsidP="00D96643">
            <w:pPr>
              <w:pStyle w:val="ListParagraph"/>
              <w:numPr>
                <w:ilvl w:val="0"/>
                <w:numId w:val="134"/>
              </w:numPr>
              <w:spacing w:before="60" w:after="60"/>
              <w:rPr>
                <w:rFonts w:cstheme="minorHAnsi"/>
                <w:szCs w:val="20"/>
              </w:rPr>
            </w:pPr>
            <w:r>
              <w:rPr>
                <w:rFonts w:cstheme="minorHAnsi"/>
                <w:szCs w:val="20"/>
              </w:rPr>
              <w:t xml:space="preserve">1 </w:t>
            </w:r>
            <w:r w:rsidRPr="00BE2761">
              <w:rPr>
                <w:rFonts w:cstheme="minorHAnsi" w:hint="eastAsia"/>
                <w:szCs w:val="20"/>
              </w:rPr>
              <w:t>= Buy</w:t>
            </w:r>
          </w:p>
          <w:p w14:paraId="1545589B" w14:textId="77777777" w:rsidR="0042274E" w:rsidRPr="00BE2761" w:rsidRDefault="0042274E" w:rsidP="00D96643">
            <w:pPr>
              <w:pStyle w:val="ListParagraph"/>
              <w:numPr>
                <w:ilvl w:val="0"/>
                <w:numId w:val="134"/>
              </w:numPr>
              <w:spacing w:before="60" w:after="60"/>
              <w:rPr>
                <w:rFonts w:cstheme="minorHAnsi"/>
                <w:szCs w:val="20"/>
              </w:rPr>
            </w:pPr>
            <w:r>
              <w:rPr>
                <w:rFonts w:cstheme="minorHAnsi"/>
                <w:szCs w:val="20"/>
              </w:rPr>
              <w:t xml:space="preserve">2 </w:t>
            </w:r>
            <w:r w:rsidRPr="00BE2761">
              <w:rPr>
                <w:rFonts w:cstheme="minorHAnsi" w:hint="eastAsia"/>
                <w:szCs w:val="20"/>
              </w:rPr>
              <w:t>= Sell</w:t>
            </w:r>
          </w:p>
          <w:p w14:paraId="2064EC28" w14:textId="77777777" w:rsidR="0042274E" w:rsidRPr="00931B7A" w:rsidRDefault="0042274E" w:rsidP="00D96643">
            <w:pPr>
              <w:spacing w:before="60" w:after="60"/>
              <w:rPr>
                <w:rFonts w:cstheme="minorHAnsi"/>
                <w:szCs w:val="20"/>
              </w:rPr>
            </w:pPr>
            <w:r w:rsidRPr="00BE2761">
              <w:rPr>
                <w:rFonts w:cstheme="minorHAnsi"/>
                <w:szCs w:val="20"/>
              </w:rPr>
              <w:t>Absence means both sides.</w:t>
            </w:r>
          </w:p>
        </w:tc>
      </w:tr>
      <w:tr w:rsidR="0042274E" w:rsidRPr="00754E31" w14:paraId="35168323" w14:textId="77777777" w:rsidTr="00D96643">
        <w:tblPrEx>
          <w:tblLook w:val="01E0" w:firstRow="1" w:lastRow="1" w:firstColumn="1" w:lastColumn="1" w:noHBand="0" w:noVBand="0"/>
        </w:tblPrEx>
        <w:trPr>
          <w:cantSplit/>
          <w:trHeight w:val="343"/>
        </w:trPr>
        <w:tc>
          <w:tcPr>
            <w:tcW w:w="650" w:type="pct"/>
            <w:shd w:val="clear" w:color="auto" w:fill="F2F2F2" w:themeFill="background1" w:themeFillShade="F2"/>
          </w:tcPr>
          <w:p w14:paraId="3E0A8566" w14:textId="77777777" w:rsidR="0042274E" w:rsidRDefault="0042274E" w:rsidP="00D96643">
            <w:pPr>
              <w:spacing w:before="60" w:after="60"/>
              <w:rPr>
                <w:rFonts w:cstheme="minorHAnsi"/>
                <w:szCs w:val="20"/>
                <w:lang w:val="en-GB"/>
              </w:rPr>
            </w:pPr>
            <w:r>
              <w:rPr>
                <w:rFonts w:cstheme="minorHAnsi"/>
                <w:szCs w:val="20"/>
                <w:lang w:val="en-GB"/>
              </w:rPr>
              <w:t>1</w:t>
            </w:r>
          </w:p>
        </w:tc>
        <w:tc>
          <w:tcPr>
            <w:tcW w:w="1200" w:type="pct"/>
            <w:shd w:val="clear" w:color="auto" w:fill="F2F2F2" w:themeFill="background1" w:themeFillShade="F2"/>
          </w:tcPr>
          <w:p w14:paraId="34AC61C3" w14:textId="77777777" w:rsidR="0042274E" w:rsidRDefault="0042274E" w:rsidP="00D96643">
            <w:pPr>
              <w:spacing w:before="60" w:after="60"/>
            </w:pPr>
            <w:r w:rsidRPr="00BE2761">
              <w:t>Order</w:t>
            </w:r>
            <w:r>
              <w:t xml:space="preserve"> </w:t>
            </w:r>
            <w:r w:rsidRPr="00BE2761">
              <w:rPr>
                <w:rFonts w:cstheme="minorHAnsi"/>
                <w:szCs w:val="20"/>
              </w:rPr>
              <w:t>Quantity</w:t>
            </w:r>
          </w:p>
        </w:tc>
        <w:tc>
          <w:tcPr>
            <w:tcW w:w="3150" w:type="pct"/>
            <w:shd w:val="clear" w:color="auto" w:fill="F2F2F2" w:themeFill="background1" w:themeFillShade="F2"/>
          </w:tcPr>
          <w:p w14:paraId="542F4929" w14:textId="77777777" w:rsidR="0042274E" w:rsidRPr="00931B7A" w:rsidRDefault="0042274E" w:rsidP="00D96643">
            <w:pPr>
              <w:spacing w:before="60" w:after="60"/>
              <w:rPr>
                <w:rFonts w:cstheme="minorHAnsi"/>
                <w:szCs w:val="20"/>
              </w:rPr>
            </w:pPr>
            <w:r w:rsidRPr="00BE2761">
              <w:rPr>
                <w:rFonts w:cstheme="minorHAnsi"/>
                <w:szCs w:val="20"/>
              </w:rPr>
              <w:t>Quantity of the quote request</w:t>
            </w:r>
          </w:p>
        </w:tc>
      </w:tr>
    </w:tbl>
    <w:p w14:paraId="3BB19601" w14:textId="77777777" w:rsidR="0042274E" w:rsidRDefault="0042274E" w:rsidP="0042274E">
      <w:pPr>
        <w:pStyle w:val="NormalNGMDS"/>
        <w:ind w:left="0"/>
        <w:rPr>
          <w:rFonts w:asciiTheme="minorHAnsi" w:hAnsiTheme="minorHAnsi" w:cstheme="minorHAnsi"/>
          <w:szCs w:val="22"/>
        </w:rPr>
      </w:pPr>
    </w:p>
    <w:p w14:paraId="26D4785C" w14:textId="77777777" w:rsidR="0042274E" w:rsidRPr="00417716" w:rsidRDefault="0042274E" w:rsidP="0042274E">
      <w:pPr>
        <w:pStyle w:val="Heading3"/>
      </w:pPr>
      <w:bookmarkStart w:id="766" w:name="_Toc170578914"/>
      <w:r>
        <w:t>Quote Request Ack (69)</w:t>
      </w:r>
      <w:bookmarkEnd w:id="766"/>
    </w:p>
    <w:p w14:paraId="069308C8" w14:textId="0BAA4167" w:rsidR="003170D8" w:rsidRDefault="003170D8" w:rsidP="003170D8">
      <w:pPr>
        <w:pStyle w:val="NormalNGMDS"/>
        <w:spacing w:after="120"/>
        <w:ind w:left="0"/>
        <w:rPr>
          <w:rFonts w:asciiTheme="minorHAnsi" w:hAnsiTheme="minorHAnsi" w:cstheme="minorHAnsi"/>
        </w:rPr>
      </w:pPr>
      <w:r w:rsidRPr="00BE6DC6">
        <w:rPr>
          <w:rFonts w:asciiTheme="minorHAnsi" w:hAnsiTheme="minorHAnsi" w:cstheme="minorHAnsi"/>
        </w:rPr>
        <w:t xml:space="preserve">The gateway sends this message </w:t>
      </w:r>
      <w:r>
        <w:rPr>
          <w:rFonts w:asciiTheme="minorHAnsi" w:hAnsiTheme="minorHAnsi" w:cstheme="minorHAnsi"/>
        </w:rPr>
        <w:t xml:space="preserve">to respond </w:t>
      </w:r>
      <w:r w:rsidRPr="00BE6DC6">
        <w:rPr>
          <w:rFonts w:asciiTheme="minorHAnsi" w:hAnsiTheme="minorHAnsi" w:cstheme="minorHAnsi"/>
        </w:rPr>
        <w:t xml:space="preserve">the </w:t>
      </w:r>
      <w:r w:rsidRPr="001E369C">
        <w:rPr>
          <w:rFonts w:asciiTheme="minorHAnsi" w:hAnsiTheme="minorHAnsi" w:cstheme="minorHAnsi"/>
        </w:rPr>
        <w:t xml:space="preserve">Mass Cancel Request </w:t>
      </w:r>
      <w:r w:rsidRPr="00BE6DC6">
        <w:rPr>
          <w:rFonts w:asciiTheme="minorHAnsi" w:hAnsiTheme="minorHAnsi" w:cstheme="minorHAnsi"/>
        </w:rPr>
        <w:t xml:space="preserve">to indicate </w:t>
      </w:r>
      <w:r>
        <w:rPr>
          <w:rFonts w:asciiTheme="minorHAnsi" w:hAnsiTheme="minorHAnsi" w:cstheme="minorHAnsi"/>
        </w:rPr>
        <w:t>the request status.</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0"/>
        <w:gridCol w:w="6750"/>
        <w:gridCol w:w="9"/>
      </w:tblGrid>
      <w:tr w:rsidR="0042274E" w:rsidRPr="003C47FD" w14:paraId="0E14A45F" w14:textId="77777777" w:rsidTr="00D96643">
        <w:trPr>
          <w:gridAfter w:val="1"/>
          <w:wAfter w:w="5" w:type="pct"/>
          <w:trHeight w:val="300"/>
        </w:trPr>
        <w:tc>
          <w:tcPr>
            <w:tcW w:w="1249" w:type="pct"/>
            <w:shd w:val="clear" w:color="auto" w:fill="C6D9F1" w:themeFill="text2" w:themeFillTint="33"/>
            <w:noWrap/>
          </w:tcPr>
          <w:p w14:paraId="472FC43B" w14:textId="77777777" w:rsidR="0042274E" w:rsidRPr="003C47FD" w:rsidRDefault="0042274E" w:rsidP="00D96643">
            <w:pPr>
              <w:pStyle w:val="Tablehead"/>
              <w:spacing w:after="0"/>
              <w:jc w:val="left"/>
              <w:rPr>
                <w:rFonts w:cstheme="minorHAnsi"/>
              </w:rPr>
            </w:pPr>
            <w:r>
              <w:rPr>
                <w:rFonts w:cstheme="minorHAnsi"/>
              </w:rPr>
              <w:t>Field Name</w:t>
            </w:r>
          </w:p>
        </w:tc>
        <w:tc>
          <w:tcPr>
            <w:tcW w:w="3746" w:type="pct"/>
            <w:shd w:val="clear" w:color="auto" w:fill="C6D9F1" w:themeFill="text2" w:themeFillTint="33"/>
          </w:tcPr>
          <w:p w14:paraId="0E87E2CE"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2B89E3AC"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48F29871" w14:textId="77777777" w:rsidR="0042274E" w:rsidRPr="00754E31" w:rsidRDefault="0042274E" w:rsidP="00D96643">
            <w:pPr>
              <w:spacing w:before="60" w:after="60"/>
              <w:rPr>
                <w:rFonts w:cstheme="minorHAnsi"/>
                <w:szCs w:val="20"/>
                <w:lang w:val="en-GB"/>
              </w:rPr>
            </w:pPr>
            <w:r w:rsidRPr="00D23EBC">
              <w:rPr>
                <w:rFonts w:cstheme="minorHAnsi"/>
                <w:szCs w:val="20"/>
                <w:lang w:val="en-GB"/>
              </w:rPr>
              <w:t>Quote</w:t>
            </w:r>
            <w:r>
              <w:rPr>
                <w:rFonts w:cstheme="minorHAnsi"/>
                <w:szCs w:val="20"/>
                <w:lang w:val="en-GB"/>
              </w:rPr>
              <w:t xml:space="preserve"> </w:t>
            </w:r>
            <w:r w:rsidRPr="00D23EBC">
              <w:rPr>
                <w:rFonts w:cstheme="minorHAnsi"/>
                <w:szCs w:val="20"/>
                <w:lang w:val="en-GB"/>
              </w:rPr>
              <w:t>Response</w:t>
            </w:r>
            <w:r>
              <w:rPr>
                <w:rFonts w:cstheme="minorHAnsi"/>
                <w:szCs w:val="20"/>
                <w:lang w:val="en-GB"/>
              </w:rPr>
              <w:t xml:space="preserve"> </w:t>
            </w:r>
            <w:r w:rsidRPr="00D23EBC">
              <w:rPr>
                <w:rFonts w:cstheme="minorHAnsi"/>
                <w:szCs w:val="20"/>
                <w:lang w:val="en-GB"/>
              </w:rPr>
              <w:t>ID</w:t>
            </w:r>
          </w:p>
        </w:tc>
        <w:tc>
          <w:tcPr>
            <w:tcW w:w="3746" w:type="pct"/>
            <w:shd w:val="clear" w:color="auto" w:fill="F2F2F2" w:themeFill="background1" w:themeFillShade="F2"/>
          </w:tcPr>
          <w:p w14:paraId="1DCF0F47" w14:textId="77777777" w:rsidR="0042274E" w:rsidRPr="00931B7A" w:rsidRDefault="0042274E" w:rsidP="00D96643">
            <w:pPr>
              <w:spacing w:before="60" w:after="60"/>
              <w:rPr>
                <w:rFonts w:cstheme="minorHAnsi"/>
                <w:szCs w:val="20"/>
              </w:rPr>
            </w:pPr>
            <w:r w:rsidRPr="00D23EBC">
              <w:rPr>
                <w:rFonts w:cstheme="minorHAnsi"/>
                <w:szCs w:val="20"/>
              </w:rPr>
              <w:t>Message reference for the Quote Request Accepted</w:t>
            </w:r>
            <w:r>
              <w:rPr>
                <w:rFonts w:cstheme="minorHAnsi"/>
                <w:szCs w:val="20"/>
              </w:rPr>
              <w:t xml:space="preserve"> message.</w:t>
            </w:r>
          </w:p>
        </w:tc>
      </w:tr>
      <w:tr w:rsidR="0042274E" w:rsidRPr="00754E31" w14:paraId="26D14BB0"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63EFFEE5" w14:textId="77777777" w:rsidR="0042274E" w:rsidRPr="00754E31" w:rsidRDefault="0042274E" w:rsidP="00D96643">
            <w:pPr>
              <w:spacing w:before="60" w:after="60"/>
              <w:rPr>
                <w:rFonts w:cstheme="minorHAnsi"/>
                <w:szCs w:val="20"/>
                <w:lang w:val="en-GB"/>
              </w:rPr>
            </w:pPr>
            <w:r w:rsidRPr="00BE2761">
              <w:rPr>
                <w:rFonts w:cstheme="minorHAnsi"/>
                <w:szCs w:val="20"/>
                <w:lang w:val="en-GB"/>
              </w:rPr>
              <w:t>Quote</w:t>
            </w:r>
            <w:r>
              <w:rPr>
                <w:rFonts w:cstheme="minorHAnsi"/>
                <w:szCs w:val="20"/>
                <w:lang w:val="en-GB"/>
              </w:rPr>
              <w:t xml:space="preserve"> </w:t>
            </w:r>
            <w:r w:rsidRPr="00BE2761">
              <w:rPr>
                <w:rFonts w:cstheme="minorHAnsi"/>
                <w:szCs w:val="20"/>
                <w:lang w:val="en-GB"/>
              </w:rPr>
              <w:t>Req</w:t>
            </w:r>
            <w:r>
              <w:rPr>
                <w:rFonts w:cstheme="minorHAnsi"/>
                <w:szCs w:val="20"/>
                <w:lang w:val="en-GB"/>
              </w:rPr>
              <w:t xml:space="preserve"> </w:t>
            </w:r>
            <w:r w:rsidRPr="00BE2761">
              <w:rPr>
                <w:rFonts w:cstheme="minorHAnsi"/>
                <w:szCs w:val="20"/>
                <w:lang w:val="en-GB"/>
              </w:rPr>
              <w:t>ID</w:t>
            </w:r>
          </w:p>
        </w:tc>
        <w:tc>
          <w:tcPr>
            <w:tcW w:w="3746" w:type="pct"/>
            <w:shd w:val="clear" w:color="auto" w:fill="F2F2F2" w:themeFill="background1" w:themeFillShade="F2"/>
          </w:tcPr>
          <w:p w14:paraId="091286FD" w14:textId="77777777" w:rsidR="0042274E" w:rsidRPr="00931B7A" w:rsidRDefault="0042274E" w:rsidP="00D96643">
            <w:pPr>
              <w:spacing w:before="60" w:after="60"/>
              <w:rPr>
                <w:rFonts w:cstheme="minorHAnsi"/>
                <w:szCs w:val="20"/>
              </w:rPr>
            </w:pPr>
            <w:r w:rsidRPr="00BE2761">
              <w:rPr>
                <w:rFonts w:cstheme="minorHAnsi"/>
                <w:szCs w:val="20"/>
              </w:rPr>
              <w:t>Client specified identifier for quote request message</w:t>
            </w:r>
            <w:r>
              <w:rPr>
                <w:rFonts w:cstheme="minorHAnsi"/>
                <w:szCs w:val="20"/>
              </w:rPr>
              <w:t>.</w:t>
            </w:r>
          </w:p>
        </w:tc>
      </w:tr>
      <w:tr w:rsidR="0042274E" w:rsidRPr="00073EA6" w14:paraId="6EF34D58" w14:textId="77777777" w:rsidTr="00D96643">
        <w:tblPrEx>
          <w:tblLook w:val="01E0" w:firstRow="1" w:lastRow="1" w:firstColumn="1" w:lastColumn="1" w:noHBand="0" w:noVBand="0"/>
        </w:tblPrEx>
        <w:trPr>
          <w:trHeight w:val="331"/>
        </w:trPr>
        <w:tc>
          <w:tcPr>
            <w:tcW w:w="1249" w:type="pct"/>
            <w:shd w:val="clear" w:color="auto" w:fill="F2F2F2" w:themeFill="background1" w:themeFillShade="F2"/>
          </w:tcPr>
          <w:p w14:paraId="4651661F" w14:textId="77777777" w:rsidR="0042274E" w:rsidRPr="00073EA6" w:rsidRDefault="0042274E" w:rsidP="00D96643">
            <w:pPr>
              <w:snapToGrid w:val="0"/>
              <w:spacing w:before="60" w:after="40"/>
              <w:rPr>
                <w:rFonts w:cstheme="minorHAnsi"/>
                <w:szCs w:val="20"/>
              </w:rPr>
            </w:pPr>
            <w:r w:rsidRPr="00BE2761">
              <w:t>Security</w:t>
            </w:r>
            <w:r>
              <w:t xml:space="preserve"> </w:t>
            </w:r>
            <w:r w:rsidRPr="00BE2761">
              <w:t>ID</w:t>
            </w:r>
          </w:p>
        </w:tc>
        <w:tc>
          <w:tcPr>
            <w:tcW w:w="3751" w:type="pct"/>
            <w:gridSpan w:val="2"/>
            <w:shd w:val="clear" w:color="auto" w:fill="F2F2F2" w:themeFill="background1" w:themeFillShade="F2"/>
          </w:tcPr>
          <w:p w14:paraId="3BC77C2B" w14:textId="77777777" w:rsidR="0042274E" w:rsidRPr="00073EA6" w:rsidRDefault="0042274E" w:rsidP="00D96643">
            <w:pPr>
              <w:snapToGrid w:val="0"/>
              <w:spacing w:before="60" w:after="40"/>
              <w:rPr>
                <w:rFonts w:cstheme="minorHAnsi"/>
                <w:szCs w:val="20"/>
              </w:rPr>
            </w:pPr>
            <w:r w:rsidRPr="00BE2761">
              <w:rPr>
                <w:rFonts w:eastAsia="Calibri" w:cstheme="minorHAnsi"/>
                <w:szCs w:val="20"/>
                <w:lang w:val="en-GB"/>
              </w:rPr>
              <w:t>Instrument identifier</w:t>
            </w:r>
          </w:p>
        </w:tc>
      </w:tr>
      <w:tr w:rsidR="0042274E" w:rsidRPr="00073EA6" w14:paraId="7E48B566" w14:textId="77777777" w:rsidTr="00D96643">
        <w:tblPrEx>
          <w:tblLook w:val="01E0" w:firstRow="1" w:lastRow="1" w:firstColumn="1" w:lastColumn="1" w:noHBand="0" w:noVBand="0"/>
        </w:tblPrEx>
        <w:trPr>
          <w:trHeight w:val="331"/>
        </w:trPr>
        <w:tc>
          <w:tcPr>
            <w:tcW w:w="1249" w:type="pct"/>
            <w:shd w:val="clear" w:color="auto" w:fill="F2F2F2" w:themeFill="background1" w:themeFillShade="F2"/>
          </w:tcPr>
          <w:p w14:paraId="06EB0D00" w14:textId="77777777" w:rsidR="0042274E" w:rsidRPr="00073EA6" w:rsidRDefault="0042274E" w:rsidP="00D96643">
            <w:pPr>
              <w:snapToGrid w:val="0"/>
              <w:spacing w:before="60" w:after="40"/>
              <w:rPr>
                <w:rFonts w:cstheme="minorHAnsi"/>
                <w:szCs w:val="20"/>
              </w:rPr>
            </w:pPr>
            <w:r w:rsidRPr="0049178E">
              <w:rPr>
                <w:rFonts w:cstheme="minorHAnsi"/>
                <w:szCs w:val="20"/>
              </w:rPr>
              <w:t xml:space="preserve">Transaction Time </w:t>
            </w:r>
          </w:p>
        </w:tc>
        <w:tc>
          <w:tcPr>
            <w:tcW w:w="3751" w:type="pct"/>
            <w:gridSpan w:val="2"/>
            <w:shd w:val="clear" w:color="auto" w:fill="F2F2F2" w:themeFill="background1" w:themeFillShade="F2"/>
          </w:tcPr>
          <w:p w14:paraId="025E7F5D" w14:textId="77777777" w:rsidR="0042274E" w:rsidRPr="00073EA6" w:rsidRDefault="0042274E" w:rsidP="00D96643">
            <w:pPr>
              <w:snapToGrid w:val="0"/>
              <w:spacing w:before="60" w:after="40"/>
              <w:rPr>
                <w:rFonts w:cstheme="minorHAnsi"/>
                <w:szCs w:val="20"/>
              </w:rPr>
            </w:pPr>
            <w:r w:rsidRPr="00AD055D">
              <w:rPr>
                <w:rFonts w:eastAsia="Calibri" w:cstheme="minorHAnsi"/>
                <w:szCs w:val="20"/>
                <w:lang w:val="en-GB"/>
              </w:rPr>
              <w:t xml:space="preserve">The time at which </w:t>
            </w:r>
            <w:r>
              <w:rPr>
                <w:rFonts w:eastAsia="Calibri" w:cstheme="minorHAnsi"/>
                <w:szCs w:val="20"/>
                <w:lang w:val="en-GB"/>
              </w:rPr>
              <w:t>this message is generated.</w:t>
            </w:r>
          </w:p>
        </w:tc>
      </w:tr>
      <w:tr w:rsidR="0042274E" w:rsidRPr="00754E31" w14:paraId="1E76D2CF" w14:textId="77777777" w:rsidTr="00D96643">
        <w:tblPrEx>
          <w:tblLook w:val="01E0" w:firstRow="1" w:lastRow="1" w:firstColumn="1" w:lastColumn="1" w:noHBand="0" w:noVBand="0"/>
        </w:tblPrEx>
        <w:trPr>
          <w:trHeight w:val="331"/>
        </w:trPr>
        <w:tc>
          <w:tcPr>
            <w:tcW w:w="1249"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4664071D" w14:textId="77777777" w:rsidR="0042274E" w:rsidRPr="00BE2761" w:rsidRDefault="0042274E" w:rsidP="00D96643">
            <w:pPr>
              <w:snapToGrid w:val="0"/>
              <w:spacing w:before="60" w:after="40"/>
              <w:rPr>
                <w:rFonts w:cstheme="minorHAnsi"/>
                <w:szCs w:val="20"/>
              </w:rPr>
            </w:pPr>
            <w:r w:rsidRPr="00BE2761">
              <w:rPr>
                <w:rFonts w:cstheme="minorHAnsi"/>
                <w:szCs w:val="20"/>
              </w:rPr>
              <w:t>Executing Trader</w:t>
            </w:r>
          </w:p>
        </w:tc>
        <w:tc>
          <w:tcPr>
            <w:tcW w:w="3751" w:type="pct"/>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0671B416" w14:textId="77777777" w:rsidR="0042274E" w:rsidRPr="00BE2761" w:rsidRDefault="0042274E" w:rsidP="00D96643">
            <w:pPr>
              <w:snapToGrid w:val="0"/>
              <w:spacing w:before="60" w:after="40"/>
              <w:rPr>
                <w:rFonts w:eastAsia="Calibri" w:cstheme="minorHAnsi"/>
                <w:szCs w:val="20"/>
                <w:lang w:val="en-GB"/>
              </w:rPr>
            </w:pPr>
            <w:r w:rsidRPr="00BE2761">
              <w:rPr>
                <w:rFonts w:eastAsia="Calibri" w:cstheme="minorHAnsi"/>
                <w:szCs w:val="20"/>
                <w:lang w:val="en-GB"/>
              </w:rPr>
              <w:t>Client specified executing trader of market participant.</w:t>
            </w:r>
          </w:p>
          <w:p w14:paraId="53166D95" w14:textId="77777777" w:rsidR="0042274E" w:rsidRPr="00BE2761" w:rsidRDefault="0042274E" w:rsidP="00D96643">
            <w:pPr>
              <w:snapToGrid w:val="0"/>
              <w:spacing w:before="60" w:after="40"/>
              <w:rPr>
                <w:rFonts w:eastAsia="Calibri" w:cstheme="minorHAnsi"/>
                <w:szCs w:val="20"/>
                <w:lang w:val="en-GB"/>
              </w:rPr>
            </w:pPr>
            <w:r w:rsidRPr="00BE2761">
              <w:rPr>
                <w:rFonts w:eastAsia="Calibri" w:cstheme="minorHAnsi"/>
                <w:szCs w:val="20"/>
                <w:lang w:val="en-GB"/>
              </w:rPr>
              <w:t>It may set to 0 if not used.</w:t>
            </w:r>
          </w:p>
        </w:tc>
      </w:tr>
      <w:tr w:rsidR="0042274E" w:rsidRPr="00754E31" w14:paraId="2F1D93D1" w14:textId="77777777" w:rsidTr="00D96643">
        <w:tblPrEx>
          <w:tblLook w:val="01E0" w:firstRow="1" w:lastRow="1" w:firstColumn="1" w:lastColumn="1" w:noHBand="0" w:noVBand="0"/>
        </w:tblPrEx>
        <w:trPr>
          <w:trHeight w:val="331"/>
        </w:trPr>
        <w:tc>
          <w:tcPr>
            <w:tcW w:w="1249"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4F821555" w14:textId="77777777" w:rsidR="0042274E" w:rsidRPr="00BE2761" w:rsidRDefault="0042274E" w:rsidP="00D96643">
            <w:pPr>
              <w:snapToGrid w:val="0"/>
              <w:spacing w:before="60" w:after="40"/>
              <w:rPr>
                <w:rFonts w:cstheme="minorHAnsi"/>
                <w:szCs w:val="20"/>
              </w:rPr>
            </w:pPr>
            <w:r w:rsidRPr="00FE7227">
              <w:rPr>
                <w:rFonts w:cstheme="minorHAnsi"/>
                <w:szCs w:val="20"/>
              </w:rPr>
              <w:t>Quote</w:t>
            </w:r>
            <w:r>
              <w:rPr>
                <w:rFonts w:cstheme="minorHAnsi"/>
                <w:szCs w:val="20"/>
              </w:rPr>
              <w:t xml:space="preserve"> </w:t>
            </w:r>
            <w:r w:rsidRPr="00FE7227">
              <w:rPr>
                <w:rFonts w:cstheme="minorHAnsi"/>
                <w:szCs w:val="20"/>
              </w:rPr>
              <w:t>Request</w:t>
            </w:r>
            <w:r>
              <w:rPr>
                <w:rFonts w:cstheme="minorHAnsi"/>
                <w:szCs w:val="20"/>
              </w:rPr>
              <w:t xml:space="preserve"> Status</w:t>
            </w:r>
          </w:p>
        </w:tc>
        <w:tc>
          <w:tcPr>
            <w:tcW w:w="3751" w:type="pct"/>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4C793851" w14:textId="77777777" w:rsidR="0042274E" w:rsidRDefault="0042274E" w:rsidP="00D96643">
            <w:pPr>
              <w:snapToGrid w:val="0"/>
              <w:spacing w:before="60" w:after="40"/>
              <w:rPr>
                <w:rFonts w:eastAsia="Calibri" w:cstheme="minorHAnsi"/>
                <w:szCs w:val="20"/>
                <w:lang w:val="en-GB"/>
              </w:rPr>
            </w:pPr>
            <w:r>
              <w:rPr>
                <w:rFonts w:eastAsia="Calibri" w:cstheme="minorHAnsi"/>
                <w:szCs w:val="20"/>
                <w:lang w:val="en-GB"/>
              </w:rPr>
              <w:t>The status of quote request:</w:t>
            </w:r>
          </w:p>
          <w:p w14:paraId="61725E7B" w14:textId="77777777" w:rsidR="0042274E" w:rsidRPr="00564370" w:rsidRDefault="0042274E" w:rsidP="00D96643">
            <w:pPr>
              <w:pStyle w:val="ListParagraph"/>
              <w:numPr>
                <w:ilvl w:val="0"/>
                <w:numId w:val="165"/>
              </w:numPr>
              <w:snapToGrid w:val="0"/>
              <w:spacing w:before="60" w:after="40"/>
              <w:rPr>
                <w:rFonts w:eastAsia="Calibri" w:cstheme="minorHAnsi"/>
                <w:szCs w:val="20"/>
                <w:lang w:val="en-GB"/>
              </w:rPr>
            </w:pPr>
            <w:r>
              <w:rPr>
                <w:rFonts w:eastAsia="Calibri" w:cstheme="minorHAnsi"/>
                <w:szCs w:val="20"/>
                <w:lang w:val="en-GB"/>
              </w:rPr>
              <w:t xml:space="preserve">1 </w:t>
            </w:r>
            <w:r w:rsidRPr="00564370">
              <w:rPr>
                <w:rFonts w:eastAsia="Calibri" w:cstheme="minorHAnsi"/>
                <w:szCs w:val="20"/>
                <w:lang w:val="en-GB"/>
              </w:rPr>
              <w:t>= Rejected</w:t>
            </w:r>
          </w:p>
          <w:p w14:paraId="7B9F7377" w14:textId="77777777" w:rsidR="0042274E" w:rsidRPr="00564370" w:rsidRDefault="0042274E" w:rsidP="00D96643">
            <w:pPr>
              <w:pStyle w:val="ListParagraph"/>
              <w:numPr>
                <w:ilvl w:val="0"/>
                <w:numId w:val="165"/>
              </w:numPr>
              <w:snapToGrid w:val="0"/>
              <w:spacing w:before="60" w:after="40"/>
              <w:rPr>
                <w:rFonts w:eastAsia="Calibri" w:cstheme="minorHAnsi"/>
                <w:szCs w:val="20"/>
                <w:lang w:val="en-GB"/>
              </w:rPr>
            </w:pPr>
            <w:r>
              <w:rPr>
                <w:rFonts w:eastAsia="Calibri" w:cstheme="minorHAnsi"/>
                <w:szCs w:val="20"/>
                <w:lang w:val="en-GB"/>
              </w:rPr>
              <w:t xml:space="preserve">2 </w:t>
            </w:r>
            <w:r w:rsidRPr="00564370">
              <w:rPr>
                <w:rFonts w:eastAsia="Calibri" w:cstheme="minorHAnsi"/>
                <w:szCs w:val="20"/>
                <w:lang w:val="en-GB"/>
              </w:rPr>
              <w:t>= Accepted</w:t>
            </w:r>
          </w:p>
        </w:tc>
      </w:tr>
      <w:tr w:rsidR="0042274E" w:rsidRPr="00754E31" w14:paraId="3490EEE3" w14:textId="77777777" w:rsidTr="00D96643">
        <w:tblPrEx>
          <w:tblLook w:val="01E0" w:firstRow="1" w:lastRow="1" w:firstColumn="1" w:lastColumn="1" w:noHBand="0" w:noVBand="0"/>
        </w:tblPrEx>
        <w:trPr>
          <w:trHeight w:val="331"/>
        </w:trPr>
        <w:tc>
          <w:tcPr>
            <w:tcW w:w="1249"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1CBC8EDF" w14:textId="77777777" w:rsidR="0042274E" w:rsidRPr="00BE2761" w:rsidRDefault="0042274E" w:rsidP="00D96643">
            <w:pPr>
              <w:snapToGrid w:val="0"/>
              <w:spacing w:before="60" w:after="40"/>
              <w:rPr>
                <w:rFonts w:cstheme="minorHAnsi"/>
                <w:szCs w:val="20"/>
              </w:rPr>
            </w:pPr>
            <w:r w:rsidRPr="00FE7227">
              <w:rPr>
                <w:rFonts w:cstheme="minorHAnsi"/>
                <w:szCs w:val="20"/>
              </w:rPr>
              <w:lastRenderedPageBreak/>
              <w:t>Quote</w:t>
            </w:r>
            <w:r>
              <w:rPr>
                <w:rFonts w:cstheme="minorHAnsi"/>
                <w:szCs w:val="20"/>
              </w:rPr>
              <w:t xml:space="preserve"> </w:t>
            </w:r>
            <w:r w:rsidRPr="00FE7227">
              <w:rPr>
                <w:rFonts w:cstheme="minorHAnsi"/>
                <w:szCs w:val="20"/>
              </w:rPr>
              <w:t>Request</w:t>
            </w:r>
            <w:r>
              <w:rPr>
                <w:rFonts w:cstheme="minorHAnsi"/>
                <w:szCs w:val="20"/>
              </w:rPr>
              <w:t xml:space="preserve"> </w:t>
            </w:r>
            <w:r w:rsidRPr="00FE7227">
              <w:rPr>
                <w:rFonts w:cstheme="minorHAnsi"/>
                <w:szCs w:val="20"/>
              </w:rPr>
              <w:t>Reject</w:t>
            </w:r>
            <w:r>
              <w:rPr>
                <w:rFonts w:cstheme="minorHAnsi"/>
                <w:szCs w:val="20"/>
              </w:rPr>
              <w:t xml:space="preserve"> </w:t>
            </w:r>
            <w:r w:rsidRPr="00FE7227">
              <w:rPr>
                <w:rFonts w:cstheme="minorHAnsi"/>
                <w:szCs w:val="20"/>
              </w:rPr>
              <w:t>Reason</w:t>
            </w:r>
          </w:p>
        </w:tc>
        <w:tc>
          <w:tcPr>
            <w:tcW w:w="3751" w:type="pct"/>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0C2CFA74" w14:textId="0FF1F2AF" w:rsidR="0042274E" w:rsidRPr="0052648C" w:rsidRDefault="0052648C" w:rsidP="0052648C">
            <w:pPr>
              <w:spacing w:before="60" w:after="60"/>
              <w:rPr>
                <w:rFonts w:cstheme="minorHAnsi"/>
                <w:szCs w:val="20"/>
              </w:rPr>
            </w:pPr>
            <w:r w:rsidRPr="004228E8">
              <w:rPr>
                <w:rFonts w:cstheme="minorHAnsi"/>
                <w:szCs w:val="20"/>
              </w:rPr>
              <w:t xml:space="preserve">Carries the reject reason code if </w:t>
            </w:r>
            <w:r w:rsidRPr="00FE7227">
              <w:rPr>
                <w:rFonts w:cstheme="minorHAnsi"/>
                <w:szCs w:val="20"/>
              </w:rPr>
              <w:t>Quote</w:t>
            </w:r>
            <w:r>
              <w:rPr>
                <w:rFonts w:cstheme="minorHAnsi"/>
                <w:szCs w:val="20"/>
              </w:rPr>
              <w:t xml:space="preserve"> Status = 1 (Rejected)</w:t>
            </w:r>
            <w:r w:rsidRPr="004228E8">
              <w:rPr>
                <w:rFonts w:cstheme="minorHAnsi"/>
                <w:szCs w:val="20"/>
              </w:rPr>
              <w:t>; otherwise, it is 0 (Unused).</w:t>
            </w:r>
          </w:p>
        </w:tc>
      </w:tr>
    </w:tbl>
    <w:p w14:paraId="37293D87" w14:textId="77777777" w:rsidR="0042274E" w:rsidRDefault="0042274E" w:rsidP="0042274E">
      <w:pPr>
        <w:spacing w:before="120"/>
        <w:jc w:val="both"/>
        <w:rPr>
          <w:rFonts w:cstheme="minorHAnsi"/>
          <w:sz w:val="22"/>
          <w:szCs w:val="22"/>
        </w:rPr>
      </w:pPr>
      <w:r>
        <w:rPr>
          <w:rFonts w:cstheme="minorHAnsi"/>
          <w:sz w:val="22"/>
          <w:szCs w:val="22"/>
        </w:rPr>
        <w:t>Optional Fields:</w:t>
      </w:r>
    </w:p>
    <w:tbl>
      <w:tblPr>
        <w:tblW w:w="4995"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170"/>
        <w:gridCol w:w="2160"/>
        <w:gridCol w:w="5670"/>
      </w:tblGrid>
      <w:tr w:rsidR="0042274E" w:rsidRPr="003C47FD" w14:paraId="6BBDC433" w14:textId="77777777" w:rsidTr="00D96643">
        <w:trPr>
          <w:trHeight w:val="300"/>
        </w:trPr>
        <w:tc>
          <w:tcPr>
            <w:tcW w:w="650" w:type="pct"/>
            <w:shd w:val="clear" w:color="auto" w:fill="C6D9F1" w:themeFill="text2" w:themeFillTint="33"/>
          </w:tcPr>
          <w:p w14:paraId="442A2D53" w14:textId="77777777" w:rsidR="0042274E" w:rsidRDefault="0042274E" w:rsidP="00D96643">
            <w:pPr>
              <w:pStyle w:val="Tablehead"/>
              <w:spacing w:after="0"/>
              <w:rPr>
                <w:rFonts w:cstheme="minorHAnsi"/>
              </w:rPr>
            </w:pPr>
            <w:r>
              <w:rPr>
                <w:rFonts w:cstheme="minorHAnsi"/>
              </w:rPr>
              <w:t>Bit Position</w:t>
            </w:r>
          </w:p>
        </w:tc>
        <w:tc>
          <w:tcPr>
            <w:tcW w:w="1200" w:type="pct"/>
            <w:shd w:val="clear" w:color="auto" w:fill="C6D9F1" w:themeFill="text2" w:themeFillTint="33"/>
            <w:noWrap/>
          </w:tcPr>
          <w:p w14:paraId="2119955B" w14:textId="77777777" w:rsidR="0042274E" w:rsidRPr="003C47FD" w:rsidRDefault="0042274E" w:rsidP="00D96643">
            <w:pPr>
              <w:pStyle w:val="Tablehead"/>
              <w:spacing w:after="0"/>
              <w:rPr>
                <w:rFonts w:cstheme="minorHAnsi"/>
              </w:rPr>
            </w:pPr>
            <w:r>
              <w:rPr>
                <w:rFonts w:cstheme="minorHAnsi"/>
              </w:rPr>
              <w:t>Field Name</w:t>
            </w:r>
          </w:p>
        </w:tc>
        <w:tc>
          <w:tcPr>
            <w:tcW w:w="3150" w:type="pct"/>
            <w:shd w:val="clear" w:color="auto" w:fill="C6D9F1" w:themeFill="text2" w:themeFillTint="33"/>
          </w:tcPr>
          <w:p w14:paraId="6D83937B"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29A3FFA5" w14:textId="77777777" w:rsidTr="00D96643">
        <w:tblPrEx>
          <w:tblLook w:val="01E0" w:firstRow="1" w:lastRow="1" w:firstColumn="1" w:lastColumn="1" w:noHBand="0" w:noVBand="0"/>
        </w:tblPrEx>
        <w:trPr>
          <w:cantSplit/>
          <w:trHeight w:val="343"/>
        </w:trPr>
        <w:tc>
          <w:tcPr>
            <w:tcW w:w="650" w:type="pct"/>
            <w:shd w:val="clear" w:color="auto" w:fill="F2F2F2" w:themeFill="background1" w:themeFillShade="F2"/>
          </w:tcPr>
          <w:p w14:paraId="6A1CD5BB" w14:textId="77777777" w:rsidR="0042274E" w:rsidRDefault="0042274E" w:rsidP="00D96643">
            <w:pPr>
              <w:spacing w:before="60" w:after="60"/>
              <w:rPr>
                <w:rFonts w:cstheme="minorHAnsi"/>
                <w:szCs w:val="20"/>
                <w:lang w:val="en-GB"/>
              </w:rPr>
            </w:pPr>
            <w:r>
              <w:rPr>
                <w:rFonts w:cstheme="minorHAnsi"/>
                <w:szCs w:val="20"/>
                <w:lang w:val="en-GB"/>
              </w:rPr>
              <w:t>0</w:t>
            </w:r>
          </w:p>
        </w:tc>
        <w:tc>
          <w:tcPr>
            <w:tcW w:w="1200" w:type="pct"/>
            <w:shd w:val="clear" w:color="auto" w:fill="F2F2F2" w:themeFill="background1" w:themeFillShade="F2"/>
          </w:tcPr>
          <w:p w14:paraId="6F4054DA" w14:textId="77777777" w:rsidR="0042274E" w:rsidRPr="00754E31" w:rsidRDefault="0042274E" w:rsidP="00D96643">
            <w:pPr>
              <w:spacing w:before="60" w:after="60"/>
              <w:rPr>
                <w:rFonts w:cstheme="minorHAnsi"/>
                <w:szCs w:val="20"/>
                <w:lang w:val="en-GB"/>
              </w:rPr>
            </w:pPr>
            <w:r w:rsidRPr="00BE2761">
              <w:t>Side</w:t>
            </w:r>
          </w:p>
        </w:tc>
        <w:tc>
          <w:tcPr>
            <w:tcW w:w="3150" w:type="pct"/>
            <w:shd w:val="clear" w:color="auto" w:fill="F2F2F2" w:themeFill="background1" w:themeFillShade="F2"/>
          </w:tcPr>
          <w:p w14:paraId="12041AF2" w14:textId="77777777" w:rsidR="0042274E" w:rsidRPr="00BE2761" w:rsidRDefault="0042274E" w:rsidP="00D96643">
            <w:pPr>
              <w:spacing w:before="60" w:after="60"/>
              <w:rPr>
                <w:rFonts w:cstheme="minorHAnsi"/>
                <w:szCs w:val="20"/>
              </w:rPr>
            </w:pPr>
            <w:r w:rsidRPr="00BE2761">
              <w:rPr>
                <w:rFonts w:cstheme="minorHAnsi"/>
                <w:szCs w:val="20"/>
              </w:rPr>
              <w:t>Side of the order</w:t>
            </w:r>
          </w:p>
          <w:p w14:paraId="428A712F" w14:textId="77777777" w:rsidR="0042274E" w:rsidRPr="00BE2761" w:rsidRDefault="0042274E" w:rsidP="00D96643">
            <w:pPr>
              <w:pStyle w:val="ListParagraph"/>
              <w:numPr>
                <w:ilvl w:val="0"/>
                <w:numId w:val="134"/>
              </w:numPr>
              <w:spacing w:before="60" w:after="60"/>
              <w:rPr>
                <w:rFonts w:cstheme="minorHAnsi"/>
                <w:szCs w:val="20"/>
              </w:rPr>
            </w:pPr>
            <w:r>
              <w:rPr>
                <w:rFonts w:cstheme="minorHAnsi"/>
                <w:szCs w:val="20"/>
              </w:rPr>
              <w:t xml:space="preserve">1 </w:t>
            </w:r>
            <w:r w:rsidRPr="00BE2761">
              <w:rPr>
                <w:rFonts w:cstheme="minorHAnsi" w:hint="eastAsia"/>
                <w:szCs w:val="20"/>
              </w:rPr>
              <w:t>= Buy</w:t>
            </w:r>
          </w:p>
          <w:p w14:paraId="5424E58D" w14:textId="77777777" w:rsidR="0042274E" w:rsidRPr="00BE2761" w:rsidRDefault="0042274E" w:rsidP="00D96643">
            <w:pPr>
              <w:pStyle w:val="ListParagraph"/>
              <w:numPr>
                <w:ilvl w:val="0"/>
                <w:numId w:val="134"/>
              </w:numPr>
              <w:spacing w:before="60" w:after="60"/>
              <w:rPr>
                <w:rFonts w:cstheme="minorHAnsi"/>
                <w:szCs w:val="20"/>
              </w:rPr>
            </w:pPr>
            <w:r>
              <w:rPr>
                <w:rFonts w:cstheme="minorHAnsi"/>
                <w:szCs w:val="20"/>
              </w:rPr>
              <w:t xml:space="preserve">2 </w:t>
            </w:r>
            <w:r w:rsidRPr="00BE2761">
              <w:rPr>
                <w:rFonts w:cstheme="minorHAnsi" w:hint="eastAsia"/>
                <w:szCs w:val="20"/>
              </w:rPr>
              <w:t>= Sell</w:t>
            </w:r>
          </w:p>
          <w:p w14:paraId="26872505" w14:textId="77777777" w:rsidR="0042274E" w:rsidRPr="00931B7A" w:rsidRDefault="0042274E" w:rsidP="00D96643">
            <w:pPr>
              <w:spacing w:before="60" w:after="60"/>
              <w:rPr>
                <w:rFonts w:cstheme="minorHAnsi"/>
                <w:szCs w:val="20"/>
              </w:rPr>
            </w:pPr>
            <w:r w:rsidRPr="00BE2761">
              <w:rPr>
                <w:rFonts w:cstheme="minorHAnsi"/>
                <w:szCs w:val="20"/>
              </w:rPr>
              <w:t>Absence means both sides.</w:t>
            </w:r>
          </w:p>
        </w:tc>
      </w:tr>
      <w:tr w:rsidR="0042274E" w:rsidRPr="00754E31" w14:paraId="3A2EEE9D" w14:textId="77777777" w:rsidTr="00D96643">
        <w:tblPrEx>
          <w:tblLook w:val="01E0" w:firstRow="1" w:lastRow="1" w:firstColumn="1" w:lastColumn="1" w:noHBand="0" w:noVBand="0"/>
        </w:tblPrEx>
        <w:trPr>
          <w:cantSplit/>
          <w:trHeight w:val="343"/>
        </w:trPr>
        <w:tc>
          <w:tcPr>
            <w:tcW w:w="650" w:type="pct"/>
            <w:shd w:val="clear" w:color="auto" w:fill="F2F2F2" w:themeFill="background1" w:themeFillShade="F2"/>
          </w:tcPr>
          <w:p w14:paraId="139313B8" w14:textId="77777777" w:rsidR="0042274E" w:rsidRDefault="0042274E" w:rsidP="00D96643">
            <w:pPr>
              <w:spacing w:before="60" w:after="60"/>
              <w:rPr>
                <w:rFonts w:cstheme="minorHAnsi"/>
                <w:szCs w:val="20"/>
                <w:lang w:val="en-GB"/>
              </w:rPr>
            </w:pPr>
            <w:r>
              <w:rPr>
                <w:rFonts w:cstheme="minorHAnsi"/>
                <w:szCs w:val="20"/>
                <w:lang w:val="en-GB"/>
              </w:rPr>
              <w:t>1</w:t>
            </w:r>
          </w:p>
        </w:tc>
        <w:tc>
          <w:tcPr>
            <w:tcW w:w="1200" w:type="pct"/>
            <w:shd w:val="clear" w:color="auto" w:fill="F2F2F2" w:themeFill="background1" w:themeFillShade="F2"/>
          </w:tcPr>
          <w:p w14:paraId="0C6824DB" w14:textId="77777777" w:rsidR="0042274E" w:rsidRDefault="0042274E" w:rsidP="00D96643">
            <w:pPr>
              <w:spacing w:before="60" w:after="60"/>
            </w:pPr>
            <w:r w:rsidRPr="00BE2761">
              <w:t>Order</w:t>
            </w:r>
            <w:r>
              <w:t xml:space="preserve"> </w:t>
            </w:r>
            <w:r w:rsidRPr="00BE2761">
              <w:t>Qty</w:t>
            </w:r>
          </w:p>
        </w:tc>
        <w:tc>
          <w:tcPr>
            <w:tcW w:w="3150" w:type="pct"/>
            <w:shd w:val="clear" w:color="auto" w:fill="F2F2F2" w:themeFill="background1" w:themeFillShade="F2"/>
          </w:tcPr>
          <w:p w14:paraId="125AA314" w14:textId="77777777" w:rsidR="0042274E" w:rsidRPr="00931B7A" w:rsidRDefault="0042274E" w:rsidP="00D96643">
            <w:pPr>
              <w:spacing w:before="60" w:after="60"/>
              <w:rPr>
                <w:rFonts w:cstheme="minorHAnsi"/>
                <w:szCs w:val="20"/>
              </w:rPr>
            </w:pPr>
            <w:r w:rsidRPr="00BE2761">
              <w:rPr>
                <w:rFonts w:cstheme="minorHAnsi"/>
                <w:szCs w:val="20"/>
              </w:rPr>
              <w:t>Quantity of the quote request</w:t>
            </w:r>
          </w:p>
        </w:tc>
      </w:tr>
    </w:tbl>
    <w:p w14:paraId="3584C74A" w14:textId="77777777" w:rsidR="0042274E" w:rsidRPr="00417716" w:rsidRDefault="0042274E" w:rsidP="0042274E">
      <w:pPr>
        <w:spacing w:after="200" w:line="276" w:lineRule="auto"/>
        <w:rPr>
          <w:rFonts w:cstheme="minorHAnsi"/>
          <w:b/>
          <w:color w:val="365F91"/>
          <w:lang w:val="en-GB"/>
        </w:rPr>
      </w:pPr>
    </w:p>
    <w:p w14:paraId="41DE3BF2" w14:textId="77777777" w:rsidR="0042274E" w:rsidRPr="00417716" w:rsidRDefault="0042274E" w:rsidP="0042274E">
      <w:pPr>
        <w:pStyle w:val="Heading2"/>
        <w:rPr>
          <w:rFonts w:asciiTheme="minorHAnsi" w:hAnsiTheme="minorHAnsi" w:cstheme="minorHAnsi"/>
        </w:rPr>
      </w:pPr>
      <w:bookmarkStart w:id="767" w:name="_Toc170578915"/>
      <w:r w:rsidRPr="00417716">
        <w:rPr>
          <w:rFonts w:asciiTheme="minorHAnsi" w:hAnsiTheme="minorHAnsi" w:cstheme="minorHAnsi"/>
        </w:rPr>
        <w:t xml:space="preserve">Business Messages – </w:t>
      </w:r>
      <w:r>
        <w:rPr>
          <w:rFonts w:asciiTheme="minorHAnsi" w:hAnsiTheme="minorHAnsi" w:cstheme="minorHAnsi"/>
        </w:rPr>
        <w:t xml:space="preserve">Block </w:t>
      </w:r>
      <w:r w:rsidRPr="00417716">
        <w:rPr>
          <w:rFonts w:asciiTheme="minorHAnsi" w:hAnsiTheme="minorHAnsi" w:cstheme="minorHAnsi"/>
        </w:rPr>
        <w:t>Trade Handling</w:t>
      </w:r>
      <w:bookmarkEnd w:id="767"/>
    </w:p>
    <w:p w14:paraId="05AE997F" w14:textId="77777777" w:rsidR="0042274E" w:rsidRPr="00417716" w:rsidRDefault="0042274E" w:rsidP="0042274E">
      <w:pPr>
        <w:pStyle w:val="Heading3"/>
      </w:pPr>
      <w:bookmarkStart w:id="768" w:name="_Toc170578916"/>
      <w:r>
        <w:t>Instrument Leg Blocks</w:t>
      </w:r>
      <w:bookmarkEnd w:id="768"/>
    </w:p>
    <w:p w14:paraId="164343CD" w14:textId="77777777" w:rsidR="0042274E" w:rsidRPr="00B356E1" w:rsidRDefault="0042274E" w:rsidP="0042274E">
      <w:pPr>
        <w:pStyle w:val="Heading4"/>
        <w:rPr>
          <w:rFonts w:asciiTheme="minorHAnsi" w:hAnsiTheme="minorHAnsi" w:cstheme="minorHAnsi"/>
        </w:rPr>
      </w:pPr>
      <w:bookmarkStart w:id="769" w:name="_Toc170578917"/>
      <w:r w:rsidRPr="00B356E1">
        <w:rPr>
          <w:rFonts w:asciiTheme="minorHAnsi" w:hAnsiTheme="minorHAnsi" w:cstheme="minorHAnsi"/>
        </w:rPr>
        <w:t xml:space="preserve">Basic </w:t>
      </w:r>
      <w:r>
        <w:rPr>
          <w:rFonts w:asciiTheme="minorHAnsi" w:hAnsiTheme="minorHAnsi" w:cstheme="minorHAnsi"/>
        </w:rPr>
        <w:t>Instrument</w:t>
      </w:r>
      <w:r w:rsidRPr="00B356E1">
        <w:rPr>
          <w:rFonts w:asciiTheme="minorHAnsi" w:hAnsiTheme="minorHAnsi" w:cstheme="minorHAnsi"/>
        </w:rPr>
        <w:t xml:space="preserve"> Leg Block</w:t>
      </w:r>
      <w:bookmarkEnd w:id="769"/>
    </w:p>
    <w:p w14:paraId="2D8CDED3" w14:textId="77777777" w:rsidR="0042274E" w:rsidRPr="00417716" w:rsidRDefault="0042274E" w:rsidP="0042274E">
      <w:pPr>
        <w:pStyle w:val="NormalNGMDS"/>
        <w:ind w:left="0"/>
        <w:rPr>
          <w:rFonts w:asciiTheme="minorHAnsi" w:hAnsiTheme="minorHAnsi" w:cstheme="minorHAnsi"/>
          <w:szCs w:val="22"/>
        </w:rPr>
      </w:pPr>
      <w:r>
        <w:rPr>
          <w:rFonts w:asciiTheme="minorHAnsi" w:hAnsiTheme="minorHAnsi" w:cstheme="minorHAnsi"/>
          <w:szCs w:val="22"/>
        </w:rPr>
        <w:t xml:space="preserve">The </w:t>
      </w:r>
      <w:r w:rsidRPr="00291797">
        <w:rPr>
          <w:rFonts w:asciiTheme="minorHAnsi" w:hAnsiTheme="minorHAnsi" w:cstheme="minorHAnsi"/>
          <w:szCs w:val="22"/>
        </w:rPr>
        <w:t xml:space="preserve">One-party Trade </w:t>
      </w:r>
      <w:r>
        <w:t>Instrument</w:t>
      </w:r>
      <w:r w:rsidRPr="009B246F">
        <w:t xml:space="preserve"> Leg Block </w:t>
      </w:r>
      <w:r>
        <w:t>will be used in block trade reporting for one-party trade.</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0"/>
        <w:gridCol w:w="6759"/>
      </w:tblGrid>
      <w:tr w:rsidR="0042274E" w:rsidRPr="00417716" w14:paraId="0F686DC7" w14:textId="77777777" w:rsidTr="00D96643">
        <w:trPr>
          <w:trHeight w:val="300"/>
          <w:tblHeader/>
        </w:trPr>
        <w:tc>
          <w:tcPr>
            <w:tcW w:w="1249" w:type="pct"/>
            <w:shd w:val="clear" w:color="auto" w:fill="C6D9F1" w:themeFill="text2" w:themeFillTint="33"/>
            <w:noWrap/>
          </w:tcPr>
          <w:p w14:paraId="104D05D8" w14:textId="77777777" w:rsidR="0042274E" w:rsidRPr="00417716" w:rsidRDefault="0042274E" w:rsidP="00D96643">
            <w:pPr>
              <w:pStyle w:val="Tablehead"/>
              <w:snapToGrid w:val="0"/>
              <w:spacing w:after="40"/>
              <w:jc w:val="left"/>
              <w:rPr>
                <w:rFonts w:cstheme="minorHAnsi"/>
              </w:rPr>
            </w:pPr>
            <w:r w:rsidRPr="00417716">
              <w:rPr>
                <w:rFonts w:cstheme="minorHAnsi"/>
              </w:rPr>
              <w:t>Field Name</w:t>
            </w:r>
          </w:p>
        </w:tc>
        <w:tc>
          <w:tcPr>
            <w:tcW w:w="3751" w:type="pct"/>
            <w:shd w:val="clear" w:color="auto" w:fill="C6D9F1" w:themeFill="text2" w:themeFillTint="33"/>
          </w:tcPr>
          <w:p w14:paraId="75E5E3FE" w14:textId="77777777" w:rsidR="0042274E" w:rsidRPr="00417716" w:rsidRDefault="0042274E" w:rsidP="00D96643">
            <w:pPr>
              <w:pStyle w:val="Tablehead"/>
              <w:snapToGrid w:val="0"/>
              <w:spacing w:after="40"/>
              <w:jc w:val="left"/>
              <w:rPr>
                <w:rFonts w:cstheme="minorHAnsi"/>
              </w:rPr>
            </w:pPr>
            <w:r w:rsidRPr="00417716">
              <w:rPr>
                <w:rFonts w:cstheme="minorHAnsi"/>
              </w:rPr>
              <w:t>Description</w:t>
            </w:r>
          </w:p>
        </w:tc>
      </w:tr>
      <w:tr w:rsidR="0042274E" w:rsidRPr="00073EA6" w14:paraId="435DBB6F" w14:textId="77777777" w:rsidTr="00D96643">
        <w:tblPrEx>
          <w:tblLook w:val="01E0" w:firstRow="1" w:lastRow="1" w:firstColumn="1" w:lastColumn="1" w:noHBand="0" w:noVBand="0"/>
        </w:tblPrEx>
        <w:trPr>
          <w:trHeight w:val="79"/>
        </w:trPr>
        <w:tc>
          <w:tcPr>
            <w:tcW w:w="1249" w:type="pct"/>
            <w:shd w:val="clear" w:color="auto" w:fill="F2F2F2" w:themeFill="background1" w:themeFillShade="F2"/>
          </w:tcPr>
          <w:p w14:paraId="3448315A" w14:textId="77777777" w:rsidR="0042274E" w:rsidRPr="00073EA6" w:rsidRDefault="0042274E" w:rsidP="00D96643">
            <w:pPr>
              <w:snapToGrid w:val="0"/>
              <w:spacing w:before="60" w:after="40"/>
              <w:rPr>
                <w:rFonts w:cstheme="minorHAnsi"/>
                <w:szCs w:val="20"/>
              </w:rPr>
            </w:pPr>
            <w:r w:rsidRPr="00073EA6">
              <w:rPr>
                <w:rFonts w:cstheme="minorHAnsi"/>
                <w:szCs w:val="20"/>
              </w:rPr>
              <w:t>Security ID</w:t>
            </w:r>
          </w:p>
        </w:tc>
        <w:tc>
          <w:tcPr>
            <w:tcW w:w="3751" w:type="pct"/>
            <w:shd w:val="clear" w:color="auto" w:fill="F2F2F2" w:themeFill="background1" w:themeFillShade="F2"/>
          </w:tcPr>
          <w:p w14:paraId="509A1D2A" w14:textId="77777777" w:rsidR="0042274E" w:rsidRPr="00073EA6" w:rsidRDefault="0042274E" w:rsidP="00D96643">
            <w:pPr>
              <w:snapToGrid w:val="0"/>
              <w:spacing w:before="60" w:after="40"/>
              <w:rPr>
                <w:rFonts w:cstheme="minorHAnsi"/>
                <w:szCs w:val="20"/>
              </w:rPr>
            </w:pPr>
            <w:r w:rsidRPr="00073EA6">
              <w:rPr>
                <w:rFonts w:cstheme="minorHAnsi"/>
                <w:szCs w:val="20"/>
              </w:rPr>
              <w:t>Instrument identifier</w:t>
            </w:r>
          </w:p>
        </w:tc>
      </w:tr>
      <w:tr w:rsidR="0042274E" w:rsidRPr="00073EA6" w14:paraId="7A524D41" w14:textId="77777777" w:rsidTr="00D96643">
        <w:tblPrEx>
          <w:tblLook w:val="01E0" w:firstRow="1" w:lastRow="1" w:firstColumn="1" w:lastColumn="1" w:noHBand="0" w:noVBand="0"/>
        </w:tblPrEx>
        <w:trPr>
          <w:trHeight w:val="79"/>
        </w:trPr>
        <w:tc>
          <w:tcPr>
            <w:tcW w:w="1249" w:type="pct"/>
            <w:shd w:val="clear" w:color="auto" w:fill="F2F2F2" w:themeFill="background1" w:themeFillShade="F2"/>
          </w:tcPr>
          <w:p w14:paraId="7DEC6FBB" w14:textId="77777777" w:rsidR="0042274E" w:rsidRPr="00073EA6" w:rsidRDefault="0042274E" w:rsidP="00D96643">
            <w:pPr>
              <w:snapToGrid w:val="0"/>
              <w:spacing w:before="60" w:after="40"/>
              <w:rPr>
                <w:rFonts w:cstheme="minorHAnsi"/>
                <w:szCs w:val="20"/>
              </w:rPr>
            </w:pPr>
            <w:r>
              <w:rPr>
                <w:rFonts w:cstheme="minorHAnsi"/>
                <w:szCs w:val="20"/>
              </w:rPr>
              <w:t>Side</w:t>
            </w:r>
          </w:p>
        </w:tc>
        <w:tc>
          <w:tcPr>
            <w:tcW w:w="3751" w:type="pct"/>
            <w:shd w:val="clear" w:color="auto" w:fill="F2F2F2" w:themeFill="background1" w:themeFillShade="F2"/>
          </w:tcPr>
          <w:p w14:paraId="7287540A" w14:textId="77777777" w:rsidR="0042274E" w:rsidRDefault="0042274E" w:rsidP="00D96643">
            <w:pPr>
              <w:spacing w:before="60" w:after="60"/>
              <w:rPr>
                <w:rFonts w:eastAsia="Calibri" w:cstheme="minorHAnsi"/>
                <w:szCs w:val="20"/>
                <w:lang w:val="en-GB"/>
              </w:rPr>
            </w:pPr>
            <w:r>
              <w:rPr>
                <w:rFonts w:eastAsia="Calibri" w:cstheme="minorHAnsi"/>
                <w:szCs w:val="20"/>
                <w:lang w:val="en-GB"/>
              </w:rPr>
              <w:t>Side of this leg</w:t>
            </w:r>
          </w:p>
          <w:p w14:paraId="4CAFEE41" w14:textId="77777777" w:rsidR="0042274E" w:rsidRDefault="0042274E" w:rsidP="00D96643">
            <w:pPr>
              <w:pStyle w:val="ListParagraph"/>
              <w:numPr>
                <w:ilvl w:val="0"/>
                <w:numId w:val="21"/>
              </w:numPr>
              <w:spacing w:before="60" w:after="60"/>
              <w:rPr>
                <w:rFonts w:eastAsiaTheme="minorHAnsi" w:cstheme="minorHAnsi"/>
                <w:szCs w:val="20"/>
                <w:lang w:val="en-GB"/>
              </w:rPr>
            </w:pPr>
            <w:r>
              <w:rPr>
                <w:rFonts w:eastAsiaTheme="minorHAnsi" w:cstheme="minorHAnsi"/>
                <w:szCs w:val="20"/>
                <w:lang w:val="en-GB"/>
              </w:rPr>
              <w:t>1 = Buy</w:t>
            </w:r>
          </w:p>
          <w:p w14:paraId="14541FBD" w14:textId="77777777" w:rsidR="0042274E" w:rsidRPr="009B246F" w:rsidRDefault="0042274E" w:rsidP="00D96643">
            <w:pPr>
              <w:pStyle w:val="ListParagraph"/>
              <w:numPr>
                <w:ilvl w:val="0"/>
                <w:numId w:val="21"/>
              </w:numPr>
              <w:spacing w:before="60" w:after="60"/>
              <w:rPr>
                <w:rFonts w:eastAsiaTheme="minorHAnsi" w:cstheme="minorHAnsi"/>
                <w:szCs w:val="20"/>
                <w:lang w:val="en-GB"/>
              </w:rPr>
            </w:pPr>
            <w:r w:rsidRPr="009B246F">
              <w:rPr>
                <w:rFonts w:eastAsiaTheme="minorHAnsi" w:cstheme="minorHAnsi"/>
                <w:szCs w:val="20"/>
                <w:lang w:val="en-GB"/>
              </w:rPr>
              <w:t>2 = Sell</w:t>
            </w:r>
          </w:p>
        </w:tc>
      </w:tr>
      <w:tr w:rsidR="0042274E" w:rsidRPr="00073EA6" w14:paraId="242D1C4F" w14:textId="77777777" w:rsidTr="00D96643">
        <w:tblPrEx>
          <w:tblLook w:val="01E0" w:firstRow="1" w:lastRow="1" w:firstColumn="1" w:lastColumn="1" w:noHBand="0" w:noVBand="0"/>
        </w:tblPrEx>
        <w:trPr>
          <w:trHeight w:val="331"/>
        </w:trPr>
        <w:tc>
          <w:tcPr>
            <w:tcW w:w="1249" w:type="pct"/>
            <w:shd w:val="clear" w:color="auto" w:fill="F2F2F2" w:themeFill="background1" w:themeFillShade="F2"/>
          </w:tcPr>
          <w:p w14:paraId="426AAE46" w14:textId="77777777" w:rsidR="0042274E" w:rsidRPr="00073EA6" w:rsidRDefault="0042274E" w:rsidP="00D96643">
            <w:pPr>
              <w:snapToGrid w:val="0"/>
              <w:spacing w:before="60" w:after="40"/>
              <w:rPr>
                <w:rFonts w:cstheme="minorHAnsi"/>
                <w:szCs w:val="20"/>
              </w:rPr>
            </w:pPr>
            <w:r>
              <w:rPr>
                <w:rFonts w:cstheme="minorHAnsi"/>
                <w:szCs w:val="20"/>
              </w:rPr>
              <w:t>Quantity</w:t>
            </w:r>
          </w:p>
        </w:tc>
        <w:tc>
          <w:tcPr>
            <w:tcW w:w="3751" w:type="pct"/>
            <w:shd w:val="clear" w:color="auto" w:fill="F2F2F2" w:themeFill="background1" w:themeFillShade="F2"/>
          </w:tcPr>
          <w:p w14:paraId="11AC906B" w14:textId="77777777" w:rsidR="0042274E" w:rsidRPr="00073EA6" w:rsidRDefault="0042274E" w:rsidP="00D96643">
            <w:pPr>
              <w:snapToGrid w:val="0"/>
              <w:spacing w:before="60" w:after="40"/>
              <w:rPr>
                <w:rFonts w:cstheme="minorHAnsi"/>
                <w:szCs w:val="20"/>
              </w:rPr>
            </w:pPr>
            <w:r>
              <w:rPr>
                <w:rFonts w:eastAsia="Calibri" w:cstheme="minorHAnsi"/>
                <w:szCs w:val="20"/>
              </w:rPr>
              <w:t>Q</w:t>
            </w:r>
            <w:r w:rsidRPr="00535A78">
              <w:rPr>
                <w:rFonts w:eastAsia="Calibri" w:cstheme="minorHAnsi"/>
                <w:szCs w:val="20"/>
              </w:rPr>
              <w:t xml:space="preserve">uantity </w:t>
            </w:r>
            <w:r>
              <w:rPr>
                <w:rFonts w:eastAsia="Calibri" w:cstheme="minorHAnsi"/>
                <w:szCs w:val="20"/>
              </w:rPr>
              <w:t>of this leg</w:t>
            </w:r>
          </w:p>
        </w:tc>
      </w:tr>
      <w:tr w:rsidR="0042274E" w:rsidRPr="00073EA6" w14:paraId="548DBCAD" w14:textId="77777777" w:rsidTr="00D96643">
        <w:tblPrEx>
          <w:tblLook w:val="01E0" w:firstRow="1" w:lastRow="1" w:firstColumn="1" w:lastColumn="1" w:noHBand="0" w:noVBand="0"/>
        </w:tblPrEx>
        <w:trPr>
          <w:trHeight w:val="331"/>
        </w:trPr>
        <w:tc>
          <w:tcPr>
            <w:tcW w:w="1249" w:type="pct"/>
            <w:shd w:val="clear" w:color="auto" w:fill="F2F2F2" w:themeFill="background1" w:themeFillShade="F2"/>
          </w:tcPr>
          <w:p w14:paraId="71A3C874" w14:textId="77777777" w:rsidR="0042274E" w:rsidRPr="00073EA6" w:rsidRDefault="0042274E" w:rsidP="00D96643">
            <w:pPr>
              <w:snapToGrid w:val="0"/>
              <w:spacing w:before="60" w:after="40"/>
              <w:rPr>
                <w:rFonts w:cstheme="minorHAnsi"/>
                <w:szCs w:val="20"/>
              </w:rPr>
            </w:pPr>
            <w:r>
              <w:rPr>
                <w:rFonts w:cstheme="minorHAnsi"/>
                <w:szCs w:val="20"/>
              </w:rPr>
              <w:t>Price</w:t>
            </w:r>
          </w:p>
        </w:tc>
        <w:tc>
          <w:tcPr>
            <w:tcW w:w="3751" w:type="pct"/>
            <w:shd w:val="clear" w:color="auto" w:fill="F2F2F2" w:themeFill="background1" w:themeFillShade="F2"/>
          </w:tcPr>
          <w:p w14:paraId="334E0E77" w14:textId="77777777" w:rsidR="0042274E" w:rsidRPr="00073EA6" w:rsidRDefault="0042274E" w:rsidP="00D96643">
            <w:pPr>
              <w:snapToGrid w:val="0"/>
              <w:spacing w:before="60" w:after="40"/>
              <w:rPr>
                <w:rFonts w:cstheme="minorHAnsi"/>
                <w:szCs w:val="20"/>
              </w:rPr>
            </w:pPr>
            <w:r>
              <w:rPr>
                <w:rFonts w:eastAsia="Calibri" w:cstheme="minorHAnsi"/>
                <w:szCs w:val="20"/>
              </w:rPr>
              <w:t>Price of this leg</w:t>
            </w:r>
          </w:p>
        </w:tc>
      </w:tr>
    </w:tbl>
    <w:p w14:paraId="5C8C23B2" w14:textId="77777777" w:rsidR="0042274E" w:rsidRPr="009B246F" w:rsidRDefault="0042274E" w:rsidP="0042274E">
      <w:pPr>
        <w:rPr>
          <w:rFonts w:cstheme="minorHAnsi"/>
        </w:rPr>
      </w:pPr>
    </w:p>
    <w:p w14:paraId="07423E42" w14:textId="77777777" w:rsidR="0042274E" w:rsidRPr="00B356E1" w:rsidRDefault="0042274E" w:rsidP="0042274E">
      <w:pPr>
        <w:pStyle w:val="Heading4"/>
        <w:rPr>
          <w:rFonts w:asciiTheme="minorHAnsi" w:hAnsiTheme="minorHAnsi" w:cstheme="minorHAnsi"/>
        </w:rPr>
      </w:pPr>
      <w:bookmarkStart w:id="770" w:name="_Toc170578918"/>
      <w:r w:rsidRPr="00B356E1">
        <w:rPr>
          <w:rFonts w:asciiTheme="minorHAnsi" w:hAnsiTheme="minorHAnsi" w:cstheme="minorHAnsi"/>
        </w:rPr>
        <w:t xml:space="preserve">Two-party Trade </w:t>
      </w:r>
      <w:r>
        <w:rPr>
          <w:rFonts w:asciiTheme="minorHAnsi" w:hAnsiTheme="minorHAnsi" w:cstheme="minorHAnsi"/>
        </w:rPr>
        <w:t>Instrument</w:t>
      </w:r>
      <w:r w:rsidRPr="00B356E1">
        <w:rPr>
          <w:rFonts w:asciiTheme="minorHAnsi" w:hAnsiTheme="minorHAnsi" w:cstheme="minorHAnsi"/>
        </w:rPr>
        <w:t xml:space="preserve"> Leg Block</w:t>
      </w:r>
      <w:bookmarkEnd w:id="770"/>
    </w:p>
    <w:p w14:paraId="135B0E3F" w14:textId="77777777" w:rsidR="0042274E" w:rsidRPr="00417716" w:rsidRDefault="0042274E" w:rsidP="0042274E">
      <w:pPr>
        <w:pStyle w:val="NormalNGMDS"/>
        <w:ind w:left="0"/>
        <w:rPr>
          <w:rFonts w:asciiTheme="minorHAnsi" w:hAnsiTheme="minorHAnsi" w:cstheme="minorHAnsi"/>
          <w:szCs w:val="22"/>
        </w:rPr>
      </w:pPr>
      <w:r>
        <w:rPr>
          <w:rFonts w:asciiTheme="minorHAnsi" w:hAnsiTheme="minorHAnsi" w:cstheme="minorHAnsi"/>
          <w:szCs w:val="22"/>
        </w:rPr>
        <w:t xml:space="preserve">The </w:t>
      </w:r>
      <w:r>
        <w:t>Two-party Trade Instrument</w:t>
      </w:r>
      <w:r w:rsidRPr="009B246F">
        <w:t xml:space="preserve"> Leg Block </w:t>
      </w:r>
      <w:r>
        <w:t>will be used in block trade reporting for two-party trade.</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0"/>
        <w:gridCol w:w="6759"/>
      </w:tblGrid>
      <w:tr w:rsidR="0042274E" w:rsidRPr="00417716" w14:paraId="7F0FD5B3" w14:textId="77777777" w:rsidTr="00D96643">
        <w:trPr>
          <w:trHeight w:val="300"/>
          <w:tblHeader/>
        </w:trPr>
        <w:tc>
          <w:tcPr>
            <w:tcW w:w="1249" w:type="pct"/>
            <w:shd w:val="clear" w:color="auto" w:fill="C6D9F1" w:themeFill="text2" w:themeFillTint="33"/>
            <w:noWrap/>
          </w:tcPr>
          <w:p w14:paraId="273E3711" w14:textId="77777777" w:rsidR="0042274E" w:rsidRPr="00417716" w:rsidRDefault="0042274E" w:rsidP="00D96643">
            <w:pPr>
              <w:pStyle w:val="Tablehead"/>
              <w:snapToGrid w:val="0"/>
              <w:spacing w:after="40"/>
              <w:jc w:val="left"/>
              <w:rPr>
                <w:rFonts w:cstheme="minorHAnsi"/>
              </w:rPr>
            </w:pPr>
            <w:r w:rsidRPr="00417716">
              <w:rPr>
                <w:rFonts w:cstheme="minorHAnsi"/>
              </w:rPr>
              <w:t>Field Name</w:t>
            </w:r>
          </w:p>
        </w:tc>
        <w:tc>
          <w:tcPr>
            <w:tcW w:w="3751" w:type="pct"/>
            <w:shd w:val="clear" w:color="auto" w:fill="C6D9F1" w:themeFill="text2" w:themeFillTint="33"/>
          </w:tcPr>
          <w:p w14:paraId="18D35926" w14:textId="77777777" w:rsidR="0042274E" w:rsidRPr="00417716" w:rsidRDefault="0042274E" w:rsidP="00D96643">
            <w:pPr>
              <w:pStyle w:val="Tablehead"/>
              <w:snapToGrid w:val="0"/>
              <w:spacing w:after="40"/>
              <w:jc w:val="left"/>
              <w:rPr>
                <w:rFonts w:cstheme="minorHAnsi"/>
              </w:rPr>
            </w:pPr>
            <w:r w:rsidRPr="00417716">
              <w:rPr>
                <w:rFonts w:cstheme="minorHAnsi"/>
              </w:rPr>
              <w:t>Description</w:t>
            </w:r>
          </w:p>
        </w:tc>
      </w:tr>
      <w:tr w:rsidR="0042274E" w:rsidRPr="00073EA6" w14:paraId="3B76C938" w14:textId="77777777" w:rsidTr="00D96643">
        <w:tblPrEx>
          <w:tblLook w:val="01E0" w:firstRow="1" w:lastRow="1" w:firstColumn="1" w:lastColumn="1" w:noHBand="0" w:noVBand="0"/>
        </w:tblPrEx>
        <w:trPr>
          <w:trHeight w:val="79"/>
        </w:trPr>
        <w:tc>
          <w:tcPr>
            <w:tcW w:w="1249" w:type="pct"/>
            <w:shd w:val="clear" w:color="auto" w:fill="F2F2F2" w:themeFill="background1" w:themeFillShade="F2"/>
          </w:tcPr>
          <w:p w14:paraId="1D863E7F" w14:textId="77777777" w:rsidR="0042274E" w:rsidRPr="00073EA6" w:rsidRDefault="0042274E" w:rsidP="00D96643">
            <w:pPr>
              <w:snapToGrid w:val="0"/>
              <w:spacing w:before="60" w:after="40"/>
              <w:rPr>
                <w:rFonts w:cstheme="minorHAnsi"/>
                <w:szCs w:val="20"/>
              </w:rPr>
            </w:pPr>
            <w:r w:rsidRPr="00073EA6">
              <w:rPr>
                <w:rFonts w:cstheme="minorHAnsi"/>
                <w:szCs w:val="20"/>
              </w:rPr>
              <w:t>Security ID</w:t>
            </w:r>
          </w:p>
        </w:tc>
        <w:tc>
          <w:tcPr>
            <w:tcW w:w="3751" w:type="pct"/>
            <w:shd w:val="clear" w:color="auto" w:fill="F2F2F2" w:themeFill="background1" w:themeFillShade="F2"/>
          </w:tcPr>
          <w:p w14:paraId="42185B63" w14:textId="77777777" w:rsidR="0042274E" w:rsidRPr="00073EA6" w:rsidRDefault="0042274E" w:rsidP="00D96643">
            <w:pPr>
              <w:snapToGrid w:val="0"/>
              <w:spacing w:before="60" w:after="40"/>
              <w:rPr>
                <w:rFonts w:cstheme="minorHAnsi"/>
                <w:szCs w:val="20"/>
              </w:rPr>
            </w:pPr>
            <w:r w:rsidRPr="00073EA6">
              <w:rPr>
                <w:rFonts w:cstheme="minorHAnsi"/>
                <w:szCs w:val="20"/>
              </w:rPr>
              <w:t>Instrument identifier</w:t>
            </w:r>
          </w:p>
        </w:tc>
      </w:tr>
      <w:tr w:rsidR="0042274E" w:rsidRPr="00073EA6" w14:paraId="7AC971CE" w14:textId="77777777" w:rsidTr="00D96643">
        <w:tblPrEx>
          <w:tblLook w:val="01E0" w:firstRow="1" w:lastRow="1" w:firstColumn="1" w:lastColumn="1" w:noHBand="0" w:noVBand="0"/>
        </w:tblPrEx>
        <w:trPr>
          <w:trHeight w:val="331"/>
        </w:trPr>
        <w:tc>
          <w:tcPr>
            <w:tcW w:w="1249" w:type="pct"/>
            <w:shd w:val="clear" w:color="auto" w:fill="F2F2F2" w:themeFill="background1" w:themeFillShade="F2"/>
          </w:tcPr>
          <w:p w14:paraId="57124488" w14:textId="77777777" w:rsidR="0042274E" w:rsidRPr="00073EA6" w:rsidRDefault="0042274E" w:rsidP="00D96643">
            <w:pPr>
              <w:snapToGrid w:val="0"/>
              <w:spacing w:before="60" w:after="40"/>
              <w:rPr>
                <w:rFonts w:cstheme="minorHAnsi"/>
                <w:szCs w:val="20"/>
              </w:rPr>
            </w:pPr>
            <w:r>
              <w:rPr>
                <w:rFonts w:cstheme="minorHAnsi"/>
                <w:szCs w:val="20"/>
              </w:rPr>
              <w:t>Quantity</w:t>
            </w:r>
          </w:p>
        </w:tc>
        <w:tc>
          <w:tcPr>
            <w:tcW w:w="3751" w:type="pct"/>
            <w:shd w:val="clear" w:color="auto" w:fill="F2F2F2" w:themeFill="background1" w:themeFillShade="F2"/>
          </w:tcPr>
          <w:p w14:paraId="72DBF16A" w14:textId="77777777" w:rsidR="0042274E" w:rsidRPr="00073EA6" w:rsidRDefault="0042274E" w:rsidP="00D96643">
            <w:pPr>
              <w:snapToGrid w:val="0"/>
              <w:spacing w:before="60" w:after="40"/>
              <w:rPr>
                <w:rFonts w:cstheme="minorHAnsi"/>
                <w:szCs w:val="20"/>
              </w:rPr>
            </w:pPr>
            <w:r>
              <w:rPr>
                <w:rFonts w:eastAsia="Calibri" w:cstheme="minorHAnsi"/>
                <w:szCs w:val="20"/>
              </w:rPr>
              <w:t>Q</w:t>
            </w:r>
            <w:r w:rsidRPr="00535A78">
              <w:rPr>
                <w:rFonts w:eastAsia="Calibri" w:cstheme="minorHAnsi"/>
                <w:szCs w:val="20"/>
              </w:rPr>
              <w:t xml:space="preserve">uantity </w:t>
            </w:r>
            <w:r>
              <w:rPr>
                <w:rFonts w:eastAsia="Calibri" w:cstheme="minorHAnsi"/>
                <w:szCs w:val="20"/>
              </w:rPr>
              <w:t>of this leg</w:t>
            </w:r>
          </w:p>
        </w:tc>
      </w:tr>
      <w:tr w:rsidR="0042274E" w:rsidRPr="00073EA6" w14:paraId="0106A999" w14:textId="77777777" w:rsidTr="00D96643">
        <w:tblPrEx>
          <w:tblLook w:val="01E0" w:firstRow="1" w:lastRow="1" w:firstColumn="1" w:lastColumn="1" w:noHBand="0" w:noVBand="0"/>
        </w:tblPrEx>
        <w:trPr>
          <w:trHeight w:val="331"/>
        </w:trPr>
        <w:tc>
          <w:tcPr>
            <w:tcW w:w="1249" w:type="pct"/>
            <w:shd w:val="clear" w:color="auto" w:fill="F2F2F2" w:themeFill="background1" w:themeFillShade="F2"/>
          </w:tcPr>
          <w:p w14:paraId="1D1FE73F" w14:textId="77777777" w:rsidR="0042274E" w:rsidRPr="00073EA6" w:rsidRDefault="0042274E" w:rsidP="00D96643">
            <w:pPr>
              <w:snapToGrid w:val="0"/>
              <w:spacing w:before="60" w:after="40"/>
              <w:rPr>
                <w:rFonts w:cstheme="minorHAnsi"/>
                <w:szCs w:val="20"/>
              </w:rPr>
            </w:pPr>
            <w:r>
              <w:rPr>
                <w:rFonts w:cstheme="minorHAnsi"/>
                <w:szCs w:val="20"/>
              </w:rPr>
              <w:t>Price</w:t>
            </w:r>
          </w:p>
        </w:tc>
        <w:tc>
          <w:tcPr>
            <w:tcW w:w="3751" w:type="pct"/>
            <w:shd w:val="clear" w:color="auto" w:fill="F2F2F2" w:themeFill="background1" w:themeFillShade="F2"/>
          </w:tcPr>
          <w:p w14:paraId="6BF715A7" w14:textId="77777777" w:rsidR="0042274E" w:rsidRPr="00073EA6" w:rsidRDefault="0042274E" w:rsidP="00D96643">
            <w:pPr>
              <w:snapToGrid w:val="0"/>
              <w:spacing w:before="60" w:after="40"/>
              <w:rPr>
                <w:rFonts w:cstheme="minorHAnsi"/>
                <w:szCs w:val="20"/>
              </w:rPr>
            </w:pPr>
            <w:r>
              <w:rPr>
                <w:rFonts w:eastAsia="Calibri" w:cstheme="minorHAnsi"/>
                <w:szCs w:val="20"/>
              </w:rPr>
              <w:t>Price of this leg</w:t>
            </w:r>
          </w:p>
        </w:tc>
      </w:tr>
      <w:tr w:rsidR="0042274E" w:rsidRPr="00754E31" w14:paraId="512C8734" w14:textId="77777777" w:rsidTr="00D96643">
        <w:tblPrEx>
          <w:tblLook w:val="01E0" w:firstRow="1" w:lastRow="1" w:firstColumn="1" w:lastColumn="1" w:noHBand="0" w:noVBand="0"/>
        </w:tblPrEx>
        <w:trPr>
          <w:trHeight w:val="331"/>
        </w:trPr>
        <w:tc>
          <w:tcPr>
            <w:tcW w:w="1249"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77A504DB" w14:textId="77777777" w:rsidR="0042274E" w:rsidRPr="009B246F" w:rsidRDefault="0042274E" w:rsidP="00D96643">
            <w:pPr>
              <w:snapToGrid w:val="0"/>
              <w:spacing w:before="60" w:after="40"/>
              <w:rPr>
                <w:rFonts w:cstheme="minorHAnsi"/>
                <w:szCs w:val="20"/>
              </w:rPr>
            </w:pPr>
            <w:r>
              <w:rPr>
                <w:rFonts w:cstheme="minorHAnsi"/>
                <w:szCs w:val="20"/>
                <w:lang w:val="en-GB"/>
              </w:rPr>
              <w:t>Position Effect</w:t>
            </w:r>
          </w:p>
        </w:tc>
        <w:tc>
          <w:tcPr>
            <w:tcW w:w="3751"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10B84132" w14:textId="77777777" w:rsidR="0042274E" w:rsidRDefault="0042274E" w:rsidP="00D96643">
            <w:pPr>
              <w:spacing w:before="60" w:after="60"/>
              <w:rPr>
                <w:rFonts w:eastAsia="Calibri" w:cstheme="minorHAnsi"/>
                <w:szCs w:val="20"/>
              </w:rPr>
            </w:pPr>
            <w:r w:rsidRPr="006F1E73">
              <w:rPr>
                <w:rFonts w:eastAsia="Calibri" w:cstheme="minorHAnsi"/>
                <w:szCs w:val="20"/>
              </w:rPr>
              <w:t>Indicates whether the resulting position after a trade should be an opening position or closing position</w:t>
            </w:r>
          </w:p>
          <w:p w14:paraId="07A9CEF1" w14:textId="77777777" w:rsidR="0042274E"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O = Open</w:t>
            </w:r>
          </w:p>
          <w:p w14:paraId="1874BABC" w14:textId="77777777" w:rsidR="0042274E" w:rsidRPr="006B406E" w:rsidRDefault="0042274E" w:rsidP="00D96643">
            <w:pPr>
              <w:pStyle w:val="ListParagraph"/>
              <w:numPr>
                <w:ilvl w:val="0"/>
                <w:numId w:val="15"/>
              </w:numPr>
              <w:spacing w:before="60" w:after="60"/>
              <w:rPr>
                <w:rFonts w:eastAsia="Calibri" w:cstheme="minorHAnsi"/>
                <w:szCs w:val="20"/>
              </w:rPr>
            </w:pPr>
            <w:r w:rsidRPr="006B406E">
              <w:rPr>
                <w:rFonts w:eastAsia="Calibri" w:cstheme="minorHAnsi"/>
                <w:szCs w:val="20"/>
              </w:rPr>
              <w:t>C = Close</w:t>
            </w:r>
          </w:p>
        </w:tc>
      </w:tr>
      <w:tr w:rsidR="0042274E" w:rsidRPr="00754E31" w14:paraId="5AD476E1" w14:textId="77777777" w:rsidTr="00D96643">
        <w:tblPrEx>
          <w:tblLook w:val="01E0" w:firstRow="1" w:lastRow="1" w:firstColumn="1" w:lastColumn="1" w:noHBand="0" w:noVBand="0"/>
        </w:tblPrEx>
        <w:trPr>
          <w:trHeight w:val="331"/>
        </w:trPr>
        <w:tc>
          <w:tcPr>
            <w:tcW w:w="1249"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344BA59E" w14:textId="77777777" w:rsidR="0042274E" w:rsidRPr="009B246F" w:rsidRDefault="0042274E" w:rsidP="00D96643">
            <w:pPr>
              <w:snapToGrid w:val="0"/>
              <w:spacing w:before="60" w:after="40"/>
              <w:rPr>
                <w:rFonts w:cstheme="minorHAnsi"/>
                <w:szCs w:val="20"/>
              </w:rPr>
            </w:pPr>
            <w:r>
              <w:rPr>
                <w:rFonts w:cstheme="minorHAnsi"/>
                <w:szCs w:val="20"/>
              </w:rPr>
              <w:t xml:space="preserve">Buyer </w:t>
            </w:r>
            <w:r w:rsidRPr="009B246F">
              <w:rPr>
                <w:rFonts w:cstheme="minorHAnsi"/>
                <w:szCs w:val="20"/>
              </w:rPr>
              <w:t>Give-up Participant</w:t>
            </w:r>
          </w:p>
        </w:tc>
        <w:tc>
          <w:tcPr>
            <w:tcW w:w="3751"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551D5C10" w14:textId="77777777" w:rsidR="0042274E" w:rsidRPr="00A46BE3" w:rsidRDefault="0042274E" w:rsidP="00D96643">
            <w:pPr>
              <w:snapToGrid w:val="0"/>
              <w:spacing w:before="60" w:after="40"/>
              <w:rPr>
                <w:rFonts w:eastAsia="Calibri" w:cstheme="minorHAnsi"/>
                <w:szCs w:val="20"/>
              </w:rPr>
            </w:pPr>
            <w:r w:rsidRPr="00A46BE3">
              <w:rPr>
                <w:rFonts w:eastAsia="Calibri" w:cstheme="minorHAnsi"/>
                <w:szCs w:val="20"/>
              </w:rPr>
              <w:t>Indicates the give-up participant, for clearing purpose.</w:t>
            </w:r>
          </w:p>
          <w:p w14:paraId="6261BE75" w14:textId="77777777" w:rsidR="0042274E" w:rsidRPr="006F1E73" w:rsidRDefault="0042274E" w:rsidP="00D96643">
            <w:pPr>
              <w:snapToGrid w:val="0"/>
              <w:spacing w:before="60" w:after="40"/>
              <w:rPr>
                <w:rFonts w:eastAsia="Calibri" w:cstheme="minorHAnsi"/>
                <w:szCs w:val="20"/>
              </w:rPr>
            </w:pPr>
            <w:r w:rsidRPr="00A46BE3">
              <w:rPr>
                <w:rFonts w:eastAsia="Calibri" w:cstheme="minorHAnsi"/>
                <w:szCs w:val="20"/>
              </w:rPr>
              <w:t>It may set to null if not used.</w:t>
            </w:r>
          </w:p>
        </w:tc>
      </w:tr>
      <w:tr w:rsidR="0042274E" w:rsidRPr="00754E31" w14:paraId="3A9C1C21" w14:textId="77777777" w:rsidTr="00D96643">
        <w:tblPrEx>
          <w:tblLook w:val="01E0" w:firstRow="1" w:lastRow="1" w:firstColumn="1" w:lastColumn="1" w:noHBand="0" w:noVBand="0"/>
        </w:tblPrEx>
        <w:trPr>
          <w:trHeight w:val="331"/>
        </w:trPr>
        <w:tc>
          <w:tcPr>
            <w:tcW w:w="1249"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23E1708E" w14:textId="77777777" w:rsidR="0042274E" w:rsidRPr="009B246F" w:rsidRDefault="0042274E" w:rsidP="00D96643">
            <w:pPr>
              <w:snapToGrid w:val="0"/>
              <w:spacing w:before="60" w:after="40"/>
              <w:rPr>
                <w:rFonts w:cstheme="minorHAnsi"/>
                <w:szCs w:val="20"/>
              </w:rPr>
            </w:pPr>
            <w:r>
              <w:rPr>
                <w:rFonts w:cstheme="minorHAnsi"/>
                <w:szCs w:val="20"/>
              </w:rPr>
              <w:t xml:space="preserve">Buyer </w:t>
            </w:r>
            <w:r w:rsidRPr="009B246F">
              <w:rPr>
                <w:rFonts w:cstheme="minorHAnsi"/>
                <w:szCs w:val="20"/>
              </w:rPr>
              <w:t>Give-up Account</w:t>
            </w:r>
          </w:p>
        </w:tc>
        <w:tc>
          <w:tcPr>
            <w:tcW w:w="3751"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1AA7B0C2" w14:textId="77777777" w:rsidR="0042274E" w:rsidRPr="00A46BE3" w:rsidRDefault="0042274E" w:rsidP="00D96643">
            <w:pPr>
              <w:snapToGrid w:val="0"/>
              <w:spacing w:before="60" w:after="40"/>
              <w:rPr>
                <w:rFonts w:eastAsia="Calibri" w:cstheme="minorHAnsi"/>
                <w:szCs w:val="20"/>
              </w:rPr>
            </w:pPr>
            <w:r w:rsidRPr="00A46BE3">
              <w:rPr>
                <w:rFonts w:eastAsia="Calibri" w:cstheme="minorHAnsi"/>
                <w:szCs w:val="20"/>
              </w:rPr>
              <w:t>Indicates the give-up account, for clearing purpose.</w:t>
            </w:r>
          </w:p>
          <w:p w14:paraId="2E34CCA8" w14:textId="77777777" w:rsidR="0042274E" w:rsidRPr="006F1E73" w:rsidRDefault="0042274E" w:rsidP="00D96643">
            <w:pPr>
              <w:snapToGrid w:val="0"/>
              <w:spacing w:before="60" w:after="40"/>
              <w:rPr>
                <w:rFonts w:eastAsia="Calibri" w:cstheme="minorHAnsi"/>
                <w:szCs w:val="20"/>
              </w:rPr>
            </w:pPr>
            <w:r w:rsidRPr="00A46BE3">
              <w:rPr>
                <w:rFonts w:eastAsia="Calibri" w:cstheme="minorHAnsi"/>
                <w:szCs w:val="20"/>
              </w:rPr>
              <w:t>It may set to null if not used.</w:t>
            </w:r>
          </w:p>
        </w:tc>
      </w:tr>
      <w:tr w:rsidR="0042274E" w:rsidRPr="00754E31" w14:paraId="2AA8C88C" w14:textId="77777777" w:rsidTr="00D96643">
        <w:tblPrEx>
          <w:tblLook w:val="01E0" w:firstRow="1" w:lastRow="1" w:firstColumn="1" w:lastColumn="1" w:noHBand="0" w:noVBand="0"/>
        </w:tblPrEx>
        <w:trPr>
          <w:trHeight w:val="331"/>
        </w:trPr>
        <w:tc>
          <w:tcPr>
            <w:tcW w:w="1249"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11EFE253" w14:textId="77777777" w:rsidR="0042274E" w:rsidRPr="009B246F" w:rsidRDefault="0042274E" w:rsidP="00D96643">
            <w:pPr>
              <w:snapToGrid w:val="0"/>
              <w:spacing w:before="60" w:after="40"/>
              <w:rPr>
                <w:rFonts w:cstheme="minorHAnsi"/>
                <w:szCs w:val="20"/>
              </w:rPr>
            </w:pPr>
            <w:r>
              <w:rPr>
                <w:rFonts w:cstheme="minorHAnsi"/>
                <w:szCs w:val="20"/>
              </w:rPr>
              <w:t xml:space="preserve">Buyer </w:t>
            </w:r>
            <w:r w:rsidRPr="00B76D11">
              <w:t>Customer Client</w:t>
            </w:r>
          </w:p>
        </w:tc>
        <w:tc>
          <w:tcPr>
            <w:tcW w:w="3751"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3ACA56CE" w14:textId="77777777" w:rsidR="0042274E" w:rsidRDefault="0042274E" w:rsidP="00D96643">
            <w:pPr>
              <w:snapToGrid w:val="0"/>
              <w:spacing w:before="60" w:after="40"/>
            </w:pPr>
            <w:r w:rsidRPr="00B76D11">
              <w:t>Client specified customer ID or Investor ID or other entity, a pass-through attribute.</w:t>
            </w:r>
          </w:p>
          <w:p w14:paraId="7F70EFB4" w14:textId="77777777" w:rsidR="0042274E" w:rsidRPr="006F1E73" w:rsidRDefault="0042274E" w:rsidP="00D96643">
            <w:pPr>
              <w:snapToGrid w:val="0"/>
              <w:spacing w:before="60" w:after="40"/>
              <w:rPr>
                <w:rFonts w:eastAsia="Calibri" w:cstheme="minorHAnsi"/>
                <w:szCs w:val="20"/>
              </w:rPr>
            </w:pPr>
            <w:r w:rsidRPr="00A46BE3">
              <w:rPr>
                <w:rFonts w:eastAsia="Calibri" w:cstheme="minorHAnsi"/>
                <w:szCs w:val="20"/>
              </w:rPr>
              <w:t>It may set to null if not used.</w:t>
            </w:r>
          </w:p>
        </w:tc>
      </w:tr>
      <w:tr w:rsidR="0042274E" w:rsidRPr="00754E31" w14:paraId="1AD36112" w14:textId="77777777" w:rsidTr="00D96643">
        <w:tblPrEx>
          <w:tblLook w:val="01E0" w:firstRow="1" w:lastRow="1" w:firstColumn="1" w:lastColumn="1" w:noHBand="0" w:noVBand="0"/>
        </w:tblPrEx>
        <w:trPr>
          <w:trHeight w:val="331"/>
        </w:trPr>
        <w:tc>
          <w:tcPr>
            <w:tcW w:w="1249"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28227BF3" w14:textId="77777777" w:rsidR="0042274E" w:rsidRPr="009B246F" w:rsidRDefault="0042274E" w:rsidP="00D96643">
            <w:pPr>
              <w:snapToGrid w:val="0"/>
              <w:spacing w:before="60" w:after="40"/>
              <w:rPr>
                <w:rFonts w:cstheme="minorHAnsi"/>
                <w:szCs w:val="20"/>
              </w:rPr>
            </w:pPr>
            <w:r>
              <w:rPr>
                <w:rFonts w:cstheme="minorHAnsi"/>
                <w:szCs w:val="20"/>
              </w:rPr>
              <w:t xml:space="preserve">Buyer </w:t>
            </w:r>
            <w:r w:rsidRPr="00B76D11">
              <w:t>Customer Information</w:t>
            </w:r>
          </w:p>
        </w:tc>
        <w:tc>
          <w:tcPr>
            <w:tcW w:w="3751"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4DF9F1FE" w14:textId="77777777" w:rsidR="0042274E" w:rsidRDefault="0042274E" w:rsidP="00D96643">
            <w:pPr>
              <w:snapToGrid w:val="0"/>
              <w:spacing w:before="60" w:after="40"/>
            </w:pPr>
            <w:r w:rsidRPr="00B76D11">
              <w:t>Client specified free text, a pass-through attribute.</w:t>
            </w:r>
          </w:p>
          <w:p w14:paraId="08C57984" w14:textId="77777777" w:rsidR="0042274E" w:rsidRPr="006F1E73" w:rsidRDefault="0042274E" w:rsidP="00D96643">
            <w:pPr>
              <w:snapToGrid w:val="0"/>
              <w:spacing w:before="60" w:after="40"/>
              <w:rPr>
                <w:rFonts w:eastAsia="Calibri" w:cstheme="minorHAnsi"/>
                <w:szCs w:val="20"/>
              </w:rPr>
            </w:pPr>
            <w:r w:rsidRPr="00A46BE3">
              <w:rPr>
                <w:rFonts w:eastAsia="Calibri" w:cstheme="minorHAnsi"/>
                <w:szCs w:val="20"/>
              </w:rPr>
              <w:t>It may set to null if not used.</w:t>
            </w:r>
          </w:p>
        </w:tc>
      </w:tr>
      <w:tr w:rsidR="0042274E" w:rsidRPr="00754E31" w14:paraId="5F22E3DB" w14:textId="77777777" w:rsidTr="00D96643">
        <w:tblPrEx>
          <w:tblLook w:val="01E0" w:firstRow="1" w:lastRow="1" w:firstColumn="1" w:lastColumn="1" w:noHBand="0" w:noVBand="0"/>
        </w:tblPrEx>
        <w:trPr>
          <w:trHeight w:val="331"/>
        </w:trPr>
        <w:tc>
          <w:tcPr>
            <w:tcW w:w="1249"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3A3FB825" w14:textId="77777777" w:rsidR="0042274E" w:rsidRPr="009B246F" w:rsidRDefault="0042274E" w:rsidP="00D96643">
            <w:pPr>
              <w:snapToGrid w:val="0"/>
              <w:spacing w:before="60" w:after="40"/>
              <w:rPr>
                <w:rFonts w:cstheme="minorHAnsi"/>
                <w:szCs w:val="20"/>
              </w:rPr>
            </w:pPr>
            <w:r>
              <w:rPr>
                <w:rFonts w:cstheme="minorHAnsi"/>
                <w:szCs w:val="20"/>
              </w:rPr>
              <w:lastRenderedPageBreak/>
              <w:t xml:space="preserve">Seller </w:t>
            </w:r>
            <w:r w:rsidRPr="009B246F">
              <w:rPr>
                <w:rFonts w:cstheme="minorHAnsi"/>
                <w:szCs w:val="20"/>
              </w:rPr>
              <w:t>Give-up Participant</w:t>
            </w:r>
          </w:p>
        </w:tc>
        <w:tc>
          <w:tcPr>
            <w:tcW w:w="3751"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39883DA8" w14:textId="77777777" w:rsidR="0042274E" w:rsidRPr="00A46BE3" w:rsidRDefault="0042274E" w:rsidP="00D96643">
            <w:pPr>
              <w:snapToGrid w:val="0"/>
              <w:spacing w:before="60" w:after="40"/>
              <w:rPr>
                <w:rFonts w:eastAsia="Calibri" w:cstheme="minorHAnsi"/>
                <w:szCs w:val="20"/>
              </w:rPr>
            </w:pPr>
            <w:r w:rsidRPr="00A46BE3">
              <w:rPr>
                <w:rFonts w:eastAsia="Calibri" w:cstheme="minorHAnsi"/>
                <w:szCs w:val="20"/>
              </w:rPr>
              <w:t>Indicates the give-up participant, for clearing purpose.</w:t>
            </w:r>
          </w:p>
          <w:p w14:paraId="3AB2242F" w14:textId="77777777" w:rsidR="0042274E" w:rsidRPr="006F1E73" w:rsidRDefault="0042274E" w:rsidP="00D96643">
            <w:pPr>
              <w:snapToGrid w:val="0"/>
              <w:spacing w:before="60" w:after="40"/>
              <w:rPr>
                <w:rFonts w:eastAsia="Calibri" w:cstheme="minorHAnsi"/>
                <w:szCs w:val="20"/>
              </w:rPr>
            </w:pPr>
            <w:r w:rsidRPr="00A46BE3">
              <w:rPr>
                <w:rFonts w:eastAsia="Calibri" w:cstheme="minorHAnsi"/>
                <w:szCs w:val="20"/>
              </w:rPr>
              <w:t>It may set to null if not used.</w:t>
            </w:r>
          </w:p>
        </w:tc>
      </w:tr>
      <w:tr w:rsidR="0042274E" w:rsidRPr="00754E31" w14:paraId="19BB450D" w14:textId="77777777" w:rsidTr="00D96643">
        <w:tblPrEx>
          <w:tblLook w:val="01E0" w:firstRow="1" w:lastRow="1" w:firstColumn="1" w:lastColumn="1" w:noHBand="0" w:noVBand="0"/>
        </w:tblPrEx>
        <w:trPr>
          <w:trHeight w:val="331"/>
        </w:trPr>
        <w:tc>
          <w:tcPr>
            <w:tcW w:w="1249"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588C3F05" w14:textId="77777777" w:rsidR="0042274E" w:rsidRPr="009B246F" w:rsidRDefault="0042274E" w:rsidP="00D96643">
            <w:pPr>
              <w:snapToGrid w:val="0"/>
              <w:spacing w:before="60" w:after="40"/>
              <w:rPr>
                <w:rFonts w:cstheme="minorHAnsi"/>
                <w:szCs w:val="20"/>
              </w:rPr>
            </w:pPr>
            <w:r>
              <w:rPr>
                <w:rFonts w:cstheme="minorHAnsi"/>
                <w:szCs w:val="20"/>
              </w:rPr>
              <w:t xml:space="preserve">Seller </w:t>
            </w:r>
            <w:r w:rsidRPr="009B246F">
              <w:rPr>
                <w:rFonts w:cstheme="minorHAnsi"/>
                <w:szCs w:val="20"/>
              </w:rPr>
              <w:t>Give-up Account</w:t>
            </w:r>
          </w:p>
        </w:tc>
        <w:tc>
          <w:tcPr>
            <w:tcW w:w="3751"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175A8354" w14:textId="77777777" w:rsidR="0042274E" w:rsidRPr="00A46BE3" w:rsidRDefault="0042274E" w:rsidP="00D96643">
            <w:pPr>
              <w:snapToGrid w:val="0"/>
              <w:spacing w:before="60" w:after="40"/>
              <w:rPr>
                <w:rFonts w:eastAsia="Calibri" w:cstheme="minorHAnsi"/>
                <w:szCs w:val="20"/>
              </w:rPr>
            </w:pPr>
            <w:r w:rsidRPr="00A46BE3">
              <w:rPr>
                <w:rFonts w:eastAsia="Calibri" w:cstheme="minorHAnsi"/>
                <w:szCs w:val="20"/>
              </w:rPr>
              <w:t>Indicates the give-up account, for clearing purpose.</w:t>
            </w:r>
          </w:p>
          <w:p w14:paraId="066CDF32" w14:textId="77777777" w:rsidR="0042274E" w:rsidRPr="006F1E73" w:rsidRDefault="0042274E" w:rsidP="00D96643">
            <w:pPr>
              <w:snapToGrid w:val="0"/>
              <w:spacing w:before="60" w:after="40"/>
              <w:rPr>
                <w:rFonts w:eastAsia="Calibri" w:cstheme="minorHAnsi"/>
                <w:szCs w:val="20"/>
              </w:rPr>
            </w:pPr>
            <w:r w:rsidRPr="00A46BE3">
              <w:rPr>
                <w:rFonts w:eastAsia="Calibri" w:cstheme="minorHAnsi"/>
                <w:szCs w:val="20"/>
              </w:rPr>
              <w:t>It may set to null if not used.</w:t>
            </w:r>
          </w:p>
        </w:tc>
      </w:tr>
      <w:tr w:rsidR="0042274E" w:rsidRPr="00754E31" w14:paraId="66708266" w14:textId="77777777" w:rsidTr="00D96643">
        <w:tblPrEx>
          <w:tblLook w:val="01E0" w:firstRow="1" w:lastRow="1" w:firstColumn="1" w:lastColumn="1" w:noHBand="0" w:noVBand="0"/>
        </w:tblPrEx>
        <w:trPr>
          <w:trHeight w:val="331"/>
        </w:trPr>
        <w:tc>
          <w:tcPr>
            <w:tcW w:w="1249"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4054CCEE" w14:textId="77777777" w:rsidR="0042274E" w:rsidRPr="009B246F" w:rsidRDefault="0042274E" w:rsidP="00D96643">
            <w:pPr>
              <w:snapToGrid w:val="0"/>
              <w:spacing w:before="60" w:after="40"/>
              <w:rPr>
                <w:rFonts w:cstheme="minorHAnsi"/>
                <w:szCs w:val="20"/>
              </w:rPr>
            </w:pPr>
            <w:r>
              <w:rPr>
                <w:rFonts w:cstheme="minorHAnsi"/>
                <w:szCs w:val="20"/>
              </w:rPr>
              <w:t xml:space="preserve">Seller </w:t>
            </w:r>
            <w:r w:rsidRPr="00B76D11">
              <w:t>Customer Client</w:t>
            </w:r>
          </w:p>
        </w:tc>
        <w:tc>
          <w:tcPr>
            <w:tcW w:w="3751"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10468BB3" w14:textId="77777777" w:rsidR="0042274E" w:rsidRDefault="0042274E" w:rsidP="00D96643">
            <w:pPr>
              <w:snapToGrid w:val="0"/>
              <w:spacing w:before="60" w:after="40"/>
            </w:pPr>
            <w:r w:rsidRPr="00B76D11">
              <w:t>Client specified customer ID or Investor ID or other entity, a pass-through attribute.</w:t>
            </w:r>
          </w:p>
          <w:p w14:paraId="7D69FF35" w14:textId="77777777" w:rsidR="0042274E" w:rsidRPr="006F1E73" w:rsidRDefault="0042274E" w:rsidP="00D96643">
            <w:pPr>
              <w:snapToGrid w:val="0"/>
              <w:spacing w:before="60" w:after="40"/>
              <w:rPr>
                <w:rFonts w:eastAsia="Calibri" w:cstheme="minorHAnsi"/>
                <w:szCs w:val="20"/>
              </w:rPr>
            </w:pPr>
            <w:r w:rsidRPr="00A46BE3">
              <w:rPr>
                <w:rFonts w:eastAsia="Calibri" w:cstheme="minorHAnsi"/>
                <w:szCs w:val="20"/>
              </w:rPr>
              <w:t>It may set to null if not used.</w:t>
            </w:r>
          </w:p>
        </w:tc>
      </w:tr>
      <w:tr w:rsidR="0042274E" w:rsidRPr="00754E31" w14:paraId="184675B3" w14:textId="77777777" w:rsidTr="00D96643">
        <w:tblPrEx>
          <w:tblLook w:val="01E0" w:firstRow="1" w:lastRow="1" w:firstColumn="1" w:lastColumn="1" w:noHBand="0" w:noVBand="0"/>
        </w:tblPrEx>
        <w:trPr>
          <w:trHeight w:val="331"/>
        </w:trPr>
        <w:tc>
          <w:tcPr>
            <w:tcW w:w="1249"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05475D7F" w14:textId="77777777" w:rsidR="0042274E" w:rsidRPr="009B246F" w:rsidRDefault="0042274E" w:rsidP="00D96643">
            <w:pPr>
              <w:snapToGrid w:val="0"/>
              <w:spacing w:before="60" w:after="40"/>
              <w:rPr>
                <w:rFonts w:cstheme="minorHAnsi"/>
                <w:szCs w:val="20"/>
              </w:rPr>
            </w:pPr>
            <w:r>
              <w:rPr>
                <w:rFonts w:cstheme="minorHAnsi"/>
                <w:szCs w:val="20"/>
              </w:rPr>
              <w:t xml:space="preserve">Seller </w:t>
            </w:r>
            <w:r w:rsidRPr="00B76D11">
              <w:t>Customer Information</w:t>
            </w:r>
          </w:p>
        </w:tc>
        <w:tc>
          <w:tcPr>
            <w:tcW w:w="3751"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1DDA8DD5" w14:textId="77777777" w:rsidR="0042274E" w:rsidRDefault="0042274E" w:rsidP="00D96643">
            <w:pPr>
              <w:snapToGrid w:val="0"/>
              <w:spacing w:before="60" w:after="40"/>
            </w:pPr>
            <w:r w:rsidRPr="00B76D11">
              <w:t>Client specified free text, a pass-through attribute.</w:t>
            </w:r>
          </w:p>
          <w:p w14:paraId="647FDCCC" w14:textId="77777777" w:rsidR="0042274E" w:rsidRPr="006F1E73" w:rsidRDefault="0042274E" w:rsidP="00D96643">
            <w:pPr>
              <w:snapToGrid w:val="0"/>
              <w:spacing w:before="60" w:after="40"/>
              <w:rPr>
                <w:rFonts w:eastAsia="Calibri" w:cstheme="minorHAnsi"/>
                <w:szCs w:val="20"/>
              </w:rPr>
            </w:pPr>
            <w:r w:rsidRPr="00A46BE3">
              <w:rPr>
                <w:rFonts w:eastAsia="Calibri" w:cstheme="minorHAnsi"/>
                <w:szCs w:val="20"/>
              </w:rPr>
              <w:t>It may set to null if not used.</w:t>
            </w:r>
          </w:p>
        </w:tc>
      </w:tr>
    </w:tbl>
    <w:p w14:paraId="621E039B" w14:textId="77777777" w:rsidR="0042274E" w:rsidRPr="009B246F" w:rsidRDefault="0042274E" w:rsidP="0042274E">
      <w:pPr>
        <w:rPr>
          <w:rFonts w:cstheme="minorHAnsi"/>
        </w:rPr>
      </w:pPr>
    </w:p>
    <w:p w14:paraId="347D3843" w14:textId="77777777" w:rsidR="0042274E" w:rsidRPr="00417716" w:rsidRDefault="0042274E" w:rsidP="0042274E">
      <w:pPr>
        <w:pStyle w:val="Heading4"/>
        <w:rPr>
          <w:rFonts w:asciiTheme="minorHAnsi" w:hAnsiTheme="minorHAnsi" w:cstheme="minorHAnsi"/>
        </w:rPr>
      </w:pPr>
      <w:bookmarkStart w:id="771" w:name="_Toc170578919"/>
      <w:r w:rsidRPr="00A1763A">
        <w:rPr>
          <w:rFonts w:asciiTheme="minorHAnsi" w:hAnsiTheme="minorHAnsi" w:cstheme="minorHAnsi"/>
        </w:rPr>
        <w:t xml:space="preserve">One-party Trade </w:t>
      </w:r>
      <w:r>
        <w:rPr>
          <w:rFonts w:asciiTheme="minorHAnsi" w:hAnsiTheme="minorHAnsi" w:cstheme="minorHAnsi"/>
        </w:rPr>
        <w:t>Instrument</w:t>
      </w:r>
      <w:r w:rsidRPr="00A1763A">
        <w:rPr>
          <w:rFonts w:asciiTheme="minorHAnsi" w:hAnsiTheme="minorHAnsi" w:cstheme="minorHAnsi"/>
        </w:rPr>
        <w:t xml:space="preserve"> Leg Block</w:t>
      </w:r>
      <w:bookmarkEnd w:id="771"/>
    </w:p>
    <w:p w14:paraId="42E42BD8" w14:textId="77777777" w:rsidR="0042274E" w:rsidRPr="00417716" w:rsidRDefault="0042274E" w:rsidP="0042274E">
      <w:pPr>
        <w:pStyle w:val="NormalNGMDS"/>
        <w:ind w:left="0"/>
        <w:rPr>
          <w:rFonts w:asciiTheme="minorHAnsi" w:hAnsiTheme="minorHAnsi" w:cstheme="minorHAnsi"/>
          <w:szCs w:val="22"/>
        </w:rPr>
      </w:pPr>
      <w:r>
        <w:rPr>
          <w:rFonts w:asciiTheme="minorHAnsi" w:hAnsiTheme="minorHAnsi" w:cstheme="minorHAnsi"/>
          <w:szCs w:val="22"/>
        </w:rPr>
        <w:t xml:space="preserve">The </w:t>
      </w:r>
      <w:r w:rsidRPr="00291797">
        <w:rPr>
          <w:rFonts w:asciiTheme="minorHAnsi" w:hAnsiTheme="minorHAnsi" w:cstheme="minorHAnsi"/>
          <w:szCs w:val="22"/>
        </w:rPr>
        <w:t xml:space="preserve">One-party Trade </w:t>
      </w:r>
      <w:r>
        <w:t>Instrument</w:t>
      </w:r>
      <w:r w:rsidRPr="009B246F">
        <w:t xml:space="preserve"> Leg Block </w:t>
      </w:r>
      <w:r>
        <w:t>will be used in block trade reporting for one-party trade.</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0"/>
        <w:gridCol w:w="6759"/>
      </w:tblGrid>
      <w:tr w:rsidR="0042274E" w:rsidRPr="00417716" w14:paraId="66940C4B" w14:textId="77777777" w:rsidTr="00D96643">
        <w:trPr>
          <w:trHeight w:val="300"/>
          <w:tblHeader/>
        </w:trPr>
        <w:tc>
          <w:tcPr>
            <w:tcW w:w="1249" w:type="pct"/>
            <w:shd w:val="clear" w:color="auto" w:fill="C6D9F1" w:themeFill="text2" w:themeFillTint="33"/>
            <w:noWrap/>
          </w:tcPr>
          <w:p w14:paraId="4672DE93" w14:textId="77777777" w:rsidR="0042274E" w:rsidRPr="00417716" w:rsidRDefault="0042274E" w:rsidP="00D96643">
            <w:pPr>
              <w:pStyle w:val="Tablehead"/>
              <w:snapToGrid w:val="0"/>
              <w:spacing w:after="40"/>
              <w:jc w:val="left"/>
              <w:rPr>
                <w:rFonts w:cstheme="minorHAnsi"/>
              </w:rPr>
            </w:pPr>
            <w:r w:rsidRPr="00417716">
              <w:rPr>
                <w:rFonts w:cstheme="minorHAnsi"/>
              </w:rPr>
              <w:t>Field Name</w:t>
            </w:r>
          </w:p>
        </w:tc>
        <w:tc>
          <w:tcPr>
            <w:tcW w:w="3751" w:type="pct"/>
            <w:shd w:val="clear" w:color="auto" w:fill="C6D9F1" w:themeFill="text2" w:themeFillTint="33"/>
          </w:tcPr>
          <w:p w14:paraId="3FD196D4" w14:textId="77777777" w:rsidR="0042274E" w:rsidRPr="00417716" w:rsidRDefault="0042274E" w:rsidP="00D96643">
            <w:pPr>
              <w:pStyle w:val="Tablehead"/>
              <w:snapToGrid w:val="0"/>
              <w:spacing w:after="40"/>
              <w:jc w:val="left"/>
              <w:rPr>
                <w:rFonts w:cstheme="minorHAnsi"/>
              </w:rPr>
            </w:pPr>
            <w:r w:rsidRPr="00417716">
              <w:rPr>
                <w:rFonts w:cstheme="minorHAnsi"/>
              </w:rPr>
              <w:t>Description</w:t>
            </w:r>
          </w:p>
        </w:tc>
      </w:tr>
      <w:tr w:rsidR="0042274E" w:rsidRPr="00073EA6" w14:paraId="413CA711" w14:textId="77777777" w:rsidTr="00D96643">
        <w:tblPrEx>
          <w:tblLook w:val="01E0" w:firstRow="1" w:lastRow="1" w:firstColumn="1" w:lastColumn="1" w:noHBand="0" w:noVBand="0"/>
        </w:tblPrEx>
        <w:trPr>
          <w:trHeight w:val="79"/>
        </w:trPr>
        <w:tc>
          <w:tcPr>
            <w:tcW w:w="1249" w:type="pct"/>
            <w:shd w:val="clear" w:color="auto" w:fill="F2F2F2" w:themeFill="background1" w:themeFillShade="F2"/>
          </w:tcPr>
          <w:p w14:paraId="58A88BCF" w14:textId="77777777" w:rsidR="0042274E" w:rsidRPr="00073EA6" w:rsidRDefault="0042274E" w:rsidP="00D96643">
            <w:pPr>
              <w:snapToGrid w:val="0"/>
              <w:spacing w:before="60" w:after="40"/>
              <w:rPr>
                <w:rFonts w:cstheme="minorHAnsi"/>
                <w:szCs w:val="20"/>
              </w:rPr>
            </w:pPr>
            <w:r w:rsidRPr="00073EA6">
              <w:rPr>
                <w:rFonts w:cstheme="minorHAnsi"/>
                <w:szCs w:val="20"/>
              </w:rPr>
              <w:t>Security ID</w:t>
            </w:r>
          </w:p>
        </w:tc>
        <w:tc>
          <w:tcPr>
            <w:tcW w:w="3751" w:type="pct"/>
            <w:shd w:val="clear" w:color="auto" w:fill="F2F2F2" w:themeFill="background1" w:themeFillShade="F2"/>
          </w:tcPr>
          <w:p w14:paraId="550879FC" w14:textId="77777777" w:rsidR="0042274E" w:rsidRPr="00073EA6" w:rsidRDefault="0042274E" w:rsidP="00D96643">
            <w:pPr>
              <w:snapToGrid w:val="0"/>
              <w:spacing w:before="60" w:after="40"/>
              <w:rPr>
                <w:rFonts w:cstheme="minorHAnsi"/>
                <w:szCs w:val="20"/>
              </w:rPr>
            </w:pPr>
            <w:r w:rsidRPr="00073EA6">
              <w:rPr>
                <w:rFonts w:cstheme="minorHAnsi"/>
                <w:szCs w:val="20"/>
              </w:rPr>
              <w:t>Instrument identifier</w:t>
            </w:r>
          </w:p>
        </w:tc>
      </w:tr>
      <w:tr w:rsidR="0042274E" w:rsidRPr="00073EA6" w14:paraId="6E7A50D5" w14:textId="77777777" w:rsidTr="00D96643">
        <w:tblPrEx>
          <w:tblLook w:val="01E0" w:firstRow="1" w:lastRow="1" w:firstColumn="1" w:lastColumn="1" w:noHBand="0" w:noVBand="0"/>
        </w:tblPrEx>
        <w:trPr>
          <w:trHeight w:val="79"/>
        </w:trPr>
        <w:tc>
          <w:tcPr>
            <w:tcW w:w="1249" w:type="pct"/>
            <w:shd w:val="clear" w:color="auto" w:fill="F2F2F2" w:themeFill="background1" w:themeFillShade="F2"/>
          </w:tcPr>
          <w:p w14:paraId="4EE20DF1" w14:textId="77777777" w:rsidR="0042274E" w:rsidRPr="00073EA6" w:rsidRDefault="0042274E" w:rsidP="00D96643">
            <w:pPr>
              <w:snapToGrid w:val="0"/>
              <w:spacing w:before="60" w:after="40"/>
              <w:rPr>
                <w:rFonts w:cstheme="minorHAnsi"/>
                <w:szCs w:val="20"/>
              </w:rPr>
            </w:pPr>
            <w:r>
              <w:rPr>
                <w:rFonts w:cstheme="minorHAnsi"/>
                <w:szCs w:val="20"/>
              </w:rPr>
              <w:t>Side</w:t>
            </w:r>
          </w:p>
        </w:tc>
        <w:tc>
          <w:tcPr>
            <w:tcW w:w="3751" w:type="pct"/>
            <w:shd w:val="clear" w:color="auto" w:fill="F2F2F2" w:themeFill="background1" w:themeFillShade="F2"/>
          </w:tcPr>
          <w:p w14:paraId="513DBD6D" w14:textId="77777777" w:rsidR="0042274E" w:rsidRDefault="0042274E" w:rsidP="00D96643">
            <w:pPr>
              <w:spacing w:before="60" w:after="60"/>
              <w:rPr>
                <w:rFonts w:eastAsia="Calibri" w:cstheme="minorHAnsi"/>
                <w:szCs w:val="20"/>
                <w:lang w:val="en-GB"/>
              </w:rPr>
            </w:pPr>
            <w:r>
              <w:rPr>
                <w:rFonts w:eastAsia="Calibri" w:cstheme="minorHAnsi"/>
                <w:szCs w:val="20"/>
                <w:lang w:val="en-GB"/>
              </w:rPr>
              <w:t>Side of this leg</w:t>
            </w:r>
          </w:p>
          <w:p w14:paraId="4898E77F" w14:textId="77777777" w:rsidR="0042274E" w:rsidRDefault="0042274E" w:rsidP="00D96643">
            <w:pPr>
              <w:pStyle w:val="ListParagraph"/>
              <w:numPr>
                <w:ilvl w:val="0"/>
                <w:numId w:val="21"/>
              </w:numPr>
              <w:spacing w:before="60" w:after="60"/>
              <w:rPr>
                <w:rFonts w:eastAsiaTheme="minorHAnsi" w:cstheme="minorHAnsi"/>
                <w:szCs w:val="20"/>
                <w:lang w:val="en-GB"/>
              </w:rPr>
            </w:pPr>
            <w:r>
              <w:rPr>
                <w:rFonts w:eastAsiaTheme="minorHAnsi" w:cstheme="minorHAnsi"/>
                <w:szCs w:val="20"/>
                <w:lang w:val="en-GB"/>
              </w:rPr>
              <w:t>1 = Buy</w:t>
            </w:r>
          </w:p>
          <w:p w14:paraId="2CF5D85E" w14:textId="77777777" w:rsidR="0042274E" w:rsidRPr="009B246F" w:rsidRDefault="0042274E" w:rsidP="00D96643">
            <w:pPr>
              <w:pStyle w:val="ListParagraph"/>
              <w:numPr>
                <w:ilvl w:val="0"/>
                <w:numId w:val="21"/>
              </w:numPr>
              <w:spacing w:before="60" w:after="60"/>
              <w:rPr>
                <w:rFonts w:eastAsiaTheme="minorHAnsi" w:cstheme="minorHAnsi"/>
                <w:szCs w:val="20"/>
                <w:lang w:val="en-GB"/>
              </w:rPr>
            </w:pPr>
            <w:r w:rsidRPr="009B246F">
              <w:rPr>
                <w:rFonts w:eastAsiaTheme="minorHAnsi" w:cstheme="minorHAnsi"/>
                <w:szCs w:val="20"/>
                <w:lang w:val="en-GB"/>
              </w:rPr>
              <w:t>2 = Sell</w:t>
            </w:r>
          </w:p>
        </w:tc>
      </w:tr>
      <w:tr w:rsidR="0042274E" w:rsidRPr="00073EA6" w14:paraId="363BFCC2" w14:textId="77777777" w:rsidTr="00D96643">
        <w:tblPrEx>
          <w:tblLook w:val="01E0" w:firstRow="1" w:lastRow="1" w:firstColumn="1" w:lastColumn="1" w:noHBand="0" w:noVBand="0"/>
        </w:tblPrEx>
        <w:trPr>
          <w:trHeight w:val="331"/>
        </w:trPr>
        <w:tc>
          <w:tcPr>
            <w:tcW w:w="1249" w:type="pct"/>
            <w:shd w:val="clear" w:color="auto" w:fill="F2F2F2" w:themeFill="background1" w:themeFillShade="F2"/>
          </w:tcPr>
          <w:p w14:paraId="657BEE8B" w14:textId="77777777" w:rsidR="0042274E" w:rsidRPr="00073EA6" w:rsidRDefault="0042274E" w:rsidP="00D96643">
            <w:pPr>
              <w:snapToGrid w:val="0"/>
              <w:spacing w:before="60" w:after="40"/>
              <w:rPr>
                <w:rFonts w:cstheme="minorHAnsi"/>
                <w:szCs w:val="20"/>
              </w:rPr>
            </w:pPr>
            <w:r>
              <w:rPr>
                <w:rFonts w:cstheme="minorHAnsi"/>
                <w:szCs w:val="20"/>
              </w:rPr>
              <w:t>Quantity</w:t>
            </w:r>
          </w:p>
        </w:tc>
        <w:tc>
          <w:tcPr>
            <w:tcW w:w="3751" w:type="pct"/>
            <w:shd w:val="clear" w:color="auto" w:fill="F2F2F2" w:themeFill="background1" w:themeFillShade="F2"/>
          </w:tcPr>
          <w:p w14:paraId="5E7B2B60" w14:textId="77777777" w:rsidR="0042274E" w:rsidRPr="00073EA6" w:rsidRDefault="0042274E" w:rsidP="00D96643">
            <w:pPr>
              <w:snapToGrid w:val="0"/>
              <w:spacing w:before="60" w:after="40"/>
              <w:rPr>
                <w:rFonts w:cstheme="minorHAnsi"/>
                <w:szCs w:val="20"/>
              </w:rPr>
            </w:pPr>
            <w:r>
              <w:rPr>
                <w:rFonts w:eastAsia="Calibri" w:cstheme="minorHAnsi"/>
                <w:szCs w:val="20"/>
              </w:rPr>
              <w:t>Q</w:t>
            </w:r>
            <w:r w:rsidRPr="00535A78">
              <w:rPr>
                <w:rFonts w:eastAsia="Calibri" w:cstheme="minorHAnsi"/>
                <w:szCs w:val="20"/>
              </w:rPr>
              <w:t xml:space="preserve">uantity </w:t>
            </w:r>
            <w:r>
              <w:rPr>
                <w:rFonts w:eastAsia="Calibri" w:cstheme="minorHAnsi"/>
                <w:szCs w:val="20"/>
              </w:rPr>
              <w:t>of this leg</w:t>
            </w:r>
          </w:p>
        </w:tc>
      </w:tr>
      <w:tr w:rsidR="0042274E" w:rsidRPr="00073EA6" w14:paraId="034AA799" w14:textId="77777777" w:rsidTr="00D96643">
        <w:tblPrEx>
          <w:tblLook w:val="01E0" w:firstRow="1" w:lastRow="1" w:firstColumn="1" w:lastColumn="1" w:noHBand="0" w:noVBand="0"/>
        </w:tblPrEx>
        <w:trPr>
          <w:trHeight w:val="331"/>
        </w:trPr>
        <w:tc>
          <w:tcPr>
            <w:tcW w:w="1249" w:type="pct"/>
            <w:shd w:val="clear" w:color="auto" w:fill="F2F2F2" w:themeFill="background1" w:themeFillShade="F2"/>
          </w:tcPr>
          <w:p w14:paraId="365C741F" w14:textId="77777777" w:rsidR="0042274E" w:rsidRPr="00073EA6" w:rsidRDefault="0042274E" w:rsidP="00D96643">
            <w:pPr>
              <w:snapToGrid w:val="0"/>
              <w:spacing w:before="60" w:after="40"/>
              <w:rPr>
                <w:rFonts w:cstheme="minorHAnsi"/>
                <w:szCs w:val="20"/>
              </w:rPr>
            </w:pPr>
            <w:r>
              <w:rPr>
                <w:rFonts w:cstheme="minorHAnsi"/>
                <w:szCs w:val="20"/>
              </w:rPr>
              <w:t>Price</w:t>
            </w:r>
          </w:p>
        </w:tc>
        <w:tc>
          <w:tcPr>
            <w:tcW w:w="3751" w:type="pct"/>
            <w:shd w:val="clear" w:color="auto" w:fill="F2F2F2" w:themeFill="background1" w:themeFillShade="F2"/>
          </w:tcPr>
          <w:p w14:paraId="13DF9458" w14:textId="77777777" w:rsidR="0042274E" w:rsidRPr="00073EA6" w:rsidRDefault="0042274E" w:rsidP="00D96643">
            <w:pPr>
              <w:snapToGrid w:val="0"/>
              <w:spacing w:before="60" w:after="40"/>
              <w:rPr>
                <w:rFonts w:cstheme="minorHAnsi"/>
                <w:szCs w:val="20"/>
              </w:rPr>
            </w:pPr>
            <w:r>
              <w:rPr>
                <w:rFonts w:eastAsia="Calibri" w:cstheme="minorHAnsi"/>
                <w:szCs w:val="20"/>
              </w:rPr>
              <w:t>Price of this leg</w:t>
            </w:r>
          </w:p>
        </w:tc>
      </w:tr>
      <w:tr w:rsidR="0042274E" w:rsidRPr="00754E31" w14:paraId="4D2A33CA" w14:textId="77777777" w:rsidTr="00D96643">
        <w:tblPrEx>
          <w:tblLook w:val="01E0" w:firstRow="1" w:lastRow="1" w:firstColumn="1" w:lastColumn="1" w:noHBand="0" w:noVBand="0"/>
        </w:tblPrEx>
        <w:trPr>
          <w:trHeight w:val="331"/>
        </w:trPr>
        <w:tc>
          <w:tcPr>
            <w:tcW w:w="1249"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620C51D3" w14:textId="77777777" w:rsidR="0042274E" w:rsidRPr="009B246F" w:rsidRDefault="0042274E" w:rsidP="00D96643">
            <w:pPr>
              <w:snapToGrid w:val="0"/>
              <w:spacing w:before="60" w:after="40"/>
              <w:rPr>
                <w:rFonts w:cstheme="minorHAnsi"/>
                <w:szCs w:val="20"/>
              </w:rPr>
            </w:pPr>
            <w:r>
              <w:rPr>
                <w:rFonts w:cstheme="minorHAnsi"/>
                <w:szCs w:val="20"/>
                <w:lang w:val="en-GB"/>
              </w:rPr>
              <w:t>Position Effect</w:t>
            </w:r>
          </w:p>
        </w:tc>
        <w:tc>
          <w:tcPr>
            <w:tcW w:w="3751"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0DAC032B" w14:textId="77777777" w:rsidR="0042274E" w:rsidRDefault="0042274E" w:rsidP="00D96643">
            <w:pPr>
              <w:spacing w:before="60" w:after="60"/>
              <w:rPr>
                <w:rFonts w:eastAsia="Calibri" w:cstheme="minorHAnsi"/>
                <w:szCs w:val="20"/>
              </w:rPr>
            </w:pPr>
            <w:r w:rsidRPr="006F1E73">
              <w:rPr>
                <w:rFonts w:eastAsia="Calibri" w:cstheme="minorHAnsi"/>
                <w:szCs w:val="20"/>
              </w:rPr>
              <w:t>Indicates whether the resulting position after a trade should be an opening position or closing position</w:t>
            </w:r>
          </w:p>
          <w:p w14:paraId="1B02483D" w14:textId="77777777" w:rsidR="0042274E"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O = Open</w:t>
            </w:r>
          </w:p>
          <w:p w14:paraId="419A07CE" w14:textId="77777777" w:rsidR="0042274E" w:rsidRPr="006B406E" w:rsidRDefault="0042274E" w:rsidP="00D96643">
            <w:pPr>
              <w:pStyle w:val="ListParagraph"/>
              <w:numPr>
                <w:ilvl w:val="0"/>
                <w:numId w:val="15"/>
              </w:numPr>
              <w:spacing w:before="60" w:after="60"/>
              <w:rPr>
                <w:rFonts w:eastAsia="Calibri" w:cstheme="minorHAnsi"/>
                <w:szCs w:val="20"/>
              </w:rPr>
            </w:pPr>
            <w:r w:rsidRPr="006B406E">
              <w:rPr>
                <w:rFonts w:eastAsia="Calibri" w:cstheme="minorHAnsi"/>
                <w:szCs w:val="20"/>
              </w:rPr>
              <w:t>C = Close</w:t>
            </w:r>
          </w:p>
        </w:tc>
      </w:tr>
      <w:tr w:rsidR="0042274E" w:rsidRPr="00754E31" w14:paraId="27FDCFB6" w14:textId="77777777" w:rsidTr="00D96643">
        <w:tblPrEx>
          <w:tblLook w:val="01E0" w:firstRow="1" w:lastRow="1" w:firstColumn="1" w:lastColumn="1" w:noHBand="0" w:noVBand="0"/>
        </w:tblPrEx>
        <w:trPr>
          <w:trHeight w:val="331"/>
        </w:trPr>
        <w:tc>
          <w:tcPr>
            <w:tcW w:w="1249"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6711B0EF" w14:textId="77777777" w:rsidR="0042274E" w:rsidRPr="009B246F" w:rsidRDefault="0042274E" w:rsidP="00D96643">
            <w:pPr>
              <w:snapToGrid w:val="0"/>
              <w:spacing w:before="60" w:after="40"/>
              <w:rPr>
                <w:rFonts w:cstheme="minorHAnsi"/>
                <w:szCs w:val="20"/>
              </w:rPr>
            </w:pPr>
            <w:r w:rsidRPr="009B246F">
              <w:rPr>
                <w:rFonts w:cstheme="minorHAnsi"/>
                <w:szCs w:val="20"/>
              </w:rPr>
              <w:t>Give-up Participant</w:t>
            </w:r>
          </w:p>
        </w:tc>
        <w:tc>
          <w:tcPr>
            <w:tcW w:w="3751"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2CBDB7E3" w14:textId="77777777" w:rsidR="0042274E" w:rsidRPr="00A46BE3" w:rsidRDefault="0042274E" w:rsidP="00D96643">
            <w:pPr>
              <w:snapToGrid w:val="0"/>
              <w:spacing w:before="60" w:after="40"/>
              <w:rPr>
                <w:rFonts w:eastAsia="Calibri" w:cstheme="minorHAnsi"/>
                <w:szCs w:val="20"/>
              </w:rPr>
            </w:pPr>
            <w:r w:rsidRPr="00A46BE3">
              <w:rPr>
                <w:rFonts w:eastAsia="Calibri" w:cstheme="minorHAnsi"/>
                <w:szCs w:val="20"/>
              </w:rPr>
              <w:t>Indicates the give-up participant, for clearing purpose.</w:t>
            </w:r>
          </w:p>
          <w:p w14:paraId="05444AFF" w14:textId="77777777" w:rsidR="0042274E" w:rsidRPr="006F1E73" w:rsidRDefault="0042274E" w:rsidP="00D96643">
            <w:pPr>
              <w:snapToGrid w:val="0"/>
              <w:spacing w:before="60" w:after="40"/>
              <w:rPr>
                <w:rFonts w:eastAsia="Calibri" w:cstheme="minorHAnsi"/>
                <w:szCs w:val="20"/>
              </w:rPr>
            </w:pPr>
            <w:r w:rsidRPr="00A46BE3">
              <w:rPr>
                <w:rFonts w:eastAsia="Calibri" w:cstheme="minorHAnsi"/>
                <w:szCs w:val="20"/>
              </w:rPr>
              <w:t>It may set to null if not used.</w:t>
            </w:r>
          </w:p>
        </w:tc>
      </w:tr>
      <w:tr w:rsidR="0042274E" w:rsidRPr="00754E31" w14:paraId="6BEFFF15" w14:textId="77777777" w:rsidTr="00D96643">
        <w:tblPrEx>
          <w:tblLook w:val="01E0" w:firstRow="1" w:lastRow="1" w:firstColumn="1" w:lastColumn="1" w:noHBand="0" w:noVBand="0"/>
        </w:tblPrEx>
        <w:trPr>
          <w:trHeight w:val="331"/>
        </w:trPr>
        <w:tc>
          <w:tcPr>
            <w:tcW w:w="1249"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4F164000" w14:textId="77777777" w:rsidR="0042274E" w:rsidRPr="009B246F" w:rsidRDefault="0042274E" w:rsidP="00D96643">
            <w:pPr>
              <w:snapToGrid w:val="0"/>
              <w:spacing w:before="60" w:after="40"/>
              <w:rPr>
                <w:rFonts w:cstheme="minorHAnsi"/>
                <w:szCs w:val="20"/>
              </w:rPr>
            </w:pPr>
            <w:r w:rsidRPr="009B246F">
              <w:rPr>
                <w:rFonts w:cstheme="minorHAnsi"/>
                <w:szCs w:val="20"/>
              </w:rPr>
              <w:t>Give-up Account</w:t>
            </w:r>
          </w:p>
        </w:tc>
        <w:tc>
          <w:tcPr>
            <w:tcW w:w="3751"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23A21366" w14:textId="77777777" w:rsidR="0042274E" w:rsidRPr="00A46BE3" w:rsidRDefault="0042274E" w:rsidP="00D96643">
            <w:pPr>
              <w:snapToGrid w:val="0"/>
              <w:spacing w:before="60" w:after="40"/>
              <w:rPr>
                <w:rFonts w:eastAsia="Calibri" w:cstheme="minorHAnsi"/>
                <w:szCs w:val="20"/>
              </w:rPr>
            </w:pPr>
            <w:r w:rsidRPr="00A46BE3">
              <w:rPr>
                <w:rFonts w:eastAsia="Calibri" w:cstheme="minorHAnsi"/>
                <w:szCs w:val="20"/>
              </w:rPr>
              <w:t>Indicates the give-up account, for clearing purpose.</w:t>
            </w:r>
          </w:p>
          <w:p w14:paraId="1BCEE9E7" w14:textId="77777777" w:rsidR="0042274E" w:rsidRPr="006F1E73" w:rsidRDefault="0042274E" w:rsidP="00D96643">
            <w:pPr>
              <w:snapToGrid w:val="0"/>
              <w:spacing w:before="60" w:after="40"/>
              <w:rPr>
                <w:rFonts w:eastAsia="Calibri" w:cstheme="minorHAnsi"/>
                <w:szCs w:val="20"/>
              </w:rPr>
            </w:pPr>
            <w:r w:rsidRPr="00A46BE3">
              <w:rPr>
                <w:rFonts w:eastAsia="Calibri" w:cstheme="minorHAnsi"/>
                <w:szCs w:val="20"/>
              </w:rPr>
              <w:t>It may set to null if not used.</w:t>
            </w:r>
          </w:p>
        </w:tc>
      </w:tr>
      <w:tr w:rsidR="0042274E" w:rsidRPr="00754E31" w14:paraId="1FF0649D" w14:textId="77777777" w:rsidTr="00D96643">
        <w:tblPrEx>
          <w:tblLook w:val="01E0" w:firstRow="1" w:lastRow="1" w:firstColumn="1" w:lastColumn="1" w:noHBand="0" w:noVBand="0"/>
        </w:tblPrEx>
        <w:trPr>
          <w:trHeight w:val="331"/>
        </w:trPr>
        <w:tc>
          <w:tcPr>
            <w:tcW w:w="1249"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7119C35C" w14:textId="77777777" w:rsidR="0042274E" w:rsidRPr="009B246F" w:rsidRDefault="0042274E" w:rsidP="00D96643">
            <w:pPr>
              <w:snapToGrid w:val="0"/>
              <w:spacing w:before="60" w:after="40"/>
              <w:rPr>
                <w:rFonts w:cstheme="minorHAnsi"/>
                <w:szCs w:val="20"/>
              </w:rPr>
            </w:pPr>
            <w:r w:rsidRPr="00B76D11">
              <w:t>Customer Client</w:t>
            </w:r>
          </w:p>
        </w:tc>
        <w:tc>
          <w:tcPr>
            <w:tcW w:w="3751"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04688EA5" w14:textId="77777777" w:rsidR="0042274E" w:rsidRDefault="0042274E" w:rsidP="00D96643">
            <w:pPr>
              <w:snapToGrid w:val="0"/>
              <w:spacing w:before="60" w:after="40"/>
            </w:pPr>
            <w:r w:rsidRPr="00B76D11">
              <w:t>Client specified customer ID or Investor ID or other entity, a pass-through attribute.</w:t>
            </w:r>
          </w:p>
          <w:p w14:paraId="3A350AE9" w14:textId="77777777" w:rsidR="0042274E" w:rsidRPr="006F1E73" w:rsidRDefault="0042274E" w:rsidP="00D96643">
            <w:pPr>
              <w:snapToGrid w:val="0"/>
              <w:spacing w:before="60" w:after="40"/>
              <w:rPr>
                <w:rFonts w:eastAsia="Calibri" w:cstheme="minorHAnsi"/>
                <w:szCs w:val="20"/>
              </w:rPr>
            </w:pPr>
            <w:r w:rsidRPr="00A46BE3">
              <w:rPr>
                <w:rFonts w:eastAsia="Calibri" w:cstheme="minorHAnsi"/>
                <w:szCs w:val="20"/>
              </w:rPr>
              <w:t>It may set to null if not used.</w:t>
            </w:r>
          </w:p>
        </w:tc>
      </w:tr>
      <w:tr w:rsidR="0042274E" w:rsidRPr="00754E31" w14:paraId="749ED5B5" w14:textId="77777777" w:rsidTr="00D96643">
        <w:tblPrEx>
          <w:tblLook w:val="01E0" w:firstRow="1" w:lastRow="1" w:firstColumn="1" w:lastColumn="1" w:noHBand="0" w:noVBand="0"/>
        </w:tblPrEx>
        <w:trPr>
          <w:trHeight w:val="331"/>
        </w:trPr>
        <w:tc>
          <w:tcPr>
            <w:tcW w:w="1249"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645097F3" w14:textId="77777777" w:rsidR="0042274E" w:rsidRPr="009B246F" w:rsidRDefault="0042274E" w:rsidP="00D96643">
            <w:pPr>
              <w:snapToGrid w:val="0"/>
              <w:spacing w:before="60" w:after="40"/>
              <w:rPr>
                <w:rFonts w:cstheme="minorHAnsi"/>
                <w:szCs w:val="20"/>
              </w:rPr>
            </w:pPr>
            <w:r w:rsidRPr="00B76D11">
              <w:t>Customer Information</w:t>
            </w:r>
          </w:p>
        </w:tc>
        <w:tc>
          <w:tcPr>
            <w:tcW w:w="3751"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02E238F8" w14:textId="77777777" w:rsidR="0042274E" w:rsidRDefault="0042274E" w:rsidP="00D96643">
            <w:pPr>
              <w:snapToGrid w:val="0"/>
              <w:spacing w:before="60" w:after="40"/>
            </w:pPr>
            <w:r w:rsidRPr="00B76D11">
              <w:t>Client specified free text, a pass-through attribute.</w:t>
            </w:r>
          </w:p>
          <w:p w14:paraId="3BB046F4" w14:textId="77777777" w:rsidR="0042274E" w:rsidRPr="006F1E73" w:rsidRDefault="0042274E" w:rsidP="00D96643">
            <w:pPr>
              <w:snapToGrid w:val="0"/>
              <w:spacing w:before="60" w:after="40"/>
              <w:rPr>
                <w:rFonts w:eastAsia="Calibri" w:cstheme="minorHAnsi"/>
                <w:szCs w:val="20"/>
              </w:rPr>
            </w:pPr>
            <w:r w:rsidRPr="00A46BE3">
              <w:rPr>
                <w:rFonts w:eastAsia="Calibri" w:cstheme="minorHAnsi"/>
                <w:szCs w:val="20"/>
              </w:rPr>
              <w:t>It may set to null if not used.</w:t>
            </w:r>
          </w:p>
        </w:tc>
      </w:tr>
    </w:tbl>
    <w:p w14:paraId="0C797426" w14:textId="77777777" w:rsidR="0042274E" w:rsidRDefault="0042274E" w:rsidP="0042274E">
      <w:pPr>
        <w:rPr>
          <w:rFonts w:cstheme="minorHAnsi"/>
        </w:rPr>
      </w:pPr>
    </w:p>
    <w:p w14:paraId="2A697ECB" w14:textId="77777777" w:rsidR="0042274E" w:rsidRDefault="0042274E" w:rsidP="0042274E">
      <w:pPr>
        <w:rPr>
          <w:rFonts w:cstheme="minorHAnsi"/>
          <w:lang w:val="en-GB"/>
        </w:rPr>
      </w:pPr>
    </w:p>
    <w:p w14:paraId="2C31F2EF" w14:textId="05B67B0E" w:rsidR="0042274E" w:rsidRPr="009D0FA2" w:rsidRDefault="00AF3692" w:rsidP="0042274E">
      <w:pPr>
        <w:pStyle w:val="Heading3"/>
      </w:pPr>
      <w:bookmarkStart w:id="772" w:name="_Toc170578920"/>
      <w:r>
        <w:rPr>
          <w:rFonts w:asciiTheme="minorHAnsi" w:hAnsiTheme="minorHAnsi" w:cstheme="minorHAnsi"/>
        </w:rPr>
        <w:t>Block Trade Confirmed (70)</w:t>
      </w:r>
      <w:bookmarkEnd w:id="772"/>
    </w:p>
    <w:p w14:paraId="134195B7" w14:textId="77777777" w:rsidR="0042274E" w:rsidRDefault="0042274E" w:rsidP="0042274E">
      <w:pPr>
        <w:pStyle w:val="NormalNGMDS"/>
        <w:ind w:left="0"/>
        <w:rPr>
          <w:rFonts w:asciiTheme="minorHAnsi" w:hAnsiTheme="minorHAnsi" w:cstheme="minorHAnsi"/>
          <w:szCs w:val="22"/>
        </w:rPr>
      </w:pPr>
      <w:r>
        <w:rPr>
          <w:rFonts w:asciiTheme="minorHAnsi" w:hAnsiTheme="minorHAnsi" w:cstheme="minorHAnsi"/>
          <w:szCs w:val="22"/>
        </w:rPr>
        <w:t xml:space="preserve">The gateway sends </w:t>
      </w:r>
      <w:r>
        <w:rPr>
          <w:rFonts w:asciiTheme="minorHAnsi" w:hAnsiTheme="minorHAnsi" w:cstheme="minorHAnsi"/>
        </w:rPr>
        <w:t>this message</w:t>
      </w:r>
      <w:r w:rsidRPr="00FF44EE">
        <w:rPr>
          <w:rFonts w:asciiTheme="minorHAnsi" w:hAnsiTheme="minorHAnsi" w:cstheme="minorHAnsi"/>
          <w:szCs w:val="22"/>
        </w:rPr>
        <w:t xml:space="preserve"> </w:t>
      </w:r>
      <w:r>
        <w:rPr>
          <w:rFonts w:asciiTheme="minorHAnsi" w:hAnsiTheme="minorHAnsi" w:cstheme="minorHAnsi"/>
          <w:szCs w:val="22"/>
        </w:rPr>
        <w:t>to following parties to convey a one-party trade or on-behalf trade has been confirmed:</w:t>
      </w:r>
    </w:p>
    <w:p w14:paraId="56194D9E" w14:textId="77777777" w:rsidR="0042274E" w:rsidRDefault="0042274E" w:rsidP="0042274E">
      <w:pPr>
        <w:pStyle w:val="NormalNGMDS"/>
        <w:numPr>
          <w:ilvl w:val="0"/>
          <w:numId w:val="133"/>
        </w:numPr>
        <w:rPr>
          <w:rFonts w:asciiTheme="minorHAnsi" w:hAnsiTheme="minorHAnsi" w:cstheme="minorHAnsi"/>
          <w:szCs w:val="22"/>
        </w:rPr>
      </w:pPr>
      <w:r>
        <w:rPr>
          <w:rFonts w:asciiTheme="minorHAnsi" w:hAnsiTheme="minorHAnsi" w:cstheme="minorHAnsi"/>
          <w:szCs w:val="22"/>
        </w:rPr>
        <w:t>The first submission party of one-party trade.</w:t>
      </w:r>
    </w:p>
    <w:p w14:paraId="23C392D2" w14:textId="77777777" w:rsidR="0042274E" w:rsidRDefault="0042274E" w:rsidP="0042274E">
      <w:pPr>
        <w:pStyle w:val="NormalNGMDS"/>
        <w:numPr>
          <w:ilvl w:val="0"/>
          <w:numId w:val="133"/>
        </w:numPr>
        <w:rPr>
          <w:rFonts w:asciiTheme="minorHAnsi" w:hAnsiTheme="minorHAnsi" w:cstheme="minorHAnsi"/>
          <w:szCs w:val="22"/>
        </w:rPr>
      </w:pPr>
      <w:r>
        <w:rPr>
          <w:rFonts w:asciiTheme="minorHAnsi" w:hAnsiTheme="minorHAnsi" w:cstheme="minorHAnsi"/>
          <w:szCs w:val="22"/>
        </w:rPr>
        <w:t xml:space="preserve">The </w:t>
      </w:r>
      <w:r w:rsidRPr="00D6565B">
        <w:rPr>
          <w:rFonts w:asciiTheme="minorHAnsi" w:hAnsiTheme="minorHAnsi" w:cstheme="minorHAnsi"/>
          <w:szCs w:val="22"/>
        </w:rPr>
        <w:t>on-behalf trade agent</w:t>
      </w:r>
      <w:r>
        <w:rPr>
          <w:rFonts w:asciiTheme="minorHAnsi" w:hAnsiTheme="minorHAnsi" w:cstheme="minorHAnsi"/>
          <w:szCs w:val="22"/>
        </w:rPr>
        <w:t xml:space="preserve"> of </w:t>
      </w:r>
      <w:r w:rsidRPr="00D6565B">
        <w:rPr>
          <w:rFonts w:asciiTheme="minorHAnsi" w:hAnsiTheme="minorHAnsi" w:cstheme="minorHAnsi"/>
          <w:szCs w:val="22"/>
        </w:rPr>
        <w:t xml:space="preserve">on-behalf </w:t>
      </w:r>
      <w:r>
        <w:rPr>
          <w:rFonts w:asciiTheme="minorHAnsi" w:hAnsiTheme="minorHAnsi" w:cstheme="minorHAnsi"/>
          <w:szCs w:val="22"/>
        </w:rPr>
        <w:t>trade.</w:t>
      </w:r>
    </w:p>
    <w:p w14:paraId="20E455C3" w14:textId="77777777" w:rsidR="0042274E" w:rsidRDefault="0042274E" w:rsidP="0042274E">
      <w:pPr>
        <w:pStyle w:val="NormalNGMDS"/>
        <w:numPr>
          <w:ilvl w:val="0"/>
          <w:numId w:val="133"/>
        </w:numPr>
        <w:rPr>
          <w:rFonts w:asciiTheme="minorHAnsi" w:hAnsiTheme="minorHAnsi" w:cstheme="minorHAnsi"/>
          <w:szCs w:val="22"/>
        </w:rPr>
      </w:pPr>
      <w:r>
        <w:rPr>
          <w:rFonts w:asciiTheme="minorHAnsi" w:hAnsiTheme="minorHAnsi" w:cstheme="minorHAnsi"/>
          <w:szCs w:val="22"/>
        </w:rPr>
        <w:t xml:space="preserve">The first accept submission party of </w:t>
      </w:r>
      <w:r w:rsidRPr="00D6565B">
        <w:rPr>
          <w:rFonts w:asciiTheme="minorHAnsi" w:hAnsiTheme="minorHAnsi" w:cstheme="minorHAnsi"/>
          <w:szCs w:val="22"/>
        </w:rPr>
        <w:t xml:space="preserve">on-behalf </w:t>
      </w:r>
      <w:r>
        <w:rPr>
          <w:rFonts w:asciiTheme="minorHAnsi" w:hAnsiTheme="minorHAnsi" w:cstheme="minorHAnsi"/>
          <w:szCs w:val="22"/>
        </w:rPr>
        <w:t>trade.</w:t>
      </w:r>
    </w:p>
    <w:p w14:paraId="72BADAA6" w14:textId="77777777" w:rsidR="0042274E" w:rsidRPr="00291797" w:rsidRDefault="0042274E" w:rsidP="0042274E">
      <w:pPr>
        <w:rPr>
          <w:lang w:val="en-GB"/>
        </w:rPr>
      </w:pP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0"/>
        <w:gridCol w:w="6750"/>
        <w:gridCol w:w="9"/>
      </w:tblGrid>
      <w:tr w:rsidR="0042274E" w:rsidRPr="003C47FD" w14:paraId="550D4A46" w14:textId="77777777" w:rsidTr="00D96643">
        <w:trPr>
          <w:gridAfter w:val="1"/>
          <w:wAfter w:w="5" w:type="pct"/>
          <w:trHeight w:val="300"/>
        </w:trPr>
        <w:tc>
          <w:tcPr>
            <w:tcW w:w="1249" w:type="pct"/>
            <w:shd w:val="clear" w:color="auto" w:fill="C6D9F1" w:themeFill="text2" w:themeFillTint="33"/>
            <w:noWrap/>
          </w:tcPr>
          <w:p w14:paraId="05631715" w14:textId="77777777" w:rsidR="0042274E" w:rsidRPr="003C47FD" w:rsidRDefault="0042274E" w:rsidP="00D96643">
            <w:pPr>
              <w:pStyle w:val="Tablehead"/>
              <w:spacing w:after="0"/>
              <w:jc w:val="left"/>
              <w:rPr>
                <w:rFonts w:cstheme="minorHAnsi"/>
              </w:rPr>
            </w:pPr>
            <w:r>
              <w:rPr>
                <w:rFonts w:cstheme="minorHAnsi"/>
              </w:rPr>
              <w:lastRenderedPageBreak/>
              <w:t>Field Name</w:t>
            </w:r>
          </w:p>
        </w:tc>
        <w:tc>
          <w:tcPr>
            <w:tcW w:w="3746" w:type="pct"/>
            <w:shd w:val="clear" w:color="auto" w:fill="C6D9F1" w:themeFill="text2" w:themeFillTint="33"/>
          </w:tcPr>
          <w:p w14:paraId="45792F02"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726580A5"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79E74481" w14:textId="77777777" w:rsidR="0042274E" w:rsidRPr="00754E31" w:rsidRDefault="0042274E" w:rsidP="00D96643">
            <w:pPr>
              <w:spacing w:before="60" w:after="60"/>
              <w:rPr>
                <w:rFonts w:cstheme="minorHAnsi"/>
                <w:szCs w:val="20"/>
                <w:lang w:val="en-GB"/>
              </w:rPr>
            </w:pPr>
            <w:r w:rsidRPr="000A0DAA">
              <w:rPr>
                <w:rFonts w:cstheme="minorHAnsi"/>
                <w:szCs w:val="20"/>
                <w:lang w:val="en-GB"/>
              </w:rPr>
              <w:t>Trade Report ID</w:t>
            </w:r>
          </w:p>
        </w:tc>
        <w:tc>
          <w:tcPr>
            <w:tcW w:w="3746" w:type="pct"/>
            <w:shd w:val="clear" w:color="auto" w:fill="F2F2F2" w:themeFill="background1" w:themeFillShade="F2"/>
          </w:tcPr>
          <w:p w14:paraId="383C0A57" w14:textId="77777777" w:rsidR="0042274E" w:rsidRPr="00931B7A" w:rsidRDefault="0042274E" w:rsidP="00D96643">
            <w:pPr>
              <w:spacing w:before="60" w:after="60"/>
              <w:rPr>
                <w:rFonts w:cstheme="minorHAnsi"/>
                <w:szCs w:val="20"/>
              </w:rPr>
            </w:pPr>
            <w:r w:rsidRPr="00F71B20">
              <w:rPr>
                <w:rFonts w:cstheme="minorHAnsi"/>
                <w:szCs w:val="20"/>
              </w:rPr>
              <w:t xml:space="preserve">Client specified unique identifier for the </w:t>
            </w:r>
            <w:r>
              <w:rPr>
                <w:rFonts w:cstheme="minorHAnsi"/>
                <w:szCs w:val="20"/>
              </w:rPr>
              <w:t>block trade request message.</w:t>
            </w:r>
          </w:p>
        </w:tc>
      </w:tr>
      <w:tr w:rsidR="0042274E" w:rsidRPr="00754E31" w14:paraId="64519997"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3B05405D" w14:textId="77777777" w:rsidR="0042274E" w:rsidRPr="00754E31" w:rsidRDefault="0042274E" w:rsidP="00D96643">
            <w:pPr>
              <w:spacing w:before="60" w:after="60"/>
              <w:rPr>
                <w:rFonts w:cstheme="minorHAnsi"/>
                <w:szCs w:val="20"/>
                <w:lang w:val="en-GB"/>
              </w:rPr>
            </w:pPr>
            <w:r>
              <w:rPr>
                <w:rFonts w:cstheme="minorHAnsi"/>
                <w:szCs w:val="20"/>
                <w:lang w:val="en-GB"/>
              </w:rPr>
              <w:t>Secondary Trade ID</w:t>
            </w:r>
          </w:p>
        </w:tc>
        <w:tc>
          <w:tcPr>
            <w:tcW w:w="3746" w:type="pct"/>
            <w:shd w:val="clear" w:color="auto" w:fill="F2F2F2" w:themeFill="background1" w:themeFillShade="F2"/>
          </w:tcPr>
          <w:p w14:paraId="53830487" w14:textId="77777777" w:rsidR="0042274E" w:rsidRPr="00931B7A" w:rsidRDefault="0042274E" w:rsidP="00D96643">
            <w:pPr>
              <w:spacing w:before="60" w:after="60"/>
              <w:rPr>
                <w:rFonts w:cstheme="minorHAnsi"/>
                <w:szCs w:val="20"/>
              </w:rPr>
            </w:pPr>
            <w:r>
              <w:rPr>
                <w:rFonts w:cstheme="minorHAnsi"/>
                <w:szCs w:val="20"/>
              </w:rPr>
              <w:t>HKEX assigned unique identifier for this block trade.</w:t>
            </w:r>
          </w:p>
        </w:tc>
      </w:tr>
      <w:tr w:rsidR="0042274E" w:rsidRPr="00073EA6" w14:paraId="4875553B" w14:textId="77777777" w:rsidTr="00D96643">
        <w:tblPrEx>
          <w:tblLook w:val="01E0" w:firstRow="1" w:lastRow="1" w:firstColumn="1" w:lastColumn="1" w:noHBand="0" w:noVBand="0"/>
        </w:tblPrEx>
        <w:trPr>
          <w:trHeight w:val="331"/>
        </w:trPr>
        <w:tc>
          <w:tcPr>
            <w:tcW w:w="1249" w:type="pct"/>
            <w:shd w:val="clear" w:color="auto" w:fill="F2F2F2" w:themeFill="background1" w:themeFillShade="F2"/>
          </w:tcPr>
          <w:p w14:paraId="297E1AEF" w14:textId="77777777" w:rsidR="0042274E" w:rsidRPr="00073EA6" w:rsidRDefault="0042274E" w:rsidP="00D96643">
            <w:pPr>
              <w:snapToGrid w:val="0"/>
              <w:spacing w:before="60" w:after="40"/>
              <w:rPr>
                <w:rFonts w:cstheme="minorHAnsi"/>
                <w:szCs w:val="20"/>
              </w:rPr>
            </w:pPr>
            <w:r w:rsidRPr="0049178E">
              <w:rPr>
                <w:rFonts w:cstheme="minorHAnsi"/>
                <w:szCs w:val="20"/>
              </w:rPr>
              <w:t xml:space="preserve">Transaction Time </w:t>
            </w:r>
          </w:p>
        </w:tc>
        <w:tc>
          <w:tcPr>
            <w:tcW w:w="3751" w:type="pct"/>
            <w:gridSpan w:val="2"/>
            <w:shd w:val="clear" w:color="auto" w:fill="F2F2F2" w:themeFill="background1" w:themeFillShade="F2"/>
          </w:tcPr>
          <w:p w14:paraId="65DC1DEF" w14:textId="77777777" w:rsidR="0042274E" w:rsidRPr="00073EA6" w:rsidRDefault="0042274E" w:rsidP="00D96643">
            <w:pPr>
              <w:snapToGrid w:val="0"/>
              <w:spacing w:before="60" w:after="40"/>
              <w:rPr>
                <w:rFonts w:cstheme="minorHAnsi"/>
                <w:szCs w:val="20"/>
              </w:rPr>
            </w:pPr>
            <w:r w:rsidRPr="00AD055D">
              <w:rPr>
                <w:rFonts w:eastAsia="Calibri" w:cstheme="minorHAnsi"/>
                <w:szCs w:val="20"/>
                <w:lang w:val="en-GB"/>
              </w:rPr>
              <w:t xml:space="preserve">The time at which </w:t>
            </w:r>
            <w:r>
              <w:rPr>
                <w:rFonts w:eastAsia="Calibri" w:cstheme="minorHAnsi"/>
                <w:szCs w:val="20"/>
                <w:lang w:val="en-GB"/>
              </w:rPr>
              <w:t>this message is generated.</w:t>
            </w:r>
          </w:p>
        </w:tc>
      </w:tr>
      <w:tr w:rsidR="0042274E" w:rsidRPr="00754E31" w14:paraId="4385C7CC"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5853987E" w14:textId="77777777" w:rsidR="0042274E" w:rsidRPr="00754E31" w:rsidRDefault="0042274E" w:rsidP="00D96643">
            <w:pPr>
              <w:spacing w:before="60" w:after="60"/>
              <w:rPr>
                <w:rFonts w:cstheme="minorHAnsi"/>
                <w:szCs w:val="20"/>
                <w:lang w:val="en-GB"/>
              </w:rPr>
            </w:pPr>
            <w:r w:rsidRPr="000A56C1">
              <w:rPr>
                <w:rFonts w:cstheme="minorHAnsi"/>
                <w:szCs w:val="20"/>
                <w:lang w:val="en-GB"/>
              </w:rPr>
              <w:t>Executing Trader</w:t>
            </w:r>
          </w:p>
        </w:tc>
        <w:tc>
          <w:tcPr>
            <w:tcW w:w="3746" w:type="pct"/>
            <w:shd w:val="clear" w:color="auto" w:fill="F2F2F2" w:themeFill="background1" w:themeFillShade="F2"/>
          </w:tcPr>
          <w:p w14:paraId="1A0DEE5F" w14:textId="77777777" w:rsidR="0042274E" w:rsidRDefault="0042274E" w:rsidP="00D96643">
            <w:pPr>
              <w:spacing w:before="60" w:after="60"/>
              <w:rPr>
                <w:rFonts w:cstheme="minorHAnsi"/>
                <w:szCs w:val="20"/>
              </w:rPr>
            </w:pPr>
            <w:r w:rsidRPr="00F71B20">
              <w:rPr>
                <w:rFonts w:cstheme="minorHAnsi"/>
                <w:szCs w:val="20"/>
              </w:rPr>
              <w:t>Client specified</w:t>
            </w:r>
            <w:r>
              <w:rPr>
                <w:rFonts w:cstheme="minorHAnsi"/>
                <w:szCs w:val="20"/>
              </w:rPr>
              <w:t xml:space="preserve"> e</w:t>
            </w:r>
            <w:r w:rsidRPr="00F71B20">
              <w:rPr>
                <w:rFonts w:cstheme="minorHAnsi"/>
                <w:szCs w:val="20"/>
              </w:rPr>
              <w:t xml:space="preserve">xecuting </w:t>
            </w:r>
            <w:r>
              <w:rPr>
                <w:rFonts w:cstheme="minorHAnsi"/>
                <w:szCs w:val="20"/>
              </w:rPr>
              <w:t>t</w:t>
            </w:r>
            <w:r w:rsidRPr="00F71B20">
              <w:rPr>
                <w:rFonts w:cstheme="minorHAnsi"/>
                <w:szCs w:val="20"/>
              </w:rPr>
              <w:t>rader</w:t>
            </w:r>
            <w:r>
              <w:rPr>
                <w:rFonts w:cstheme="minorHAnsi"/>
                <w:szCs w:val="20"/>
              </w:rPr>
              <w:t xml:space="preserve"> or other entity form client side.</w:t>
            </w:r>
          </w:p>
          <w:p w14:paraId="237E68C3" w14:textId="77777777" w:rsidR="0042274E" w:rsidRPr="00931B7A" w:rsidRDefault="0042274E" w:rsidP="00D96643">
            <w:pPr>
              <w:spacing w:before="60" w:after="60"/>
              <w:rPr>
                <w:rFonts w:cstheme="minorHAnsi"/>
                <w:szCs w:val="20"/>
              </w:rPr>
            </w:pPr>
            <w:r>
              <w:rPr>
                <w:rFonts w:cstheme="minorHAnsi"/>
                <w:szCs w:val="20"/>
              </w:rPr>
              <w:t>It may set to 0 if not used.</w:t>
            </w:r>
          </w:p>
        </w:tc>
      </w:tr>
      <w:tr w:rsidR="0042274E" w:rsidRPr="00754E31" w14:paraId="1206B7A4"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7E4EB778" w14:textId="77777777" w:rsidR="0042274E" w:rsidRPr="000A56C1" w:rsidRDefault="0042274E" w:rsidP="00D96643">
            <w:pPr>
              <w:spacing w:before="60" w:after="60"/>
              <w:rPr>
                <w:rFonts w:cstheme="minorHAnsi"/>
                <w:szCs w:val="20"/>
                <w:lang w:val="en-GB"/>
              </w:rPr>
            </w:pPr>
            <w:r>
              <w:rPr>
                <w:rFonts w:cstheme="minorHAnsi"/>
                <w:szCs w:val="20"/>
                <w:lang w:val="en-GB"/>
              </w:rPr>
              <w:t>Block Trade Type</w:t>
            </w:r>
          </w:p>
        </w:tc>
        <w:tc>
          <w:tcPr>
            <w:tcW w:w="3746" w:type="pct"/>
            <w:shd w:val="clear" w:color="auto" w:fill="F2F2F2" w:themeFill="background1" w:themeFillShade="F2"/>
          </w:tcPr>
          <w:p w14:paraId="2CE1790C" w14:textId="717590AE" w:rsidR="0042274E" w:rsidRDefault="0073032E" w:rsidP="00D96643">
            <w:pPr>
              <w:pStyle w:val="ListParagraph"/>
              <w:numPr>
                <w:ilvl w:val="0"/>
                <w:numId w:val="172"/>
              </w:numPr>
              <w:spacing w:before="60" w:after="60"/>
              <w:rPr>
                <w:rFonts w:cstheme="minorHAnsi"/>
                <w:szCs w:val="20"/>
              </w:rPr>
            </w:pPr>
            <w:r>
              <w:rPr>
                <w:rFonts w:cstheme="minorHAnsi"/>
                <w:szCs w:val="20"/>
              </w:rPr>
              <w:t xml:space="preserve">1 = </w:t>
            </w:r>
            <w:r w:rsidR="0042274E">
              <w:rPr>
                <w:rFonts w:cstheme="minorHAnsi"/>
                <w:szCs w:val="20"/>
              </w:rPr>
              <w:t>One-party trade</w:t>
            </w:r>
          </w:p>
          <w:p w14:paraId="60ED7DFA" w14:textId="07BCB447" w:rsidR="0042274E" w:rsidRPr="009D0FA2" w:rsidRDefault="0073032E" w:rsidP="00D96643">
            <w:pPr>
              <w:pStyle w:val="ListParagraph"/>
              <w:numPr>
                <w:ilvl w:val="0"/>
                <w:numId w:val="172"/>
              </w:numPr>
              <w:spacing w:before="60" w:after="60"/>
              <w:rPr>
                <w:rFonts w:cstheme="minorHAnsi"/>
                <w:szCs w:val="20"/>
              </w:rPr>
            </w:pPr>
            <w:r>
              <w:rPr>
                <w:rFonts w:cstheme="minorHAnsi"/>
                <w:szCs w:val="20"/>
              </w:rPr>
              <w:t xml:space="preserve">2 = </w:t>
            </w:r>
            <w:r w:rsidR="0042274E">
              <w:rPr>
                <w:rFonts w:cstheme="minorHAnsi"/>
                <w:szCs w:val="20"/>
              </w:rPr>
              <w:t>On-behalf trade</w:t>
            </w:r>
          </w:p>
        </w:tc>
      </w:tr>
    </w:tbl>
    <w:p w14:paraId="26BFBD8F" w14:textId="77777777" w:rsidR="0042274E" w:rsidRPr="009D0FA2" w:rsidRDefault="0042274E" w:rsidP="0042274E">
      <w:pPr>
        <w:rPr>
          <w:rFonts w:cstheme="minorHAnsi"/>
        </w:rPr>
      </w:pPr>
    </w:p>
    <w:p w14:paraId="24D7EC85" w14:textId="0D871757" w:rsidR="0042274E" w:rsidRPr="00417716" w:rsidRDefault="00AF3692" w:rsidP="0042274E">
      <w:pPr>
        <w:pStyle w:val="Heading3"/>
      </w:pPr>
      <w:bookmarkStart w:id="773" w:name="_Toc170578921"/>
      <w:r>
        <w:t>Leg Instrument Matched (71)</w:t>
      </w:r>
      <w:bookmarkEnd w:id="773"/>
    </w:p>
    <w:p w14:paraId="0A996E6E" w14:textId="77777777" w:rsidR="0042274E" w:rsidRDefault="0042274E" w:rsidP="0042274E">
      <w:pPr>
        <w:pStyle w:val="NormalNGMDS"/>
        <w:ind w:left="0"/>
        <w:rPr>
          <w:rFonts w:asciiTheme="minorHAnsi" w:hAnsiTheme="minorHAnsi" w:cstheme="minorHAnsi"/>
          <w:szCs w:val="22"/>
        </w:rPr>
      </w:pPr>
      <w:r>
        <w:rPr>
          <w:rFonts w:asciiTheme="minorHAnsi" w:hAnsiTheme="minorHAnsi" w:cstheme="minorHAnsi"/>
          <w:szCs w:val="22"/>
        </w:rPr>
        <w:t>The gateway sends this message</w:t>
      </w:r>
      <w:r w:rsidRPr="00FF44EE">
        <w:rPr>
          <w:rFonts w:asciiTheme="minorHAnsi" w:hAnsiTheme="minorHAnsi" w:cstheme="minorHAnsi"/>
          <w:szCs w:val="22"/>
        </w:rPr>
        <w:t xml:space="preserve"> </w:t>
      </w:r>
      <w:r>
        <w:rPr>
          <w:rFonts w:asciiTheme="minorHAnsi" w:hAnsiTheme="minorHAnsi" w:cstheme="minorHAnsi"/>
          <w:szCs w:val="22"/>
        </w:rPr>
        <w:t>to client to convey a block trade has been confirmed and each leg instrument is matched.</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0"/>
        <w:gridCol w:w="6750"/>
        <w:gridCol w:w="9"/>
      </w:tblGrid>
      <w:tr w:rsidR="0042274E" w:rsidRPr="003C47FD" w14:paraId="0AF13595" w14:textId="77777777" w:rsidTr="00D96643">
        <w:trPr>
          <w:gridAfter w:val="1"/>
          <w:wAfter w:w="5" w:type="pct"/>
          <w:trHeight w:val="300"/>
        </w:trPr>
        <w:tc>
          <w:tcPr>
            <w:tcW w:w="1249" w:type="pct"/>
            <w:shd w:val="clear" w:color="auto" w:fill="C6D9F1" w:themeFill="text2" w:themeFillTint="33"/>
            <w:noWrap/>
          </w:tcPr>
          <w:p w14:paraId="3B2E29B5" w14:textId="77777777" w:rsidR="0042274E" w:rsidRPr="003C47FD" w:rsidRDefault="0042274E" w:rsidP="00D96643">
            <w:pPr>
              <w:pStyle w:val="Tablehead"/>
              <w:spacing w:after="0"/>
              <w:jc w:val="left"/>
              <w:rPr>
                <w:rFonts w:cstheme="minorHAnsi"/>
              </w:rPr>
            </w:pPr>
            <w:r>
              <w:rPr>
                <w:rFonts w:cstheme="minorHAnsi"/>
              </w:rPr>
              <w:t>Field Name</w:t>
            </w:r>
          </w:p>
        </w:tc>
        <w:tc>
          <w:tcPr>
            <w:tcW w:w="3746" w:type="pct"/>
            <w:shd w:val="clear" w:color="auto" w:fill="C6D9F1" w:themeFill="text2" w:themeFillTint="33"/>
          </w:tcPr>
          <w:p w14:paraId="7502E3FC"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68049723"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62A1527E" w14:textId="77777777" w:rsidR="0042274E" w:rsidRPr="00754E31" w:rsidRDefault="0042274E" w:rsidP="00D96643">
            <w:pPr>
              <w:spacing w:before="60" w:after="60"/>
              <w:rPr>
                <w:rFonts w:cstheme="minorHAnsi"/>
                <w:szCs w:val="20"/>
                <w:lang w:val="en-GB"/>
              </w:rPr>
            </w:pPr>
            <w:r w:rsidRPr="000A0DAA">
              <w:rPr>
                <w:rFonts w:cstheme="minorHAnsi"/>
                <w:szCs w:val="20"/>
                <w:lang w:val="en-GB"/>
              </w:rPr>
              <w:t>Trade Report ID</w:t>
            </w:r>
          </w:p>
        </w:tc>
        <w:tc>
          <w:tcPr>
            <w:tcW w:w="3746" w:type="pct"/>
            <w:shd w:val="clear" w:color="auto" w:fill="F2F2F2" w:themeFill="background1" w:themeFillShade="F2"/>
          </w:tcPr>
          <w:p w14:paraId="61E6A2E8" w14:textId="77777777" w:rsidR="0042274E" w:rsidRPr="00931B7A" w:rsidRDefault="0042274E" w:rsidP="00D96643">
            <w:pPr>
              <w:spacing w:before="60" w:after="60"/>
              <w:rPr>
                <w:rFonts w:cstheme="minorHAnsi"/>
                <w:szCs w:val="20"/>
              </w:rPr>
            </w:pPr>
            <w:r w:rsidRPr="00F71B20">
              <w:rPr>
                <w:rFonts w:cstheme="minorHAnsi"/>
                <w:szCs w:val="20"/>
              </w:rPr>
              <w:t xml:space="preserve">Client specified unique identifier for the </w:t>
            </w:r>
            <w:r>
              <w:rPr>
                <w:rFonts w:cstheme="minorHAnsi"/>
                <w:szCs w:val="20"/>
              </w:rPr>
              <w:t>block trade request message.</w:t>
            </w:r>
          </w:p>
        </w:tc>
      </w:tr>
      <w:tr w:rsidR="0042274E" w:rsidRPr="00073EA6" w14:paraId="27128027" w14:textId="77777777" w:rsidTr="00D96643">
        <w:tblPrEx>
          <w:tblLook w:val="01E0" w:firstRow="1" w:lastRow="1" w:firstColumn="1" w:lastColumn="1" w:noHBand="0" w:noVBand="0"/>
        </w:tblPrEx>
        <w:trPr>
          <w:trHeight w:val="331"/>
        </w:trPr>
        <w:tc>
          <w:tcPr>
            <w:tcW w:w="1249" w:type="pct"/>
            <w:shd w:val="clear" w:color="auto" w:fill="F2F2F2" w:themeFill="background1" w:themeFillShade="F2"/>
          </w:tcPr>
          <w:p w14:paraId="13271965" w14:textId="77777777" w:rsidR="0042274E" w:rsidRPr="00073EA6" w:rsidRDefault="0042274E" w:rsidP="00D96643">
            <w:pPr>
              <w:snapToGrid w:val="0"/>
              <w:spacing w:before="60" w:after="40"/>
              <w:rPr>
                <w:rFonts w:cstheme="minorHAnsi"/>
                <w:szCs w:val="20"/>
              </w:rPr>
            </w:pPr>
            <w:r w:rsidRPr="0049178E">
              <w:rPr>
                <w:rFonts w:cstheme="minorHAnsi"/>
                <w:szCs w:val="20"/>
              </w:rPr>
              <w:t xml:space="preserve">Transaction Time </w:t>
            </w:r>
          </w:p>
        </w:tc>
        <w:tc>
          <w:tcPr>
            <w:tcW w:w="3751" w:type="pct"/>
            <w:gridSpan w:val="2"/>
            <w:shd w:val="clear" w:color="auto" w:fill="F2F2F2" w:themeFill="background1" w:themeFillShade="F2"/>
          </w:tcPr>
          <w:p w14:paraId="5E05FEF2" w14:textId="77777777" w:rsidR="0042274E" w:rsidRPr="00073EA6" w:rsidRDefault="0042274E" w:rsidP="00D96643">
            <w:pPr>
              <w:snapToGrid w:val="0"/>
              <w:spacing w:before="60" w:after="40"/>
              <w:rPr>
                <w:rFonts w:cstheme="minorHAnsi"/>
                <w:szCs w:val="20"/>
              </w:rPr>
            </w:pPr>
            <w:r w:rsidRPr="00AD055D">
              <w:rPr>
                <w:rFonts w:eastAsia="Calibri" w:cstheme="minorHAnsi"/>
                <w:szCs w:val="20"/>
                <w:lang w:val="en-GB"/>
              </w:rPr>
              <w:t xml:space="preserve">The time at which </w:t>
            </w:r>
            <w:r>
              <w:rPr>
                <w:rFonts w:eastAsia="Calibri" w:cstheme="minorHAnsi"/>
                <w:szCs w:val="20"/>
                <w:lang w:val="en-GB"/>
              </w:rPr>
              <w:t>this message is generated.</w:t>
            </w:r>
          </w:p>
        </w:tc>
      </w:tr>
      <w:tr w:rsidR="0042274E" w:rsidRPr="00754E31" w14:paraId="2D393F1D"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0BCB23C6" w14:textId="77777777" w:rsidR="0042274E" w:rsidRPr="00754E31" w:rsidRDefault="0042274E" w:rsidP="00D96643">
            <w:pPr>
              <w:spacing w:before="60" w:after="60"/>
              <w:rPr>
                <w:rFonts w:cstheme="minorHAnsi"/>
                <w:szCs w:val="20"/>
                <w:lang w:val="en-GB"/>
              </w:rPr>
            </w:pPr>
            <w:r w:rsidRPr="000A56C1">
              <w:rPr>
                <w:rFonts w:cstheme="minorHAnsi"/>
                <w:szCs w:val="20"/>
                <w:lang w:val="en-GB"/>
              </w:rPr>
              <w:t>Executing Trader</w:t>
            </w:r>
          </w:p>
        </w:tc>
        <w:tc>
          <w:tcPr>
            <w:tcW w:w="3746" w:type="pct"/>
            <w:shd w:val="clear" w:color="auto" w:fill="F2F2F2" w:themeFill="background1" w:themeFillShade="F2"/>
          </w:tcPr>
          <w:p w14:paraId="0B2820F9" w14:textId="77777777" w:rsidR="0042274E" w:rsidRDefault="0042274E" w:rsidP="00D96643">
            <w:pPr>
              <w:spacing w:before="60" w:after="60"/>
              <w:rPr>
                <w:rFonts w:cstheme="minorHAnsi"/>
                <w:szCs w:val="20"/>
              </w:rPr>
            </w:pPr>
            <w:r w:rsidRPr="00F71B20">
              <w:rPr>
                <w:rFonts w:cstheme="minorHAnsi"/>
                <w:szCs w:val="20"/>
              </w:rPr>
              <w:t>Client specified</w:t>
            </w:r>
            <w:r>
              <w:rPr>
                <w:rFonts w:cstheme="minorHAnsi"/>
                <w:szCs w:val="20"/>
              </w:rPr>
              <w:t xml:space="preserve"> e</w:t>
            </w:r>
            <w:r w:rsidRPr="00F71B20">
              <w:rPr>
                <w:rFonts w:cstheme="minorHAnsi"/>
                <w:szCs w:val="20"/>
              </w:rPr>
              <w:t xml:space="preserve">xecuting </w:t>
            </w:r>
            <w:r>
              <w:rPr>
                <w:rFonts w:cstheme="minorHAnsi"/>
                <w:szCs w:val="20"/>
              </w:rPr>
              <w:t>t</w:t>
            </w:r>
            <w:r w:rsidRPr="00F71B20">
              <w:rPr>
                <w:rFonts w:cstheme="minorHAnsi"/>
                <w:szCs w:val="20"/>
              </w:rPr>
              <w:t>rader</w:t>
            </w:r>
            <w:r>
              <w:rPr>
                <w:rFonts w:cstheme="minorHAnsi"/>
                <w:szCs w:val="20"/>
              </w:rPr>
              <w:t xml:space="preserve"> or other entity form client side.</w:t>
            </w:r>
          </w:p>
          <w:p w14:paraId="1D85B338" w14:textId="77777777" w:rsidR="0042274E" w:rsidRPr="00931B7A" w:rsidRDefault="0042274E" w:rsidP="00D96643">
            <w:pPr>
              <w:spacing w:before="60" w:after="60"/>
              <w:rPr>
                <w:rFonts w:cstheme="minorHAnsi"/>
                <w:szCs w:val="20"/>
              </w:rPr>
            </w:pPr>
            <w:r>
              <w:rPr>
                <w:rFonts w:cstheme="minorHAnsi"/>
                <w:szCs w:val="20"/>
              </w:rPr>
              <w:t>It may set to 0 if not used.</w:t>
            </w:r>
          </w:p>
        </w:tc>
      </w:tr>
      <w:tr w:rsidR="0042274E" w:rsidRPr="00754E31" w14:paraId="127B2D54"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0837183A" w14:textId="77777777" w:rsidR="0042274E" w:rsidRPr="00754E31" w:rsidRDefault="0042274E" w:rsidP="00D96643">
            <w:pPr>
              <w:spacing w:before="60" w:after="60"/>
              <w:rPr>
                <w:rFonts w:cstheme="minorHAnsi"/>
                <w:szCs w:val="20"/>
                <w:lang w:val="en-GB"/>
              </w:rPr>
            </w:pPr>
            <w:r w:rsidRPr="00E34EFC">
              <w:rPr>
                <w:rFonts w:cstheme="minorHAnsi"/>
                <w:szCs w:val="20"/>
                <w:lang w:val="en-GB"/>
              </w:rPr>
              <w:t>Special Indicator</w:t>
            </w:r>
          </w:p>
        </w:tc>
        <w:tc>
          <w:tcPr>
            <w:tcW w:w="3746" w:type="pct"/>
            <w:shd w:val="clear" w:color="auto" w:fill="F2F2F2" w:themeFill="background1" w:themeFillShade="F2"/>
          </w:tcPr>
          <w:p w14:paraId="44A910A2" w14:textId="77777777" w:rsidR="0042274E" w:rsidRPr="00665EB2" w:rsidRDefault="0042274E" w:rsidP="00D96643">
            <w:pPr>
              <w:spacing w:before="60" w:after="60"/>
              <w:rPr>
                <w:rFonts w:cstheme="minorHAnsi"/>
                <w:szCs w:val="20"/>
              </w:rPr>
            </w:pPr>
            <w:r w:rsidRPr="00665EB2">
              <w:rPr>
                <w:rFonts w:cstheme="minorHAnsi"/>
                <w:szCs w:val="20"/>
              </w:rPr>
              <w:t>Block trade special indicator, can be one of:</w:t>
            </w:r>
          </w:p>
          <w:p w14:paraId="24EFED19" w14:textId="77777777" w:rsidR="0042274E" w:rsidRPr="00665EB2" w:rsidRDefault="0042274E" w:rsidP="00D96643">
            <w:pPr>
              <w:pStyle w:val="ListParagraph"/>
              <w:numPr>
                <w:ilvl w:val="0"/>
                <w:numId w:val="20"/>
              </w:numPr>
              <w:spacing w:before="60" w:after="60"/>
              <w:rPr>
                <w:rFonts w:cstheme="minorHAnsi"/>
                <w:szCs w:val="20"/>
              </w:rPr>
            </w:pPr>
            <w:r w:rsidRPr="00665EB2">
              <w:rPr>
                <w:rFonts w:cstheme="minorHAnsi"/>
                <w:szCs w:val="20"/>
              </w:rPr>
              <w:t>1 = BTIC</w:t>
            </w:r>
          </w:p>
          <w:p w14:paraId="23678E2F" w14:textId="77777777" w:rsidR="0042274E" w:rsidRPr="009E7140" w:rsidRDefault="0042274E" w:rsidP="00D96643">
            <w:pPr>
              <w:pStyle w:val="ListParagraph"/>
              <w:numPr>
                <w:ilvl w:val="0"/>
                <w:numId w:val="20"/>
              </w:numPr>
              <w:spacing w:before="60" w:after="60"/>
              <w:rPr>
                <w:rFonts w:cstheme="minorHAnsi"/>
                <w:sz w:val="18"/>
                <w:szCs w:val="18"/>
              </w:rPr>
            </w:pPr>
            <w:r w:rsidRPr="00665EB2">
              <w:rPr>
                <w:rFonts w:eastAsiaTheme="minorHAnsi" w:cstheme="minorHAnsi"/>
                <w:szCs w:val="20"/>
              </w:rPr>
              <w:t xml:space="preserve">2 = </w:t>
            </w:r>
            <w:r w:rsidRPr="00665EB2">
              <w:rPr>
                <w:szCs w:val="20"/>
              </w:rPr>
              <w:t>PPR2</w:t>
            </w:r>
          </w:p>
          <w:p w14:paraId="56C65A18" w14:textId="77777777" w:rsidR="0042274E" w:rsidRPr="009E7140" w:rsidRDefault="0042274E" w:rsidP="00D96643">
            <w:pPr>
              <w:spacing w:before="60" w:after="60"/>
              <w:rPr>
                <w:rFonts w:cstheme="minorHAnsi"/>
                <w:sz w:val="18"/>
                <w:szCs w:val="18"/>
              </w:rPr>
            </w:pPr>
            <w:r w:rsidRPr="009E7140">
              <w:rPr>
                <w:rFonts w:cstheme="minorHAnsi"/>
                <w:szCs w:val="20"/>
              </w:rPr>
              <w:t>Set to 0 if not used</w:t>
            </w:r>
            <w:r>
              <w:rPr>
                <w:rFonts w:cstheme="minorHAnsi"/>
                <w:szCs w:val="20"/>
              </w:rPr>
              <w:t>.</w:t>
            </w:r>
          </w:p>
        </w:tc>
      </w:tr>
      <w:tr w:rsidR="0042274E" w:rsidRPr="00754E31" w14:paraId="3EE2521E"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1A86A47E" w14:textId="77777777" w:rsidR="0042274E" w:rsidRPr="00754E31" w:rsidRDefault="0042274E" w:rsidP="00D96643">
            <w:pPr>
              <w:spacing w:before="60" w:after="60"/>
              <w:rPr>
                <w:rFonts w:cstheme="minorHAnsi"/>
                <w:szCs w:val="20"/>
                <w:lang w:val="en-GB"/>
              </w:rPr>
            </w:pPr>
            <w:r w:rsidRPr="00C337D8">
              <w:rPr>
                <w:rFonts w:cstheme="minorHAnsi"/>
                <w:szCs w:val="20"/>
                <w:lang w:val="en-GB"/>
              </w:rPr>
              <w:t>Trade Conclusion Date</w:t>
            </w:r>
            <w:r>
              <w:rPr>
                <w:rFonts w:cstheme="minorHAnsi"/>
                <w:szCs w:val="20"/>
                <w:lang w:val="en-GB"/>
              </w:rPr>
              <w:t xml:space="preserve"> T</w:t>
            </w:r>
            <w:r w:rsidRPr="00C337D8">
              <w:rPr>
                <w:rFonts w:cstheme="minorHAnsi"/>
                <w:szCs w:val="20"/>
                <w:lang w:val="en-GB"/>
              </w:rPr>
              <w:t>ime</w:t>
            </w:r>
          </w:p>
        </w:tc>
        <w:tc>
          <w:tcPr>
            <w:tcW w:w="3746" w:type="pct"/>
            <w:shd w:val="clear" w:color="auto" w:fill="F2F2F2" w:themeFill="background1" w:themeFillShade="F2"/>
          </w:tcPr>
          <w:p w14:paraId="3A61395C" w14:textId="77777777" w:rsidR="0042274E" w:rsidRPr="00931B7A" w:rsidRDefault="0042274E" w:rsidP="00D96643">
            <w:pPr>
              <w:spacing w:before="60" w:after="60"/>
              <w:rPr>
                <w:rFonts w:cstheme="minorHAnsi"/>
                <w:szCs w:val="20"/>
              </w:rPr>
            </w:pPr>
            <w:r w:rsidRPr="00851761">
              <w:rPr>
                <w:rFonts w:cstheme="minorHAnsi"/>
                <w:szCs w:val="20"/>
              </w:rPr>
              <w:t xml:space="preserve">Date and time the transaction represented by when this </w:t>
            </w:r>
            <w:r>
              <w:rPr>
                <w:rFonts w:cstheme="minorHAnsi"/>
                <w:szCs w:val="20"/>
              </w:rPr>
              <w:t>b</w:t>
            </w:r>
            <w:r w:rsidRPr="00851761">
              <w:rPr>
                <w:rFonts w:cstheme="minorHAnsi"/>
                <w:szCs w:val="20"/>
              </w:rPr>
              <w:t xml:space="preserve">lock </w:t>
            </w:r>
            <w:r>
              <w:rPr>
                <w:rFonts w:cstheme="minorHAnsi"/>
                <w:szCs w:val="20"/>
              </w:rPr>
              <w:t>t</w:t>
            </w:r>
            <w:r w:rsidRPr="00851761">
              <w:rPr>
                <w:rFonts w:cstheme="minorHAnsi"/>
                <w:szCs w:val="20"/>
              </w:rPr>
              <w:t>rade occurred</w:t>
            </w:r>
            <w:r>
              <w:rPr>
                <w:rFonts w:cstheme="minorHAnsi"/>
                <w:szCs w:val="20"/>
              </w:rPr>
              <w:t>.</w:t>
            </w:r>
          </w:p>
        </w:tc>
      </w:tr>
      <w:tr w:rsidR="0042274E" w:rsidRPr="00754E31" w14:paraId="1D8170B5"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0B751E9F" w14:textId="77777777" w:rsidR="0042274E" w:rsidRPr="00754E31" w:rsidRDefault="0042274E" w:rsidP="00D96643">
            <w:pPr>
              <w:spacing w:before="60" w:after="60"/>
              <w:rPr>
                <w:rFonts w:cstheme="minorHAnsi"/>
                <w:szCs w:val="20"/>
                <w:lang w:val="en-GB"/>
              </w:rPr>
            </w:pPr>
            <w:r w:rsidRPr="007A3C96">
              <w:rPr>
                <w:rFonts w:cstheme="minorHAnsi"/>
                <w:szCs w:val="20"/>
                <w:lang w:val="en-GB"/>
              </w:rPr>
              <w:t>Aggregated Trade</w:t>
            </w:r>
          </w:p>
        </w:tc>
        <w:tc>
          <w:tcPr>
            <w:tcW w:w="3746" w:type="pct"/>
            <w:shd w:val="clear" w:color="auto" w:fill="F2F2F2" w:themeFill="background1" w:themeFillShade="F2"/>
          </w:tcPr>
          <w:p w14:paraId="27246572" w14:textId="77777777" w:rsidR="0042274E" w:rsidRDefault="0042274E" w:rsidP="00D96643">
            <w:pPr>
              <w:spacing w:before="60" w:after="60"/>
              <w:rPr>
                <w:rFonts w:cstheme="minorHAnsi"/>
                <w:szCs w:val="20"/>
              </w:rPr>
            </w:pPr>
            <w:r>
              <w:rPr>
                <w:rFonts w:cstheme="minorHAnsi"/>
                <w:szCs w:val="20"/>
              </w:rPr>
              <w:t>Indicates whether it is a</w:t>
            </w:r>
            <w:r w:rsidRPr="007A3C96">
              <w:rPr>
                <w:rFonts w:cstheme="minorHAnsi"/>
                <w:szCs w:val="20"/>
              </w:rPr>
              <w:t xml:space="preserve">ggregated </w:t>
            </w:r>
            <w:r>
              <w:rPr>
                <w:rFonts w:cstheme="minorHAnsi"/>
                <w:szCs w:val="20"/>
              </w:rPr>
              <w:t>t</w:t>
            </w:r>
            <w:r w:rsidRPr="007A3C96">
              <w:rPr>
                <w:rFonts w:cstheme="minorHAnsi"/>
                <w:szCs w:val="20"/>
              </w:rPr>
              <w:t>rade</w:t>
            </w:r>
            <w:r>
              <w:rPr>
                <w:rFonts w:cstheme="minorHAnsi"/>
                <w:szCs w:val="20"/>
              </w:rPr>
              <w:t xml:space="preserve">, </w:t>
            </w:r>
            <w:r w:rsidRPr="00991D17">
              <w:rPr>
                <w:rFonts w:cstheme="minorHAnsi"/>
                <w:szCs w:val="20"/>
              </w:rPr>
              <w:t>a pass-through attribute</w:t>
            </w:r>
            <w:r>
              <w:rPr>
                <w:rFonts w:cstheme="minorHAnsi"/>
                <w:szCs w:val="20"/>
              </w:rPr>
              <w:t>.</w:t>
            </w:r>
          </w:p>
          <w:p w14:paraId="3A549C48" w14:textId="77777777" w:rsidR="0042274E" w:rsidRDefault="0042274E" w:rsidP="00D96643">
            <w:pPr>
              <w:pStyle w:val="ListParagraph"/>
              <w:numPr>
                <w:ilvl w:val="0"/>
                <w:numId w:val="20"/>
              </w:numPr>
              <w:spacing w:before="60" w:after="60"/>
              <w:rPr>
                <w:rFonts w:cstheme="minorHAnsi"/>
                <w:szCs w:val="20"/>
              </w:rPr>
            </w:pPr>
            <w:r>
              <w:rPr>
                <w:rFonts w:cstheme="minorHAnsi"/>
                <w:szCs w:val="20"/>
              </w:rPr>
              <w:t>1</w:t>
            </w:r>
            <w:r w:rsidRPr="00665EB2">
              <w:rPr>
                <w:rFonts w:cstheme="minorHAnsi"/>
                <w:szCs w:val="20"/>
              </w:rPr>
              <w:t xml:space="preserve"> = </w:t>
            </w:r>
            <w:r>
              <w:rPr>
                <w:rFonts w:cstheme="minorHAnsi"/>
                <w:szCs w:val="20"/>
              </w:rPr>
              <w:t>Yes</w:t>
            </w:r>
          </w:p>
          <w:p w14:paraId="5AFC5623" w14:textId="77777777" w:rsidR="0042274E" w:rsidRPr="007A3C96" w:rsidRDefault="0042274E" w:rsidP="00D96643">
            <w:pPr>
              <w:pStyle w:val="ListParagraph"/>
              <w:numPr>
                <w:ilvl w:val="0"/>
                <w:numId w:val="20"/>
              </w:numPr>
              <w:spacing w:before="60" w:after="60"/>
              <w:rPr>
                <w:rFonts w:cstheme="minorHAnsi"/>
                <w:szCs w:val="20"/>
              </w:rPr>
            </w:pPr>
            <w:r>
              <w:rPr>
                <w:rFonts w:eastAsiaTheme="minorHAnsi" w:cstheme="minorHAnsi"/>
                <w:szCs w:val="20"/>
              </w:rPr>
              <w:t>0</w:t>
            </w:r>
            <w:r w:rsidRPr="007A3C96">
              <w:rPr>
                <w:rFonts w:eastAsiaTheme="minorHAnsi" w:cstheme="minorHAnsi"/>
                <w:szCs w:val="20"/>
              </w:rPr>
              <w:t xml:space="preserve"> = </w:t>
            </w:r>
            <w:r>
              <w:rPr>
                <w:szCs w:val="20"/>
              </w:rPr>
              <w:t>No</w:t>
            </w:r>
          </w:p>
        </w:tc>
      </w:tr>
      <w:tr w:rsidR="0042274E" w:rsidRPr="007452A6" w14:paraId="73663323"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09CD8A20" w14:textId="77777777" w:rsidR="0042274E" w:rsidRPr="007452A6" w:rsidRDefault="0042274E" w:rsidP="00D96643">
            <w:pPr>
              <w:spacing w:before="60" w:after="60"/>
              <w:rPr>
                <w:rFonts w:cstheme="minorHAnsi"/>
                <w:szCs w:val="20"/>
                <w:lang w:val="en-GB"/>
              </w:rPr>
            </w:pPr>
            <w:r w:rsidRPr="007452A6">
              <w:rPr>
                <w:rFonts w:cstheme="minorHAnsi"/>
                <w:szCs w:val="20"/>
                <w:lang w:val="en-GB"/>
              </w:rPr>
              <w:t>Security ID</w:t>
            </w:r>
          </w:p>
        </w:tc>
        <w:tc>
          <w:tcPr>
            <w:tcW w:w="3746" w:type="pct"/>
            <w:shd w:val="clear" w:color="auto" w:fill="F2F2F2" w:themeFill="background1" w:themeFillShade="F2"/>
          </w:tcPr>
          <w:p w14:paraId="2D38B435" w14:textId="77777777" w:rsidR="0042274E" w:rsidRPr="007452A6" w:rsidRDefault="0042274E" w:rsidP="00D96643">
            <w:pPr>
              <w:spacing w:before="60" w:after="60"/>
              <w:rPr>
                <w:rFonts w:cstheme="minorHAnsi"/>
                <w:szCs w:val="20"/>
              </w:rPr>
            </w:pPr>
            <w:r w:rsidRPr="007452A6">
              <w:rPr>
                <w:rFonts w:cstheme="minorHAnsi"/>
                <w:szCs w:val="20"/>
              </w:rPr>
              <w:t xml:space="preserve">It is the Security ID as </w:t>
            </w:r>
            <w:r>
              <w:rPr>
                <w:rFonts w:cstheme="minorHAnsi"/>
                <w:szCs w:val="20"/>
              </w:rPr>
              <w:t>from the quote input</w:t>
            </w:r>
          </w:p>
        </w:tc>
      </w:tr>
      <w:tr w:rsidR="0042274E" w:rsidRPr="007452A6" w14:paraId="04E9A9EF"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32C4B668" w14:textId="77777777" w:rsidR="0042274E" w:rsidRPr="007452A6" w:rsidRDefault="0042274E" w:rsidP="00D96643">
            <w:pPr>
              <w:spacing w:before="60" w:after="60"/>
              <w:rPr>
                <w:rFonts w:cstheme="minorHAnsi"/>
                <w:szCs w:val="20"/>
                <w:lang w:val="en-GB"/>
              </w:rPr>
            </w:pPr>
            <w:r w:rsidRPr="007452A6">
              <w:rPr>
                <w:rFonts w:cstheme="minorHAnsi"/>
                <w:szCs w:val="20"/>
                <w:lang w:val="en-GB"/>
              </w:rPr>
              <w:t>Side</w:t>
            </w:r>
          </w:p>
        </w:tc>
        <w:tc>
          <w:tcPr>
            <w:tcW w:w="3746" w:type="pct"/>
            <w:shd w:val="clear" w:color="auto" w:fill="F2F2F2" w:themeFill="background1" w:themeFillShade="F2"/>
          </w:tcPr>
          <w:p w14:paraId="3F9694D0" w14:textId="77777777" w:rsidR="0042274E" w:rsidRPr="007452A6" w:rsidRDefault="0042274E" w:rsidP="00D96643">
            <w:pPr>
              <w:spacing w:before="60" w:after="60"/>
              <w:rPr>
                <w:rFonts w:cstheme="minorHAnsi"/>
                <w:szCs w:val="20"/>
              </w:rPr>
            </w:pPr>
            <w:r w:rsidRPr="007452A6">
              <w:rPr>
                <w:rFonts w:cstheme="minorHAnsi"/>
                <w:szCs w:val="20"/>
              </w:rPr>
              <w:t xml:space="preserve">It is the bid or offer side as </w:t>
            </w:r>
            <w:r>
              <w:rPr>
                <w:rFonts w:cstheme="minorHAnsi"/>
                <w:szCs w:val="20"/>
              </w:rPr>
              <w:t>from the quote input</w:t>
            </w:r>
            <w:r w:rsidRPr="007452A6">
              <w:rPr>
                <w:rFonts w:cstheme="minorHAnsi"/>
                <w:szCs w:val="20"/>
              </w:rPr>
              <w:t>.</w:t>
            </w:r>
          </w:p>
          <w:p w14:paraId="0ED7D206" w14:textId="77777777" w:rsidR="0042274E" w:rsidRPr="007452A6" w:rsidRDefault="0042274E" w:rsidP="00D96643">
            <w:pPr>
              <w:spacing w:before="60" w:after="60"/>
              <w:rPr>
                <w:rFonts w:cstheme="minorHAnsi"/>
                <w:szCs w:val="20"/>
              </w:rPr>
            </w:pPr>
            <w:r w:rsidRPr="007452A6">
              <w:rPr>
                <w:rFonts w:eastAsia="Calibri" w:cstheme="minorHAnsi"/>
                <w:szCs w:val="20"/>
              </w:rPr>
              <w:t>Side of the order:</w:t>
            </w:r>
          </w:p>
          <w:p w14:paraId="08A0D739" w14:textId="77777777" w:rsidR="0042274E" w:rsidRPr="007452A6" w:rsidRDefault="0042274E" w:rsidP="00D96643">
            <w:pPr>
              <w:pStyle w:val="ListParagraph"/>
              <w:numPr>
                <w:ilvl w:val="0"/>
                <w:numId w:val="129"/>
              </w:numPr>
              <w:spacing w:before="60" w:after="60"/>
              <w:rPr>
                <w:rFonts w:cstheme="minorHAnsi"/>
                <w:szCs w:val="20"/>
              </w:rPr>
            </w:pPr>
            <w:r w:rsidRPr="007452A6">
              <w:rPr>
                <w:rFonts w:cstheme="minorHAnsi"/>
                <w:szCs w:val="20"/>
              </w:rPr>
              <w:t>1 (Buy a.k.a. bid side)</w:t>
            </w:r>
          </w:p>
          <w:p w14:paraId="1D6D4B2C" w14:textId="77777777" w:rsidR="0042274E" w:rsidRPr="007452A6" w:rsidRDefault="0042274E" w:rsidP="00D96643">
            <w:pPr>
              <w:pStyle w:val="ListParagraph"/>
              <w:numPr>
                <w:ilvl w:val="0"/>
                <w:numId w:val="129"/>
              </w:numPr>
              <w:spacing w:before="60" w:after="60"/>
              <w:rPr>
                <w:rFonts w:cstheme="minorHAnsi"/>
                <w:szCs w:val="20"/>
              </w:rPr>
            </w:pPr>
            <w:r w:rsidRPr="007452A6">
              <w:rPr>
                <w:rFonts w:cstheme="minorHAnsi"/>
                <w:szCs w:val="20"/>
              </w:rPr>
              <w:t>2 (Sell a.k.a. offer side)</w:t>
            </w:r>
          </w:p>
        </w:tc>
      </w:tr>
      <w:tr w:rsidR="0042274E" w:rsidRPr="007452A6" w14:paraId="735EB510"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1328EC3A" w14:textId="77777777" w:rsidR="0042274E" w:rsidRPr="007452A6" w:rsidRDefault="0042274E" w:rsidP="00D96643">
            <w:pPr>
              <w:spacing w:before="60" w:after="60"/>
              <w:rPr>
                <w:rFonts w:cstheme="minorHAnsi"/>
                <w:szCs w:val="20"/>
                <w:lang w:val="en-GB"/>
              </w:rPr>
            </w:pPr>
            <w:r w:rsidRPr="007452A6">
              <w:rPr>
                <w:rFonts w:cstheme="minorHAnsi"/>
                <w:szCs w:val="20"/>
              </w:rPr>
              <w:t>Execution Qty</w:t>
            </w:r>
          </w:p>
        </w:tc>
        <w:tc>
          <w:tcPr>
            <w:tcW w:w="3746" w:type="pct"/>
            <w:shd w:val="clear" w:color="auto" w:fill="F2F2F2" w:themeFill="background1" w:themeFillShade="F2"/>
          </w:tcPr>
          <w:p w14:paraId="23FB1B9A" w14:textId="77777777" w:rsidR="0042274E" w:rsidRPr="007452A6" w:rsidRDefault="0042274E" w:rsidP="00D96643">
            <w:pPr>
              <w:spacing w:before="60" w:after="60"/>
              <w:rPr>
                <w:rFonts w:cstheme="minorHAnsi"/>
                <w:szCs w:val="20"/>
              </w:rPr>
            </w:pPr>
            <w:r w:rsidRPr="007452A6">
              <w:rPr>
                <w:rFonts w:cstheme="minorHAnsi"/>
                <w:szCs w:val="20"/>
              </w:rPr>
              <w:t>Execution quantity</w:t>
            </w:r>
          </w:p>
        </w:tc>
      </w:tr>
      <w:tr w:rsidR="0042274E" w:rsidRPr="007452A6" w14:paraId="4C7D8E83"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13552A04" w14:textId="77777777" w:rsidR="0042274E" w:rsidRPr="007452A6" w:rsidRDefault="0042274E" w:rsidP="00D96643">
            <w:pPr>
              <w:spacing w:before="60" w:after="60"/>
              <w:rPr>
                <w:rFonts w:cstheme="minorHAnsi"/>
                <w:szCs w:val="20"/>
                <w:lang w:val="en-GB"/>
              </w:rPr>
            </w:pPr>
            <w:r w:rsidRPr="007452A6">
              <w:rPr>
                <w:rFonts w:cstheme="minorHAnsi"/>
                <w:szCs w:val="20"/>
              </w:rPr>
              <w:t>Execution Price</w:t>
            </w:r>
          </w:p>
        </w:tc>
        <w:tc>
          <w:tcPr>
            <w:tcW w:w="3746" w:type="pct"/>
            <w:shd w:val="clear" w:color="auto" w:fill="F2F2F2" w:themeFill="background1" w:themeFillShade="F2"/>
          </w:tcPr>
          <w:p w14:paraId="45399107" w14:textId="77777777" w:rsidR="0042274E" w:rsidRPr="007452A6" w:rsidRDefault="0042274E" w:rsidP="00D96643">
            <w:pPr>
              <w:spacing w:before="60" w:after="60"/>
              <w:rPr>
                <w:rFonts w:cstheme="minorHAnsi"/>
                <w:szCs w:val="20"/>
              </w:rPr>
            </w:pPr>
            <w:r w:rsidRPr="007452A6">
              <w:rPr>
                <w:rFonts w:cstheme="minorHAnsi"/>
                <w:szCs w:val="20"/>
              </w:rPr>
              <w:t>Execution Price</w:t>
            </w:r>
          </w:p>
        </w:tc>
      </w:tr>
      <w:tr w:rsidR="0042274E" w:rsidRPr="007452A6" w14:paraId="2B2B4F56"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07D110AF" w14:textId="77777777" w:rsidR="0042274E" w:rsidRPr="007452A6" w:rsidRDefault="0042274E" w:rsidP="00D96643">
            <w:pPr>
              <w:spacing w:before="60" w:after="60"/>
              <w:rPr>
                <w:rFonts w:cstheme="minorHAnsi"/>
                <w:szCs w:val="20"/>
                <w:lang w:val="en-GB"/>
              </w:rPr>
            </w:pPr>
            <w:r w:rsidRPr="007452A6">
              <w:rPr>
                <w:rFonts w:cstheme="minorHAnsi"/>
                <w:szCs w:val="20"/>
              </w:rPr>
              <w:t>Trade ID</w:t>
            </w:r>
          </w:p>
        </w:tc>
        <w:tc>
          <w:tcPr>
            <w:tcW w:w="3746" w:type="pct"/>
            <w:shd w:val="clear" w:color="auto" w:fill="F2F2F2" w:themeFill="background1" w:themeFillShade="F2"/>
          </w:tcPr>
          <w:p w14:paraId="7A79BBEC" w14:textId="77777777" w:rsidR="0042274E" w:rsidRPr="007452A6" w:rsidRDefault="0042274E" w:rsidP="00D96643">
            <w:pPr>
              <w:spacing w:before="60" w:after="60"/>
              <w:rPr>
                <w:rFonts w:cstheme="minorHAnsi"/>
                <w:szCs w:val="20"/>
              </w:rPr>
            </w:pPr>
            <w:r w:rsidRPr="007452A6">
              <w:rPr>
                <w:rFonts w:cstheme="minorHAnsi"/>
                <w:szCs w:val="20"/>
              </w:rPr>
              <w:t>Identifier assigned to a trade by the matching system</w:t>
            </w:r>
            <w:r>
              <w:rPr>
                <w:rFonts w:cstheme="minorHAnsi"/>
                <w:szCs w:val="20"/>
              </w:rPr>
              <w:t>, also can be served for clearing purpose.</w:t>
            </w:r>
          </w:p>
        </w:tc>
      </w:tr>
      <w:tr w:rsidR="0042274E" w:rsidRPr="007452A6" w14:paraId="03C1ACAC"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378F60CC" w14:textId="77777777" w:rsidR="0042274E" w:rsidRPr="007452A6" w:rsidRDefault="0042274E" w:rsidP="00D96643">
            <w:pPr>
              <w:spacing w:before="60" w:after="60"/>
              <w:rPr>
                <w:rFonts w:cstheme="minorHAnsi"/>
                <w:szCs w:val="20"/>
                <w:lang w:val="en-GB"/>
              </w:rPr>
            </w:pPr>
            <w:r w:rsidRPr="007452A6">
              <w:rPr>
                <w:rFonts w:cstheme="minorHAnsi"/>
                <w:szCs w:val="20"/>
              </w:rPr>
              <w:t>Trade Date</w:t>
            </w:r>
          </w:p>
        </w:tc>
        <w:tc>
          <w:tcPr>
            <w:tcW w:w="3746" w:type="pct"/>
            <w:shd w:val="clear" w:color="auto" w:fill="F2F2F2" w:themeFill="background1" w:themeFillShade="F2"/>
          </w:tcPr>
          <w:p w14:paraId="128141B0" w14:textId="77777777" w:rsidR="0042274E" w:rsidRPr="007452A6" w:rsidRDefault="0042274E" w:rsidP="00D96643">
            <w:pPr>
              <w:spacing w:before="60" w:after="60"/>
              <w:rPr>
                <w:rFonts w:cstheme="minorHAnsi"/>
                <w:szCs w:val="20"/>
              </w:rPr>
            </w:pPr>
            <w:r>
              <w:rPr>
                <w:rFonts w:cstheme="minorHAnsi"/>
                <w:szCs w:val="20"/>
              </w:rPr>
              <w:t>Indicates the date of trading.</w:t>
            </w:r>
          </w:p>
        </w:tc>
      </w:tr>
      <w:tr w:rsidR="0042274E" w:rsidRPr="00754E31" w14:paraId="4352CDA2" w14:textId="77777777" w:rsidTr="00D96643">
        <w:tblPrEx>
          <w:tblLook w:val="01E0" w:firstRow="1" w:lastRow="1" w:firstColumn="1" w:lastColumn="1" w:noHBand="0" w:noVBand="0"/>
        </w:tblPrEx>
        <w:trPr>
          <w:trHeight w:val="331"/>
        </w:trPr>
        <w:tc>
          <w:tcPr>
            <w:tcW w:w="1249"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3809EAA6" w14:textId="77777777" w:rsidR="0042274E" w:rsidRPr="009B246F" w:rsidRDefault="0042274E" w:rsidP="00D96643">
            <w:pPr>
              <w:snapToGrid w:val="0"/>
              <w:spacing w:before="60" w:after="40"/>
              <w:rPr>
                <w:rFonts w:cstheme="minorHAnsi"/>
                <w:szCs w:val="20"/>
              </w:rPr>
            </w:pPr>
            <w:r>
              <w:rPr>
                <w:rFonts w:cstheme="minorHAnsi"/>
                <w:szCs w:val="20"/>
                <w:lang w:val="en-GB"/>
              </w:rPr>
              <w:t>Position Effect</w:t>
            </w:r>
          </w:p>
        </w:tc>
        <w:tc>
          <w:tcPr>
            <w:tcW w:w="3751" w:type="pct"/>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6F7BA391" w14:textId="77777777" w:rsidR="0042274E" w:rsidRDefault="0042274E" w:rsidP="00D96643">
            <w:pPr>
              <w:spacing w:before="60" w:after="60"/>
              <w:rPr>
                <w:rFonts w:eastAsia="Calibri" w:cstheme="minorHAnsi"/>
                <w:szCs w:val="20"/>
              </w:rPr>
            </w:pPr>
            <w:r w:rsidRPr="006F1E73">
              <w:rPr>
                <w:rFonts w:eastAsia="Calibri" w:cstheme="minorHAnsi"/>
                <w:szCs w:val="20"/>
              </w:rPr>
              <w:t>Indicates whether the resulting position after a trade should be an opening position or closing position</w:t>
            </w:r>
          </w:p>
          <w:p w14:paraId="753ED387" w14:textId="77777777" w:rsidR="0042274E" w:rsidRDefault="0042274E" w:rsidP="00D96643">
            <w:pPr>
              <w:pStyle w:val="ListParagraph"/>
              <w:numPr>
                <w:ilvl w:val="0"/>
                <w:numId w:val="15"/>
              </w:numPr>
              <w:spacing w:before="60" w:after="60"/>
              <w:rPr>
                <w:rFonts w:eastAsia="Calibri" w:cstheme="minorHAnsi"/>
                <w:szCs w:val="20"/>
              </w:rPr>
            </w:pPr>
            <w:r>
              <w:rPr>
                <w:rFonts w:eastAsia="Calibri" w:cstheme="minorHAnsi"/>
                <w:szCs w:val="20"/>
              </w:rPr>
              <w:t>O = Open</w:t>
            </w:r>
          </w:p>
          <w:p w14:paraId="0645EAF1" w14:textId="77777777" w:rsidR="0042274E" w:rsidRPr="006B406E" w:rsidRDefault="0042274E" w:rsidP="00D96643">
            <w:pPr>
              <w:pStyle w:val="ListParagraph"/>
              <w:numPr>
                <w:ilvl w:val="0"/>
                <w:numId w:val="15"/>
              </w:numPr>
              <w:spacing w:before="60" w:after="60"/>
              <w:rPr>
                <w:rFonts w:eastAsia="Calibri" w:cstheme="minorHAnsi"/>
                <w:szCs w:val="20"/>
              </w:rPr>
            </w:pPr>
            <w:r w:rsidRPr="006B406E">
              <w:rPr>
                <w:rFonts w:eastAsia="Calibri" w:cstheme="minorHAnsi"/>
                <w:szCs w:val="20"/>
              </w:rPr>
              <w:t>C = Close</w:t>
            </w:r>
          </w:p>
        </w:tc>
      </w:tr>
      <w:tr w:rsidR="0042274E" w:rsidRPr="00754E31" w14:paraId="18FDD5D9" w14:textId="77777777" w:rsidTr="00D96643">
        <w:tblPrEx>
          <w:tblLook w:val="01E0" w:firstRow="1" w:lastRow="1" w:firstColumn="1" w:lastColumn="1" w:noHBand="0" w:noVBand="0"/>
        </w:tblPrEx>
        <w:trPr>
          <w:trHeight w:val="331"/>
        </w:trPr>
        <w:tc>
          <w:tcPr>
            <w:tcW w:w="1249"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5AA78E86" w14:textId="77777777" w:rsidR="0042274E" w:rsidRPr="009B246F" w:rsidRDefault="0042274E" w:rsidP="00D96643">
            <w:pPr>
              <w:snapToGrid w:val="0"/>
              <w:spacing w:before="60" w:after="40"/>
              <w:rPr>
                <w:rFonts w:cstheme="minorHAnsi"/>
                <w:szCs w:val="20"/>
              </w:rPr>
            </w:pPr>
            <w:r w:rsidRPr="009B246F">
              <w:rPr>
                <w:rFonts w:cstheme="minorHAnsi"/>
                <w:szCs w:val="20"/>
              </w:rPr>
              <w:t>Give-up Participant</w:t>
            </w:r>
          </w:p>
        </w:tc>
        <w:tc>
          <w:tcPr>
            <w:tcW w:w="3751" w:type="pct"/>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6913A03D" w14:textId="77777777" w:rsidR="0042274E" w:rsidRPr="00A46BE3" w:rsidRDefault="0042274E" w:rsidP="00D96643">
            <w:pPr>
              <w:snapToGrid w:val="0"/>
              <w:spacing w:before="60" w:after="40"/>
              <w:rPr>
                <w:rFonts w:eastAsia="Calibri" w:cstheme="minorHAnsi"/>
                <w:szCs w:val="20"/>
              </w:rPr>
            </w:pPr>
            <w:r w:rsidRPr="00A46BE3">
              <w:rPr>
                <w:rFonts w:eastAsia="Calibri" w:cstheme="minorHAnsi"/>
                <w:szCs w:val="20"/>
              </w:rPr>
              <w:t>Indicates the give-up participant, for clearing purpose.</w:t>
            </w:r>
          </w:p>
          <w:p w14:paraId="30F74424" w14:textId="77777777" w:rsidR="0042274E" w:rsidRPr="006F1E73" w:rsidRDefault="0042274E" w:rsidP="00D96643">
            <w:pPr>
              <w:snapToGrid w:val="0"/>
              <w:spacing w:before="60" w:after="40"/>
              <w:rPr>
                <w:rFonts w:eastAsia="Calibri" w:cstheme="minorHAnsi"/>
                <w:szCs w:val="20"/>
              </w:rPr>
            </w:pPr>
            <w:r w:rsidRPr="00A46BE3">
              <w:rPr>
                <w:rFonts w:eastAsia="Calibri" w:cstheme="minorHAnsi"/>
                <w:szCs w:val="20"/>
              </w:rPr>
              <w:t>It may set to null if not used.</w:t>
            </w:r>
          </w:p>
        </w:tc>
      </w:tr>
      <w:tr w:rsidR="0042274E" w:rsidRPr="00754E31" w14:paraId="037DC263" w14:textId="77777777" w:rsidTr="00D96643">
        <w:tblPrEx>
          <w:tblLook w:val="01E0" w:firstRow="1" w:lastRow="1" w:firstColumn="1" w:lastColumn="1" w:noHBand="0" w:noVBand="0"/>
        </w:tblPrEx>
        <w:trPr>
          <w:trHeight w:val="331"/>
        </w:trPr>
        <w:tc>
          <w:tcPr>
            <w:tcW w:w="1249"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5D01A538" w14:textId="77777777" w:rsidR="0042274E" w:rsidRPr="009B246F" w:rsidRDefault="0042274E" w:rsidP="00D96643">
            <w:pPr>
              <w:snapToGrid w:val="0"/>
              <w:spacing w:before="60" w:after="40"/>
              <w:rPr>
                <w:rFonts w:cstheme="minorHAnsi"/>
                <w:szCs w:val="20"/>
              </w:rPr>
            </w:pPr>
            <w:r w:rsidRPr="009B246F">
              <w:rPr>
                <w:rFonts w:cstheme="minorHAnsi"/>
                <w:szCs w:val="20"/>
              </w:rPr>
              <w:lastRenderedPageBreak/>
              <w:t>Give-up Account</w:t>
            </w:r>
          </w:p>
        </w:tc>
        <w:tc>
          <w:tcPr>
            <w:tcW w:w="3751" w:type="pct"/>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232C48CF" w14:textId="77777777" w:rsidR="0042274E" w:rsidRPr="00A46BE3" w:rsidRDefault="0042274E" w:rsidP="00D96643">
            <w:pPr>
              <w:snapToGrid w:val="0"/>
              <w:spacing w:before="60" w:after="40"/>
              <w:rPr>
                <w:rFonts w:eastAsia="Calibri" w:cstheme="minorHAnsi"/>
                <w:szCs w:val="20"/>
              </w:rPr>
            </w:pPr>
            <w:r w:rsidRPr="00A46BE3">
              <w:rPr>
                <w:rFonts w:eastAsia="Calibri" w:cstheme="minorHAnsi"/>
                <w:szCs w:val="20"/>
              </w:rPr>
              <w:t>Indicates the give-up account, for clearing purpose.</w:t>
            </w:r>
          </w:p>
          <w:p w14:paraId="74F20384" w14:textId="77777777" w:rsidR="0042274E" w:rsidRPr="006F1E73" w:rsidRDefault="0042274E" w:rsidP="00D96643">
            <w:pPr>
              <w:snapToGrid w:val="0"/>
              <w:spacing w:before="60" w:after="40"/>
              <w:rPr>
                <w:rFonts w:eastAsia="Calibri" w:cstheme="minorHAnsi"/>
                <w:szCs w:val="20"/>
              </w:rPr>
            </w:pPr>
            <w:r w:rsidRPr="00A46BE3">
              <w:rPr>
                <w:rFonts w:eastAsia="Calibri" w:cstheme="minorHAnsi"/>
                <w:szCs w:val="20"/>
              </w:rPr>
              <w:t>It may set to null if not used.</w:t>
            </w:r>
          </w:p>
        </w:tc>
      </w:tr>
      <w:tr w:rsidR="0042274E" w:rsidRPr="00754E31" w14:paraId="69E9D8DC" w14:textId="77777777" w:rsidTr="00D96643">
        <w:tblPrEx>
          <w:tblLook w:val="01E0" w:firstRow="1" w:lastRow="1" w:firstColumn="1" w:lastColumn="1" w:noHBand="0" w:noVBand="0"/>
        </w:tblPrEx>
        <w:trPr>
          <w:trHeight w:val="331"/>
        </w:trPr>
        <w:tc>
          <w:tcPr>
            <w:tcW w:w="1249"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0A9704F1" w14:textId="77777777" w:rsidR="0042274E" w:rsidRPr="009B246F" w:rsidRDefault="0042274E" w:rsidP="00D96643">
            <w:pPr>
              <w:snapToGrid w:val="0"/>
              <w:spacing w:before="60" w:after="40"/>
              <w:rPr>
                <w:rFonts w:cstheme="minorHAnsi"/>
                <w:szCs w:val="20"/>
              </w:rPr>
            </w:pPr>
            <w:r w:rsidRPr="00B76D11">
              <w:t>Customer Client</w:t>
            </w:r>
          </w:p>
        </w:tc>
        <w:tc>
          <w:tcPr>
            <w:tcW w:w="3751" w:type="pct"/>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5EA55522" w14:textId="77777777" w:rsidR="0042274E" w:rsidRDefault="0042274E" w:rsidP="00D96643">
            <w:pPr>
              <w:snapToGrid w:val="0"/>
              <w:spacing w:before="60" w:after="40"/>
            </w:pPr>
            <w:r w:rsidRPr="00B76D11">
              <w:t>Client specified customer ID or Investor ID or other entity, a pass-through attribute.</w:t>
            </w:r>
          </w:p>
          <w:p w14:paraId="07BFF36A" w14:textId="77777777" w:rsidR="0042274E" w:rsidRPr="006F1E73" w:rsidRDefault="0042274E" w:rsidP="00D96643">
            <w:pPr>
              <w:snapToGrid w:val="0"/>
              <w:spacing w:before="60" w:after="40"/>
              <w:rPr>
                <w:rFonts w:eastAsia="Calibri" w:cstheme="minorHAnsi"/>
                <w:szCs w:val="20"/>
              </w:rPr>
            </w:pPr>
            <w:r w:rsidRPr="00A46BE3">
              <w:rPr>
                <w:rFonts w:eastAsia="Calibri" w:cstheme="minorHAnsi"/>
                <w:szCs w:val="20"/>
              </w:rPr>
              <w:t>It may set to null if not used.</w:t>
            </w:r>
          </w:p>
        </w:tc>
      </w:tr>
      <w:tr w:rsidR="0042274E" w:rsidRPr="00754E31" w14:paraId="011CD724" w14:textId="77777777" w:rsidTr="00D96643">
        <w:tblPrEx>
          <w:tblLook w:val="01E0" w:firstRow="1" w:lastRow="1" w:firstColumn="1" w:lastColumn="1" w:noHBand="0" w:noVBand="0"/>
        </w:tblPrEx>
        <w:trPr>
          <w:trHeight w:val="331"/>
        </w:trPr>
        <w:tc>
          <w:tcPr>
            <w:tcW w:w="1249"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4B316855" w14:textId="77777777" w:rsidR="0042274E" w:rsidRPr="009B246F" w:rsidRDefault="0042274E" w:rsidP="00D96643">
            <w:pPr>
              <w:snapToGrid w:val="0"/>
              <w:spacing w:before="60" w:after="40"/>
              <w:rPr>
                <w:rFonts w:cstheme="minorHAnsi"/>
                <w:szCs w:val="20"/>
              </w:rPr>
            </w:pPr>
            <w:r w:rsidRPr="00B76D11">
              <w:t>Customer Information</w:t>
            </w:r>
          </w:p>
        </w:tc>
        <w:tc>
          <w:tcPr>
            <w:tcW w:w="3751" w:type="pct"/>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417C5ABF" w14:textId="77777777" w:rsidR="0042274E" w:rsidRDefault="0042274E" w:rsidP="00D96643">
            <w:pPr>
              <w:snapToGrid w:val="0"/>
              <w:spacing w:before="60" w:after="40"/>
            </w:pPr>
            <w:r w:rsidRPr="00B76D11">
              <w:t>Client specified free text, a pass-through attribute.</w:t>
            </w:r>
          </w:p>
          <w:p w14:paraId="5AB2315E" w14:textId="77777777" w:rsidR="0042274E" w:rsidRPr="006F1E73" w:rsidRDefault="0042274E" w:rsidP="00D96643">
            <w:pPr>
              <w:snapToGrid w:val="0"/>
              <w:spacing w:before="60" w:after="40"/>
              <w:rPr>
                <w:rFonts w:eastAsia="Calibri" w:cstheme="minorHAnsi"/>
                <w:szCs w:val="20"/>
              </w:rPr>
            </w:pPr>
            <w:r w:rsidRPr="00A46BE3">
              <w:rPr>
                <w:rFonts w:eastAsia="Calibri" w:cstheme="minorHAnsi"/>
                <w:szCs w:val="20"/>
              </w:rPr>
              <w:t>It may set to null if not used.</w:t>
            </w:r>
          </w:p>
        </w:tc>
      </w:tr>
    </w:tbl>
    <w:p w14:paraId="4A763A72" w14:textId="77777777" w:rsidR="0042274E" w:rsidRDefault="0042274E" w:rsidP="0042274E">
      <w:pPr>
        <w:spacing w:before="120"/>
        <w:jc w:val="both"/>
        <w:rPr>
          <w:rFonts w:cstheme="minorHAnsi"/>
          <w:sz w:val="22"/>
          <w:szCs w:val="22"/>
        </w:rPr>
      </w:pPr>
      <w:r>
        <w:rPr>
          <w:rFonts w:cstheme="minorHAnsi"/>
          <w:sz w:val="22"/>
          <w:szCs w:val="22"/>
        </w:rPr>
        <w:t>Optional Fields:</w:t>
      </w:r>
    </w:p>
    <w:p w14:paraId="34AD145D" w14:textId="77777777" w:rsidR="0042274E" w:rsidRDefault="0042274E" w:rsidP="0042274E">
      <w:pPr>
        <w:pStyle w:val="NormalNGMDS"/>
        <w:ind w:left="0"/>
        <w:rPr>
          <w:rFonts w:asciiTheme="minorHAnsi" w:hAnsiTheme="minorHAnsi" w:cstheme="minorHAnsi"/>
          <w:szCs w:val="22"/>
        </w:rPr>
      </w:pPr>
      <w:r>
        <w:rPr>
          <w:rFonts w:asciiTheme="minorHAnsi" w:hAnsiTheme="minorHAnsi" w:cstheme="minorHAnsi"/>
          <w:szCs w:val="22"/>
        </w:rPr>
        <w:t>There is no optional field for this message.</w:t>
      </w:r>
    </w:p>
    <w:p w14:paraId="6EF2F6C5" w14:textId="77777777" w:rsidR="0042274E" w:rsidRDefault="0042274E" w:rsidP="0042274E">
      <w:pPr>
        <w:rPr>
          <w:rFonts w:cstheme="minorHAnsi"/>
          <w:lang w:val="en-GB"/>
        </w:rPr>
      </w:pPr>
    </w:p>
    <w:p w14:paraId="79F1CC3D" w14:textId="77777777" w:rsidR="0042274E" w:rsidRDefault="0042274E" w:rsidP="0042274E">
      <w:pPr>
        <w:rPr>
          <w:rFonts w:cstheme="minorHAnsi"/>
          <w:lang w:val="en-GB"/>
        </w:rPr>
      </w:pPr>
    </w:p>
    <w:p w14:paraId="4C3536EC" w14:textId="77777777" w:rsidR="0042274E" w:rsidRDefault="0042274E" w:rsidP="0042274E">
      <w:pPr>
        <w:pStyle w:val="Heading3"/>
      </w:pPr>
      <w:bookmarkStart w:id="774" w:name="_Toc170578922"/>
      <w:r w:rsidRPr="00BE5E8E">
        <w:t>Two-party Trade</w:t>
      </w:r>
      <w:bookmarkEnd w:id="774"/>
    </w:p>
    <w:p w14:paraId="3088D1D4" w14:textId="77777777" w:rsidR="0042274E" w:rsidRDefault="0042274E" w:rsidP="0042274E">
      <w:pPr>
        <w:pStyle w:val="Heading4"/>
        <w:rPr>
          <w:rFonts w:asciiTheme="minorHAnsi" w:hAnsiTheme="minorHAnsi" w:cstheme="minorHAnsi"/>
        </w:rPr>
      </w:pPr>
      <w:bookmarkStart w:id="775" w:name="_Toc170578923"/>
      <w:r>
        <w:rPr>
          <w:rFonts w:asciiTheme="minorHAnsi" w:hAnsiTheme="minorHAnsi" w:cstheme="minorHAnsi"/>
        </w:rPr>
        <w:t>Two-party Trade Request (19)</w:t>
      </w:r>
      <w:bookmarkEnd w:id="775"/>
    </w:p>
    <w:p w14:paraId="37E4622A" w14:textId="03582042" w:rsidR="007D33CA" w:rsidRDefault="007D33CA" w:rsidP="007D33CA">
      <w:pPr>
        <w:pStyle w:val="NormalNGMDS"/>
        <w:ind w:left="0"/>
        <w:rPr>
          <w:rFonts w:asciiTheme="minorHAnsi" w:hAnsiTheme="minorHAnsi" w:cstheme="minorHAnsi"/>
          <w:szCs w:val="22"/>
        </w:rPr>
      </w:pPr>
      <w:r w:rsidRPr="003F08C6">
        <w:rPr>
          <w:rFonts w:asciiTheme="minorHAnsi" w:hAnsiTheme="minorHAnsi" w:cstheme="minorHAnsi"/>
        </w:rPr>
        <w:t xml:space="preserve">The client can send this message the gateway </w:t>
      </w:r>
      <w:r>
        <w:rPr>
          <w:rFonts w:asciiTheme="minorHAnsi" w:hAnsiTheme="minorHAnsi" w:cstheme="minorHAnsi"/>
        </w:rPr>
        <w:t>to</w:t>
      </w:r>
      <w:r>
        <w:rPr>
          <w:rFonts w:asciiTheme="minorHAnsi" w:hAnsiTheme="minorHAnsi" w:cstheme="minorHAnsi"/>
          <w:szCs w:val="22"/>
        </w:rPr>
        <w:t xml:space="preserve"> report a two-party trade</w:t>
      </w:r>
      <w:r w:rsidRPr="00417716">
        <w:rPr>
          <w:rFonts w:asciiTheme="minorHAnsi" w:hAnsiTheme="minorHAnsi" w:cstheme="minorHAnsi"/>
          <w:szCs w:val="22"/>
        </w:rPr>
        <w:t>.</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0"/>
        <w:gridCol w:w="6750"/>
        <w:gridCol w:w="9"/>
      </w:tblGrid>
      <w:tr w:rsidR="0042274E" w:rsidRPr="003C47FD" w14:paraId="466EC042" w14:textId="77777777" w:rsidTr="00D96643">
        <w:trPr>
          <w:gridAfter w:val="1"/>
          <w:wAfter w:w="5" w:type="pct"/>
          <w:trHeight w:val="300"/>
        </w:trPr>
        <w:tc>
          <w:tcPr>
            <w:tcW w:w="1249" w:type="pct"/>
            <w:shd w:val="clear" w:color="auto" w:fill="C6D9F1" w:themeFill="text2" w:themeFillTint="33"/>
            <w:noWrap/>
          </w:tcPr>
          <w:p w14:paraId="24DE15C3" w14:textId="77777777" w:rsidR="0042274E" w:rsidRPr="003C47FD" w:rsidRDefault="0042274E" w:rsidP="00D96643">
            <w:pPr>
              <w:pStyle w:val="Tablehead"/>
              <w:spacing w:after="0"/>
              <w:jc w:val="left"/>
              <w:rPr>
                <w:rFonts w:cstheme="minorHAnsi"/>
              </w:rPr>
            </w:pPr>
            <w:r>
              <w:rPr>
                <w:rFonts w:cstheme="minorHAnsi"/>
              </w:rPr>
              <w:t>Field Name</w:t>
            </w:r>
          </w:p>
        </w:tc>
        <w:tc>
          <w:tcPr>
            <w:tcW w:w="3746" w:type="pct"/>
            <w:shd w:val="clear" w:color="auto" w:fill="C6D9F1" w:themeFill="text2" w:themeFillTint="33"/>
          </w:tcPr>
          <w:p w14:paraId="76F59554"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28C8B334"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21D290D9" w14:textId="77777777" w:rsidR="0042274E" w:rsidRPr="00754E31" w:rsidRDefault="0042274E" w:rsidP="00D96643">
            <w:pPr>
              <w:spacing w:before="60" w:after="60"/>
              <w:rPr>
                <w:rFonts w:cstheme="minorHAnsi"/>
                <w:szCs w:val="20"/>
                <w:lang w:val="en-GB"/>
              </w:rPr>
            </w:pPr>
            <w:r w:rsidRPr="000A0DAA">
              <w:rPr>
                <w:rFonts w:cstheme="minorHAnsi"/>
                <w:szCs w:val="20"/>
                <w:lang w:val="en-GB"/>
              </w:rPr>
              <w:t>Trade Report ID</w:t>
            </w:r>
          </w:p>
        </w:tc>
        <w:tc>
          <w:tcPr>
            <w:tcW w:w="3746" w:type="pct"/>
            <w:shd w:val="clear" w:color="auto" w:fill="F2F2F2" w:themeFill="background1" w:themeFillShade="F2"/>
          </w:tcPr>
          <w:p w14:paraId="260BABC0" w14:textId="77777777" w:rsidR="0042274E" w:rsidRPr="00931B7A" w:rsidRDefault="0042274E" w:rsidP="00D96643">
            <w:pPr>
              <w:spacing w:before="60" w:after="60"/>
              <w:rPr>
                <w:rFonts w:cstheme="minorHAnsi"/>
                <w:szCs w:val="20"/>
              </w:rPr>
            </w:pPr>
            <w:r w:rsidRPr="00F71B20">
              <w:rPr>
                <w:rFonts w:cstheme="minorHAnsi"/>
                <w:szCs w:val="20"/>
              </w:rPr>
              <w:t xml:space="preserve">Client specified unique identifier for the </w:t>
            </w:r>
            <w:r>
              <w:rPr>
                <w:rFonts w:cstheme="minorHAnsi"/>
                <w:szCs w:val="20"/>
              </w:rPr>
              <w:t>block trade request message.</w:t>
            </w:r>
          </w:p>
        </w:tc>
      </w:tr>
      <w:tr w:rsidR="0042274E" w:rsidRPr="00073EA6" w14:paraId="2C244DBB" w14:textId="77777777" w:rsidTr="00D96643">
        <w:tblPrEx>
          <w:tblLook w:val="01E0" w:firstRow="1" w:lastRow="1" w:firstColumn="1" w:lastColumn="1" w:noHBand="0" w:noVBand="0"/>
        </w:tblPrEx>
        <w:trPr>
          <w:trHeight w:val="331"/>
        </w:trPr>
        <w:tc>
          <w:tcPr>
            <w:tcW w:w="1249" w:type="pct"/>
            <w:shd w:val="clear" w:color="auto" w:fill="F2F2F2" w:themeFill="background1" w:themeFillShade="F2"/>
          </w:tcPr>
          <w:p w14:paraId="368F8C30" w14:textId="77777777" w:rsidR="0042274E" w:rsidRPr="00073EA6" w:rsidRDefault="0042274E" w:rsidP="00D96643">
            <w:pPr>
              <w:snapToGrid w:val="0"/>
              <w:spacing w:before="60" w:after="40"/>
              <w:rPr>
                <w:rFonts w:cstheme="minorHAnsi"/>
                <w:szCs w:val="20"/>
              </w:rPr>
            </w:pPr>
            <w:r w:rsidRPr="0049178E">
              <w:rPr>
                <w:rFonts w:cstheme="minorHAnsi"/>
                <w:szCs w:val="20"/>
              </w:rPr>
              <w:t xml:space="preserve">Transaction Time </w:t>
            </w:r>
          </w:p>
        </w:tc>
        <w:tc>
          <w:tcPr>
            <w:tcW w:w="3751" w:type="pct"/>
            <w:gridSpan w:val="2"/>
            <w:shd w:val="clear" w:color="auto" w:fill="F2F2F2" w:themeFill="background1" w:themeFillShade="F2"/>
          </w:tcPr>
          <w:p w14:paraId="3C01CD0D" w14:textId="77777777" w:rsidR="0042274E" w:rsidRPr="00073EA6" w:rsidRDefault="0042274E" w:rsidP="00D96643">
            <w:pPr>
              <w:snapToGrid w:val="0"/>
              <w:spacing w:before="60" w:after="40"/>
              <w:rPr>
                <w:rFonts w:cstheme="minorHAnsi"/>
                <w:szCs w:val="20"/>
              </w:rPr>
            </w:pPr>
            <w:r w:rsidRPr="00AD055D">
              <w:rPr>
                <w:rFonts w:eastAsia="Calibri" w:cstheme="minorHAnsi"/>
                <w:szCs w:val="20"/>
                <w:lang w:val="en-GB"/>
              </w:rPr>
              <w:t xml:space="preserve">The time at which </w:t>
            </w:r>
            <w:r>
              <w:rPr>
                <w:rFonts w:eastAsia="Calibri" w:cstheme="minorHAnsi"/>
                <w:szCs w:val="20"/>
                <w:lang w:val="en-GB"/>
              </w:rPr>
              <w:t>this message is generated.</w:t>
            </w:r>
          </w:p>
        </w:tc>
      </w:tr>
      <w:tr w:rsidR="0042274E" w:rsidRPr="00754E31" w14:paraId="0E69BC8F"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07C6C8E4" w14:textId="77777777" w:rsidR="0042274E" w:rsidRPr="00754E31" w:rsidRDefault="0042274E" w:rsidP="00D96643">
            <w:pPr>
              <w:spacing w:before="60" w:after="60"/>
              <w:rPr>
                <w:rFonts w:cstheme="minorHAnsi"/>
                <w:szCs w:val="20"/>
                <w:lang w:val="en-GB"/>
              </w:rPr>
            </w:pPr>
            <w:r w:rsidRPr="000A56C1">
              <w:rPr>
                <w:rFonts w:cstheme="minorHAnsi"/>
                <w:szCs w:val="20"/>
                <w:lang w:val="en-GB"/>
              </w:rPr>
              <w:t>Executing Trader</w:t>
            </w:r>
          </w:p>
        </w:tc>
        <w:tc>
          <w:tcPr>
            <w:tcW w:w="3746" w:type="pct"/>
            <w:shd w:val="clear" w:color="auto" w:fill="F2F2F2" w:themeFill="background1" w:themeFillShade="F2"/>
          </w:tcPr>
          <w:p w14:paraId="70159104" w14:textId="77777777" w:rsidR="0042274E" w:rsidRDefault="0042274E" w:rsidP="00D96643">
            <w:pPr>
              <w:spacing w:before="60" w:after="60"/>
              <w:rPr>
                <w:rFonts w:cstheme="minorHAnsi"/>
                <w:szCs w:val="20"/>
              </w:rPr>
            </w:pPr>
            <w:r w:rsidRPr="00F71B20">
              <w:rPr>
                <w:rFonts w:cstheme="minorHAnsi"/>
                <w:szCs w:val="20"/>
              </w:rPr>
              <w:t>Client specified</w:t>
            </w:r>
            <w:r>
              <w:rPr>
                <w:rFonts w:cstheme="minorHAnsi"/>
                <w:szCs w:val="20"/>
              </w:rPr>
              <w:t xml:space="preserve"> e</w:t>
            </w:r>
            <w:r w:rsidRPr="00F71B20">
              <w:rPr>
                <w:rFonts w:cstheme="minorHAnsi"/>
                <w:szCs w:val="20"/>
              </w:rPr>
              <w:t xml:space="preserve">xecuting </w:t>
            </w:r>
            <w:r>
              <w:rPr>
                <w:rFonts w:cstheme="minorHAnsi"/>
                <w:szCs w:val="20"/>
              </w:rPr>
              <w:t>t</w:t>
            </w:r>
            <w:r w:rsidRPr="00F71B20">
              <w:rPr>
                <w:rFonts w:cstheme="minorHAnsi"/>
                <w:szCs w:val="20"/>
              </w:rPr>
              <w:t>rader</w:t>
            </w:r>
            <w:r>
              <w:rPr>
                <w:rFonts w:cstheme="minorHAnsi"/>
                <w:szCs w:val="20"/>
              </w:rPr>
              <w:t xml:space="preserve"> or other entity form client side.</w:t>
            </w:r>
          </w:p>
          <w:p w14:paraId="06693D85" w14:textId="77777777" w:rsidR="0042274E" w:rsidRPr="00931B7A" w:rsidRDefault="0042274E" w:rsidP="00D96643">
            <w:pPr>
              <w:spacing w:before="60" w:after="60"/>
              <w:rPr>
                <w:rFonts w:cstheme="minorHAnsi"/>
                <w:szCs w:val="20"/>
              </w:rPr>
            </w:pPr>
            <w:r>
              <w:rPr>
                <w:rFonts w:cstheme="minorHAnsi"/>
                <w:szCs w:val="20"/>
              </w:rPr>
              <w:t>It may set to 0 if not used.</w:t>
            </w:r>
          </w:p>
        </w:tc>
      </w:tr>
      <w:tr w:rsidR="0042274E" w:rsidRPr="00754E31" w14:paraId="4F000898"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097377FE" w14:textId="77777777" w:rsidR="0042274E" w:rsidRPr="00754E31" w:rsidRDefault="0042274E" w:rsidP="00D96643">
            <w:pPr>
              <w:spacing w:before="60" w:after="60"/>
              <w:rPr>
                <w:rFonts w:cstheme="minorHAnsi"/>
                <w:szCs w:val="20"/>
                <w:lang w:val="en-GB"/>
              </w:rPr>
            </w:pPr>
            <w:r w:rsidRPr="00E34EFC">
              <w:rPr>
                <w:rFonts w:cstheme="minorHAnsi"/>
                <w:szCs w:val="20"/>
                <w:lang w:val="en-GB"/>
              </w:rPr>
              <w:t>Special Indicator</w:t>
            </w:r>
          </w:p>
        </w:tc>
        <w:tc>
          <w:tcPr>
            <w:tcW w:w="3746" w:type="pct"/>
            <w:shd w:val="clear" w:color="auto" w:fill="F2F2F2" w:themeFill="background1" w:themeFillShade="F2"/>
          </w:tcPr>
          <w:p w14:paraId="2DCF0E09" w14:textId="77777777" w:rsidR="0042274E" w:rsidRPr="00665EB2" w:rsidRDefault="0042274E" w:rsidP="00D96643">
            <w:pPr>
              <w:spacing w:before="60" w:after="60"/>
              <w:rPr>
                <w:rFonts w:cstheme="minorHAnsi"/>
                <w:szCs w:val="20"/>
              </w:rPr>
            </w:pPr>
            <w:r w:rsidRPr="00665EB2">
              <w:rPr>
                <w:rFonts w:cstheme="minorHAnsi"/>
                <w:szCs w:val="20"/>
              </w:rPr>
              <w:t>Block trade special indicator, can be one of:</w:t>
            </w:r>
          </w:p>
          <w:p w14:paraId="7B5A4309" w14:textId="77777777" w:rsidR="0042274E" w:rsidRPr="00665EB2" w:rsidRDefault="0042274E" w:rsidP="00D96643">
            <w:pPr>
              <w:pStyle w:val="ListParagraph"/>
              <w:numPr>
                <w:ilvl w:val="0"/>
                <w:numId w:val="20"/>
              </w:numPr>
              <w:spacing w:before="60" w:after="60"/>
              <w:rPr>
                <w:rFonts w:cstheme="minorHAnsi"/>
                <w:szCs w:val="20"/>
              </w:rPr>
            </w:pPr>
            <w:r w:rsidRPr="00665EB2">
              <w:rPr>
                <w:rFonts w:cstheme="minorHAnsi"/>
                <w:szCs w:val="20"/>
              </w:rPr>
              <w:t>1 = BTIC</w:t>
            </w:r>
          </w:p>
          <w:p w14:paraId="50CAB352" w14:textId="77777777" w:rsidR="0042274E" w:rsidRPr="009E7140" w:rsidRDefault="0042274E" w:rsidP="00D96643">
            <w:pPr>
              <w:pStyle w:val="ListParagraph"/>
              <w:numPr>
                <w:ilvl w:val="0"/>
                <w:numId w:val="20"/>
              </w:numPr>
              <w:spacing w:before="60" w:after="60"/>
              <w:rPr>
                <w:rFonts w:cstheme="minorHAnsi"/>
                <w:sz w:val="18"/>
                <w:szCs w:val="18"/>
              </w:rPr>
            </w:pPr>
            <w:r w:rsidRPr="00665EB2">
              <w:rPr>
                <w:rFonts w:eastAsiaTheme="minorHAnsi" w:cstheme="minorHAnsi"/>
                <w:szCs w:val="20"/>
              </w:rPr>
              <w:t xml:space="preserve">2 = </w:t>
            </w:r>
            <w:r w:rsidRPr="00665EB2">
              <w:rPr>
                <w:szCs w:val="20"/>
              </w:rPr>
              <w:t>PPR2</w:t>
            </w:r>
          </w:p>
          <w:p w14:paraId="0B4E1ECB" w14:textId="77777777" w:rsidR="0042274E" w:rsidRPr="009E7140" w:rsidRDefault="0042274E" w:rsidP="00D96643">
            <w:pPr>
              <w:spacing w:before="60" w:after="60"/>
              <w:rPr>
                <w:rFonts w:cstheme="minorHAnsi"/>
                <w:sz w:val="18"/>
                <w:szCs w:val="18"/>
              </w:rPr>
            </w:pPr>
            <w:r w:rsidRPr="009E7140">
              <w:rPr>
                <w:rFonts w:cstheme="minorHAnsi"/>
                <w:szCs w:val="20"/>
              </w:rPr>
              <w:t>Set to 0 if not used</w:t>
            </w:r>
          </w:p>
        </w:tc>
      </w:tr>
      <w:tr w:rsidR="0042274E" w:rsidRPr="00754E31" w14:paraId="73A6F6D6"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4F56878F" w14:textId="77777777" w:rsidR="0042274E" w:rsidRPr="00754E31" w:rsidRDefault="0042274E" w:rsidP="00D96643">
            <w:pPr>
              <w:spacing w:before="60" w:after="60"/>
              <w:rPr>
                <w:rFonts w:cstheme="minorHAnsi"/>
                <w:szCs w:val="20"/>
                <w:lang w:val="en-GB"/>
              </w:rPr>
            </w:pPr>
            <w:r w:rsidRPr="00C337D8">
              <w:rPr>
                <w:rFonts w:cstheme="minorHAnsi"/>
                <w:szCs w:val="20"/>
                <w:lang w:val="en-GB"/>
              </w:rPr>
              <w:t>Trade Conclusion Date</w:t>
            </w:r>
            <w:r>
              <w:rPr>
                <w:rFonts w:cstheme="minorHAnsi"/>
                <w:szCs w:val="20"/>
                <w:lang w:val="en-GB"/>
              </w:rPr>
              <w:t xml:space="preserve"> T</w:t>
            </w:r>
            <w:r w:rsidRPr="00C337D8">
              <w:rPr>
                <w:rFonts w:cstheme="minorHAnsi"/>
                <w:szCs w:val="20"/>
                <w:lang w:val="en-GB"/>
              </w:rPr>
              <w:t>ime</w:t>
            </w:r>
          </w:p>
        </w:tc>
        <w:tc>
          <w:tcPr>
            <w:tcW w:w="3746" w:type="pct"/>
            <w:shd w:val="clear" w:color="auto" w:fill="F2F2F2" w:themeFill="background1" w:themeFillShade="F2"/>
          </w:tcPr>
          <w:p w14:paraId="459B58B5" w14:textId="77777777" w:rsidR="0042274E" w:rsidRPr="00931B7A" w:rsidRDefault="0042274E" w:rsidP="00D96643">
            <w:pPr>
              <w:spacing w:before="60" w:after="60"/>
              <w:rPr>
                <w:rFonts w:cstheme="minorHAnsi"/>
                <w:szCs w:val="20"/>
              </w:rPr>
            </w:pPr>
            <w:r w:rsidRPr="00851761">
              <w:rPr>
                <w:rFonts w:cstheme="minorHAnsi"/>
                <w:szCs w:val="20"/>
              </w:rPr>
              <w:t xml:space="preserve">Date and time the transaction represented by when this </w:t>
            </w:r>
            <w:r>
              <w:rPr>
                <w:rFonts w:cstheme="minorHAnsi"/>
                <w:szCs w:val="20"/>
              </w:rPr>
              <w:t>b</w:t>
            </w:r>
            <w:r w:rsidRPr="00851761">
              <w:rPr>
                <w:rFonts w:cstheme="minorHAnsi"/>
                <w:szCs w:val="20"/>
              </w:rPr>
              <w:t xml:space="preserve">lock </w:t>
            </w:r>
            <w:r>
              <w:rPr>
                <w:rFonts w:cstheme="minorHAnsi"/>
                <w:szCs w:val="20"/>
              </w:rPr>
              <w:t>t</w:t>
            </w:r>
            <w:r w:rsidRPr="00851761">
              <w:rPr>
                <w:rFonts w:cstheme="minorHAnsi"/>
                <w:szCs w:val="20"/>
              </w:rPr>
              <w:t>rade occurred</w:t>
            </w:r>
            <w:r>
              <w:rPr>
                <w:rFonts w:cstheme="minorHAnsi"/>
                <w:szCs w:val="20"/>
              </w:rPr>
              <w:t>.</w:t>
            </w:r>
          </w:p>
        </w:tc>
      </w:tr>
      <w:tr w:rsidR="0042274E" w:rsidRPr="00754E31" w14:paraId="219B8A2D"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67585CD6" w14:textId="77777777" w:rsidR="0042274E" w:rsidRPr="00754E31" w:rsidRDefault="0042274E" w:rsidP="00D96643">
            <w:pPr>
              <w:spacing w:before="60" w:after="60"/>
              <w:rPr>
                <w:rFonts w:cstheme="minorHAnsi"/>
                <w:szCs w:val="20"/>
                <w:lang w:val="en-GB"/>
              </w:rPr>
            </w:pPr>
            <w:r w:rsidRPr="007A3C96">
              <w:rPr>
                <w:rFonts w:cstheme="minorHAnsi"/>
                <w:szCs w:val="20"/>
                <w:lang w:val="en-GB"/>
              </w:rPr>
              <w:t>Aggregated Trade</w:t>
            </w:r>
          </w:p>
        </w:tc>
        <w:tc>
          <w:tcPr>
            <w:tcW w:w="3746" w:type="pct"/>
            <w:shd w:val="clear" w:color="auto" w:fill="F2F2F2" w:themeFill="background1" w:themeFillShade="F2"/>
          </w:tcPr>
          <w:p w14:paraId="43EE6990" w14:textId="77777777" w:rsidR="0042274E" w:rsidRDefault="0042274E" w:rsidP="00D96643">
            <w:pPr>
              <w:spacing w:before="60" w:after="60"/>
              <w:rPr>
                <w:rFonts w:cstheme="minorHAnsi"/>
                <w:szCs w:val="20"/>
              </w:rPr>
            </w:pPr>
            <w:r>
              <w:rPr>
                <w:rFonts w:cstheme="minorHAnsi"/>
                <w:szCs w:val="20"/>
              </w:rPr>
              <w:t>Indicates whether it is a</w:t>
            </w:r>
            <w:r w:rsidRPr="007A3C96">
              <w:rPr>
                <w:rFonts w:cstheme="minorHAnsi"/>
                <w:szCs w:val="20"/>
              </w:rPr>
              <w:t xml:space="preserve">ggregated </w:t>
            </w:r>
            <w:r>
              <w:rPr>
                <w:rFonts w:cstheme="minorHAnsi"/>
                <w:szCs w:val="20"/>
              </w:rPr>
              <w:t>t</w:t>
            </w:r>
            <w:r w:rsidRPr="007A3C96">
              <w:rPr>
                <w:rFonts w:cstheme="minorHAnsi"/>
                <w:szCs w:val="20"/>
              </w:rPr>
              <w:t>rade</w:t>
            </w:r>
            <w:r>
              <w:rPr>
                <w:rFonts w:cstheme="minorHAnsi"/>
                <w:szCs w:val="20"/>
              </w:rPr>
              <w:t xml:space="preserve">, </w:t>
            </w:r>
            <w:r w:rsidRPr="00991D17">
              <w:rPr>
                <w:rFonts w:cstheme="minorHAnsi"/>
                <w:szCs w:val="20"/>
              </w:rPr>
              <w:t>a pass-through attribute</w:t>
            </w:r>
            <w:r>
              <w:rPr>
                <w:rFonts w:cstheme="minorHAnsi"/>
                <w:szCs w:val="20"/>
              </w:rPr>
              <w:t>.</w:t>
            </w:r>
          </w:p>
          <w:p w14:paraId="2C54A1C4" w14:textId="77777777" w:rsidR="0042274E" w:rsidRDefault="0042274E" w:rsidP="00D96643">
            <w:pPr>
              <w:pStyle w:val="ListParagraph"/>
              <w:numPr>
                <w:ilvl w:val="0"/>
                <w:numId w:val="20"/>
              </w:numPr>
              <w:spacing w:before="60" w:after="60"/>
              <w:rPr>
                <w:rFonts w:cstheme="minorHAnsi"/>
                <w:szCs w:val="20"/>
              </w:rPr>
            </w:pPr>
            <w:r>
              <w:rPr>
                <w:rFonts w:cstheme="minorHAnsi"/>
                <w:szCs w:val="20"/>
              </w:rPr>
              <w:t>1</w:t>
            </w:r>
            <w:r w:rsidRPr="00665EB2">
              <w:rPr>
                <w:rFonts w:cstheme="minorHAnsi"/>
                <w:szCs w:val="20"/>
              </w:rPr>
              <w:t xml:space="preserve"> = </w:t>
            </w:r>
            <w:r>
              <w:rPr>
                <w:rFonts w:cstheme="minorHAnsi"/>
                <w:szCs w:val="20"/>
              </w:rPr>
              <w:t>Yes</w:t>
            </w:r>
          </w:p>
          <w:p w14:paraId="45CE979F" w14:textId="77777777" w:rsidR="0042274E" w:rsidRPr="007A3C96" w:rsidRDefault="0042274E" w:rsidP="00D96643">
            <w:pPr>
              <w:pStyle w:val="ListParagraph"/>
              <w:numPr>
                <w:ilvl w:val="0"/>
                <w:numId w:val="20"/>
              </w:numPr>
              <w:spacing w:before="60" w:after="60"/>
              <w:rPr>
                <w:rFonts w:cstheme="minorHAnsi"/>
                <w:szCs w:val="20"/>
              </w:rPr>
            </w:pPr>
            <w:r>
              <w:rPr>
                <w:rFonts w:eastAsiaTheme="minorHAnsi" w:cstheme="minorHAnsi"/>
                <w:szCs w:val="20"/>
              </w:rPr>
              <w:t>0</w:t>
            </w:r>
            <w:r w:rsidRPr="007A3C96">
              <w:rPr>
                <w:rFonts w:eastAsiaTheme="minorHAnsi" w:cstheme="minorHAnsi"/>
                <w:szCs w:val="20"/>
              </w:rPr>
              <w:t xml:space="preserve"> = </w:t>
            </w:r>
            <w:r>
              <w:rPr>
                <w:szCs w:val="20"/>
              </w:rPr>
              <w:t>No</w:t>
            </w:r>
          </w:p>
        </w:tc>
      </w:tr>
      <w:tr w:rsidR="0042274E" w:rsidRPr="00754E31" w14:paraId="151FCADE"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6710AAE6" w14:textId="77777777" w:rsidR="0042274E" w:rsidRPr="000A56C1" w:rsidRDefault="0042274E" w:rsidP="00D96643">
            <w:pPr>
              <w:spacing w:before="60" w:after="60"/>
              <w:rPr>
                <w:rFonts w:cstheme="minorHAnsi"/>
                <w:szCs w:val="20"/>
                <w:lang w:val="en-GB"/>
              </w:rPr>
            </w:pPr>
            <w:r w:rsidRPr="000A56C1">
              <w:rPr>
                <w:rFonts w:cstheme="minorHAnsi"/>
                <w:szCs w:val="20"/>
                <w:lang w:val="en-GB"/>
              </w:rPr>
              <w:t>No</w:t>
            </w:r>
            <w:r>
              <w:rPr>
                <w:rFonts w:cstheme="minorHAnsi"/>
                <w:szCs w:val="20"/>
                <w:lang w:val="en-GB"/>
              </w:rPr>
              <w:t xml:space="preserve"> Legs</w:t>
            </w:r>
          </w:p>
        </w:tc>
        <w:tc>
          <w:tcPr>
            <w:tcW w:w="3746" w:type="pct"/>
            <w:shd w:val="clear" w:color="auto" w:fill="F2F2F2" w:themeFill="background1" w:themeFillShade="F2"/>
          </w:tcPr>
          <w:p w14:paraId="05792F7F"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T</w:t>
            </w:r>
            <w:r w:rsidRPr="000A56C1">
              <w:rPr>
                <w:rFonts w:eastAsia="Times New Roman" w:cstheme="minorHAnsi"/>
                <w:color w:val="000000"/>
                <w:szCs w:val="20"/>
                <w:lang w:eastAsia="en-US"/>
              </w:rPr>
              <w:t>otal</w:t>
            </w:r>
            <w:r>
              <w:rPr>
                <w:rFonts w:eastAsia="Times New Roman" w:cstheme="minorHAnsi"/>
                <w:color w:val="000000"/>
                <w:szCs w:val="20"/>
                <w:lang w:eastAsia="en-US"/>
              </w:rPr>
              <w:t xml:space="preserve"> of legs, </w:t>
            </w:r>
            <w:r w:rsidRPr="000A56C1">
              <w:rPr>
                <w:rFonts w:eastAsia="Times New Roman" w:cstheme="minorHAnsi"/>
                <w:color w:val="000000"/>
                <w:szCs w:val="20"/>
                <w:lang w:eastAsia="en-US"/>
              </w:rPr>
              <w:t xml:space="preserve">must be less or equal to </w:t>
            </w:r>
            <w:r>
              <w:rPr>
                <w:rFonts w:eastAsia="Times New Roman" w:cstheme="minorHAnsi"/>
                <w:color w:val="000000"/>
                <w:szCs w:val="20"/>
                <w:lang w:eastAsia="en-US"/>
              </w:rPr>
              <w:t>8.</w:t>
            </w:r>
          </w:p>
        </w:tc>
      </w:tr>
      <w:tr w:rsidR="0042274E" w:rsidRPr="00754E31" w14:paraId="1BB6429B"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7FB6752B" w14:textId="77777777" w:rsidR="0042274E" w:rsidRPr="000A56C1" w:rsidRDefault="0042274E" w:rsidP="00D96643">
            <w:pPr>
              <w:spacing w:before="60" w:after="60"/>
              <w:rPr>
                <w:rFonts w:cstheme="minorHAnsi"/>
                <w:szCs w:val="20"/>
                <w:lang w:val="en-GB"/>
              </w:rPr>
            </w:pPr>
            <w:r>
              <w:t>Two-party Trade Instrument Leg Block 1</w:t>
            </w:r>
          </w:p>
        </w:tc>
        <w:tc>
          <w:tcPr>
            <w:tcW w:w="3746" w:type="pct"/>
            <w:shd w:val="clear" w:color="auto" w:fill="F2F2F2" w:themeFill="background1" w:themeFillShade="F2"/>
          </w:tcPr>
          <w:p w14:paraId="15BA009D"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 xml:space="preserve">The </w:t>
            </w:r>
            <w:r>
              <w:t>two-party trade instrument leg block</w:t>
            </w:r>
          </w:p>
        </w:tc>
      </w:tr>
      <w:tr w:rsidR="0042274E" w:rsidRPr="00754E31" w14:paraId="009D8E10"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3A25F74C" w14:textId="77777777" w:rsidR="0042274E" w:rsidRPr="000A56C1" w:rsidRDefault="0042274E" w:rsidP="00D96643">
            <w:pPr>
              <w:spacing w:before="60" w:after="60"/>
              <w:rPr>
                <w:rFonts w:cstheme="minorHAnsi"/>
                <w:szCs w:val="20"/>
                <w:lang w:val="en-GB"/>
              </w:rPr>
            </w:pPr>
            <w:r>
              <w:t>Two-party Trade Instrument Leg Block …</w:t>
            </w:r>
          </w:p>
        </w:tc>
        <w:tc>
          <w:tcPr>
            <w:tcW w:w="3746" w:type="pct"/>
            <w:shd w:val="clear" w:color="auto" w:fill="F2F2F2" w:themeFill="background1" w:themeFillShade="F2"/>
          </w:tcPr>
          <w:p w14:paraId="5D8CE0EB"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 xml:space="preserve">The </w:t>
            </w:r>
            <w:r>
              <w:t>two-party trade instrument leg block</w:t>
            </w:r>
          </w:p>
        </w:tc>
      </w:tr>
      <w:tr w:rsidR="0042274E" w:rsidRPr="00754E31" w14:paraId="26F94B30"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375FA480" w14:textId="77777777" w:rsidR="0042274E" w:rsidRPr="000A56C1" w:rsidRDefault="0042274E" w:rsidP="00D96643">
            <w:pPr>
              <w:spacing w:before="60" w:after="60"/>
              <w:rPr>
                <w:rFonts w:cstheme="minorHAnsi"/>
                <w:szCs w:val="20"/>
                <w:lang w:val="en-GB"/>
              </w:rPr>
            </w:pPr>
            <w:r>
              <w:t>Two-party Trade Instrument Leg Block</w:t>
            </w:r>
            <w:r>
              <w:rPr>
                <w:rFonts w:cstheme="minorHAnsi"/>
                <w:szCs w:val="20"/>
                <w:lang w:val="en-GB"/>
              </w:rPr>
              <w:t xml:space="preserve"> N</w:t>
            </w:r>
          </w:p>
        </w:tc>
        <w:tc>
          <w:tcPr>
            <w:tcW w:w="3746" w:type="pct"/>
            <w:shd w:val="clear" w:color="auto" w:fill="F2F2F2" w:themeFill="background1" w:themeFillShade="F2"/>
          </w:tcPr>
          <w:p w14:paraId="6B368E2D"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 xml:space="preserve">The </w:t>
            </w:r>
            <w:r>
              <w:t>two-party trade instrument leg block</w:t>
            </w:r>
          </w:p>
        </w:tc>
      </w:tr>
    </w:tbl>
    <w:p w14:paraId="44C62736" w14:textId="77777777" w:rsidR="0042274E" w:rsidRDefault="0042274E" w:rsidP="0042274E">
      <w:pPr>
        <w:spacing w:before="120"/>
        <w:jc w:val="both"/>
        <w:rPr>
          <w:rFonts w:cstheme="minorHAnsi"/>
          <w:sz w:val="22"/>
          <w:szCs w:val="22"/>
        </w:rPr>
      </w:pPr>
      <w:r>
        <w:rPr>
          <w:rFonts w:cstheme="minorHAnsi"/>
          <w:sz w:val="22"/>
          <w:szCs w:val="22"/>
        </w:rPr>
        <w:t>Optional Fields:</w:t>
      </w:r>
    </w:p>
    <w:p w14:paraId="00DB13FE" w14:textId="77777777" w:rsidR="0042274E" w:rsidRDefault="0042274E" w:rsidP="0042274E">
      <w:pPr>
        <w:spacing w:before="120"/>
        <w:jc w:val="both"/>
        <w:rPr>
          <w:rFonts w:cstheme="minorHAnsi"/>
          <w:sz w:val="22"/>
          <w:szCs w:val="22"/>
        </w:rPr>
      </w:pPr>
      <w:r>
        <w:rPr>
          <w:rFonts w:cstheme="minorHAnsi"/>
          <w:sz w:val="22"/>
          <w:szCs w:val="22"/>
        </w:rPr>
        <w:t>There is no optional field for this message.</w:t>
      </w:r>
    </w:p>
    <w:p w14:paraId="6F9AB4C9" w14:textId="77777777" w:rsidR="0042274E" w:rsidRDefault="0042274E" w:rsidP="0042274E">
      <w:pPr>
        <w:spacing w:before="120"/>
        <w:jc w:val="both"/>
        <w:rPr>
          <w:rFonts w:cstheme="minorHAnsi"/>
          <w:sz w:val="22"/>
          <w:szCs w:val="22"/>
        </w:rPr>
      </w:pPr>
    </w:p>
    <w:p w14:paraId="1D168819" w14:textId="7C75BA53" w:rsidR="0042274E" w:rsidRDefault="00AF3692" w:rsidP="0042274E">
      <w:pPr>
        <w:pStyle w:val="Heading4"/>
        <w:rPr>
          <w:rFonts w:asciiTheme="minorHAnsi" w:hAnsiTheme="minorHAnsi" w:cstheme="minorHAnsi"/>
        </w:rPr>
      </w:pPr>
      <w:bookmarkStart w:id="776" w:name="_Toc170578924"/>
      <w:r>
        <w:rPr>
          <w:rFonts w:asciiTheme="minorHAnsi" w:hAnsiTheme="minorHAnsi" w:cstheme="minorHAnsi"/>
        </w:rPr>
        <w:t>Two-party Trade Request Ack (72)</w:t>
      </w:r>
      <w:bookmarkEnd w:id="776"/>
    </w:p>
    <w:p w14:paraId="046FD684" w14:textId="77777777" w:rsidR="0042274E" w:rsidRPr="00CD6B1C" w:rsidRDefault="0042274E" w:rsidP="0042274E">
      <w:pPr>
        <w:pStyle w:val="NormalNGMDS"/>
        <w:ind w:left="0"/>
        <w:rPr>
          <w:rFonts w:asciiTheme="minorHAnsi" w:hAnsiTheme="minorHAnsi" w:cstheme="minorHAnsi"/>
          <w:szCs w:val="22"/>
          <w:lang w:val="en-US"/>
        </w:rPr>
      </w:pPr>
      <w:r>
        <w:rPr>
          <w:rFonts w:asciiTheme="minorHAnsi" w:hAnsiTheme="minorHAnsi" w:cstheme="minorHAnsi"/>
          <w:szCs w:val="22"/>
        </w:rPr>
        <w:t xml:space="preserve">The gateway sends this message to client to respond the </w:t>
      </w:r>
      <w:r>
        <w:rPr>
          <w:rFonts w:asciiTheme="minorHAnsi" w:hAnsiTheme="minorHAnsi" w:cstheme="minorHAnsi"/>
        </w:rPr>
        <w:t xml:space="preserve">Two-party Trade Request (19) message </w:t>
      </w:r>
      <w:r>
        <w:rPr>
          <w:rFonts w:asciiTheme="minorHAnsi" w:hAnsiTheme="minorHAnsi" w:cstheme="minorHAnsi"/>
          <w:szCs w:val="22"/>
        </w:rPr>
        <w:t>to indicate if the request is rejected or confirmed.</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0"/>
        <w:gridCol w:w="6750"/>
        <w:gridCol w:w="9"/>
      </w:tblGrid>
      <w:tr w:rsidR="0042274E" w:rsidRPr="003C47FD" w14:paraId="74E04D71" w14:textId="77777777" w:rsidTr="00D96643">
        <w:trPr>
          <w:gridAfter w:val="1"/>
          <w:wAfter w:w="5" w:type="pct"/>
          <w:trHeight w:val="300"/>
        </w:trPr>
        <w:tc>
          <w:tcPr>
            <w:tcW w:w="1249" w:type="pct"/>
            <w:shd w:val="clear" w:color="auto" w:fill="C6D9F1" w:themeFill="text2" w:themeFillTint="33"/>
            <w:noWrap/>
          </w:tcPr>
          <w:p w14:paraId="5185389B" w14:textId="77777777" w:rsidR="0042274E" w:rsidRPr="003C47FD" w:rsidRDefault="0042274E" w:rsidP="00D96643">
            <w:pPr>
              <w:pStyle w:val="Tablehead"/>
              <w:spacing w:after="0"/>
              <w:jc w:val="left"/>
              <w:rPr>
                <w:rFonts w:cstheme="minorHAnsi"/>
              </w:rPr>
            </w:pPr>
            <w:r>
              <w:rPr>
                <w:rFonts w:cstheme="minorHAnsi"/>
              </w:rPr>
              <w:lastRenderedPageBreak/>
              <w:t>Field Name</w:t>
            </w:r>
          </w:p>
        </w:tc>
        <w:tc>
          <w:tcPr>
            <w:tcW w:w="3746" w:type="pct"/>
            <w:shd w:val="clear" w:color="auto" w:fill="C6D9F1" w:themeFill="text2" w:themeFillTint="33"/>
          </w:tcPr>
          <w:p w14:paraId="7ED9640D"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62CDBB85"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5C07D8AB" w14:textId="77777777" w:rsidR="0042274E" w:rsidRPr="00754E31" w:rsidRDefault="0042274E" w:rsidP="00D96643">
            <w:pPr>
              <w:spacing w:before="60" w:after="60"/>
              <w:rPr>
                <w:rFonts w:cstheme="minorHAnsi"/>
                <w:szCs w:val="20"/>
                <w:lang w:val="en-GB"/>
              </w:rPr>
            </w:pPr>
            <w:r w:rsidRPr="000A0DAA">
              <w:rPr>
                <w:rFonts w:cstheme="minorHAnsi"/>
                <w:szCs w:val="20"/>
                <w:lang w:val="en-GB"/>
              </w:rPr>
              <w:t>Trade Report ID</w:t>
            </w:r>
          </w:p>
        </w:tc>
        <w:tc>
          <w:tcPr>
            <w:tcW w:w="3746" w:type="pct"/>
            <w:shd w:val="clear" w:color="auto" w:fill="F2F2F2" w:themeFill="background1" w:themeFillShade="F2"/>
          </w:tcPr>
          <w:p w14:paraId="340FF243" w14:textId="77777777" w:rsidR="0042274E" w:rsidRPr="00931B7A" w:rsidRDefault="0042274E" w:rsidP="00D96643">
            <w:pPr>
              <w:spacing w:before="60" w:after="60"/>
              <w:rPr>
                <w:rFonts w:cstheme="minorHAnsi"/>
                <w:szCs w:val="20"/>
              </w:rPr>
            </w:pPr>
            <w:r w:rsidRPr="00F71B20">
              <w:rPr>
                <w:rFonts w:cstheme="minorHAnsi"/>
                <w:szCs w:val="20"/>
              </w:rPr>
              <w:t xml:space="preserve">Client specified unique identifier for the </w:t>
            </w:r>
            <w:r>
              <w:rPr>
                <w:rFonts w:cstheme="minorHAnsi"/>
                <w:szCs w:val="20"/>
              </w:rPr>
              <w:t>block trade request message.</w:t>
            </w:r>
          </w:p>
        </w:tc>
      </w:tr>
      <w:tr w:rsidR="0042274E" w:rsidRPr="00073EA6" w14:paraId="6FF63002" w14:textId="77777777" w:rsidTr="00D96643">
        <w:tblPrEx>
          <w:tblLook w:val="01E0" w:firstRow="1" w:lastRow="1" w:firstColumn="1" w:lastColumn="1" w:noHBand="0" w:noVBand="0"/>
        </w:tblPrEx>
        <w:trPr>
          <w:trHeight w:val="331"/>
        </w:trPr>
        <w:tc>
          <w:tcPr>
            <w:tcW w:w="1249" w:type="pct"/>
            <w:shd w:val="clear" w:color="auto" w:fill="F2F2F2" w:themeFill="background1" w:themeFillShade="F2"/>
          </w:tcPr>
          <w:p w14:paraId="099FCC97" w14:textId="77777777" w:rsidR="0042274E" w:rsidRPr="00073EA6" w:rsidRDefault="0042274E" w:rsidP="00D96643">
            <w:pPr>
              <w:snapToGrid w:val="0"/>
              <w:spacing w:before="60" w:after="40"/>
              <w:rPr>
                <w:rFonts w:cstheme="minorHAnsi"/>
                <w:szCs w:val="20"/>
              </w:rPr>
            </w:pPr>
            <w:r w:rsidRPr="0049178E">
              <w:rPr>
                <w:rFonts w:cstheme="minorHAnsi"/>
                <w:szCs w:val="20"/>
              </w:rPr>
              <w:t xml:space="preserve">Transaction Time </w:t>
            </w:r>
          </w:p>
        </w:tc>
        <w:tc>
          <w:tcPr>
            <w:tcW w:w="3751" w:type="pct"/>
            <w:gridSpan w:val="2"/>
            <w:shd w:val="clear" w:color="auto" w:fill="F2F2F2" w:themeFill="background1" w:themeFillShade="F2"/>
          </w:tcPr>
          <w:p w14:paraId="52786637" w14:textId="77777777" w:rsidR="0042274E" w:rsidRPr="00073EA6" w:rsidRDefault="0042274E" w:rsidP="00D96643">
            <w:pPr>
              <w:snapToGrid w:val="0"/>
              <w:spacing w:before="60" w:after="40"/>
              <w:rPr>
                <w:rFonts w:cstheme="minorHAnsi"/>
                <w:szCs w:val="20"/>
              </w:rPr>
            </w:pPr>
            <w:r w:rsidRPr="00AD055D">
              <w:rPr>
                <w:rFonts w:eastAsia="Calibri" w:cstheme="minorHAnsi"/>
                <w:szCs w:val="20"/>
                <w:lang w:val="en-GB"/>
              </w:rPr>
              <w:t xml:space="preserve">The time at which </w:t>
            </w:r>
            <w:r>
              <w:rPr>
                <w:rFonts w:eastAsia="Calibri" w:cstheme="minorHAnsi"/>
                <w:szCs w:val="20"/>
                <w:lang w:val="en-GB"/>
              </w:rPr>
              <w:t>this message is generated.</w:t>
            </w:r>
          </w:p>
        </w:tc>
      </w:tr>
      <w:tr w:rsidR="0042274E" w:rsidRPr="00754E31" w14:paraId="46BFEB1C"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529CA95F" w14:textId="77777777" w:rsidR="0042274E" w:rsidRPr="00754E31" w:rsidRDefault="0042274E" w:rsidP="00D96643">
            <w:pPr>
              <w:spacing w:before="60" w:after="60"/>
              <w:rPr>
                <w:rFonts w:cstheme="minorHAnsi"/>
                <w:szCs w:val="20"/>
                <w:lang w:val="en-GB"/>
              </w:rPr>
            </w:pPr>
            <w:r w:rsidRPr="000A56C1">
              <w:rPr>
                <w:rFonts w:cstheme="minorHAnsi"/>
                <w:szCs w:val="20"/>
                <w:lang w:val="en-GB"/>
              </w:rPr>
              <w:t>Executing Trader</w:t>
            </w:r>
          </w:p>
        </w:tc>
        <w:tc>
          <w:tcPr>
            <w:tcW w:w="3746" w:type="pct"/>
            <w:shd w:val="clear" w:color="auto" w:fill="F2F2F2" w:themeFill="background1" w:themeFillShade="F2"/>
          </w:tcPr>
          <w:p w14:paraId="5F1A8A09" w14:textId="77777777" w:rsidR="0042274E" w:rsidRDefault="0042274E" w:rsidP="00D96643">
            <w:pPr>
              <w:spacing w:before="60" w:after="60"/>
              <w:rPr>
                <w:rFonts w:cstheme="minorHAnsi"/>
                <w:szCs w:val="20"/>
              </w:rPr>
            </w:pPr>
            <w:r w:rsidRPr="00F71B20">
              <w:rPr>
                <w:rFonts w:cstheme="minorHAnsi"/>
                <w:szCs w:val="20"/>
              </w:rPr>
              <w:t>Client specified</w:t>
            </w:r>
            <w:r>
              <w:rPr>
                <w:rFonts w:cstheme="minorHAnsi"/>
                <w:szCs w:val="20"/>
              </w:rPr>
              <w:t xml:space="preserve"> e</w:t>
            </w:r>
            <w:r w:rsidRPr="00F71B20">
              <w:rPr>
                <w:rFonts w:cstheme="minorHAnsi"/>
                <w:szCs w:val="20"/>
              </w:rPr>
              <w:t xml:space="preserve">xecuting </w:t>
            </w:r>
            <w:r>
              <w:rPr>
                <w:rFonts w:cstheme="minorHAnsi"/>
                <w:szCs w:val="20"/>
              </w:rPr>
              <w:t>t</w:t>
            </w:r>
            <w:r w:rsidRPr="00F71B20">
              <w:rPr>
                <w:rFonts w:cstheme="minorHAnsi"/>
                <w:szCs w:val="20"/>
              </w:rPr>
              <w:t>rader</w:t>
            </w:r>
            <w:r>
              <w:rPr>
                <w:rFonts w:cstheme="minorHAnsi"/>
                <w:szCs w:val="20"/>
              </w:rPr>
              <w:t xml:space="preserve"> or other entity form client side.</w:t>
            </w:r>
          </w:p>
          <w:p w14:paraId="182E6406" w14:textId="77777777" w:rsidR="0042274E" w:rsidRPr="00931B7A" w:rsidRDefault="0042274E" w:rsidP="00D96643">
            <w:pPr>
              <w:spacing w:before="60" w:after="60"/>
              <w:rPr>
                <w:rFonts w:cstheme="minorHAnsi"/>
                <w:szCs w:val="20"/>
              </w:rPr>
            </w:pPr>
            <w:r>
              <w:rPr>
                <w:rFonts w:cstheme="minorHAnsi"/>
                <w:szCs w:val="20"/>
              </w:rPr>
              <w:t>It may set to 0 if not used.</w:t>
            </w:r>
          </w:p>
        </w:tc>
      </w:tr>
      <w:tr w:rsidR="0042274E" w:rsidRPr="00754E31" w14:paraId="05331847"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4BAB5C1A" w14:textId="77777777" w:rsidR="0042274E" w:rsidRPr="00754E31" w:rsidRDefault="0042274E" w:rsidP="00D96643">
            <w:pPr>
              <w:spacing w:before="60" w:after="60"/>
              <w:rPr>
                <w:rFonts w:cstheme="minorHAnsi"/>
                <w:szCs w:val="20"/>
                <w:lang w:val="en-GB"/>
              </w:rPr>
            </w:pPr>
            <w:r w:rsidRPr="00E34EFC">
              <w:rPr>
                <w:rFonts w:cstheme="minorHAnsi"/>
                <w:szCs w:val="20"/>
                <w:lang w:val="en-GB"/>
              </w:rPr>
              <w:t>Special Indicator</w:t>
            </w:r>
          </w:p>
        </w:tc>
        <w:tc>
          <w:tcPr>
            <w:tcW w:w="3746" w:type="pct"/>
            <w:shd w:val="clear" w:color="auto" w:fill="F2F2F2" w:themeFill="background1" w:themeFillShade="F2"/>
          </w:tcPr>
          <w:p w14:paraId="07F91D80" w14:textId="77777777" w:rsidR="0042274E" w:rsidRPr="00665EB2" w:rsidRDefault="0042274E" w:rsidP="00D96643">
            <w:pPr>
              <w:spacing w:before="60" w:after="60"/>
              <w:rPr>
                <w:rFonts w:cstheme="minorHAnsi"/>
                <w:szCs w:val="20"/>
              </w:rPr>
            </w:pPr>
            <w:r w:rsidRPr="00665EB2">
              <w:rPr>
                <w:rFonts w:cstheme="minorHAnsi"/>
                <w:szCs w:val="20"/>
              </w:rPr>
              <w:t>Block trade special indicator, can be one of:</w:t>
            </w:r>
          </w:p>
          <w:p w14:paraId="7AED78FC" w14:textId="77777777" w:rsidR="0042274E" w:rsidRPr="00665EB2" w:rsidRDefault="0042274E" w:rsidP="00D96643">
            <w:pPr>
              <w:pStyle w:val="ListParagraph"/>
              <w:numPr>
                <w:ilvl w:val="0"/>
                <w:numId w:val="20"/>
              </w:numPr>
              <w:spacing w:before="60" w:after="60"/>
              <w:rPr>
                <w:rFonts w:cstheme="minorHAnsi"/>
                <w:szCs w:val="20"/>
              </w:rPr>
            </w:pPr>
            <w:r w:rsidRPr="00665EB2">
              <w:rPr>
                <w:rFonts w:cstheme="minorHAnsi"/>
                <w:szCs w:val="20"/>
              </w:rPr>
              <w:t>1 = BTIC</w:t>
            </w:r>
          </w:p>
          <w:p w14:paraId="03475250" w14:textId="77777777" w:rsidR="0042274E" w:rsidRPr="009E7140" w:rsidRDefault="0042274E" w:rsidP="00D96643">
            <w:pPr>
              <w:pStyle w:val="ListParagraph"/>
              <w:numPr>
                <w:ilvl w:val="0"/>
                <w:numId w:val="20"/>
              </w:numPr>
              <w:spacing w:before="60" w:after="60"/>
              <w:rPr>
                <w:rFonts w:cstheme="minorHAnsi"/>
                <w:sz w:val="18"/>
                <w:szCs w:val="18"/>
              </w:rPr>
            </w:pPr>
            <w:r w:rsidRPr="00665EB2">
              <w:rPr>
                <w:rFonts w:eastAsiaTheme="minorHAnsi" w:cstheme="minorHAnsi"/>
                <w:szCs w:val="20"/>
              </w:rPr>
              <w:t xml:space="preserve">2 = </w:t>
            </w:r>
            <w:r w:rsidRPr="00665EB2">
              <w:rPr>
                <w:szCs w:val="20"/>
              </w:rPr>
              <w:t>PPR2</w:t>
            </w:r>
          </w:p>
          <w:p w14:paraId="622D76CA" w14:textId="77777777" w:rsidR="0042274E" w:rsidRPr="009E7140" w:rsidRDefault="0042274E" w:rsidP="00D96643">
            <w:pPr>
              <w:spacing w:before="60" w:after="60"/>
              <w:rPr>
                <w:rFonts w:cstheme="minorHAnsi"/>
                <w:sz w:val="18"/>
                <w:szCs w:val="18"/>
              </w:rPr>
            </w:pPr>
            <w:r w:rsidRPr="009E7140">
              <w:rPr>
                <w:rFonts w:cstheme="minorHAnsi"/>
                <w:szCs w:val="20"/>
              </w:rPr>
              <w:t>Set to 0 if not used</w:t>
            </w:r>
            <w:r>
              <w:rPr>
                <w:rFonts w:cstheme="minorHAnsi"/>
                <w:szCs w:val="20"/>
              </w:rPr>
              <w:t>.</w:t>
            </w:r>
          </w:p>
        </w:tc>
      </w:tr>
      <w:tr w:rsidR="0042274E" w:rsidRPr="00754E31" w14:paraId="0D09CB59"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14370DB3" w14:textId="77777777" w:rsidR="0042274E" w:rsidRPr="00754E31" w:rsidRDefault="0042274E" w:rsidP="00D96643">
            <w:pPr>
              <w:spacing w:before="60" w:after="60"/>
              <w:rPr>
                <w:rFonts w:cstheme="minorHAnsi"/>
                <w:szCs w:val="20"/>
                <w:lang w:val="en-GB"/>
              </w:rPr>
            </w:pPr>
            <w:r w:rsidRPr="00C337D8">
              <w:rPr>
                <w:rFonts w:cstheme="minorHAnsi"/>
                <w:szCs w:val="20"/>
                <w:lang w:val="en-GB"/>
              </w:rPr>
              <w:t>Trade Conclusion Date</w:t>
            </w:r>
            <w:r>
              <w:rPr>
                <w:rFonts w:cstheme="minorHAnsi"/>
                <w:szCs w:val="20"/>
                <w:lang w:val="en-GB"/>
              </w:rPr>
              <w:t xml:space="preserve"> T</w:t>
            </w:r>
            <w:r w:rsidRPr="00C337D8">
              <w:rPr>
                <w:rFonts w:cstheme="minorHAnsi"/>
                <w:szCs w:val="20"/>
                <w:lang w:val="en-GB"/>
              </w:rPr>
              <w:t>ime</w:t>
            </w:r>
          </w:p>
        </w:tc>
        <w:tc>
          <w:tcPr>
            <w:tcW w:w="3746" w:type="pct"/>
            <w:shd w:val="clear" w:color="auto" w:fill="F2F2F2" w:themeFill="background1" w:themeFillShade="F2"/>
          </w:tcPr>
          <w:p w14:paraId="1F153E75" w14:textId="77777777" w:rsidR="0042274E" w:rsidRPr="00931B7A" w:rsidRDefault="0042274E" w:rsidP="00D96643">
            <w:pPr>
              <w:spacing w:before="60" w:after="60"/>
              <w:rPr>
                <w:rFonts w:cstheme="minorHAnsi"/>
                <w:szCs w:val="20"/>
              </w:rPr>
            </w:pPr>
            <w:r w:rsidRPr="00851761">
              <w:rPr>
                <w:rFonts w:cstheme="minorHAnsi"/>
                <w:szCs w:val="20"/>
              </w:rPr>
              <w:t xml:space="preserve">Date and time the transaction represented by when this </w:t>
            </w:r>
            <w:r>
              <w:rPr>
                <w:rFonts w:cstheme="minorHAnsi"/>
                <w:szCs w:val="20"/>
              </w:rPr>
              <w:t>b</w:t>
            </w:r>
            <w:r w:rsidRPr="00851761">
              <w:rPr>
                <w:rFonts w:cstheme="minorHAnsi"/>
                <w:szCs w:val="20"/>
              </w:rPr>
              <w:t xml:space="preserve">lock </w:t>
            </w:r>
            <w:r>
              <w:rPr>
                <w:rFonts w:cstheme="minorHAnsi"/>
                <w:szCs w:val="20"/>
              </w:rPr>
              <w:t>t</w:t>
            </w:r>
            <w:r w:rsidRPr="00851761">
              <w:rPr>
                <w:rFonts w:cstheme="minorHAnsi"/>
                <w:szCs w:val="20"/>
              </w:rPr>
              <w:t>rade occurred</w:t>
            </w:r>
            <w:r>
              <w:rPr>
                <w:rFonts w:cstheme="minorHAnsi"/>
                <w:szCs w:val="20"/>
              </w:rPr>
              <w:t>.</w:t>
            </w:r>
          </w:p>
        </w:tc>
      </w:tr>
      <w:tr w:rsidR="0042274E" w:rsidRPr="00754E31" w14:paraId="076189AF"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4BCADBB0" w14:textId="77777777" w:rsidR="0042274E" w:rsidRPr="00754E31" w:rsidRDefault="0042274E" w:rsidP="00D96643">
            <w:pPr>
              <w:spacing w:before="60" w:after="60"/>
              <w:rPr>
                <w:rFonts w:cstheme="minorHAnsi"/>
                <w:szCs w:val="20"/>
                <w:lang w:val="en-GB"/>
              </w:rPr>
            </w:pPr>
            <w:r w:rsidRPr="007A3C96">
              <w:rPr>
                <w:rFonts w:cstheme="minorHAnsi"/>
                <w:szCs w:val="20"/>
                <w:lang w:val="en-GB"/>
              </w:rPr>
              <w:t>Aggregated Trade</w:t>
            </w:r>
          </w:p>
        </w:tc>
        <w:tc>
          <w:tcPr>
            <w:tcW w:w="3746" w:type="pct"/>
            <w:shd w:val="clear" w:color="auto" w:fill="F2F2F2" w:themeFill="background1" w:themeFillShade="F2"/>
          </w:tcPr>
          <w:p w14:paraId="405ADE48" w14:textId="77777777" w:rsidR="0042274E" w:rsidRDefault="0042274E" w:rsidP="00D96643">
            <w:pPr>
              <w:spacing w:before="60" w:after="60"/>
              <w:rPr>
                <w:rFonts w:cstheme="minorHAnsi"/>
                <w:szCs w:val="20"/>
              </w:rPr>
            </w:pPr>
            <w:r>
              <w:rPr>
                <w:rFonts w:cstheme="minorHAnsi"/>
                <w:szCs w:val="20"/>
              </w:rPr>
              <w:t>Indicates whether it is a</w:t>
            </w:r>
            <w:r w:rsidRPr="007A3C96">
              <w:rPr>
                <w:rFonts w:cstheme="minorHAnsi"/>
                <w:szCs w:val="20"/>
              </w:rPr>
              <w:t xml:space="preserve">ggregated </w:t>
            </w:r>
            <w:r>
              <w:rPr>
                <w:rFonts w:cstheme="minorHAnsi"/>
                <w:szCs w:val="20"/>
              </w:rPr>
              <w:t>t</w:t>
            </w:r>
            <w:r w:rsidRPr="007A3C96">
              <w:rPr>
                <w:rFonts w:cstheme="minorHAnsi"/>
                <w:szCs w:val="20"/>
              </w:rPr>
              <w:t>rade</w:t>
            </w:r>
            <w:r>
              <w:rPr>
                <w:rFonts w:cstheme="minorHAnsi"/>
                <w:szCs w:val="20"/>
              </w:rPr>
              <w:t xml:space="preserve">, </w:t>
            </w:r>
            <w:r w:rsidRPr="00991D17">
              <w:rPr>
                <w:rFonts w:cstheme="minorHAnsi"/>
                <w:szCs w:val="20"/>
              </w:rPr>
              <w:t>a pass-through attribute</w:t>
            </w:r>
            <w:r>
              <w:rPr>
                <w:rFonts w:cstheme="minorHAnsi"/>
                <w:szCs w:val="20"/>
              </w:rPr>
              <w:t>.</w:t>
            </w:r>
          </w:p>
          <w:p w14:paraId="790E46D8" w14:textId="77777777" w:rsidR="0042274E" w:rsidRDefault="0042274E" w:rsidP="00D96643">
            <w:pPr>
              <w:pStyle w:val="ListParagraph"/>
              <w:numPr>
                <w:ilvl w:val="0"/>
                <w:numId w:val="20"/>
              </w:numPr>
              <w:spacing w:before="60" w:after="60"/>
              <w:rPr>
                <w:rFonts w:cstheme="minorHAnsi"/>
                <w:szCs w:val="20"/>
              </w:rPr>
            </w:pPr>
            <w:r>
              <w:rPr>
                <w:rFonts w:cstheme="minorHAnsi"/>
                <w:szCs w:val="20"/>
              </w:rPr>
              <w:t>1</w:t>
            </w:r>
            <w:r w:rsidRPr="00665EB2">
              <w:rPr>
                <w:rFonts w:cstheme="minorHAnsi"/>
                <w:szCs w:val="20"/>
              </w:rPr>
              <w:t xml:space="preserve"> = </w:t>
            </w:r>
            <w:r>
              <w:rPr>
                <w:rFonts w:cstheme="minorHAnsi"/>
                <w:szCs w:val="20"/>
              </w:rPr>
              <w:t>Yes</w:t>
            </w:r>
          </w:p>
          <w:p w14:paraId="33C0D2BE" w14:textId="77777777" w:rsidR="0042274E" w:rsidRPr="007A3C96" w:rsidRDefault="0042274E" w:rsidP="00D96643">
            <w:pPr>
              <w:pStyle w:val="ListParagraph"/>
              <w:numPr>
                <w:ilvl w:val="0"/>
                <w:numId w:val="20"/>
              </w:numPr>
              <w:spacing w:before="60" w:after="60"/>
              <w:rPr>
                <w:rFonts w:cstheme="minorHAnsi"/>
                <w:szCs w:val="20"/>
              </w:rPr>
            </w:pPr>
            <w:r>
              <w:rPr>
                <w:rFonts w:eastAsiaTheme="minorHAnsi" w:cstheme="minorHAnsi"/>
                <w:szCs w:val="20"/>
              </w:rPr>
              <w:t>0</w:t>
            </w:r>
            <w:r w:rsidRPr="007A3C96">
              <w:rPr>
                <w:rFonts w:eastAsiaTheme="minorHAnsi" w:cstheme="minorHAnsi"/>
                <w:szCs w:val="20"/>
              </w:rPr>
              <w:t xml:space="preserve"> = </w:t>
            </w:r>
            <w:r>
              <w:rPr>
                <w:szCs w:val="20"/>
              </w:rPr>
              <w:t>No</w:t>
            </w:r>
          </w:p>
        </w:tc>
      </w:tr>
      <w:tr w:rsidR="0042274E" w:rsidRPr="007452A6" w14:paraId="1778C003"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43EBBD11" w14:textId="77777777" w:rsidR="0042274E" w:rsidRPr="007452A6" w:rsidRDefault="0042274E" w:rsidP="00D96643">
            <w:pPr>
              <w:spacing w:before="60" w:after="60"/>
              <w:rPr>
                <w:rFonts w:cstheme="minorHAnsi"/>
                <w:szCs w:val="20"/>
                <w:lang w:val="en-GB"/>
              </w:rPr>
            </w:pPr>
            <w:r w:rsidRPr="007452A6">
              <w:rPr>
                <w:rFonts w:cstheme="minorHAnsi"/>
                <w:szCs w:val="20"/>
              </w:rPr>
              <w:t>Trade Date</w:t>
            </w:r>
          </w:p>
        </w:tc>
        <w:tc>
          <w:tcPr>
            <w:tcW w:w="3746" w:type="pct"/>
            <w:shd w:val="clear" w:color="auto" w:fill="F2F2F2" w:themeFill="background1" w:themeFillShade="F2"/>
          </w:tcPr>
          <w:p w14:paraId="45C0FB62" w14:textId="77777777" w:rsidR="0042274E" w:rsidRPr="007452A6" w:rsidRDefault="0042274E" w:rsidP="00D96643">
            <w:pPr>
              <w:spacing w:before="60" w:after="60"/>
              <w:rPr>
                <w:rFonts w:cstheme="minorHAnsi"/>
                <w:szCs w:val="20"/>
              </w:rPr>
            </w:pPr>
            <w:r>
              <w:rPr>
                <w:rFonts w:cstheme="minorHAnsi"/>
                <w:szCs w:val="20"/>
              </w:rPr>
              <w:t>Indicates the date of trading.</w:t>
            </w:r>
          </w:p>
        </w:tc>
      </w:tr>
      <w:tr w:rsidR="0042274E" w:rsidRPr="007452A6" w14:paraId="5DB8172B"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0E6AEBAA" w14:textId="77777777" w:rsidR="0042274E" w:rsidRPr="007452A6" w:rsidRDefault="0042274E" w:rsidP="00D96643">
            <w:pPr>
              <w:spacing w:before="60" w:after="60"/>
              <w:rPr>
                <w:rFonts w:cstheme="minorHAnsi"/>
                <w:szCs w:val="20"/>
                <w:lang w:val="en-GB"/>
              </w:rPr>
            </w:pPr>
            <w:r>
              <w:rPr>
                <w:rFonts w:cstheme="minorHAnsi"/>
                <w:szCs w:val="20"/>
              </w:rPr>
              <w:t>Trade Status</w:t>
            </w:r>
          </w:p>
        </w:tc>
        <w:tc>
          <w:tcPr>
            <w:tcW w:w="3746" w:type="pct"/>
            <w:shd w:val="clear" w:color="auto" w:fill="F2F2F2" w:themeFill="background1" w:themeFillShade="F2"/>
          </w:tcPr>
          <w:p w14:paraId="36DF918E" w14:textId="77777777" w:rsidR="0042274E" w:rsidRDefault="0042274E" w:rsidP="00D96643">
            <w:pPr>
              <w:spacing w:before="60" w:after="60"/>
              <w:rPr>
                <w:rFonts w:cstheme="minorHAnsi"/>
                <w:szCs w:val="20"/>
              </w:rPr>
            </w:pPr>
            <w:r>
              <w:rPr>
                <w:rFonts w:cstheme="minorHAnsi"/>
                <w:szCs w:val="20"/>
              </w:rPr>
              <w:t>The status of the block trade:</w:t>
            </w:r>
          </w:p>
          <w:p w14:paraId="39DFC24A" w14:textId="77777777" w:rsidR="0042274E" w:rsidRDefault="0042274E" w:rsidP="00D96643">
            <w:pPr>
              <w:pStyle w:val="ListParagraph"/>
              <w:numPr>
                <w:ilvl w:val="0"/>
                <w:numId w:val="20"/>
              </w:numPr>
              <w:spacing w:before="60" w:after="60"/>
              <w:rPr>
                <w:rFonts w:cstheme="minorHAnsi"/>
                <w:szCs w:val="20"/>
              </w:rPr>
            </w:pPr>
            <w:r>
              <w:rPr>
                <w:rFonts w:cstheme="minorHAnsi"/>
                <w:szCs w:val="20"/>
              </w:rPr>
              <w:t>1</w:t>
            </w:r>
            <w:r w:rsidRPr="00665EB2">
              <w:rPr>
                <w:rFonts w:cstheme="minorHAnsi"/>
                <w:szCs w:val="20"/>
              </w:rPr>
              <w:t xml:space="preserve"> = </w:t>
            </w:r>
            <w:r>
              <w:rPr>
                <w:rFonts w:cstheme="minorHAnsi"/>
                <w:szCs w:val="20"/>
              </w:rPr>
              <w:t>Rejected</w:t>
            </w:r>
          </w:p>
          <w:p w14:paraId="582D5238" w14:textId="77777777" w:rsidR="0042274E" w:rsidRPr="00CD6B1C" w:rsidRDefault="0042274E" w:rsidP="00D96643">
            <w:pPr>
              <w:pStyle w:val="ListParagraph"/>
              <w:numPr>
                <w:ilvl w:val="0"/>
                <w:numId w:val="20"/>
              </w:numPr>
              <w:spacing w:before="60" w:after="60"/>
              <w:rPr>
                <w:rFonts w:cstheme="minorHAnsi"/>
                <w:szCs w:val="20"/>
              </w:rPr>
            </w:pPr>
            <w:r>
              <w:rPr>
                <w:rFonts w:eastAsiaTheme="minorHAnsi" w:cstheme="minorHAnsi"/>
                <w:szCs w:val="20"/>
              </w:rPr>
              <w:t>3</w:t>
            </w:r>
            <w:r w:rsidRPr="00CD6B1C">
              <w:rPr>
                <w:rFonts w:eastAsiaTheme="minorHAnsi" w:cstheme="minorHAnsi"/>
                <w:szCs w:val="20"/>
              </w:rPr>
              <w:t xml:space="preserve"> = </w:t>
            </w:r>
            <w:r>
              <w:rPr>
                <w:szCs w:val="20"/>
              </w:rPr>
              <w:t>Confirmed</w:t>
            </w:r>
          </w:p>
        </w:tc>
      </w:tr>
      <w:tr w:rsidR="0042274E" w:rsidRPr="00754E31" w14:paraId="7785C525"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7A5DAAE1" w14:textId="77777777" w:rsidR="0042274E" w:rsidRPr="000A56C1" w:rsidRDefault="0042274E" w:rsidP="00D96643">
            <w:pPr>
              <w:spacing w:before="60" w:after="60"/>
              <w:rPr>
                <w:rFonts w:cstheme="minorHAnsi"/>
                <w:szCs w:val="20"/>
                <w:lang w:val="en-GB"/>
              </w:rPr>
            </w:pPr>
            <w:r>
              <w:rPr>
                <w:rFonts w:cstheme="minorHAnsi"/>
                <w:szCs w:val="20"/>
                <w:lang w:val="en-GB"/>
              </w:rPr>
              <w:t>Trade Reject Reason</w:t>
            </w:r>
          </w:p>
        </w:tc>
        <w:tc>
          <w:tcPr>
            <w:tcW w:w="3746" w:type="pct"/>
            <w:shd w:val="clear" w:color="auto" w:fill="F2F2F2" w:themeFill="background1" w:themeFillShade="F2"/>
          </w:tcPr>
          <w:p w14:paraId="767166E8" w14:textId="77777777" w:rsidR="0042274E" w:rsidRPr="00F71B20" w:rsidRDefault="0042274E" w:rsidP="00D96643">
            <w:pPr>
              <w:spacing w:before="60" w:after="60"/>
              <w:rPr>
                <w:rFonts w:cstheme="minorHAnsi"/>
                <w:szCs w:val="20"/>
              </w:rPr>
            </w:pPr>
            <w:r>
              <w:rPr>
                <w:rFonts w:cstheme="minorHAnsi"/>
                <w:szCs w:val="20"/>
              </w:rPr>
              <w:t>Carries the reject reason code if Trade Status = 1 (Rejected); otherwise, it is 0 (Unused)</w:t>
            </w:r>
          </w:p>
        </w:tc>
      </w:tr>
      <w:tr w:rsidR="0042274E" w:rsidRPr="00754E31" w14:paraId="27A8BDB1"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61E907D0" w14:textId="77777777" w:rsidR="0042274E" w:rsidRPr="000A56C1" w:rsidRDefault="0042274E" w:rsidP="00D96643">
            <w:pPr>
              <w:spacing w:before="60" w:after="60"/>
              <w:rPr>
                <w:rFonts w:cstheme="minorHAnsi"/>
                <w:szCs w:val="20"/>
                <w:lang w:val="en-GB"/>
              </w:rPr>
            </w:pPr>
            <w:r w:rsidRPr="000A56C1">
              <w:rPr>
                <w:rFonts w:cstheme="minorHAnsi"/>
                <w:szCs w:val="20"/>
                <w:lang w:val="en-GB"/>
              </w:rPr>
              <w:t>No</w:t>
            </w:r>
            <w:r>
              <w:rPr>
                <w:rFonts w:cstheme="minorHAnsi"/>
                <w:szCs w:val="20"/>
                <w:lang w:val="en-GB"/>
              </w:rPr>
              <w:t xml:space="preserve"> Legs</w:t>
            </w:r>
          </w:p>
        </w:tc>
        <w:tc>
          <w:tcPr>
            <w:tcW w:w="3746" w:type="pct"/>
            <w:shd w:val="clear" w:color="auto" w:fill="F2F2F2" w:themeFill="background1" w:themeFillShade="F2"/>
          </w:tcPr>
          <w:p w14:paraId="43DD9BA4"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T</w:t>
            </w:r>
            <w:r w:rsidRPr="000A56C1">
              <w:rPr>
                <w:rFonts w:eastAsia="Times New Roman" w:cstheme="minorHAnsi"/>
                <w:color w:val="000000"/>
                <w:szCs w:val="20"/>
                <w:lang w:eastAsia="en-US"/>
              </w:rPr>
              <w:t>otal</w:t>
            </w:r>
            <w:r>
              <w:rPr>
                <w:rFonts w:eastAsia="Times New Roman" w:cstheme="minorHAnsi"/>
                <w:color w:val="000000"/>
                <w:szCs w:val="20"/>
                <w:lang w:eastAsia="en-US"/>
              </w:rPr>
              <w:t xml:space="preserve"> of legs, </w:t>
            </w:r>
            <w:r w:rsidRPr="000A56C1">
              <w:rPr>
                <w:rFonts w:eastAsia="Times New Roman" w:cstheme="minorHAnsi"/>
                <w:color w:val="000000"/>
                <w:szCs w:val="20"/>
                <w:lang w:eastAsia="en-US"/>
              </w:rPr>
              <w:t xml:space="preserve">must be less or equal to </w:t>
            </w:r>
            <w:r>
              <w:rPr>
                <w:rFonts w:eastAsia="Times New Roman" w:cstheme="minorHAnsi"/>
                <w:color w:val="000000"/>
                <w:szCs w:val="20"/>
                <w:lang w:eastAsia="en-US"/>
              </w:rPr>
              <w:t>8.</w:t>
            </w:r>
          </w:p>
        </w:tc>
      </w:tr>
      <w:tr w:rsidR="0042274E" w:rsidRPr="00754E31" w14:paraId="77EED522"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0F820459" w14:textId="77777777" w:rsidR="0042274E" w:rsidRPr="000A56C1" w:rsidRDefault="0042274E" w:rsidP="00D96643">
            <w:pPr>
              <w:spacing w:before="60" w:after="60"/>
              <w:rPr>
                <w:rFonts w:cstheme="minorHAnsi"/>
                <w:szCs w:val="20"/>
                <w:lang w:val="en-GB"/>
              </w:rPr>
            </w:pPr>
            <w:r>
              <w:t>Two-party Trade Instrument Leg Block 1</w:t>
            </w:r>
          </w:p>
        </w:tc>
        <w:tc>
          <w:tcPr>
            <w:tcW w:w="3746" w:type="pct"/>
            <w:shd w:val="clear" w:color="auto" w:fill="F2F2F2" w:themeFill="background1" w:themeFillShade="F2"/>
          </w:tcPr>
          <w:p w14:paraId="09ED8408"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 xml:space="preserve">The </w:t>
            </w:r>
            <w:r>
              <w:t>two-party trade instrument leg block</w:t>
            </w:r>
          </w:p>
        </w:tc>
      </w:tr>
      <w:tr w:rsidR="0042274E" w:rsidRPr="00754E31" w14:paraId="785C2151"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20737C54" w14:textId="77777777" w:rsidR="0042274E" w:rsidRPr="000A56C1" w:rsidRDefault="0042274E" w:rsidP="00D96643">
            <w:pPr>
              <w:spacing w:before="60" w:after="60"/>
              <w:rPr>
                <w:rFonts w:cstheme="minorHAnsi"/>
                <w:szCs w:val="20"/>
                <w:lang w:val="en-GB"/>
              </w:rPr>
            </w:pPr>
            <w:r>
              <w:t>Two-party Trade Instrument Leg Block …</w:t>
            </w:r>
          </w:p>
        </w:tc>
        <w:tc>
          <w:tcPr>
            <w:tcW w:w="3746" w:type="pct"/>
            <w:shd w:val="clear" w:color="auto" w:fill="F2F2F2" w:themeFill="background1" w:themeFillShade="F2"/>
          </w:tcPr>
          <w:p w14:paraId="0975697A"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 xml:space="preserve">The </w:t>
            </w:r>
            <w:r>
              <w:t>two-party trade instrument leg block</w:t>
            </w:r>
          </w:p>
        </w:tc>
      </w:tr>
      <w:tr w:rsidR="0042274E" w:rsidRPr="00754E31" w14:paraId="58D650E0"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017722E1" w14:textId="77777777" w:rsidR="0042274E" w:rsidRPr="000A56C1" w:rsidRDefault="0042274E" w:rsidP="00D96643">
            <w:pPr>
              <w:spacing w:before="60" w:after="60"/>
              <w:rPr>
                <w:rFonts w:cstheme="minorHAnsi"/>
                <w:szCs w:val="20"/>
                <w:lang w:val="en-GB"/>
              </w:rPr>
            </w:pPr>
            <w:r>
              <w:t>Two-party Trade Instrument Leg Block</w:t>
            </w:r>
            <w:r>
              <w:rPr>
                <w:rFonts w:cstheme="minorHAnsi"/>
                <w:szCs w:val="20"/>
                <w:lang w:val="en-GB"/>
              </w:rPr>
              <w:t xml:space="preserve"> N</w:t>
            </w:r>
          </w:p>
        </w:tc>
        <w:tc>
          <w:tcPr>
            <w:tcW w:w="3746" w:type="pct"/>
            <w:shd w:val="clear" w:color="auto" w:fill="F2F2F2" w:themeFill="background1" w:themeFillShade="F2"/>
          </w:tcPr>
          <w:p w14:paraId="5281CE5B"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 xml:space="preserve">The </w:t>
            </w:r>
            <w:r>
              <w:t>two-party trade instrument leg block</w:t>
            </w:r>
          </w:p>
        </w:tc>
      </w:tr>
    </w:tbl>
    <w:p w14:paraId="30E9822F" w14:textId="77777777" w:rsidR="0042274E" w:rsidRDefault="0042274E" w:rsidP="0042274E">
      <w:pPr>
        <w:spacing w:before="120"/>
        <w:jc w:val="both"/>
        <w:rPr>
          <w:rFonts w:cstheme="minorHAnsi"/>
          <w:sz w:val="22"/>
          <w:szCs w:val="22"/>
        </w:rPr>
      </w:pPr>
      <w:r>
        <w:rPr>
          <w:rFonts w:cstheme="minorHAnsi"/>
          <w:sz w:val="22"/>
          <w:szCs w:val="22"/>
        </w:rPr>
        <w:t>Optional Fields:</w:t>
      </w:r>
    </w:p>
    <w:p w14:paraId="093412A1" w14:textId="77777777" w:rsidR="0042274E" w:rsidRDefault="0042274E" w:rsidP="0042274E">
      <w:pPr>
        <w:spacing w:before="120"/>
        <w:jc w:val="both"/>
        <w:rPr>
          <w:rFonts w:cstheme="minorHAnsi"/>
          <w:sz w:val="22"/>
          <w:szCs w:val="22"/>
        </w:rPr>
      </w:pPr>
      <w:r>
        <w:rPr>
          <w:rFonts w:cstheme="minorHAnsi"/>
          <w:sz w:val="22"/>
          <w:szCs w:val="22"/>
        </w:rPr>
        <w:t>There is no optional field for this message.</w:t>
      </w:r>
    </w:p>
    <w:p w14:paraId="2DBB5DE4" w14:textId="77777777" w:rsidR="0042274E" w:rsidRDefault="0042274E" w:rsidP="0042274E">
      <w:pPr>
        <w:spacing w:before="120"/>
        <w:jc w:val="both"/>
        <w:rPr>
          <w:rFonts w:cstheme="minorHAnsi"/>
          <w:sz w:val="22"/>
          <w:szCs w:val="22"/>
        </w:rPr>
      </w:pPr>
    </w:p>
    <w:p w14:paraId="080DBE89" w14:textId="77777777" w:rsidR="0042274E" w:rsidRDefault="0042274E" w:rsidP="0042274E">
      <w:pPr>
        <w:pStyle w:val="Heading3"/>
      </w:pPr>
      <w:bookmarkStart w:id="777" w:name="_Toc170578925"/>
      <w:r>
        <w:t>One</w:t>
      </w:r>
      <w:r w:rsidRPr="00BE5E8E">
        <w:t>-party Trade</w:t>
      </w:r>
      <w:bookmarkEnd w:id="777"/>
    </w:p>
    <w:p w14:paraId="125344EB" w14:textId="77777777" w:rsidR="0042274E" w:rsidRDefault="0042274E" w:rsidP="0042274E">
      <w:pPr>
        <w:pStyle w:val="Heading4"/>
        <w:rPr>
          <w:rFonts w:asciiTheme="minorHAnsi" w:hAnsiTheme="minorHAnsi" w:cstheme="minorHAnsi"/>
        </w:rPr>
      </w:pPr>
      <w:bookmarkStart w:id="778" w:name="_Toc170578926"/>
      <w:r>
        <w:rPr>
          <w:rFonts w:asciiTheme="minorHAnsi" w:hAnsiTheme="minorHAnsi" w:cstheme="minorHAnsi"/>
        </w:rPr>
        <w:t>One-party Trade Request (20)</w:t>
      </w:r>
      <w:bookmarkEnd w:id="778"/>
    </w:p>
    <w:p w14:paraId="1F87B939" w14:textId="7A2F5657" w:rsidR="0042274E" w:rsidRDefault="000C5010" w:rsidP="0042274E">
      <w:pPr>
        <w:pStyle w:val="NormalNGMDS"/>
        <w:ind w:left="0"/>
        <w:rPr>
          <w:rFonts w:asciiTheme="minorHAnsi" w:hAnsiTheme="minorHAnsi" w:cstheme="minorHAnsi"/>
          <w:szCs w:val="22"/>
        </w:rPr>
      </w:pPr>
      <w:r w:rsidRPr="003F08C6">
        <w:rPr>
          <w:rFonts w:asciiTheme="minorHAnsi" w:hAnsiTheme="minorHAnsi" w:cstheme="minorHAnsi"/>
        </w:rPr>
        <w:t xml:space="preserve">The client can send this message the gateway </w:t>
      </w:r>
      <w:r>
        <w:rPr>
          <w:rFonts w:asciiTheme="minorHAnsi" w:hAnsiTheme="minorHAnsi" w:cstheme="minorHAnsi"/>
        </w:rPr>
        <w:t>to</w:t>
      </w:r>
      <w:r w:rsidR="0042274E">
        <w:rPr>
          <w:rFonts w:asciiTheme="minorHAnsi" w:hAnsiTheme="minorHAnsi" w:cstheme="minorHAnsi"/>
          <w:szCs w:val="22"/>
        </w:rPr>
        <w:t xml:space="preserve"> report a </w:t>
      </w:r>
      <w:r w:rsidR="00521B7D">
        <w:rPr>
          <w:rFonts w:asciiTheme="minorHAnsi" w:hAnsiTheme="minorHAnsi" w:cstheme="minorHAnsi"/>
          <w:szCs w:val="22"/>
        </w:rPr>
        <w:t>one-party</w:t>
      </w:r>
      <w:r w:rsidR="0042274E">
        <w:rPr>
          <w:rFonts w:asciiTheme="minorHAnsi" w:hAnsiTheme="minorHAnsi" w:cstheme="minorHAnsi"/>
          <w:szCs w:val="22"/>
        </w:rPr>
        <w:t xml:space="preserve"> trade</w:t>
      </w:r>
      <w:r w:rsidR="0042274E" w:rsidRPr="00417716">
        <w:rPr>
          <w:rFonts w:asciiTheme="minorHAnsi" w:hAnsiTheme="minorHAnsi" w:cstheme="minorHAnsi"/>
          <w:szCs w:val="22"/>
        </w:rPr>
        <w:t>.</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0"/>
        <w:gridCol w:w="6750"/>
        <w:gridCol w:w="9"/>
      </w:tblGrid>
      <w:tr w:rsidR="0042274E" w:rsidRPr="003C47FD" w14:paraId="2BBE6EBF" w14:textId="77777777" w:rsidTr="00D96643">
        <w:trPr>
          <w:gridAfter w:val="1"/>
          <w:wAfter w:w="5" w:type="pct"/>
          <w:trHeight w:val="300"/>
        </w:trPr>
        <w:tc>
          <w:tcPr>
            <w:tcW w:w="1249" w:type="pct"/>
            <w:shd w:val="clear" w:color="auto" w:fill="C6D9F1" w:themeFill="text2" w:themeFillTint="33"/>
            <w:noWrap/>
          </w:tcPr>
          <w:p w14:paraId="194F13C5" w14:textId="77777777" w:rsidR="0042274E" w:rsidRPr="003C47FD" w:rsidRDefault="0042274E" w:rsidP="00D96643">
            <w:pPr>
              <w:pStyle w:val="Tablehead"/>
              <w:spacing w:after="0"/>
              <w:jc w:val="left"/>
              <w:rPr>
                <w:rFonts w:cstheme="minorHAnsi"/>
              </w:rPr>
            </w:pPr>
            <w:r>
              <w:rPr>
                <w:rFonts w:cstheme="minorHAnsi"/>
              </w:rPr>
              <w:t>Field Name</w:t>
            </w:r>
          </w:p>
        </w:tc>
        <w:tc>
          <w:tcPr>
            <w:tcW w:w="3746" w:type="pct"/>
            <w:shd w:val="clear" w:color="auto" w:fill="C6D9F1" w:themeFill="text2" w:themeFillTint="33"/>
          </w:tcPr>
          <w:p w14:paraId="09B62537"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2D22F124"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43AB5EF7" w14:textId="77777777" w:rsidR="0042274E" w:rsidRPr="00754E31" w:rsidRDefault="0042274E" w:rsidP="00D96643">
            <w:pPr>
              <w:spacing w:before="60" w:after="60"/>
              <w:rPr>
                <w:rFonts w:cstheme="minorHAnsi"/>
                <w:szCs w:val="20"/>
                <w:lang w:val="en-GB"/>
              </w:rPr>
            </w:pPr>
            <w:r w:rsidRPr="000A0DAA">
              <w:rPr>
                <w:rFonts w:cstheme="minorHAnsi"/>
                <w:szCs w:val="20"/>
                <w:lang w:val="en-GB"/>
              </w:rPr>
              <w:t>Trade Report ID</w:t>
            </w:r>
          </w:p>
        </w:tc>
        <w:tc>
          <w:tcPr>
            <w:tcW w:w="3746" w:type="pct"/>
            <w:shd w:val="clear" w:color="auto" w:fill="F2F2F2" w:themeFill="background1" w:themeFillShade="F2"/>
          </w:tcPr>
          <w:p w14:paraId="206711CF" w14:textId="77777777" w:rsidR="0042274E" w:rsidRPr="00931B7A" w:rsidRDefault="0042274E" w:rsidP="00D96643">
            <w:pPr>
              <w:spacing w:before="60" w:after="60"/>
              <w:rPr>
                <w:rFonts w:cstheme="minorHAnsi"/>
                <w:szCs w:val="20"/>
              </w:rPr>
            </w:pPr>
            <w:r w:rsidRPr="00F71B20">
              <w:rPr>
                <w:rFonts w:cstheme="minorHAnsi"/>
                <w:szCs w:val="20"/>
              </w:rPr>
              <w:t xml:space="preserve">Client specified unique identifier for the </w:t>
            </w:r>
            <w:r>
              <w:rPr>
                <w:rFonts w:cstheme="minorHAnsi"/>
                <w:szCs w:val="20"/>
              </w:rPr>
              <w:t>block trade request message.</w:t>
            </w:r>
          </w:p>
        </w:tc>
      </w:tr>
      <w:tr w:rsidR="0042274E" w:rsidRPr="00073EA6" w14:paraId="5D7DCF00" w14:textId="77777777" w:rsidTr="00D96643">
        <w:tblPrEx>
          <w:tblLook w:val="01E0" w:firstRow="1" w:lastRow="1" w:firstColumn="1" w:lastColumn="1" w:noHBand="0" w:noVBand="0"/>
        </w:tblPrEx>
        <w:trPr>
          <w:trHeight w:val="331"/>
        </w:trPr>
        <w:tc>
          <w:tcPr>
            <w:tcW w:w="1249" w:type="pct"/>
            <w:shd w:val="clear" w:color="auto" w:fill="F2F2F2" w:themeFill="background1" w:themeFillShade="F2"/>
          </w:tcPr>
          <w:p w14:paraId="3089BBBC" w14:textId="77777777" w:rsidR="0042274E" w:rsidRPr="00073EA6" w:rsidRDefault="0042274E" w:rsidP="00D96643">
            <w:pPr>
              <w:snapToGrid w:val="0"/>
              <w:spacing w:before="60" w:after="40"/>
              <w:rPr>
                <w:rFonts w:cstheme="minorHAnsi"/>
                <w:szCs w:val="20"/>
              </w:rPr>
            </w:pPr>
            <w:r w:rsidRPr="0049178E">
              <w:rPr>
                <w:rFonts w:cstheme="minorHAnsi"/>
                <w:szCs w:val="20"/>
              </w:rPr>
              <w:t xml:space="preserve">Transaction Time </w:t>
            </w:r>
          </w:p>
        </w:tc>
        <w:tc>
          <w:tcPr>
            <w:tcW w:w="3751" w:type="pct"/>
            <w:gridSpan w:val="2"/>
            <w:shd w:val="clear" w:color="auto" w:fill="F2F2F2" w:themeFill="background1" w:themeFillShade="F2"/>
          </w:tcPr>
          <w:p w14:paraId="2EF3E3FB" w14:textId="77777777" w:rsidR="0042274E" w:rsidRPr="00073EA6" w:rsidRDefault="0042274E" w:rsidP="00D96643">
            <w:pPr>
              <w:snapToGrid w:val="0"/>
              <w:spacing w:before="60" w:after="40"/>
              <w:rPr>
                <w:rFonts w:cstheme="minorHAnsi"/>
                <w:szCs w:val="20"/>
              </w:rPr>
            </w:pPr>
            <w:r w:rsidRPr="00AD055D">
              <w:rPr>
                <w:rFonts w:eastAsia="Calibri" w:cstheme="minorHAnsi"/>
                <w:szCs w:val="20"/>
                <w:lang w:val="en-GB"/>
              </w:rPr>
              <w:t xml:space="preserve">The time at which </w:t>
            </w:r>
            <w:r>
              <w:rPr>
                <w:rFonts w:eastAsia="Calibri" w:cstheme="minorHAnsi"/>
                <w:szCs w:val="20"/>
                <w:lang w:val="en-GB"/>
              </w:rPr>
              <w:t>this message is generated.</w:t>
            </w:r>
          </w:p>
        </w:tc>
      </w:tr>
      <w:tr w:rsidR="0042274E" w:rsidRPr="00754E31" w14:paraId="3A8BC0D5"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3E7B2365" w14:textId="77777777" w:rsidR="0042274E" w:rsidRPr="00754E31" w:rsidRDefault="0042274E" w:rsidP="00D96643">
            <w:pPr>
              <w:spacing w:before="60" w:after="60"/>
              <w:rPr>
                <w:rFonts w:cstheme="minorHAnsi"/>
                <w:szCs w:val="20"/>
                <w:lang w:val="en-GB"/>
              </w:rPr>
            </w:pPr>
            <w:r w:rsidRPr="000A56C1">
              <w:rPr>
                <w:rFonts w:cstheme="minorHAnsi"/>
                <w:szCs w:val="20"/>
                <w:lang w:val="en-GB"/>
              </w:rPr>
              <w:t>Executing Trader</w:t>
            </w:r>
          </w:p>
        </w:tc>
        <w:tc>
          <w:tcPr>
            <w:tcW w:w="3746" w:type="pct"/>
            <w:shd w:val="clear" w:color="auto" w:fill="F2F2F2" w:themeFill="background1" w:themeFillShade="F2"/>
          </w:tcPr>
          <w:p w14:paraId="15099EDA" w14:textId="77777777" w:rsidR="0042274E" w:rsidRDefault="0042274E" w:rsidP="00D96643">
            <w:pPr>
              <w:spacing w:before="60" w:after="60"/>
              <w:rPr>
                <w:rFonts w:cstheme="minorHAnsi"/>
                <w:szCs w:val="20"/>
              </w:rPr>
            </w:pPr>
            <w:r w:rsidRPr="00F71B20">
              <w:rPr>
                <w:rFonts w:cstheme="minorHAnsi"/>
                <w:szCs w:val="20"/>
              </w:rPr>
              <w:t>Client specified</w:t>
            </w:r>
            <w:r>
              <w:rPr>
                <w:rFonts w:cstheme="minorHAnsi"/>
                <w:szCs w:val="20"/>
              </w:rPr>
              <w:t xml:space="preserve"> e</w:t>
            </w:r>
            <w:r w:rsidRPr="00F71B20">
              <w:rPr>
                <w:rFonts w:cstheme="minorHAnsi"/>
                <w:szCs w:val="20"/>
              </w:rPr>
              <w:t xml:space="preserve">xecuting </w:t>
            </w:r>
            <w:r>
              <w:rPr>
                <w:rFonts w:cstheme="minorHAnsi"/>
                <w:szCs w:val="20"/>
              </w:rPr>
              <w:t>t</w:t>
            </w:r>
            <w:r w:rsidRPr="00F71B20">
              <w:rPr>
                <w:rFonts w:cstheme="minorHAnsi"/>
                <w:szCs w:val="20"/>
              </w:rPr>
              <w:t>rader</w:t>
            </w:r>
            <w:r>
              <w:rPr>
                <w:rFonts w:cstheme="minorHAnsi"/>
                <w:szCs w:val="20"/>
              </w:rPr>
              <w:t xml:space="preserve"> or other entity form client side.</w:t>
            </w:r>
          </w:p>
          <w:p w14:paraId="2D1FDDC6" w14:textId="77777777" w:rsidR="0042274E" w:rsidRPr="00931B7A" w:rsidRDefault="0042274E" w:rsidP="00D96643">
            <w:pPr>
              <w:spacing w:before="60" w:after="60"/>
              <w:rPr>
                <w:rFonts w:cstheme="minorHAnsi"/>
                <w:szCs w:val="20"/>
              </w:rPr>
            </w:pPr>
            <w:r>
              <w:rPr>
                <w:rFonts w:cstheme="minorHAnsi"/>
                <w:szCs w:val="20"/>
              </w:rPr>
              <w:t>It may set to 0 if not used.</w:t>
            </w:r>
          </w:p>
        </w:tc>
      </w:tr>
      <w:tr w:rsidR="0042274E" w:rsidRPr="00754E31" w14:paraId="76C28C9F"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1E71854C" w14:textId="77777777" w:rsidR="0042274E" w:rsidRPr="00754E31" w:rsidRDefault="0042274E" w:rsidP="00D96643">
            <w:pPr>
              <w:spacing w:before="60" w:after="60"/>
              <w:rPr>
                <w:rFonts w:cstheme="minorHAnsi"/>
                <w:szCs w:val="20"/>
                <w:lang w:val="en-GB"/>
              </w:rPr>
            </w:pPr>
            <w:r w:rsidRPr="00E34EFC">
              <w:rPr>
                <w:rFonts w:cstheme="minorHAnsi"/>
                <w:szCs w:val="20"/>
                <w:lang w:val="en-GB"/>
              </w:rPr>
              <w:lastRenderedPageBreak/>
              <w:t>Special Indicator</w:t>
            </w:r>
          </w:p>
        </w:tc>
        <w:tc>
          <w:tcPr>
            <w:tcW w:w="3746" w:type="pct"/>
            <w:shd w:val="clear" w:color="auto" w:fill="F2F2F2" w:themeFill="background1" w:themeFillShade="F2"/>
          </w:tcPr>
          <w:p w14:paraId="041366E4" w14:textId="77777777" w:rsidR="0042274E" w:rsidRPr="00665EB2" w:rsidRDefault="0042274E" w:rsidP="00D96643">
            <w:pPr>
              <w:spacing w:before="60" w:after="60"/>
              <w:rPr>
                <w:rFonts w:cstheme="minorHAnsi"/>
                <w:szCs w:val="20"/>
              </w:rPr>
            </w:pPr>
            <w:r w:rsidRPr="00665EB2">
              <w:rPr>
                <w:rFonts w:cstheme="minorHAnsi"/>
                <w:szCs w:val="20"/>
              </w:rPr>
              <w:t>Block trade special indicator, can be one of:</w:t>
            </w:r>
          </w:p>
          <w:p w14:paraId="775EE7BB" w14:textId="77777777" w:rsidR="0042274E" w:rsidRPr="00665EB2" w:rsidRDefault="0042274E" w:rsidP="00D96643">
            <w:pPr>
              <w:pStyle w:val="ListParagraph"/>
              <w:numPr>
                <w:ilvl w:val="0"/>
                <w:numId w:val="20"/>
              </w:numPr>
              <w:spacing w:before="60" w:after="60"/>
              <w:rPr>
                <w:rFonts w:cstheme="minorHAnsi"/>
                <w:szCs w:val="20"/>
              </w:rPr>
            </w:pPr>
            <w:r w:rsidRPr="00665EB2">
              <w:rPr>
                <w:rFonts w:cstheme="minorHAnsi"/>
                <w:szCs w:val="20"/>
              </w:rPr>
              <w:t>1 = BTIC</w:t>
            </w:r>
          </w:p>
          <w:p w14:paraId="0EECE5E6" w14:textId="77777777" w:rsidR="0042274E" w:rsidRPr="009E7140" w:rsidRDefault="0042274E" w:rsidP="00D96643">
            <w:pPr>
              <w:pStyle w:val="ListParagraph"/>
              <w:numPr>
                <w:ilvl w:val="0"/>
                <w:numId w:val="20"/>
              </w:numPr>
              <w:spacing w:before="60" w:after="60"/>
              <w:rPr>
                <w:rFonts w:cstheme="minorHAnsi"/>
                <w:sz w:val="18"/>
                <w:szCs w:val="18"/>
              </w:rPr>
            </w:pPr>
            <w:r w:rsidRPr="00665EB2">
              <w:rPr>
                <w:rFonts w:eastAsiaTheme="minorHAnsi" w:cstheme="minorHAnsi"/>
                <w:szCs w:val="20"/>
              </w:rPr>
              <w:t xml:space="preserve">2 = </w:t>
            </w:r>
            <w:r w:rsidRPr="00665EB2">
              <w:rPr>
                <w:szCs w:val="20"/>
              </w:rPr>
              <w:t>PPR2</w:t>
            </w:r>
          </w:p>
          <w:p w14:paraId="313C70DD" w14:textId="77777777" w:rsidR="0042274E" w:rsidRPr="009E7140" w:rsidRDefault="0042274E" w:rsidP="00D96643">
            <w:pPr>
              <w:spacing w:before="60" w:after="60"/>
              <w:rPr>
                <w:rFonts w:cstheme="minorHAnsi"/>
                <w:sz w:val="18"/>
                <w:szCs w:val="18"/>
              </w:rPr>
            </w:pPr>
            <w:r w:rsidRPr="009E7140">
              <w:rPr>
                <w:rFonts w:cstheme="minorHAnsi"/>
                <w:szCs w:val="20"/>
              </w:rPr>
              <w:t>Set to 0 if not used.</w:t>
            </w:r>
          </w:p>
        </w:tc>
      </w:tr>
      <w:tr w:rsidR="0042274E" w:rsidRPr="00754E31" w14:paraId="134F69AF"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2099B4C3" w14:textId="77777777" w:rsidR="0042274E" w:rsidRPr="00754E31" w:rsidRDefault="0042274E" w:rsidP="00D96643">
            <w:pPr>
              <w:spacing w:before="60" w:after="60"/>
              <w:rPr>
                <w:rFonts w:cstheme="minorHAnsi"/>
                <w:szCs w:val="20"/>
                <w:lang w:val="en-GB"/>
              </w:rPr>
            </w:pPr>
            <w:r w:rsidRPr="00C337D8">
              <w:rPr>
                <w:rFonts w:cstheme="minorHAnsi"/>
                <w:szCs w:val="20"/>
                <w:lang w:val="en-GB"/>
              </w:rPr>
              <w:t>Trade Conclusion Date</w:t>
            </w:r>
            <w:r>
              <w:rPr>
                <w:rFonts w:cstheme="minorHAnsi"/>
                <w:szCs w:val="20"/>
                <w:lang w:val="en-GB"/>
              </w:rPr>
              <w:t xml:space="preserve"> T</w:t>
            </w:r>
            <w:r w:rsidRPr="00C337D8">
              <w:rPr>
                <w:rFonts w:cstheme="minorHAnsi"/>
                <w:szCs w:val="20"/>
                <w:lang w:val="en-GB"/>
              </w:rPr>
              <w:t>ime</w:t>
            </w:r>
          </w:p>
        </w:tc>
        <w:tc>
          <w:tcPr>
            <w:tcW w:w="3746" w:type="pct"/>
            <w:shd w:val="clear" w:color="auto" w:fill="F2F2F2" w:themeFill="background1" w:themeFillShade="F2"/>
          </w:tcPr>
          <w:p w14:paraId="43B86033" w14:textId="77777777" w:rsidR="0042274E" w:rsidRPr="00931B7A" w:rsidRDefault="0042274E" w:rsidP="00D96643">
            <w:pPr>
              <w:spacing w:before="60" w:after="60"/>
              <w:rPr>
                <w:rFonts w:cstheme="minorHAnsi"/>
                <w:szCs w:val="20"/>
              </w:rPr>
            </w:pPr>
            <w:r w:rsidRPr="00851761">
              <w:rPr>
                <w:rFonts w:cstheme="minorHAnsi"/>
                <w:szCs w:val="20"/>
              </w:rPr>
              <w:t xml:space="preserve">Date and time the transaction represented by when this </w:t>
            </w:r>
            <w:r>
              <w:rPr>
                <w:rFonts w:cstheme="minorHAnsi"/>
                <w:szCs w:val="20"/>
              </w:rPr>
              <w:t>b</w:t>
            </w:r>
            <w:r w:rsidRPr="00851761">
              <w:rPr>
                <w:rFonts w:cstheme="minorHAnsi"/>
                <w:szCs w:val="20"/>
              </w:rPr>
              <w:t xml:space="preserve">lock </w:t>
            </w:r>
            <w:r>
              <w:rPr>
                <w:rFonts w:cstheme="minorHAnsi"/>
                <w:szCs w:val="20"/>
              </w:rPr>
              <w:t>t</w:t>
            </w:r>
            <w:r w:rsidRPr="00851761">
              <w:rPr>
                <w:rFonts w:cstheme="minorHAnsi"/>
                <w:szCs w:val="20"/>
              </w:rPr>
              <w:t>rade occurred</w:t>
            </w:r>
            <w:r>
              <w:rPr>
                <w:rFonts w:cstheme="minorHAnsi"/>
                <w:szCs w:val="20"/>
              </w:rPr>
              <w:t>.</w:t>
            </w:r>
          </w:p>
        </w:tc>
      </w:tr>
      <w:tr w:rsidR="0042274E" w:rsidRPr="00754E31" w14:paraId="3D58D0E7"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68961A4A" w14:textId="77777777" w:rsidR="0042274E" w:rsidRPr="00754E31" w:rsidRDefault="0042274E" w:rsidP="00D96643">
            <w:pPr>
              <w:spacing w:before="60" w:after="60"/>
              <w:rPr>
                <w:rFonts w:cstheme="minorHAnsi"/>
                <w:szCs w:val="20"/>
                <w:lang w:val="en-GB"/>
              </w:rPr>
            </w:pPr>
            <w:r w:rsidRPr="007A3C96">
              <w:rPr>
                <w:rFonts w:cstheme="minorHAnsi"/>
                <w:szCs w:val="20"/>
                <w:lang w:val="en-GB"/>
              </w:rPr>
              <w:t>Aggregated Trade</w:t>
            </w:r>
          </w:p>
        </w:tc>
        <w:tc>
          <w:tcPr>
            <w:tcW w:w="3746" w:type="pct"/>
            <w:shd w:val="clear" w:color="auto" w:fill="F2F2F2" w:themeFill="background1" w:themeFillShade="F2"/>
          </w:tcPr>
          <w:p w14:paraId="617B802B" w14:textId="77777777" w:rsidR="0042274E" w:rsidRDefault="0042274E" w:rsidP="00D96643">
            <w:pPr>
              <w:spacing w:before="60" w:after="60"/>
              <w:rPr>
                <w:rFonts w:cstheme="minorHAnsi"/>
                <w:szCs w:val="20"/>
              </w:rPr>
            </w:pPr>
            <w:r>
              <w:rPr>
                <w:rFonts w:cstheme="minorHAnsi"/>
                <w:szCs w:val="20"/>
              </w:rPr>
              <w:t>Indicates whether it is a</w:t>
            </w:r>
            <w:r w:rsidRPr="007A3C96">
              <w:rPr>
                <w:rFonts w:cstheme="minorHAnsi"/>
                <w:szCs w:val="20"/>
              </w:rPr>
              <w:t xml:space="preserve">ggregated </w:t>
            </w:r>
            <w:r>
              <w:rPr>
                <w:rFonts w:cstheme="minorHAnsi"/>
                <w:szCs w:val="20"/>
              </w:rPr>
              <w:t>t</w:t>
            </w:r>
            <w:r w:rsidRPr="007A3C96">
              <w:rPr>
                <w:rFonts w:cstheme="minorHAnsi"/>
                <w:szCs w:val="20"/>
              </w:rPr>
              <w:t>rade</w:t>
            </w:r>
            <w:r>
              <w:rPr>
                <w:rFonts w:cstheme="minorHAnsi"/>
                <w:szCs w:val="20"/>
              </w:rPr>
              <w:t xml:space="preserve">, </w:t>
            </w:r>
            <w:r w:rsidRPr="00991D17">
              <w:rPr>
                <w:rFonts w:cstheme="minorHAnsi"/>
                <w:szCs w:val="20"/>
              </w:rPr>
              <w:t>a pass-through attribute</w:t>
            </w:r>
            <w:r>
              <w:rPr>
                <w:rFonts w:cstheme="minorHAnsi"/>
                <w:szCs w:val="20"/>
              </w:rPr>
              <w:t>.</w:t>
            </w:r>
          </w:p>
          <w:p w14:paraId="59F0D20D" w14:textId="77777777" w:rsidR="0042274E" w:rsidRDefault="0042274E" w:rsidP="00D96643">
            <w:pPr>
              <w:pStyle w:val="ListParagraph"/>
              <w:numPr>
                <w:ilvl w:val="0"/>
                <w:numId w:val="20"/>
              </w:numPr>
              <w:spacing w:before="60" w:after="60"/>
              <w:rPr>
                <w:rFonts w:cstheme="minorHAnsi"/>
                <w:szCs w:val="20"/>
              </w:rPr>
            </w:pPr>
            <w:r>
              <w:rPr>
                <w:rFonts w:cstheme="minorHAnsi"/>
                <w:szCs w:val="20"/>
              </w:rPr>
              <w:t>1</w:t>
            </w:r>
            <w:r w:rsidRPr="00665EB2">
              <w:rPr>
                <w:rFonts w:cstheme="minorHAnsi"/>
                <w:szCs w:val="20"/>
              </w:rPr>
              <w:t xml:space="preserve"> = </w:t>
            </w:r>
            <w:r>
              <w:rPr>
                <w:rFonts w:cstheme="minorHAnsi"/>
                <w:szCs w:val="20"/>
              </w:rPr>
              <w:t>Yes</w:t>
            </w:r>
          </w:p>
          <w:p w14:paraId="06B7342A" w14:textId="77777777" w:rsidR="0042274E" w:rsidRPr="007A3C96" w:rsidRDefault="0042274E" w:rsidP="00D96643">
            <w:pPr>
              <w:pStyle w:val="ListParagraph"/>
              <w:numPr>
                <w:ilvl w:val="0"/>
                <w:numId w:val="20"/>
              </w:numPr>
              <w:spacing w:before="60" w:after="60"/>
              <w:rPr>
                <w:rFonts w:cstheme="minorHAnsi"/>
                <w:szCs w:val="20"/>
              </w:rPr>
            </w:pPr>
            <w:r>
              <w:rPr>
                <w:rFonts w:eastAsiaTheme="minorHAnsi" w:cstheme="minorHAnsi"/>
                <w:szCs w:val="20"/>
              </w:rPr>
              <w:t>0</w:t>
            </w:r>
            <w:r w:rsidRPr="007A3C96">
              <w:rPr>
                <w:rFonts w:eastAsiaTheme="minorHAnsi" w:cstheme="minorHAnsi"/>
                <w:szCs w:val="20"/>
              </w:rPr>
              <w:t xml:space="preserve"> = </w:t>
            </w:r>
            <w:r>
              <w:rPr>
                <w:szCs w:val="20"/>
              </w:rPr>
              <w:t>No</w:t>
            </w:r>
          </w:p>
        </w:tc>
      </w:tr>
      <w:tr w:rsidR="0042274E" w:rsidRPr="00754E31" w14:paraId="1A0DF904"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1352F6C0" w14:textId="77777777" w:rsidR="0042274E" w:rsidRPr="000A56C1" w:rsidRDefault="0042274E" w:rsidP="00D96643">
            <w:pPr>
              <w:spacing w:before="60" w:after="60"/>
              <w:rPr>
                <w:rFonts w:cstheme="minorHAnsi"/>
                <w:szCs w:val="20"/>
                <w:lang w:val="en-GB"/>
              </w:rPr>
            </w:pPr>
            <w:r>
              <w:rPr>
                <w:rFonts w:cstheme="minorHAnsi"/>
                <w:szCs w:val="20"/>
                <w:lang w:val="en-GB"/>
              </w:rPr>
              <w:t>Counterparty Session ID</w:t>
            </w:r>
          </w:p>
        </w:tc>
        <w:tc>
          <w:tcPr>
            <w:tcW w:w="3746" w:type="pct"/>
            <w:shd w:val="clear" w:color="auto" w:fill="F2F2F2" w:themeFill="background1" w:themeFillShade="F2"/>
          </w:tcPr>
          <w:p w14:paraId="70D0EC81"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The Session ID (i.e. Comp ID) of counterparty</w:t>
            </w:r>
          </w:p>
        </w:tc>
      </w:tr>
      <w:tr w:rsidR="0042274E" w:rsidRPr="00754E31" w14:paraId="6CA81BA0"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2516D483" w14:textId="77777777" w:rsidR="0042274E" w:rsidRPr="000A56C1" w:rsidRDefault="0042274E" w:rsidP="00D96643">
            <w:pPr>
              <w:spacing w:before="60" w:after="60"/>
              <w:rPr>
                <w:rFonts w:cstheme="minorHAnsi"/>
                <w:szCs w:val="20"/>
                <w:lang w:val="en-GB"/>
              </w:rPr>
            </w:pPr>
            <w:r w:rsidRPr="000A56C1">
              <w:rPr>
                <w:rFonts w:cstheme="minorHAnsi"/>
                <w:szCs w:val="20"/>
                <w:lang w:val="en-GB"/>
              </w:rPr>
              <w:t>No</w:t>
            </w:r>
            <w:r>
              <w:rPr>
                <w:rFonts w:cstheme="minorHAnsi"/>
                <w:szCs w:val="20"/>
                <w:lang w:val="en-GB"/>
              </w:rPr>
              <w:t xml:space="preserve"> Legs</w:t>
            </w:r>
          </w:p>
        </w:tc>
        <w:tc>
          <w:tcPr>
            <w:tcW w:w="3746" w:type="pct"/>
            <w:shd w:val="clear" w:color="auto" w:fill="F2F2F2" w:themeFill="background1" w:themeFillShade="F2"/>
          </w:tcPr>
          <w:p w14:paraId="77E3790F"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T</w:t>
            </w:r>
            <w:r w:rsidRPr="000A56C1">
              <w:rPr>
                <w:rFonts w:eastAsia="Times New Roman" w:cstheme="minorHAnsi"/>
                <w:color w:val="000000"/>
                <w:szCs w:val="20"/>
                <w:lang w:eastAsia="en-US"/>
              </w:rPr>
              <w:t>otal</w:t>
            </w:r>
            <w:r>
              <w:rPr>
                <w:rFonts w:eastAsia="Times New Roman" w:cstheme="minorHAnsi"/>
                <w:color w:val="000000"/>
                <w:szCs w:val="20"/>
                <w:lang w:eastAsia="en-US"/>
              </w:rPr>
              <w:t xml:space="preserve"> of legs, </w:t>
            </w:r>
            <w:r w:rsidRPr="000A56C1">
              <w:rPr>
                <w:rFonts w:eastAsia="Times New Roman" w:cstheme="minorHAnsi"/>
                <w:color w:val="000000"/>
                <w:szCs w:val="20"/>
                <w:lang w:eastAsia="en-US"/>
              </w:rPr>
              <w:t xml:space="preserve">must be less or equal to </w:t>
            </w:r>
            <w:r>
              <w:rPr>
                <w:rFonts w:eastAsia="Times New Roman" w:cstheme="minorHAnsi"/>
                <w:color w:val="000000"/>
                <w:szCs w:val="20"/>
                <w:lang w:eastAsia="en-US"/>
              </w:rPr>
              <w:t>8.</w:t>
            </w:r>
          </w:p>
        </w:tc>
      </w:tr>
      <w:tr w:rsidR="0042274E" w:rsidRPr="00754E31" w14:paraId="38F660E6"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0838A79D" w14:textId="77777777" w:rsidR="0042274E" w:rsidRPr="000A56C1" w:rsidRDefault="0042274E" w:rsidP="00D96643">
            <w:pPr>
              <w:spacing w:before="60" w:after="60"/>
              <w:rPr>
                <w:rFonts w:cstheme="minorHAnsi"/>
                <w:szCs w:val="20"/>
                <w:lang w:val="en-GB"/>
              </w:rPr>
            </w:pPr>
            <w:r>
              <w:t>One-party Trade Instrument Leg Block 1</w:t>
            </w:r>
          </w:p>
        </w:tc>
        <w:tc>
          <w:tcPr>
            <w:tcW w:w="3746" w:type="pct"/>
            <w:shd w:val="clear" w:color="auto" w:fill="F2F2F2" w:themeFill="background1" w:themeFillShade="F2"/>
          </w:tcPr>
          <w:p w14:paraId="0082E777"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 xml:space="preserve">The </w:t>
            </w:r>
            <w:r>
              <w:t>two-party trade instrument leg block</w:t>
            </w:r>
          </w:p>
        </w:tc>
      </w:tr>
      <w:tr w:rsidR="0042274E" w:rsidRPr="00754E31" w14:paraId="1D770F75"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5EF038E3" w14:textId="77777777" w:rsidR="0042274E" w:rsidRPr="000A56C1" w:rsidRDefault="0042274E" w:rsidP="00D96643">
            <w:pPr>
              <w:spacing w:before="60" w:after="60"/>
              <w:rPr>
                <w:rFonts w:cstheme="minorHAnsi"/>
                <w:szCs w:val="20"/>
                <w:lang w:val="en-GB"/>
              </w:rPr>
            </w:pPr>
            <w:r>
              <w:t>One-party Trade Instrument Leg Block …</w:t>
            </w:r>
          </w:p>
        </w:tc>
        <w:tc>
          <w:tcPr>
            <w:tcW w:w="3746" w:type="pct"/>
            <w:shd w:val="clear" w:color="auto" w:fill="F2F2F2" w:themeFill="background1" w:themeFillShade="F2"/>
          </w:tcPr>
          <w:p w14:paraId="40C33FE5"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 xml:space="preserve">The </w:t>
            </w:r>
            <w:r>
              <w:t>two-party trade instrument leg block</w:t>
            </w:r>
          </w:p>
        </w:tc>
      </w:tr>
      <w:tr w:rsidR="0042274E" w:rsidRPr="00754E31" w14:paraId="1BB8B59D"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7B98B81E" w14:textId="77777777" w:rsidR="0042274E" w:rsidRPr="000A56C1" w:rsidRDefault="0042274E" w:rsidP="00D96643">
            <w:pPr>
              <w:spacing w:before="60" w:after="60"/>
              <w:rPr>
                <w:rFonts w:cstheme="minorHAnsi"/>
                <w:szCs w:val="20"/>
                <w:lang w:val="en-GB"/>
              </w:rPr>
            </w:pPr>
            <w:r>
              <w:t>One-party Trade Instrument Leg Block</w:t>
            </w:r>
            <w:r>
              <w:rPr>
                <w:rFonts w:cstheme="minorHAnsi"/>
                <w:szCs w:val="20"/>
                <w:lang w:val="en-GB"/>
              </w:rPr>
              <w:t xml:space="preserve"> N</w:t>
            </w:r>
          </w:p>
        </w:tc>
        <w:tc>
          <w:tcPr>
            <w:tcW w:w="3746" w:type="pct"/>
            <w:shd w:val="clear" w:color="auto" w:fill="F2F2F2" w:themeFill="background1" w:themeFillShade="F2"/>
          </w:tcPr>
          <w:p w14:paraId="2CDC5514"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 xml:space="preserve">The </w:t>
            </w:r>
            <w:r>
              <w:t>two-party trade instrument leg block</w:t>
            </w:r>
          </w:p>
        </w:tc>
      </w:tr>
    </w:tbl>
    <w:p w14:paraId="181BF73E" w14:textId="77777777" w:rsidR="0042274E" w:rsidRDefault="0042274E" w:rsidP="0042274E">
      <w:pPr>
        <w:spacing w:before="120"/>
        <w:jc w:val="both"/>
        <w:rPr>
          <w:rFonts w:cstheme="minorHAnsi"/>
          <w:sz w:val="22"/>
          <w:szCs w:val="22"/>
        </w:rPr>
      </w:pPr>
      <w:r>
        <w:rPr>
          <w:rFonts w:cstheme="minorHAnsi"/>
          <w:sz w:val="22"/>
          <w:szCs w:val="22"/>
        </w:rPr>
        <w:t>Optional Fields:</w:t>
      </w:r>
    </w:p>
    <w:p w14:paraId="03E8C9A3" w14:textId="77777777" w:rsidR="0042274E" w:rsidRDefault="0042274E" w:rsidP="0042274E">
      <w:pPr>
        <w:spacing w:before="120"/>
        <w:jc w:val="both"/>
        <w:rPr>
          <w:rFonts w:cstheme="minorHAnsi"/>
          <w:sz w:val="22"/>
          <w:szCs w:val="22"/>
        </w:rPr>
      </w:pPr>
      <w:r>
        <w:rPr>
          <w:rFonts w:cstheme="minorHAnsi"/>
          <w:sz w:val="22"/>
          <w:szCs w:val="22"/>
        </w:rPr>
        <w:t>There is no optional field for this message.</w:t>
      </w:r>
    </w:p>
    <w:p w14:paraId="148C29F7" w14:textId="77777777" w:rsidR="0042274E" w:rsidRDefault="0042274E" w:rsidP="0042274E">
      <w:pPr>
        <w:spacing w:before="120"/>
        <w:jc w:val="both"/>
        <w:rPr>
          <w:rFonts w:cstheme="minorHAnsi"/>
          <w:sz w:val="22"/>
          <w:szCs w:val="22"/>
        </w:rPr>
      </w:pPr>
    </w:p>
    <w:p w14:paraId="6032A199" w14:textId="77777777" w:rsidR="0042274E" w:rsidRDefault="0042274E" w:rsidP="0042274E">
      <w:pPr>
        <w:pStyle w:val="Heading4"/>
        <w:rPr>
          <w:rFonts w:asciiTheme="minorHAnsi" w:hAnsiTheme="minorHAnsi" w:cstheme="minorHAnsi"/>
        </w:rPr>
      </w:pPr>
      <w:bookmarkStart w:id="779" w:name="_Toc170578927"/>
      <w:r>
        <w:rPr>
          <w:rFonts w:asciiTheme="minorHAnsi" w:hAnsiTheme="minorHAnsi" w:cstheme="minorHAnsi"/>
        </w:rPr>
        <w:t>One-party Trade Request Ack (73)</w:t>
      </w:r>
      <w:bookmarkEnd w:id="779"/>
    </w:p>
    <w:p w14:paraId="116E659E" w14:textId="0D22C3A8" w:rsidR="0042274E" w:rsidRDefault="0042274E" w:rsidP="0042274E">
      <w:pPr>
        <w:pStyle w:val="NormalNGMDS"/>
        <w:ind w:left="0"/>
        <w:rPr>
          <w:rFonts w:asciiTheme="minorHAnsi" w:hAnsiTheme="minorHAnsi" w:cstheme="minorHAnsi"/>
          <w:szCs w:val="22"/>
        </w:rPr>
      </w:pPr>
      <w:r>
        <w:rPr>
          <w:rFonts w:asciiTheme="minorHAnsi" w:hAnsiTheme="minorHAnsi" w:cstheme="minorHAnsi"/>
          <w:szCs w:val="22"/>
        </w:rPr>
        <w:t xml:space="preserve">The gateway sends this message to respond the </w:t>
      </w:r>
      <w:r>
        <w:rPr>
          <w:rFonts w:asciiTheme="minorHAnsi" w:hAnsiTheme="minorHAnsi" w:cstheme="minorHAnsi"/>
        </w:rPr>
        <w:t xml:space="preserve">One-party Trade Request (20) </w:t>
      </w:r>
      <w:r>
        <w:rPr>
          <w:rFonts w:asciiTheme="minorHAnsi" w:hAnsiTheme="minorHAnsi" w:cstheme="minorHAnsi"/>
          <w:szCs w:val="22"/>
        </w:rPr>
        <w:t>to indicate the request status</w:t>
      </w:r>
      <w:r w:rsidR="00C32BDC">
        <w:rPr>
          <w:rFonts w:asciiTheme="minorHAnsi" w:hAnsiTheme="minorHAnsi" w:cstheme="minorHAnsi"/>
          <w:szCs w:val="22"/>
        </w:rPr>
        <w:t>, there</w:t>
      </w:r>
      <w:r>
        <w:rPr>
          <w:rFonts w:asciiTheme="minorHAnsi" w:hAnsiTheme="minorHAnsi" w:cstheme="minorHAnsi"/>
          <w:szCs w:val="22"/>
        </w:rPr>
        <w:t xml:space="preserve"> </w:t>
      </w:r>
      <w:r w:rsidR="00C32BDC">
        <w:rPr>
          <w:rFonts w:asciiTheme="minorHAnsi" w:hAnsiTheme="minorHAnsi" w:cstheme="minorHAnsi"/>
          <w:szCs w:val="22"/>
        </w:rPr>
        <w:t xml:space="preserve">the </w:t>
      </w:r>
      <w:r w:rsidRPr="005C1B26">
        <w:rPr>
          <w:rFonts w:asciiTheme="minorHAnsi" w:hAnsiTheme="minorHAnsi" w:cstheme="minorHAnsi"/>
          <w:szCs w:val="22"/>
        </w:rPr>
        <w:t xml:space="preserve">Trade Status </w:t>
      </w:r>
      <w:r>
        <w:rPr>
          <w:rFonts w:asciiTheme="minorHAnsi" w:hAnsiTheme="minorHAnsi" w:cstheme="minorHAnsi"/>
          <w:szCs w:val="22"/>
        </w:rPr>
        <w:t>field</w:t>
      </w:r>
      <w:r w:rsidR="00C32BDC">
        <w:rPr>
          <w:rFonts w:asciiTheme="minorHAnsi" w:hAnsiTheme="minorHAnsi" w:cstheme="minorHAnsi"/>
          <w:szCs w:val="22"/>
        </w:rPr>
        <w:t xml:space="preserve"> carries the following:</w:t>
      </w:r>
    </w:p>
    <w:p w14:paraId="533D1B9D" w14:textId="77777777" w:rsidR="0042274E" w:rsidRPr="004060BB" w:rsidRDefault="0042274E" w:rsidP="0042274E">
      <w:pPr>
        <w:pStyle w:val="NormalNGMDS"/>
        <w:numPr>
          <w:ilvl w:val="0"/>
          <w:numId w:val="167"/>
        </w:numPr>
        <w:rPr>
          <w:rFonts w:asciiTheme="minorHAnsi" w:hAnsiTheme="minorHAnsi" w:cstheme="minorHAnsi"/>
          <w:szCs w:val="22"/>
        </w:rPr>
      </w:pPr>
      <w:r w:rsidRPr="004060BB">
        <w:rPr>
          <w:rFonts w:asciiTheme="minorHAnsi" w:hAnsiTheme="minorHAnsi" w:cstheme="minorHAnsi"/>
          <w:szCs w:val="22"/>
        </w:rPr>
        <w:t>1 = Rejected</w:t>
      </w:r>
      <w:r>
        <w:rPr>
          <w:rFonts w:asciiTheme="minorHAnsi" w:hAnsiTheme="minorHAnsi" w:cstheme="minorHAnsi"/>
          <w:szCs w:val="22"/>
        </w:rPr>
        <w:t xml:space="preserve"> (This for the first and later submission)</w:t>
      </w:r>
    </w:p>
    <w:p w14:paraId="6A593F3B" w14:textId="77777777" w:rsidR="0042274E" w:rsidRPr="004060BB" w:rsidRDefault="0042274E" w:rsidP="0042274E">
      <w:pPr>
        <w:pStyle w:val="NormalNGMDS"/>
        <w:numPr>
          <w:ilvl w:val="0"/>
          <w:numId w:val="167"/>
        </w:numPr>
        <w:rPr>
          <w:rFonts w:asciiTheme="minorHAnsi" w:hAnsiTheme="minorHAnsi" w:cstheme="minorHAnsi"/>
          <w:szCs w:val="22"/>
        </w:rPr>
      </w:pPr>
      <w:r w:rsidRPr="004060BB">
        <w:rPr>
          <w:rFonts w:asciiTheme="minorHAnsi" w:hAnsiTheme="minorHAnsi" w:cstheme="minorHAnsi"/>
          <w:szCs w:val="22"/>
        </w:rPr>
        <w:t>2 = Accepted</w:t>
      </w:r>
      <w:r>
        <w:rPr>
          <w:rFonts w:asciiTheme="minorHAnsi" w:hAnsiTheme="minorHAnsi" w:cstheme="minorHAnsi"/>
          <w:szCs w:val="22"/>
        </w:rPr>
        <w:t xml:space="preserve"> (This for the first submission)</w:t>
      </w:r>
    </w:p>
    <w:p w14:paraId="7CDBBB88" w14:textId="77777777" w:rsidR="0042274E" w:rsidRDefault="0042274E" w:rsidP="0042274E">
      <w:pPr>
        <w:pStyle w:val="NormalNGMDS"/>
        <w:numPr>
          <w:ilvl w:val="0"/>
          <w:numId w:val="167"/>
        </w:numPr>
        <w:rPr>
          <w:rFonts w:asciiTheme="minorHAnsi" w:hAnsiTheme="minorHAnsi" w:cstheme="minorHAnsi"/>
          <w:szCs w:val="22"/>
        </w:rPr>
      </w:pPr>
      <w:r w:rsidRPr="004060BB">
        <w:rPr>
          <w:rFonts w:asciiTheme="minorHAnsi" w:hAnsiTheme="minorHAnsi" w:cstheme="minorHAnsi"/>
          <w:szCs w:val="22"/>
        </w:rPr>
        <w:t>3 = Confirmed</w:t>
      </w:r>
      <w:r>
        <w:rPr>
          <w:rFonts w:asciiTheme="minorHAnsi" w:hAnsiTheme="minorHAnsi" w:cstheme="minorHAnsi"/>
          <w:szCs w:val="22"/>
        </w:rPr>
        <w:t xml:space="preserve"> (This for the later submission and can be matched immediately)</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0"/>
        <w:gridCol w:w="6750"/>
        <w:gridCol w:w="9"/>
      </w:tblGrid>
      <w:tr w:rsidR="0042274E" w:rsidRPr="003C47FD" w14:paraId="1039BAF6" w14:textId="77777777" w:rsidTr="00D96643">
        <w:trPr>
          <w:gridAfter w:val="1"/>
          <w:wAfter w:w="5" w:type="pct"/>
          <w:trHeight w:val="300"/>
        </w:trPr>
        <w:tc>
          <w:tcPr>
            <w:tcW w:w="1249" w:type="pct"/>
            <w:shd w:val="clear" w:color="auto" w:fill="C6D9F1" w:themeFill="text2" w:themeFillTint="33"/>
            <w:noWrap/>
          </w:tcPr>
          <w:p w14:paraId="14B64F56" w14:textId="77777777" w:rsidR="0042274E" w:rsidRPr="003C47FD" w:rsidRDefault="0042274E" w:rsidP="00D96643">
            <w:pPr>
              <w:pStyle w:val="Tablehead"/>
              <w:spacing w:after="0"/>
              <w:jc w:val="left"/>
              <w:rPr>
                <w:rFonts w:cstheme="minorHAnsi"/>
              </w:rPr>
            </w:pPr>
            <w:r>
              <w:rPr>
                <w:rFonts w:cstheme="minorHAnsi"/>
              </w:rPr>
              <w:t>Field Name</w:t>
            </w:r>
          </w:p>
        </w:tc>
        <w:tc>
          <w:tcPr>
            <w:tcW w:w="3746" w:type="pct"/>
            <w:shd w:val="clear" w:color="auto" w:fill="C6D9F1" w:themeFill="text2" w:themeFillTint="33"/>
          </w:tcPr>
          <w:p w14:paraId="310E64B1"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11D662C2"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11C62EFC" w14:textId="77777777" w:rsidR="0042274E" w:rsidRPr="00754E31" w:rsidRDefault="0042274E" w:rsidP="00D96643">
            <w:pPr>
              <w:spacing w:before="60" w:after="60"/>
              <w:rPr>
                <w:rFonts w:cstheme="minorHAnsi"/>
                <w:szCs w:val="20"/>
                <w:lang w:val="en-GB"/>
              </w:rPr>
            </w:pPr>
            <w:r w:rsidRPr="000A0DAA">
              <w:rPr>
                <w:rFonts w:cstheme="minorHAnsi"/>
                <w:szCs w:val="20"/>
                <w:lang w:val="en-GB"/>
              </w:rPr>
              <w:t>Trade Report ID</w:t>
            </w:r>
          </w:p>
        </w:tc>
        <w:tc>
          <w:tcPr>
            <w:tcW w:w="3746" w:type="pct"/>
            <w:shd w:val="clear" w:color="auto" w:fill="F2F2F2" w:themeFill="background1" w:themeFillShade="F2"/>
          </w:tcPr>
          <w:p w14:paraId="7B053530" w14:textId="77777777" w:rsidR="0042274E" w:rsidRPr="00931B7A" w:rsidRDefault="0042274E" w:rsidP="00D96643">
            <w:pPr>
              <w:spacing w:before="60" w:after="60"/>
              <w:rPr>
                <w:rFonts w:cstheme="minorHAnsi"/>
                <w:szCs w:val="20"/>
              </w:rPr>
            </w:pPr>
            <w:r w:rsidRPr="00F71B20">
              <w:rPr>
                <w:rFonts w:cstheme="minorHAnsi"/>
                <w:szCs w:val="20"/>
              </w:rPr>
              <w:t xml:space="preserve">Client specified unique identifier for the </w:t>
            </w:r>
            <w:r>
              <w:rPr>
                <w:rFonts w:cstheme="minorHAnsi"/>
                <w:szCs w:val="20"/>
              </w:rPr>
              <w:t>block trade request message.</w:t>
            </w:r>
          </w:p>
        </w:tc>
      </w:tr>
      <w:tr w:rsidR="0042274E" w:rsidRPr="00754E31" w14:paraId="192D97B6"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68976ABD" w14:textId="77777777" w:rsidR="0042274E" w:rsidRPr="00754E31" w:rsidRDefault="0042274E" w:rsidP="00D96643">
            <w:pPr>
              <w:spacing w:before="60" w:after="60"/>
              <w:rPr>
                <w:rFonts w:cstheme="minorHAnsi"/>
                <w:szCs w:val="20"/>
                <w:lang w:val="en-GB"/>
              </w:rPr>
            </w:pPr>
            <w:r>
              <w:rPr>
                <w:rFonts w:cstheme="minorHAnsi"/>
                <w:szCs w:val="20"/>
                <w:lang w:val="en-GB"/>
              </w:rPr>
              <w:t>Secondary Trade ID</w:t>
            </w:r>
          </w:p>
        </w:tc>
        <w:tc>
          <w:tcPr>
            <w:tcW w:w="3746" w:type="pct"/>
            <w:shd w:val="clear" w:color="auto" w:fill="F2F2F2" w:themeFill="background1" w:themeFillShade="F2"/>
          </w:tcPr>
          <w:p w14:paraId="13E6D2B1" w14:textId="77777777" w:rsidR="0042274E" w:rsidRPr="00931B7A" w:rsidRDefault="0042274E" w:rsidP="00D96643">
            <w:pPr>
              <w:spacing w:before="60" w:after="60"/>
              <w:rPr>
                <w:rFonts w:cstheme="minorHAnsi"/>
                <w:szCs w:val="20"/>
              </w:rPr>
            </w:pPr>
            <w:r>
              <w:rPr>
                <w:rFonts w:cstheme="minorHAnsi"/>
                <w:szCs w:val="20"/>
              </w:rPr>
              <w:t>HKEX assigned unique identifier for this block trade.</w:t>
            </w:r>
          </w:p>
        </w:tc>
      </w:tr>
      <w:tr w:rsidR="0042274E" w:rsidRPr="00073EA6" w14:paraId="41549C6C" w14:textId="77777777" w:rsidTr="00D96643">
        <w:tblPrEx>
          <w:tblLook w:val="01E0" w:firstRow="1" w:lastRow="1" w:firstColumn="1" w:lastColumn="1" w:noHBand="0" w:noVBand="0"/>
        </w:tblPrEx>
        <w:trPr>
          <w:trHeight w:val="331"/>
        </w:trPr>
        <w:tc>
          <w:tcPr>
            <w:tcW w:w="1249" w:type="pct"/>
            <w:shd w:val="clear" w:color="auto" w:fill="F2F2F2" w:themeFill="background1" w:themeFillShade="F2"/>
          </w:tcPr>
          <w:p w14:paraId="0521D891" w14:textId="77777777" w:rsidR="0042274E" w:rsidRPr="00073EA6" w:rsidRDefault="0042274E" w:rsidP="00D96643">
            <w:pPr>
              <w:snapToGrid w:val="0"/>
              <w:spacing w:before="60" w:after="40"/>
              <w:rPr>
                <w:rFonts w:cstheme="minorHAnsi"/>
                <w:szCs w:val="20"/>
              </w:rPr>
            </w:pPr>
            <w:r w:rsidRPr="0049178E">
              <w:rPr>
                <w:rFonts w:cstheme="minorHAnsi"/>
                <w:szCs w:val="20"/>
              </w:rPr>
              <w:t>Transaction Time</w:t>
            </w:r>
          </w:p>
        </w:tc>
        <w:tc>
          <w:tcPr>
            <w:tcW w:w="3751" w:type="pct"/>
            <w:gridSpan w:val="2"/>
            <w:shd w:val="clear" w:color="auto" w:fill="F2F2F2" w:themeFill="background1" w:themeFillShade="F2"/>
          </w:tcPr>
          <w:p w14:paraId="7E7DF608" w14:textId="77777777" w:rsidR="0042274E" w:rsidRPr="00073EA6" w:rsidRDefault="0042274E" w:rsidP="00D96643">
            <w:pPr>
              <w:snapToGrid w:val="0"/>
              <w:spacing w:before="60" w:after="40"/>
              <w:rPr>
                <w:rFonts w:cstheme="minorHAnsi"/>
                <w:szCs w:val="20"/>
              </w:rPr>
            </w:pPr>
            <w:r w:rsidRPr="00AD055D">
              <w:rPr>
                <w:rFonts w:eastAsia="Calibri" w:cstheme="minorHAnsi"/>
                <w:szCs w:val="20"/>
                <w:lang w:val="en-GB"/>
              </w:rPr>
              <w:t xml:space="preserve">The time at which </w:t>
            </w:r>
            <w:r>
              <w:rPr>
                <w:rFonts w:eastAsia="Calibri" w:cstheme="minorHAnsi"/>
                <w:szCs w:val="20"/>
                <w:lang w:val="en-GB"/>
              </w:rPr>
              <w:t>this message is generated.</w:t>
            </w:r>
          </w:p>
        </w:tc>
      </w:tr>
      <w:tr w:rsidR="0042274E" w:rsidRPr="00754E31" w14:paraId="3DB8B3C2"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6601BD77" w14:textId="77777777" w:rsidR="0042274E" w:rsidRPr="00754E31" w:rsidRDefault="0042274E" w:rsidP="00D96643">
            <w:pPr>
              <w:spacing w:before="60" w:after="60"/>
              <w:rPr>
                <w:rFonts w:cstheme="minorHAnsi"/>
                <w:szCs w:val="20"/>
                <w:lang w:val="en-GB"/>
              </w:rPr>
            </w:pPr>
            <w:r w:rsidRPr="000A56C1">
              <w:rPr>
                <w:rFonts w:cstheme="minorHAnsi"/>
                <w:szCs w:val="20"/>
                <w:lang w:val="en-GB"/>
              </w:rPr>
              <w:t>Executing Trader</w:t>
            </w:r>
          </w:p>
        </w:tc>
        <w:tc>
          <w:tcPr>
            <w:tcW w:w="3746" w:type="pct"/>
            <w:shd w:val="clear" w:color="auto" w:fill="F2F2F2" w:themeFill="background1" w:themeFillShade="F2"/>
          </w:tcPr>
          <w:p w14:paraId="6BCE5D16" w14:textId="77777777" w:rsidR="0042274E" w:rsidRDefault="0042274E" w:rsidP="00D96643">
            <w:pPr>
              <w:spacing w:before="60" w:after="60"/>
              <w:rPr>
                <w:rFonts w:cstheme="minorHAnsi"/>
                <w:szCs w:val="20"/>
              </w:rPr>
            </w:pPr>
            <w:r w:rsidRPr="00F71B20">
              <w:rPr>
                <w:rFonts w:cstheme="minorHAnsi"/>
                <w:szCs w:val="20"/>
              </w:rPr>
              <w:t>Client specified</w:t>
            </w:r>
            <w:r>
              <w:rPr>
                <w:rFonts w:cstheme="minorHAnsi"/>
                <w:szCs w:val="20"/>
              </w:rPr>
              <w:t xml:space="preserve"> e</w:t>
            </w:r>
            <w:r w:rsidRPr="00F71B20">
              <w:rPr>
                <w:rFonts w:cstheme="minorHAnsi"/>
                <w:szCs w:val="20"/>
              </w:rPr>
              <w:t xml:space="preserve">xecuting </w:t>
            </w:r>
            <w:r>
              <w:rPr>
                <w:rFonts w:cstheme="minorHAnsi"/>
                <w:szCs w:val="20"/>
              </w:rPr>
              <w:t>t</w:t>
            </w:r>
            <w:r w:rsidRPr="00F71B20">
              <w:rPr>
                <w:rFonts w:cstheme="minorHAnsi"/>
                <w:szCs w:val="20"/>
              </w:rPr>
              <w:t>rader</w:t>
            </w:r>
            <w:r>
              <w:rPr>
                <w:rFonts w:cstheme="minorHAnsi"/>
                <w:szCs w:val="20"/>
              </w:rPr>
              <w:t xml:space="preserve"> or other entity form client side.</w:t>
            </w:r>
          </w:p>
          <w:p w14:paraId="66D6138B" w14:textId="77777777" w:rsidR="0042274E" w:rsidRPr="00931B7A" w:rsidRDefault="0042274E" w:rsidP="00D96643">
            <w:pPr>
              <w:spacing w:before="60" w:after="60"/>
              <w:rPr>
                <w:rFonts w:cstheme="minorHAnsi"/>
                <w:szCs w:val="20"/>
              </w:rPr>
            </w:pPr>
            <w:r>
              <w:rPr>
                <w:rFonts w:cstheme="minorHAnsi"/>
                <w:szCs w:val="20"/>
              </w:rPr>
              <w:t>It may set to 0 if not used.</w:t>
            </w:r>
          </w:p>
        </w:tc>
      </w:tr>
      <w:tr w:rsidR="0042274E" w:rsidRPr="00754E31" w14:paraId="00128C90"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71D4E168" w14:textId="77777777" w:rsidR="0042274E" w:rsidRPr="00754E31" w:rsidRDefault="0042274E" w:rsidP="00D96643">
            <w:pPr>
              <w:spacing w:before="60" w:after="60"/>
              <w:rPr>
                <w:rFonts w:cstheme="minorHAnsi"/>
                <w:szCs w:val="20"/>
                <w:lang w:val="en-GB"/>
              </w:rPr>
            </w:pPr>
            <w:r w:rsidRPr="00E34EFC">
              <w:rPr>
                <w:rFonts w:cstheme="minorHAnsi"/>
                <w:szCs w:val="20"/>
                <w:lang w:val="en-GB"/>
              </w:rPr>
              <w:t>Special Indicator</w:t>
            </w:r>
          </w:p>
        </w:tc>
        <w:tc>
          <w:tcPr>
            <w:tcW w:w="3746" w:type="pct"/>
            <w:shd w:val="clear" w:color="auto" w:fill="F2F2F2" w:themeFill="background1" w:themeFillShade="F2"/>
          </w:tcPr>
          <w:p w14:paraId="0ED83B03" w14:textId="77777777" w:rsidR="0042274E" w:rsidRPr="00665EB2" w:rsidRDefault="0042274E" w:rsidP="00D96643">
            <w:pPr>
              <w:spacing w:before="60" w:after="60"/>
              <w:rPr>
                <w:rFonts w:cstheme="minorHAnsi"/>
                <w:szCs w:val="20"/>
              </w:rPr>
            </w:pPr>
            <w:r w:rsidRPr="00665EB2">
              <w:rPr>
                <w:rFonts w:cstheme="minorHAnsi"/>
                <w:szCs w:val="20"/>
              </w:rPr>
              <w:t>Block trade special indicator, can be one of:</w:t>
            </w:r>
          </w:p>
          <w:p w14:paraId="185C88AE" w14:textId="77777777" w:rsidR="0042274E" w:rsidRPr="00665EB2" w:rsidRDefault="0042274E" w:rsidP="00D96643">
            <w:pPr>
              <w:pStyle w:val="ListParagraph"/>
              <w:numPr>
                <w:ilvl w:val="0"/>
                <w:numId w:val="20"/>
              </w:numPr>
              <w:spacing w:before="60" w:after="60"/>
              <w:rPr>
                <w:rFonts w:cstheme="minorHAnsi"/>
                <w:szCs w:val="20"/>
              </w:rPr>
            </w:pPr>
            <w:r w:rsidRPr="00665EB2">
              <w:rPr>
                <w:rFonts w:cstheme="minorHAnsi"/>
                <w:szCs w:val="20"/>
              </w:rPr>
              <w:t>1 = BTIC</w:t>
            </w:r>
          </w:p>
          <w:p w14:paraId="30F44398" w14:textId="77777777" w:rsidR="0042274E" w:rsidRPr="009E7140" w:rsidRDefault="0042274E" w:rsidP="00D96643">
            <w:pPr>
              <w:pStyle w:val="ListParagraph"/>
              <w:numPr>
                <w:ilvl w:val="0"/>
                <w:numId w:val="20"/>
              </w:numPr>
              <w:spacing w:before="60" w:after="60"/>
              <w:rPr>
                <w:rFonts w:cstheme="minorHAnsi"/>
                <w:sz w:val="18"/>
                <w:szCs w:val="18"/>
              </w:rPr>
            </w:pPr>
            <w:r w:rsidRPr="00665EB2">
              <w:rPr>
                <w:rFonts w:eastAsiaTheme="minorHAnsi" w:cstheme="minorHAnsi"/>
                <w:szCs w:val="20"/>
              </w:rPr>
              <w:t xml:space="preserve">2 = </w:t>
            </w:r>
            <w:r w:rsidRPr="00665EB2">
              <w:rPr>
                <w:szCs w:val="20"/>
              </w:rPr>
              <w:t>PPR2</w:t>
            </w:r>
          </w:p>
          <w:p w14:paraId="25D1E388" w14:textId="77777777" w:rsidR="0042274E" w:rsidRPr="009E7140" w:rsidRDefault="0042274E" w:rsidP="00D96643">
            <w:pPr>
              <w:spacing w:before="60" w:after="60"/>
              <w:rPr>
                <w:rFonts w:cstheme="minorHAnsi"/>
                <w:sz w:val="18"/>
                <w:szCs w:val="18"/>
              </w:rPr>
            </w:pPr>
            <w:r w:rsidRPr="009E7140">
              <w:rPr>
                <w:rFonts w:cstheme="minorHAnsi"/>
                <w:szCs w:val="20"/>
              </w:rPr>
              <w:t>Set to 0 if not used.</w:t>
            </w:r>
          </w:p>
        </w:tc>
      </w:tr>
      <w:tr w:rsidR="0042274E" w:rsidRPr="00754E31" w14:paraId="54C7667A"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62A70D9C" w14:textId="77777777" w:rsidR="0042274E" w:rsidRPr="00754E31" w:rsidRDefault="0042274E" w:rsidP="00D96643">
            <w:pPr>
              <w:spacing w:before="60" w:after="60"/>
              <w:rPr>
                <w:rFonts w:cstheme="minorHAnsi"/>
                <w:szCs w:val="20"/>
                <w:lang w:val="en-GB"/>
              </w:rPr>
            </w:pPr>
            <w:r w:rsidRPr="00C337D8">
              <w:rPr>
                <w:rFonts w:cstheme="minorHAnsi"/>
                <w:szCs w:val="20"/>
                <w:lang w:val="en-GB"/>
              </w:rPr>
              <w:t>Trade Conclusion Date</w:t>
            </w:r>
            <w:r>
              <w:rPr>
                <w:rFonts w:cstheme="minorHAnsi"/>
                <w:szCs w:val="20"/>
                <w:lang w:val="en-GB"/>
              </w:rPr>
              <w:t xml:space="preserve"> T</w:t>
            </w:r>
            <w:r w:rsidRPr="00C337D8">
              <w:rPr>
                <w:rFonts w:cstheme="minorHAnsi"/>
                <w:szCs w:val="20"/>
                <w:lang w:val="en-GB"/>
              </w:rPr>
              <w:t>ime</w:t>
            </w:r>
          </w:p>
        </w:tc>
        <w:tc>
          <w:tcPr>
            <w:tcW w:w="3746" w:type="pct"/>
            <w:shd w:val="clear" w:color="auto" w:fill="F2F2F2" w:themeFill="background1" w:themeFillShade="F2"/>
          </w:tcPr>
          <w:p w14:paraId="3DC1F456" w14:textId="77777777" w:rsidR="0042274E" w:rsidRPr="00931B7A" w:rsidRDefault="0042274E" w:rsidP="00D96643">
            <w:pPr>
              <w:spacing w:before="60" w:after="60"/>
              <w:rPr>
                <w:rFonts w:cstheme="minorHAnsi"/>
                <w:szCs w:val="20"/>
              </w:rPr>
            </w:pPr>
            <w:r w:rsidRPr="00851761">
              <w:rPr>
                <w:rFonts w:cstheme="minorHAnsi"/>
                <w:szCs w:val="20"/>
              </w:rPr>
              <w:t xml:space="preserve">Date and time the transaction represented by when this </w:t>
            </w:r>
            <w:r>
              <w:rPr>
                <w:rFonts w:cstheme="minorHAnsi"/>
                <w:szCs w:val="20"/>
              </w:rPr>
              <w:t>b</w:t>
            </w:r>
            <w:r w:rsidRPr="00851761">
              <w:rPr>
                <w:rFonts w:cstheme="minorHAnsi"/>
                <w:szCs w:val="20"/>
              </w:rPr>
              <w:t xml:space="preserve">lock </w:t>
            </w:r>
            <w:r>
              <w:rPr>
                <w:rFonts w:cstheme="minorHAnsi"/>
                <w:szCs w:val="20"/>
              </w:rPr>
              <w:t>t</w:t>
            </w:r>
            <w:r w:rsidRPr="00851761">
              <w:rPr>
                <w:rFonts w:cstheme="minorHAnsi"/>
                <w:szCs w:val="20"/>
              </w:rPr>
              <w:t>rade occurred</w:t>
            </w:r>
            <w:r>
              <w:rPr>
                <w:rFonts w:cstheme="minorHAnsi"/>
                <w:szCs w:val="20"/>
              </w:rPr>
              <w:t>.</w:t>
            </w:r>
          </w:p>
        </w:tc>
      </w:tr>
      <w:tr w:rsidR="0042274E" w:rsidRPr="00754E31" w14:paraId="74FFBECA"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00B32AFE" w14:textId="77777777" w:rsidR="0042274E" w:rsidRPr="00754E31" w:rsidRDefault="0042274E" w:rsidP="00D96643">
            <w:pPr>
              <w:spacing w:before="60" w:after="60"/>
              <w:rPr>
                <w:rFonts w:cstheme="minorHAnsi"/>
                <w:szCs w:val="20"/>
                <w:lang w:val="en-GB"/>
              </w:rPr>
            </w:pPr>
            <w:r w:rsidRPr="007A3C96">
              <w:rPr>
                <w:rFonts w:cstheme="minorHAnsi"/>
                <w:szCs w:val="20"/>
                <w:lang w:val="en-GB"/>
              </w:rPr>
              <w:t>Aggregated Trade</w:t>
            </w:r>
          </w:p>
        </w:tc>
        <w:tc>
          <w:tcPr>
            <w:tcW w:w="3746" w:type="pct"/>
            <w:shd w:val="clear" w:color="auto" w:fill="F2F2F2" w:themeFill="background1" w:themeFillShade="F2"/>
          </w:tcPr>
          <w:p w14:paraId="74850F7D" w14:textId="77777777" w:rsidR="0042274E" w:rsidRDefault="0042274E" w:rsidP="00D96643">
            <w:pPr>
              <w:spacing w:before="60" w:after="60"/>
              <w:rPr>
                <w:rFonts w:cstheme="minorHAnsi"/>
                <w:szCs w:val="20"/>
              </w:rPr>
            </w:pPr>
            <w:r>
              <w:rPr>
                <w:rFonts w:cstheme="minorHAnsi"/>
                <w:szCs w:val="20"/>
              </w:rPr>
              <w:t>Indicates whether it is a</w:t>
            </w:r>
            <w:r w:rsidRPr="007A3C96">
              <w:rPr>
                <w:rFonts w:cstheme="minorHAnsi"/>
                <w:szCs w:val="20"/>
              </w:rPr>
              <w:t xml:space="preserve">ggregated </w:t>
            </w:r>
            <w:r>
              <w:rPr>
                <w:rFonts w:cstheme="minorHAnsi"/>
                <w:szCs w:val="20"/>
              </w:rPr>
              <w:t>t</w:t>
            </w:r>
            <w:r w:rsidRPr="007A3C96">
              <w:rPr>
                <w:rFonts w:cstheme="minorHAnsi"/>
                <w:szCs w:val="20"/>
              </w:rPr>
              <w:t>rade</w:t>
            </w:r>
            <w:r>
              <w:rPr>
                <w:rFonts w:cstheme="minorHAnsi"/>
                <w:szCs w:val="20"/>
              </w:rPr>
              <w:t xml:space="preserve">, </w:t>
            </w:r>
            <w:r w:rsidRPr="00991D17">
              <w:rPr>
                <w:rFonts w:cstheme="minorHAnsi"/>
                <w:szCs w:val="20"/>
              </w:rPr>
              <w:t>a pass-through attribute</w:t>
            </w:r>
            <w:r>
              <w:rPr>
                <w:rFonts w:cstheme="minorHAnsi"/>
                <w:szCs w:val="20"/>
              </w:rPr>
              <w:t>.</w:t>
            </w:r>
          </w:p>
          <w:p w14:paraId="2FB0179D" w14:textId="77777777" w:rsidR="0042274E" w:rsidRDefault="0042274E" w:rsidP="00D96643">
            <w:pPr>
              <w:pStyle w:val="ListParagraph"/>
              <w:numPr>
                <w:ilvl w:val="0"/>
                <w:numId w:val="20"/>
              </w:numPr>
              <w:spacing w:before="60" w:after="60"/>
              <w:rPr>
                <w:rFonts w:cstheme="minorHAnsi"/>
                <w:szCs w:val="20"/>
              </w:rPr>
            </w:pPr>
            <w:r>
              <w:rPr>
                <w:rFonts w:cstheme="minorHAnsi"/>
                <w:szCs w:val="20"/>
              </w:rPr>
              <w:t>1</w:t>
            </w:r>
            <w:r w:rsidRPr="00665EB2">
              <w:rPr>
                <w:rFonts w:cstheme="minorHAnsi"/>
                <w:szCs w:val="20"/>
              </w:rPr>
              <w:t xml:space="preserve"> = </w:t>
            </w:r>
            <w:r>
              <w:rPr>
                <w:rFonts w:cstheme="minorHAnsi"/>
                <w:szCs w:val="20"/>
              </w:rPr>
              <w:t>Yes</w:t>
            </w:r>
          </w:p>
          <w:p w14:paraId="1186A1F4" w14:textId="77777777" w:rsidR="0042274E" w:rsidRPr="007A3C96" w:rsidRDefault="0042274E" w:rsidP="00D96643">
            <w:pPr>
              <w:pStyle w:val="ListParagraph"/>
              <w:numPr>
                <w:ilvl w:val="0"/>
                <w:numId w:val="20"/>
              </w:numPr>
              <w:spacing w:before="60" w:after="60"/>
              <w:rPr>
                <w:rFonts w:cstheme="minorHAnsi"/>
                <w:szCs w:val="20"/>
              </w:rPr>
            </w:pPr>
            <w:r>
              <w:rPr>
                <w:rFonts w:eastAsiaTheme="minorHAnsi" w:cstheme="minorHAnsi"/>
                <w:szCs w:val="20"/>
              </w:rPr>
              <w:t>0</w:t>
            </w:r>
            <w:r w:rsidRPr="007A3C96">
              <w:rPr>
                <w:rFonts w:eastAsiaTheme="minorHAnsi" w:cstheme="minorHAnsi"/>
                <w:szCs w:val="20"/>
              </w:rPr>
              <w:t xml:space="preserve"> = </w:t>
            </w:r>
            <w:r>
              <w:rPr>
                <w:szCs w:val="20"/>
              </w:rPr>
              <w:t>No</w:t>
            </w:r>
          </w:p>
        </w:tc>
      </w:tr>
      <w:tr w:rsidR="0042274E" w:rsidRPr="00754E31" w14:paraId="1B8A9AC6"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12475195" w14:textId="77777777" w:rsidR="0042274E" w:rsidRPr="000A56C1" w:rsidRDefault="0042274E" w:rsidP="00D96643">
            <w:pPr>
              <w:spacing w:before="60" w:after="60"/>
              <w:rPr>
                <w:rFonts w:cstheme="minorHAnsi"/>
                <w:szCs w:val="20"/>
                <w:lang w:val="en-GB"/>
              </w:rPr>
            </w:pPr>
            <w:r>
              <w:rPr>
                <w:rFonts w:cstheme="minorHAnsi"/>
                <w:szCs w:val="20"/>
                <w:lang w:val="en-GB"/>
              </w:rPr>
              <w:lastRenderedPageBreak/>
              <w:t>Counterparty Session ID</w:t>
            </w:r>
          </w:p>
        </w:tc>
        <w:tc>
          <w:tcPr>
            <w:tcW w:w="3746" w:type="pct"/>
            <w:shd w:val="clear" w:color="auto" w:fill="F2F2F2" w:themeFill="background1" w:themeFillShade="F2"/>
          </w:tcPr>
          <w:p w14:paraId="551180E4"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The Session ID (i.e. Comp ID) of counterparty</w:t>
            </w:r>
          </w:p>
        </w:tc>
      </w:tr>
      <w:tr w:rsidR="0042274E" w:rsidRPr="007452A6" w14:paraId="6DE55A95"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2F605FA5" w14:textId="77777777" w:rsidR="0042274E" w:rsidRPr="007452A6" w:rsidRDefault="0042274E" w:rsidP="00D96643">
            <w:pPr>
              <w:spacing w:before="60" w:after="60"/>
              <w:rPr>
                <w:rFonts w:cstheme="minorHAnsi"/>
                <w:szCs w:val="20"/>
                <w:lang w:val="en-GB"/>
              </w:rPr>
            </w:pPr>
            <w:r>
              <w:rPr>
                <w:rFonts w:cstheme="minorHAnsi"/>
                <w:szCs w:val="20"/>
              </w:rPr>
              <w:t>Trade Status</w:t>
            </w:r>
          </w:p>
        </w:tc>
        <w:tc>
          <w:tcPr>
            <w:tcW w:w="3746" w:type="pct"/>
            <w:shd w:val="clear" w:color="auto" w:fill="F2F2F2" w:themeFill="background1" w:themeFillShade="F2"/>
          </w:tcPr>
          <w:p w14:paraId="1F41FBE2" w14:textId="77777777" w:rsidR="0042274E" w:rsidRDefault="0042274E" w:rsidP="00D96643">
            <w:pPr>
              <w:spacing w:before="60" w:after="60"/>
              <w:rPr>
                <w:rFonts w:cstheme="minorHAnsi"/>
                <w:szCs w:val="20"/>
              </w:rPr>
            </w:pPr>
            <w:r>
              <w:rPr>
                <w:rFonts w:cstheme="minorHAnsi"/>
                <w:szCs w:val="20"/>
              </w:rPr>
              <w:t>The status of the block trade:</w:t>
            </w:r>
          </w:p>
          <w:p w14:paraId="4168D6C2" w14:textId="77777777" w:rsidR="0042274E" w:rsidRDefault="0042274E" w:rsidP="00D96643">
            <w:pPr>
              <w:pStyle w:val="ListParagraph"/>
              <w:numPr>
                <w:ilvl w:val="0"/>
                <w:numId w:val="20"/>
              </w:numPr>
              <w:spacing w:before="60" w:after="60"/>
              <w:rPr>
                <w:rFonts w:cstheme="minorHAnsi"/>
                <w:szCs w:val="20"/>
              </w:rPr>
            </w:pPr>
            <w:r>
              <w:rPr>
                <w:rFonts w:cstheme="minorHAnsi"/>
                <w:szCs w:val="20"/>
              </w:rPr>
              <w:t>1</w:t>
            </w:r>
            <w:r w:rsidRPr="00665EB2">
              <w:rPr>
                <w:rFonts w:cstheme="minorHAnsi"/>
                <w:szCs w:val="20"/>
              </w:rPr>
              <w:t xml:space="preserve"> = </w:t>
            </w:r>
            <w:r>
              <w:rPr>
                <w:rFonts w:cstheme="minorHAnsi"/>
                <w:szCs w:val="20"/>
              </w:rPr>
              <w:t>Rejected</w:t>
            </w:r>
          </w:p>
          <w:p w14:paraId="6E039928" w14:textId="77777777" w:rsidR="0042274E" w:rsidRPr="004060BB" w:rsidRDefault="0042274E" w:rsidP="00D96643">
            <w:pPr>
              <w:pStyle w:val="ListParagraph"/>
              <w:numPr>
                <w:ilvl w:val="0"/>
                <w:numId w:val="20"/>
              </w:numPr>
              <w:spacing w:before="60" w:after="60"/>
              <w:rPr>
                <w:rFonts w:cstheme="minorHAnsi"/>
                <w:szCs w:val="20"/>
              </w:rPr>
            </w:pPr>
            <w:r>
              <w:rPr>
                <w:rFonts w:eastAsiaTheme="minorHAnsi" w:cstheme="minorHAnsi"/>
                <w:szCs w:val="20"/>
              </w:rPr>
              <w:t>2</w:t>
            </w:r>
            <w:r w:rsidRPr="00CD6B1C">
              <w:rPr>
                <w:rFonts w:eastAsiaTheme="minorHAnsi" w:cstheme="minorHAnsi"/>
                <w:szCs w:val="20"/>
              </w:rPr>
              <w:t xml:space="preserve"> = </w:t>
            </w:r>
            <w:r>
              <w:rPr>
                <w:szCs w:val="20"/>
              </w:rPr>
              <w:t>Accepted</w:t>
            </w:r>
          </w:p>
          <w:p w14:paraId="1B1774B7" w14:textId="77777777" w:rsidR="0042274E" w:rsidRPr="00CD6B1C" w:rsidRDefault="0042274E" w:rsidP="00D96643">
            <w:pPr>
              <w:pStyle w:val="ListParagraph"/>
              <w:numPr>
                <w:ilvl w:val="0"/>
                <w:numId w:val="20"/>
              </w:numPr>
              <w:spacing w:before="60" w:after="60"/>
              <w:rPr>
                <w:rFonts w:cstheme="minorHAnsi"/>
                <w:szCs w:val="20"/>
              </w:rPr>
            </w:pPr>
            <w:r>
              <w:rPr>
                <w:szCs w:val="20"/>
              </w:rPr>
              <w:t>3 = Confirmed</w:t>
            </w:r>
          </w:p>
        </w:tc>
      </w:tr>
      <w:tr w:rsidR="0042274E" w:rsidRPr="00754E31" w14:paraId="7BB4949E"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12D0F89F" w14:textId="77777777" w:rsidR="0042274E" w:rsidRPr="000A56C1" w:rsidRDefault="0042274E" w:rsidP="00D96643">
            <w:pPr>
              <w:spacing w:before="60" w:after="60"/>
              <w:rPr>
                <w:rFonts w:cstheme="minorHAnsi"/>
                <w:szCs w:val="20"/>
                <w:lang w:val="en-GB"/>
              </w:rPr>
            </w:pPr>
            <w:r>
              <w:rPr>
                <w:rFonts w:cstheme="minorHAnsi"/>
                <w:szCs w:val="20"/>
                <w:lang w:val="en-GB"/>
              </w:rPr>
              <w:t>Trade Reject Reason</w:t>
            </w:r>
          </w:p>
        </w:tc>
        <w:tc>
          <w:tcPr>
            <w:tcW w:w="3746" w:type="pct"/>
            <w:shd w:val="clear" w:color="auto" w:fill="F2F2F2" w:themeFill="background1" w:themeFillShade="F2"/>
          </w:tcPr>
          <w:p w14:paraId="75DEB437" w14:textId="77777777" w:rsidR="0042274E" w:rsidRPr="00F71B20" w:rsidRDefault="0042274E" w:rsidP="00D96643">
            <w:pPr>
              <w:spacing w:before="60" w:after="60"/>
              <w:rPr>
                <w:rFonts w:cstheme="minorHAnsi"/>
                <w:szCs w:val="20"/>
              </w:rPr>
            </w:pPr>
            <w:r>
              <w:rPr>
                <w:rFonts w:cstheme="minorHAnsi"/>
                <w:szCs w:val="20"/>
              </w:rPr>
              <w:t>Carries the reject reason code if Trade Status = 1 (Rejected); otherwise, it is 0 (Unused)</w:t>
            </w:r>
          </w:p>
        </w:tc>
      </w:tr>
      <w:tr w:rsidR="0042274E" w:rsidRPr="00754E31" w14:paraId="47C11D78"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59B66E4D" w14:textId="77777777" w:rsidR="0042274E" w:rsidRPr="000A56C1" w:rsidRDefault="0042274E" w:rsidP="00D96643">
            <w:pPr>
              <w:spacing w:before="60" w:after="60"/>
              <w:rPr>
                <w:rFonts w:cstheme="minorHAnsi"/>
                <w:szCs w:val="20"/>
                <w:lang w:val="en-GB"/>
              </w:rPr>
            </w:pPr>
            <w:r w:rsidRPr="000A56C1">
              <w:rPr>
                <w:rFonts w:cstheme="minorHAnsi"/>
                <w:szCs w:val="20"/>
                <w:lang w:val="en-GB"/>
              </w:rPr>
              <w:t>No</w:t>
            </w:r>
            <w:r>
              <w:rPr>
                <w:rFonts w:cstheme="minorHAnsi"/>
                <w:szCs w:val="20"/>
                <w:lang w:val="en-GB"/>
              </w:rPr>
              <w:t xml:space="preserve"> Legs</w:t>
            </w:r>
          </w:p>
        </w:tc>
        <w:tc>
          <w:tcPr>
            <w:tcW w:w="3746" w:type="pct"/>
            <w:shd w:val="clear" w:color="auto" w:fill="F2F2F2" w:themeFill="background1" w:themeFillShade="F2"/>
          </w:tcPr>
          <w:p w14:paraId="46B27862"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T</w:t>
            </w:r>
            <w:r w:rsidRPr="000A56C1">
              <w:rPr>
                <w:rFonts w:eastAsia="Times New Roman" w:cstheme="minorHAnsi"/>
                <w:color w:val="000000"/>
                <w:szCs w:val="20"/>
                <w:lang w:eastAsia="en-US"/>
              </w:rPr>
              <w:t>otal</w:t>
            </w:r>
            <w:r>
              <w:rPr>
                <w:rFonts w:eastAsia="Times New Roman" w:cstheme="minorHAnsi"/>
                <w:color w:val="000000"/>
                <w:szCs w:val="20"/>
                <w:lang w:eastAsia="en-US"/>
              </w:rPr>
              <w:t xml:space="preserve"> of legs, </w:t>
            </w:r>
            <w:r w:rsidRPr="000A56C1">
              <w:rPr>
                <w:rFonts w:eastAsia="Times New Roman" w:cstheme="minorHAnsi"/>
                <w:color w:val="000000"/>
                <w:szCs w:val="20"/>
                <w:lang w:eastAsia="en-US"/>
              </w:rPr>
              <w:t xml:space="preserve">must be less or equal to </w:t>
            </w:r>
            <w:r>
              <w:rPr>
                <w:rFonts w:eastAsia="Times New Roman" w:cstheme="minorHAnsi"/>
                <w:color w:val="000000"/>
                <w:szCs w:val="20"/>
                <w:lang w:eastAsia="en-US"/>
              </w:rPr>
              <w:t>8.</w:t>
            </w:r>
          </w:p>
        </w:tc>
      </w:tr>
      <w:tr w:rsidR="0042274E" w:rsidRPr="00754E31" w14:paraId="4C69900F"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56946493" w14:textId="77777777" w:rsidR="0042274E" w:rsidRPr="000A56C1" w:rsidRDefault="0042274E" w:rsidP="00D96643">
            <w:pPr>
              <w:spacing w:before="60" w:after="60"/>
              <w:rPr>
                <w:rFonts w:cstheme="minorHAnsi"/>
                <w:szCs w:val="20"/>
                <w:lang w:val="en-GB"/>
              </w:rPr>
            </w:pPr>
            <w:r>
              <w:t>One-party Trade Instrument Leg Block 1</w:t>
            </w:r>
          </w:p>
        </w:tc>
        <w:tc>
          <w:tcPr>
            <w:tcW w:w="3746" w:type="pct"/>
            <w:shd w:val="clear" w:color="auto" w:fill="F2F2F2" w:themeFill="background1" w:themeFillShade="F2"/>
          </w:tcPr>
          <w:p w14:paraId="15E34F65"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 xml:space="preserve">The </w:t>
            </w:r>
            <w:r>
              <w:t>two-party trade instrument leg block</w:t>
            </w:r>
          </w:p>
        </w:tc>
      </w:tr>
      <w:tr w:rsidR="0042274E" w:rsidRPr="00754E31" w14:paraId="09445419"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08C87C66" w14:textId="77777777" w:rsidR="0042274E" w:rsidRPr="000A56C1" w:rsidRDefault="0042274E" w:rsidP="00D96643">
            <w:pPr>
              <w:spacing w:before="60" w:after="60"/>
              <w:rPr>
                <w:rFonts w:cstheme="minorHAnsi"/>
                <w:szCs w:val="20"/>
                <w:lang w:val="en-GB"/>
              </w:rPr>
            </w:pPr>
            <w:r>
              <w:t>One-party Trade Instrument Leg Block …</w:t>
            </w:r>
          </w:p>
        </w:tc>
        <w:tc>
          <w:tcPr>
            <w:tcW w:w="3746" w:type="pct"/>
            <w:shd w:val="clear" w:color="auto" w:fill="F2F2F2" w:themeFill="background1" w:themeFillShade="F2"/>
          </w:tcPr>
          <w:p w14:paraId="0E590C94"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 xml:space="preserve">The </w:t>
            </w:r>
            <w:r>
              <w:t>two-party trade instrument leg block</w:t>
            </w:r>
          </w:p>
        </w:tc>
      </w:tr>
      <w:tr w:rsidR="0042274E" w:rsidRPr="00754E31" w14:paraId="24606BA8"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1D5AFDC1" w14:textId="77777777" w:rsidR="0042274E" w:rsidRPr="000A56C1" w:rsidRDefault="0042274E" w:rsidP="00D96643">
            <w:pPr>
              <w:spacing w:before="60" w:after="60"/>
              <w:rPr>
                <w:rFonts w:cstheme="minorHAnsi"/>
                <w:szCs w:val="20"/>
                <w:lang w:val="en-GB"/>
              </w:rPr>
            </w:pPr>
            <w:r>
              <w:t>One-party Trade Instrument Leg Block</w:t>
            </w:r>
            <w:r>
              <w:rPr>
                <w:rFonts w:cstheme="minorHAnsi"/>
                <w:szCs w:val="20"/>
                <w:lang w:val="en-GB"/>
              </w:rPr>
              <w:t xml:space="preserve"> N</w:t>
            </w:r>
          </w:p>
        </w:tc>
        <w:tc>
          <w:tcPr>
            <w:tcW w:w="3746" w:type="pct"/>
            <w:shd w:val="clear" w:color="auto" w:fill="F2F2F2" w:themeFill="background1" w:themeFillShade="F2"/>
          </w:tcPr>
          <w:p w14:paraId="46C59135"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 xml:space="preserve">The </w:t>
            </w:r>
            <w:r>
              <w:t>two-party trade instrument leg block</w:t>
            </w:r>
          </w:p>
        </w:tc>
      </w:tr>
    </w:tbl>
    <w:p w14:paraId="220ED7DC" w14:textId="77777777" w:rsidR="0042274E" w:rsidRDefault="0042274E" w:rsidP="0042274E">
      <w:pPr>
        <w:spacing w:before="120"/>
        <w:jc w:val="both"/>
        <w:rPr>
          <w:rFonts w:cstheme="minorHAnsi"/>
          <w:sz w:val="22"/>
          <w:szCs w:val="22"/>
        </w:rPr>
      </w:pPr>
      <w:r>
        <w:rPr>
          <w:rFonts w:cstheme="minorHAnsi"/>
          <w:sz w:val="22"/>
          <w:szCs w:val="22"/>
        </w:rPr>
        <w:t>Optional Fields:</w:t>
      </w:r>
    </w:p>
    <w:p w14:paraId="2E7BE5DE" w14:textId="77777777" w:rsidR="0042274E" w:rsidRDefault="0042274E" w:rsidP="0042274E">
      <w:pPr>
        <w:spacing w:before="120"/>
        <w:jc w:val="both"/>
        <w:rPr>
          <w:rFonts w:cstheme="minorHAnsi"/>
          <w:sz w:val="22"/>
          <w:szCs w:val="22"/>
        </w:rPr>
      </w:pPr>
      <w:r>
        <w:rPr>
          <w:rFonts w:cstheme="minorHAnsi"/>
          <w:sz w:val="22"/>
          <w:szCs w:val="22"/>
        </w:rPr>
        <w:t>There is no optional field for this message.</w:t>
      </w:r>
    </w:p>
    <w:p w14:paraId="622E5268" w14:textId="77777777" w:rsidR="0042274E" w:rsidRDefault="0042274E" w:rsidP="0042274E">
      <w:pPr>
        <w:spacing w:before="120"/>
        <w:jc w:val="both"/>
        <w:rPr>
          <w:rFonts w:cstheme="minorHAnsi"/>
          <w:sz w:val="22"/>
          <w:szCs w:val="22"/>
        </w:rPr>
      </w:pPr>
    </w:p>
    <w:p w14:paraId="261C5B0A" w14:textId="77777777" w:rsidR="0042274E" w:rsidRDefault="0042274E" w:rsidP="0042274E">
      <w:pPr>
        <w:pStyle w:val="Heading4"/>
        <w:rPr>
          <w:rFonts w:asciiTheme="minorHAnsi" w:hAnsiTheme="minorHAnsi" w:cstheme="minorHAnsi"/>
        </w:rPr>
      </w:pPr>
      <w:bookmarkStart w:id="780" w:name="_Toc170578928"/>
      <w:r>
        <w:rPr>
          <w:rFonts w:asciiTheme="minorHAnsi" w:hAnsiTheme="minorHAnsi" w:cstheme="minorHAnsi"/>
        </w:rPr>
        <w:t>One-party Trade Submission Notification (74)</w:t>
      </w:r>
      <w:bookmarkEnd w:id="780"/>
    </w:p>
    <w:p w14:paraId="28DD60C2" w14:textId="77777777" w:rsidR="0042274E" w:rsidRDefault="0042274E" w:rsidP="0042274E">
      <w:pPr>
        <w:pStyle w:val="NormalNGMDS"/>
        <w:ind w:left="0"/>
        <w:rPr>
          <w:rFonts w:asciiTheme="minorHAnsi" w:hAnsiTheme="minorHAnsi" w:cstheme="minorHAnsi"/>
          <w:szCs w:val="22"/>
        </w:rPr>
      </w:pPr>
      <w:r>
        <w:rPr>
          <w:rFonts w:asciiTheme="minorHAnsi" w:hAnsiTheme="minorHAnsi" w:cstheme="minorHAnsi"/>
          <w:szCs w:val="22"/>
        </w:rPr>
        <w:t xml:space="preserve">This message is sent by the gateway to the client </w:t>
      </w:r>
      <w:r w:rsidRPr="006B2AD8">
        <w:rPr>
          <w:rFonts w:asciiTheme="minorHAnsi" w:hAnsiTheme="minorHAnsi" w:cstheme="minorHAnsi"/>
          <w:szCs w:val="22"/>
        </w:rPr>
        <w:t xml:space="preserve">as a notification to indicate a </w:t>
      </w:r>
      <w:r>
        <w:rPr>
          <w:rFonts w:asciiTheme="minorHAnsi" w:hAnsiTheme="minorHAnsi" w:cstheme="minorHAnsi"/>
          <w:szCs w:val="22"/>
        </w:rPr>
        <w:t>one</w:t>
      </w:r>
      <w:r w:rsidRPr="0085294F">
        <w:rPr>
          <w:rFonts w:asciiTheme="minorHAnsi" w:hAnsiTheme="minorHAnsi" w:cstheme="minorHAnsi"/>
          <w:szCs w:val="22"/>
        </w:rPr>
        <w:t>-party</w:t>
      </w:r>
      <w:r>
        <w:rPr>
          <w:rFonts w:asciiTheme="minorHAnsi" w:hAnsiTheme="minorHAnsi" w:cstheme="minorHAnsi"/>
          <w:szCs w:val="22"/>
        </w:rPr>
        <w:t xml:space="preserve"> block</w:t>
      </w:r>
      <w:r w:rsidRPr="0085294F">
        <w:rPr>
          <w:rFonts w:asciiTheme="minorHAnsi" w:hAnsiTheme="minorHAnsi" w:cstheme="minorHAnsi"/>
          <w:szCs w:val="22"/>
        </w:rPr>
        <w:t xml:space="preserve"> </w:t>
      </w:r>
      <w:r w:rsidRPr="006B2AD8">
        <w:rPr>
          <w:rFonts w:asciiTheme="minorHAnsi" w:hAnsiTheme="minorHAnsi" w:cstheme="minorHAnsi"/>
          <w:szCs w:val="22"/>
        </w:rPr>
        <w:t xml:space="preserve">trade side </w:t>
      </w:r>
      <w:r>
        <w:rPr>
          <w:rFonts w:asciiTheme="minorHAnsi" w:hAnsiTheme="minorHAnsi" w:cstheme="minorHAnsi"/>
          <w:szCs w:val="22"/>
        </w:rPr>
        <w:t xml:space="preserve">has been </w:t>
      </w:r>
      <w:r w:rsidRPr="006B2AD8">
        <w:rPr>
          <w:rFonts w:asciiTheme="minorHAnsi" w:hAnsiTheme="minorHAnsi" w:cstheme="minorHAnsi"/>
          <w:szCs w:val="22"/>
        </w:rPr>
        <w:t>submitted by the counterparty</w:t>
      </w:r>
      <w:r>
        <w:rPr>
          <w:rFonts w:asciiTheme="minorHAnsi" w:hAnsiTheme="minorHAnsi" w:cstheme="minorHAnsi"/>
          <w:szCs w:val="22"/>
        </w:rPr>
        <w:t>. This is for the first submission.</w:t>
      </w:r>
    </w:p>
    <w:p w14:paraId="4FD5A8F3" w14:textId="77777777" w:rsidR="0042274E" w:rsidRDefault="0042274E" w:rsidP="0042274E">
      <w:pPr>
        <w:pStyle w:val="NormalNGMDS"/>
        <w:ind w:left="0"/>
        <w:rPr>
          <w:rFonts w:asciiTheme="minorHAnsi" w:hAnsiTheme="minorHAnsi" w:cstheme="minorHAnsi"/>
          <w:szCs w:val="22"/>
        </w:rPr>
      </w:pPr>
      <w:r>
        <w:rPr>
          <w:rFonts w:asciiTheme="minorHAnsi" w:hAnsiTheme="minorHAnsi" w:cstheme="minorHAnsi"/>
          <w:szCs w:val="22"/>
        </w:rPr>
        <w:t>Note:</w:t>
      </w:r>
    </w:p>
    <w:p w14:paraId="52BF4E23" w14:textId="77777777" w:rsidR="0042274E" w:rsidRDefault="0042274E" w:rsidP="0042274E">
      <w:pPr>
        <w:pStyle w:val="NormalNGMDS"/>
        <w:ind w:left="0"/>
        <w:rPr>
          <w:rFonts w:asciiTheme="minorHAnsi" w:hAnsiTheme="minorHAnsi" w:cstheme="minorHAnsi"/>
          <w:szCs w:val="22"/>
        </w:rPr>
      </w:pPr>
      <w:r>
        <w:rPr>
          <w:rFonts w:asciiTheme="minorHAnsi" w:hAnsiTheme="minorHAnsi" w:cstheme="minorHAnsi"/>
          <w:szCs w:val="22"/>
        </w:rPr>
        <w:t xml:space="preserve">If a </w:t>
      </w:r>
      <w:r>
        <w:rPr>
          <w:rFonts w:asciiTheme="minorHAnsi" w:hAnsiTheme="minorHAnsi" w:cstheme="minorHAnsi"/>
        </w:rPr>
        <w:t>One-party Trade Request (20) message results in an immediate matching, there is no submission notification generated.</w:t>
      </w:r>
    </w:p>
    <w:p w14:paraId="10258915" w14:textId="77777777" w:rsidR="0042274E" w:rsidRPr="00291797" w:rsidRDefault="0042274E" w:rsidP="0042274E">
      <w:pPr>
        <w:rPr>
          <w:lang w:val="en-GB"/>
        </w:rPr>
      </w:pP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0"/>
        <w:gridCol w:w="6750"/>
        <w:gridCol w:w="9"/>
      </w:tblGrid>
      <w:tr w:rsidR="0042274E" w:rsidRPr="003C47FD" w14:paraId="3BD83C27" w14:textId="77777777" w:rsidTr="00D96643">
        <w:trPr>
          <w:gridAfter w:val="1"/>
          <w:wAfter w:w="5" w:type="pct"/>
          <w:trHeight w:val="300"/>
        </w:trPr>
        <w:tc>
          <w:tcPr>
            <w:tcW w:w="1249" w:type="pct"/>
            <w:shd w:val="clear" w:color="auto" w:fill="C6D9F1" w:themeFill="text2" w:themeFillTint="33"/>
            <w:noWrap/>
          </w:tcPr>
          <w:p w14:paraId="0B08A17B" w14:textId="77777777" w:rsidR="0042274E" w:rsidRPr="003C47FD" w:rsidRDefault="0042274E" w:rsidP="00D96643">
            <w:pPr>
              <w:pStyle w:val="Tablehead"/>
              <w:spacing w:after="0"/>
              <w:jc w:val="left"/>
              <w:rPr>
                <w:rFonts w:cstheme="minorHAnsi"/>
              </w:rPr>
            </w:pPr>
            <w:r>
              <w:rPr>
                <w:rFonts w:cstheme="minorHAnsi"/>
              </w:rPr>
              <w:t>Field Name</w:t>
            </w:r>
          </w:p>
        </w:tc>
        <w:tc>
          <w:tcPr>
            <w:tcW w:w="3746" w:type="pct"/>
            <w:shd w:val="clear" w:color="auto" w:fill="C6D9F1" w:themeFill="text2" w:themeFillTint="33"/>
          </w:tcPr>
          <w:p w14:paraId="65279DA9"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73C5EACA"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71888340" w14:textId="77777777" w:rsidR="0042274E" w:rsidRPr="00754E31" w:rsidRDefault="0042274E" w:rsidP="00D96643">
            <w:pPr>
              <w:spacing w:before="60" w:after="60"/>
              <w:rPr>
                <w:rFonts w:cstheme="minorHAnsi"/>
                <w:szCs w:val="20"/>
                <w:lang w:val="en-GB"/>
              </w:rPr>
            </w:pPr>
            <w:r>
              <w:rPr>
                <w:rFonts w:cstheme="minorHAnsi"/>
                <w:szCs w:val="20"/>
                <w:lang w:val="en-GB"/>
              </w:rPr>
              <w:t>Secondary Trade ID</w:t>
            </w:r>
          </w:p>
        </w:tc>
        <w:tc>
          <w:tcPr>
            <w:tcW w:w="3746" w:type="pct"/>
            <w:shd w:val="clear" w:color="auto" w:fill="F2F2F2" w:themeFill="background1" w:themeFillShade="F2"/>
          </w:tcPr>
          <w:p w14:paraId="1D201B59" w14:textId="77777777" w:rsidR="0042274E" w:rsidRPr="00931B7A" w:rsidRDefault="0042274E" w:rsidP="00D96643">
            <w:pPr>
              <w:spacing w:before="60" w:after="60"/>
              <w:rPr>
                <w:rFonts w:cstheme="minorHAnsi"/>
                <w:szCs w:val="20"/>
              </w:rPr>
            </w:pPr>
            <w:r>
              <w:rPr>
                <w:rFonts w:cstheme="minorHAnsi"/>
                <w:szCs w:val="20"/>
              </w:rPr>
              <w:t>HKEX assigned unique identifier for this block trade.</w:t>
            </w:r>
          </w:p>
        </w:tc>
      </w:tr>
      <w:tr w:rsidR="0042274E" w:rsidRPr="00073EA6" w14:paraId="289A200D" w14:textId="77777777" w:rsidTr="00D96643">
        <w:tblPrEx>
          <w:tblLook w:val="01E0" w:firstRow="1" w:lastRow="1" w:firstColumn="1" w:lastColumn="1" w:noHBand="0" w:noVBand="0"/>
        </w:tblPrEx>
        <w:trPr>
          <w:trHeight w:val="331"/>
        </w:trPr>
        <w:tc>
          <w:tcPr>
            <w:tcW w:w="1249" w:type="pct"/>
            <w:shd w:val="clear" w:color="auto" w:fill="F2F2F2" w:themeFill="background1" w:themeFillShade="F2"/>
          </w:tcPr>
          <w:p w14:paraId="0ACD2FD6" w14:textId="77777777" w:rsidR="0042274E" w:rsidRPr="00073EA6" w:rsidRDefault="0042274E" w:rsidP="00D96643">
            <w:pPr>
              <w:snapToGrid w:val="0"/>
              <w:spacing w:before="60" w:after="40"/>
              <w:rPr>
                <w:rFonts w:cstheme="minorHAnsi"/>
                <w:szCs w:val="20"/>
              </w:rPr>
            </w:pPr>
            <w:r w:rsidRPr="0049178E">
              <w:rPr>
                <w:rFonts w:cstheme="minorHAnsi"/>
                <w:szCs w:val="20"/>
              </w:rPr>
              <w:t xml:space="preserve">Transaction Time </w:t>
            </w:r>
          </w:p>
        </w:tc>
        <w:tc>
          <w:tcPr>
            <w:tcW w:w="3751" w:type="pct"/>
            <w:gridSpan w:val="2"/>
            <w:shd w:val="clear" w:color="auto" w:fill="F2F2F2" w:themeFill="background1" w:themeFillShade="F2"/>
          </w:tcPr>
          <w:p w14:paraId="7CB0E04F" w14:textId="77777777" w:rsidR="0042274E" w:rsidRPr="00073EA6" w:rsidRDefault="0042274E" w:rsidP="00D96643">
            <w:pPr>
              <w:snapToGrid w:val="0"/>
              <w:spacing w:before="60" w:after="40"/>
              <w:rPr>
                <w:rFonts w:cstheme="minorHAnsi"/>
                <w:szCs w:val="20"/>
              </w:rPr>
            </w:pPr>
            <w:r w:rsidRPr="00AD055D">
              <w:rPr>
                <w:rFonts w:eastAsia="Calibri" w:cstheme="minorHAnsi"/>
                <w:szCs w:val="20"/>
                <w:lang w:val="en-GB"/>
              </w:rPr>
              <w:t xml:space="preserve">The time at which </w:t>
            </w:r>
            <w:r>
              <w:rPr>
                <w:rFonts w:eastAsia="Calibri" w:cstheme="minorHAnsi"/>
                <w:szCs w:val="20"/>
                <w:lang w:val="en-GB"/>
              </w:rPr>
              <w:t>this message is generated.</w:t>
            </w:r>
          </w:p>
        </w:tc>
      </w:tr>
      <w:tr w:rsidR="0042274E" w:rsidRPr="00754E31" w14:paraId="1F1B0C0D"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3BCC552F" w14:textId="77777777" w:rsidR="0042274E" w:rsidRPr="000A56C1" w:rsidRDefault="0042274E" w:rsidP="00D96643">
            <w:pPr>
              <w:spacing w:before="60" w:after="60"/>
              <w:rPr>
                <w:rFonts w:cstheme="minorHAnsi"/>
                <w:szCs w:val="20"/>
                <w:lang w:val="en-GB"/>
              </w:rPr>
            </w:pPr>
            <w:r>
              <w:rPr>
                <w:rFonts w:cstheme="minorHAnsi"/>
                <w:szCs w:val="20"/>
                <w:lang w:val="en-GB"/>
              </w:rPr>
              <w:t>Counterparty Session ID</w:t>
            </w:r>
          </w:p>
        </w:tc>
        <w:tc>
          <w:tcPr>
            <w:tcW w:w="3746" w:type="pct"/>
            <w:shd w:val="clear" w:color="auto" w:fill="F2F2F2" w:themeFill="background1" w:themeFillShade="F2"/>
          </w:tcPr>
          <w:p w14:paraId="28ECCA56"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The Session ID (i.e. Comp ID) of counterparty</w:t>
            </w:r>
          </w:p>
        </w:tc>
      </w:tr>
      <w:tr w:rsidR="0042274E" w:rsidRPr="00754E31" w14:paraId="7694AB94"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6BAA1B26" w14:textId="77777777" w:rsidR="0042274E" w:rsidRPr="000A56C1" w:rsidRDefault="0042274E" w:rsidP="00D96643">
            <w:pPr>
              <w:spacing w:before="60" w:after="60"/>
              <w:rPr>
                <w:rFonts w:cstheme="minorHAnsi"/>
                <w:szCs w:val="20"/>
                <w:lang w:val="en-GB"/>
              </w:rPr>
            </w:pPr>
            <w:r w:rsidRPr="000A56C1">
              <w:rPr>
                <w:rFonts w:cstheme="minorHAnsi"/>
                <w:szCs w:val="20"/>
                <w:lang w:val="en-GB"/>
              </w:rPr>
              <w:t>No</w:t>
            </w:r>
            <w:r>
              <w:rPr>
                <w:rFonts w:cstheme="minorHAnsi"/>
                <w:szCs w:val="20"/>
                <w:lang w:val="en-GB"/>
              </w:rPr>
              <w:t xml:space="preserve"> Legs</w:t>
            </w:r>
          </w:p>
        </w:tc>
        <w:tc>
          <w:tcPr>
            <w:tcW w:w="3746" w:type="pct"/>
            <w:shd w:val="clear" w:color="auto" w:fill="F2F2F2" w:themeFill="background1" w:themeFillShade="F2"/>
          </w:tcPr>
          <w:p w14:paraId="77E06521"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T</w:t>
            </w:r>
            <w:r w:rsidRPr="000A56C1">
              <w:rPr>
                <w:rFonts w:eastAsia="Times New Roman" w:cstheme="minorHAnsi"/>
                <w:color w:val="000000"/>
                <w:szCs w:val="20"/>
                <w:lang w:eastAsia="en-US"/>
              </w:rPr>
              <w:t>otal</w:t>
            </w:r>
            <w:r>
              <w:rPr>
                <w:rFonts w:eastAsia="Times New Roman" w:cstheme="minorHAnsi"/>
                <w:color w:val="000000"/>
                <w:szCs w:val="20"/>
                <w:lang w:eastAsia="en-US"/>
              </w:rPr>
              <w:t xml:space="preserve"> of legs, </w:t>
            </w:r>
            <w:r w:rsidRPr="000A56C1">
              <w:rPr>
                <w:rFonts w:eastAsia="Times New Roman" w:cstheme="minorHAnsi"/>
                <w:color w:val="000000"/>
                <w:szCs w:val="20"/>
                <w:lang w:eastAsia="en-US"/>
              </w:rPr>
              <w:t xml:space="preserve">must be less or equal to </w:t>
            </w:r>
            <w:r>
              <w:rPr>
                <w:rFonts w:eastAsia="Times New Roman" w:cstheme="minorHAnsi"/>
                <w:color w:val="000000"/>
                <w:szCs w:val="20"/>
                <w:lang w:eastAsia="en-US"/>
              </w:rPr>
              <w:t>8.</w:t>
            </w:r>
          </w:p>
        </w:tc>
      </w:tr>
      <w:tr w:rsidR="0042274E" w:rsidRPr="00754E31" w14:paraId="73A21407"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40875210" w14:textId="77777777" w:rsidR="0042274E" w:rsidRPr="000A56C1" w:rsidRDefault="0042274E" w:rsidP="00D96643">
            <w:pPr>
              <w:spacing w:before="60" w:after="60"/>
              <w:rPr>
                <w:rFonts w:cstheme="minorHAnsi"/>
                <w:szCs w:val="20"/>
                <w:lang w:val="en-GB"/>
              </w:rPr>
            </w:pPr>
            <w:r w:rsidRPr="009A2AA2">
              <w:t xml:space="preserve">Basic </w:t>
            </w:r>
            <w:r>
              <w:t>Instrument</w:t>
            </w:r>
            <w:r w:rsidRPr="009A2AA2">
              <w:t xml:space="preserve"> Leg Block</w:t>
            </w:r>
            <w:r>
              <w:t xml:space="preserve"> 1</w:t>
            </w:r>
          </w:p>
        </w:tc>
        <w:tc>
          <w:tcPr>
            <w:tcW w:w="3746" w:type="pct"/>
            <w:shd w:val="clear" w:color="auto" w:fill="F2F2F2" w:themeFill="background1" w:themeFillShade="F2"/>
          </w:tcPr>
          <w:p w14:paraId="22640F0C"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 xml:space="preserve">The </w:t>
            </w:r>
            <w:r>
              <w:t>basic instrument leg block</w:t>
            </w:r>
          </w:p>
        </w:tc>
      </w:tr>
      <w:tr w:rsidR="0042274E" w:rsidRPr="00754E31" w14:paraId="0181D37B"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2BE73420" w14:textId="77777777" w:rsidR="0042274E" w:rsidRPr="000A56C1" w:rsidRDefault="0042274E" w:rsidP="00D96643">
            <w:pPr>
              <w:spacing w:before="60" w:after="60"/>
              <w:rPr>
                <w:rFonts w:cstheme="minorHAnsi"/>
                <w:szCs w:val="20"/>
                <w:lang w:val="en-GB"/>
              </w:rPr>
            </w:pPr>
            <w:r w:rsidRPr="009A2AA2">
              <w:t xml:space="preserve">Basic </w:t>
            </w:r>
            <w:r>
              <w:t>Instrument</w:t>
            </w:r>
            <w:r w:rsidRPr="009A2AA2">
              <w:t xml:space="preserve"> Leg Block</w:t>
            </w:r>
            <w:r>
              <w:t xml:space="preserve"> …</w:t>
            </w:r>
          </w:p>
        </w:tc>
        <w:tc>
          <w:tcPr>
            <w:tcW w:w="3746" w:type="pct"/>
            <w:shd w:val="clear" w:color="auto" w:fill="F2F2F2" w:themeFill="background1" w:themeFillShade="F2"/>
          </w:tcPr>
          <w:p w14:paraId="5FC77289"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 xml:space="preserve">The </w:t>
            </w:r>
            <w:r>
              <w:t>basic instrument leg block</w:t>
            </w:r>
          </w:p>
        </w:tc>
      </w:tr>
      <w:tr w:rsidR="0042274E" w:rsidRPr="00754E31" w14:paraId="40A9067A"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6C9AC3C3" w14:textId="77777777" w:rsidR="0042274E" w:rsidRPr="000A56C1" w:rsidRDefault="0042274E" w:rsidP="00D96643">
            <w:pPr>
              <w:spacing w:before="60" w:after="60"/>
              <w:rPr>
                <w:rFonts w:cstheme="minorHAnsi"/>
                <w:szCs w:val="20"/>
                <w:lang w:val="en-GB"/>
              </w:rPr>
            </w:pPr>
            <w:r w:rsidRPr="009A2AA2">
              <w:t xml:space="preserve">Basic </w:t>
            </w:r>
            <w:r>
              <w:t>Instrument</w:t>
            </w:r>
            <w:r w:rsidRPr="009A2AA2">
              <w:t xml:space="preserve"> Leg Block</w:t>
            </w:r>
            <w:r>
              <w:rPr>
                <w:rFonts w:cstheme="minorHAnsi"/>
                <w:szCs w:val="20"/>
                <w:lang w:val="en-GB"/>
              </w:rPr>
              <w:t xml:space="preserve"> N</w:t>
            </w:r>
          </w:p>
        </w:tc>
        <w:tc>
          <w:tcPr>
            <w:tcW w:w="3746" w:type="pct"/>
            <w:shd w:val="clear" w:color="auto" w:fill="F2F2F2" w:themeFill="background1" w:themeFillShade="F2"/>
          </w:tcPr>
          <w:p w14:paraId="085504E2"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 xml:space="preserve">The </w:t>
            </w:r>
            <w:r>
              <w:t>basic instrument leg block</w:t>
            </w:r>
          </w:p>
        </w:tc>
      </w:tr>
    </w:tbl>
    <w:p w14:paraId="2F6A4EE3" w14:textId="77777777" w:rsidR="0042274E" w:rsidRDefault="0042274E" w:rsidP="0042274E">
      <w:pPr>
        <w:spacing w:before="120"/>
        <w:jc w:val="both"/>
        <w:rPr>
          <w:rFonts w:cstheme="minorHAnsi"/>
          <w:sz w:val="22"/>
          <w:szCs w:val="22"/>
        </w:rPr>
      </w:pPr>
      <w:r>
        <w:rPr>
          <w:rFonts w:cstheme="minorHAnsi"/>
          <w:sz w:val="22"/>
          <w:szCs w:val="22"/>
        </w:rPr>
        <w:t>Optional Fields:</w:t>
      </w:r>
    </w:p>
    <w:p w14:paraId="1C6128C4" w14:textId="77777777" w:rsidR="0042274E" w:rsidRDefault="0042274E" w:rsidP="0042274E">
      <w:pPr>
        <w:spacing w:before="120"/>
        <w:jc w:val="both"/>
        <w:rPr>
          <w:rFonts w:cstheme="minorHAnsi"/>
          <w:sz w:val="22"/>
          <w:szCs w:val="22"/>
        </w:rPr>
      </w:pPr>
      <w:r>
        <w:rPr>
          <w:rFonts w:cstheme="minorHAnsi"/>
          <w:sz w:val="22"/>
          <w:szCs w:val="22"/>
        </w:rPr>
        <w:t>There is no optional field for this message.</w:t>
      </w:r>
    </w:p>
    <w:p w14:paraId="5665B9EC" w14:textId="77777777" w:rsidR="0042274E" w:rsidRDefault="0042274E" w:rsidP="0042274E">
      <w:pPr>
        <w:spacing w:before="120"/>
        <w:jc w:val="both"/>
        <w:rPr>
          <w:rFonts w:cstheme="minorHAnsi"/>
          <w:sz w:val="22"/>
          <w:szCs w:val="22"/>
        </w:rPr>
      </w:pPr>
    </w:p>
    <w:p w14:paraId="179A80F5" w14:textId="77777777" w:rsidR="0042274E" w:rsidRDefault="0042274E" w:rsidP="0042274E">
      <w:pPr>
        <w:pStyle w:val="Heading4"/>
        <w:rPr>
          <w:rFonts w:asciiTheme="minorHAnsi" w:hAnsiTheme="minorHAnsi" w:cstheme="minorHAnsi"/>
        </w:rPr>
      </w:pPr>
      <w:bookmarkStart w:id="781" w:name="_Toc170578929"/>
      <w:r>
        <w:rPr>
          <w:rFonts w:asciiTheme="minorHAnsi" w:hAnsiTheme="minorHAnsi" w:cstheme="minorHAnsi"/>
        </w:rPr>
        <w:t>One-party Trade Cancel Request (21)</w:t>
      </w:r>
      <w:bookmarkEnd w:id="781"/>
    </w:p>
    <w:p w14:paraId="1D51F1E6" w14:textId="11B23182" w:rsidR="0042274E" w:rsidRDefault="004846A2" w:rsidP="0042274E">
      <w:pPr>
        <w:pStyle w:val="NormalNGMDS"/>
        <w:ind w:left="0"/>
        <w:rPr>
          <w:rFonts w:asciiTheme="minorHAnsi" w:hAnsiTheme="minorHAnsi" w:cstheme="minorHAnsi"/>
          <w:szCs w:val="22"/>
        </w:rPr>
      </w:pPr>
      <w:r w:rsidRPr="003F08C6">
        <w:rPr>
          <w:rFonts w:asciiTheme="minorHAnsi" w:hAnsiTheme="minorHAnsi" w:cstheme="minorHAnsi"/>
        </w:rPr>
        <w:t xml:space="preserve">The client can send this message the gateway </w:t>
      </w:r>
      <w:r>
        <w:rPr>
          <w:rFonts w:asciiTheme="minorHAnsi" w:hAnsiTheme="minorHAnsi" w:cstheme="minorHAnsi"/>
        </w:rPr>
        <w:t xml:space="preserve">to </w:t>
      </w:r>
      <w:r w:rsidR="0042274E">
        <w:rPr>
          <w:rFonts w:asciiTheme="minorHAnsi" w:hAnsiTheme="minorHAnsi" w:cstheme="minorHAnsi"/>
          <w:szCs w:val="22"/>
        </w:rPr>
        <w:t>cancel an unmatched one-party block trade</w:t>
      </w:r>
      <w:r w:rsidR="0042274E" w:rsidRPr="00417716">
        <w:rPr>
          <w:rFonts w:asciiTheme="minorHAnsi" w:hAnsiTheme="minorHAnsi" w:cstheme="minorHAnsi"/>
          <w:szCs w:val="22"/>
        </w:rPr>
        <w:t>.</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0"/>
        <w:gridCol w:w="6750"/>
        <w:gridCol w:w="9"/>
      </w:tblGrid>
      <w:tr w:rsidR="0042274E" w:rsidRPr="003C47FD" w14:paraId="35DAEC14" w14:textId="77777777" w:rsidTr="00D96643">
        <w:trPr>
          <w:gridAfter w:val="1"/>
          <w:wAfter w:w="5" w:type="pct"/>
          <w:trHeight w:val="300"/>
        </w:trPr>
        <w:tc>
          <w:tcPr>
            <w:tcW w:w="1249" w:type="pct"/>
            <w:shd w:val="clear" w:color="auto" w:fill="C6D9F1" w:themeFill="text2" w:themeFillTint="33"/>
            <w:noWrap/>
          </w:tcPr>
          <w:p w14:paraId="6BB9D58D" w14:textId="77777777" w:rsidR="0042274E" w:rsidRPr="003C47FD" w:rsidRDefault="0042274E" w:rsidP="00D96643">
            <w:pPr>
              <w:pStyle w:val="Tablehead"/>
              <w:spacing w:after="0"/>
              <w:jc w:val="left"/>
              <w:rPr>
                <w:rFonts w:cstheme="minorHAnsi"/>
              </w:rPr>
            </w:pPr>
            <w:r>
              <w:rPr>
                <w:rFonts w:cstheme="minorHAnsi"/>
              </w:rPr>
              <w:lastRenderedPageBreak/>
              <w:t>Field Name</w:t>
            </w:r>
          </w:p>
        </w:tc>
        <w:tc>
          <w:tcPr>
            <w:tcW w:w="3746" w:type="pct"/>
            <w:shd w:val="clear" w:color="auto" w:fill="C6D9F1" w:themeFill="text2" w:themeFillTint="33"/>
          </w:tcPr>
          <w:p w14:paraId="5342699F"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06442D8D"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2A9F83A6" w14:textId="77777777" w:rsidR="0042274E" w:rsidRPr="00754E31" w:rsidRDefault="0042274E" w:rsidP="00D96643">
            <w:pPr>
              <w:spacing w:before="60" w:after="60"/>
              <w:rPr>
                <w:rFonts w:cstheme="minorHAnsi"/>
                <w:szCs w:val="20"/>
                <w:lang w:val="en-GB"/>
              </w:rPr>
            </w:pPr>
            <w:r w:rsidRPr="000A0DAA">
              <w:rPr>
                <w:rFonts w:cstheme="minorHAnsi"/>
                <w:szCs w:val="20"/>
                <w:lang w:val="en-GB"/>
              </w:rPr>
              <w:t>Trade Report ID</w:t>
            </w:r>
          </w:p>
        </w:tc>
        <w:tc>
          <w:tcPr>
            <w:tcW w:w="3746" w:type="pct"/>
            <w:shd w:val="clear" w:color="auto" w:fill="F2F2F2" w:themeFill="background1" w:themeFillShade="F2"/>
          </w:tcPr>
          <w:p w14:paraId="448A3C9D" w14:textId="77777777" w:rsidR="0042274E" w:rsidRPr="00931B7A" w:rsidRDefault="0042274E" w:rsidP="00D96643">
            <w:pPr>
              <w:spacing w:before="60" w:after="60"/>
              <w:rPr>
                <w:rFonts w:cstheme="minorHAnsi"/>
                <w:szCs w:val="20"/>
              </w:rPr>
            </w:pPr>
            <w:r w:rsidRPr="00F71B20">
              <w:rPr>
                <w:rFonts w:cstheme="minorHAnsi"/>
                <w:szCs w:val="20"/>
              </w:rPr>
              <w:t xml:space="preserve">Client specified unique identifier for the </w:t>
            </w:r>
            <w:r>
              <w:rPr>
                <w:rFonts w:cstheme="minorHAnsi"/>
                <w:szCs w:val="20"/>
              </w:rPr>
              <w:t>block trade request message.</w:t>
            </w:r>
          </w:p>
        </w:tc>
      </w:tr>
      <w:tr w:rsidR="0042274E" w:rsidRPr="00754E31" w14:paraId="52DFEDCD"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00943DE3" w14:textId="77777777" w:rsidR="0042274E" w:rsidRPr="00754E31" w:rsidRDefault="0042274E" w:rsidP="00D96643">
            <w:pPr>
              <w:spacing w:before="60" w:after="60"/>
              <w:rPr>
                <w:rFonts w:cstheme="minorHAnsi"/>
                <w:szCs w:val="20"/>
                <w:lang w:val="en-GB"/>
              </w:rPr>
            </w:pPr>
            <w:r w:rsidRPr="000A0DAA">
              <w:rPr>
                <w:rFonts w:cstheme="minorHAnsi"/>
                <w:szCs w:val="20"/>
                <w:lang w:val="en-GB"/>
              </w:rPr>
              <w:t xml:space="preserve">Trade Report </w:t>
            </w:r>
            <w:r>
              <w:rPr>
                <w:rFonts w:cstheme="minorHAnsi"/>
                <w:szCs w:val="20"/>
                <w:lang w:val="en-GB"/>
              </w:rPr>
              <w:t xml:space="preserve">Ref </w:t>
            </w:r>
            <w:r w:rsidRPr="000A0DAA">
              <w:rPr>
                <w:rFonts w:cstheme="minorHAnsi"/>
                <w:szCs w:val="20"/>
                <w:lang w:val="en-GB"/>
              </w:rPr>
              <w:t>ID</w:t>
            </w:r>
          </w:p>
        </w:tc>
        <w:tc>
          <w:tcPr>
            <w:tcW w:w="3746" w:type="pct"/>
            <w:shd w:val="clear" w:color="auto" w:fill="F2F2F2" w:themeFill="background1" w:themeFillShade="F2"/>
          </w:tcPr>
          <w:p w14:paraId="5216E1C4" w14:textId="77777777" w:rsidR="0042274E" w:rsidRPr="00931B7A" w:rsidRDefault="0042274E" w:rsidP="00D96643">
            <w:pPr>
              <w:spacing w:before="60" w:after="60"/>
              <w:rPr>
                <w:rFonts w:cstheme="minorHAnsi"/>
                <w:szCs w:val="20"/>
              </w:rPr>
            </w:pPr>
            <w:r w:rsidRPr="00D348E8">
              <w:rPr>
                <w:rFonts w:cstheme="minorHAnsi"/>
                <w:szCs w:val="20"/>
              </w:rPr>
              <w:t>The original Trade Report ID that is being referenced for trade cancellation</w:t>
            </w:r>
            <w:r>
              <w:rPr>
                <w:rFonts w:cstheme="minorHAnsi"/>
                <w:szCs w:val="20"/>
              </w:rPr>
              <w:t>.</w:t>
            </w:r>
          </w:p>
        </w:tc>
      </w:tr>
      <w:tr w:rsidR="0042274E" w:rsidRPr="00073EA6" w14:paraId="392174C8" w14:textId="77777777" w:rsidTr="00D96643">
        <w:tblPrEx>
          <w:tblLook w:val="01E0" w:firstRow="1" w:lastRow="1" w:firstColumn="1" w:lastColumn="1" w:noHBand="0" w:noVBand="0"/>
        </w:tblPrEx>
        <w:trPr>
          <w:trHeight w:val="331"/>
        </w:trPr>
        <w:tc>
          <w:tcPr>
            <w:tcW w:w="1249" w:type="pct"/>
            <w:shd w:val="clear" w:color="auto" w:fill="F2F2F2" w:themeFill="background1" w:themeFillShade="F2"/>
          </w:tcPr>
          <w:p w14:paraId="73B2AF5B" w14:textId="77777777" w:rsidR="0042274E" w:rsidRPr="00073EA6" w:rsidRDefault="0042274E" w:rsidP="00D96643">
            <w:pPr>
              <w:snapToGrid w:val="0"/>
              <w:spacing w:before="60" w:after="40"/>
              <w:rPr>
                <w:rFonts w:cstheme="minorHAnsi"/>
                <w:szCs w:val="20"/>
              </w:rPr>
            </w:pPr>
            <w:r w:rsidRPr="0049178E">
              <w:rPr>
                <w:rFonts w:cstheme="minorHAnsi"/>
                <w:szCs w:val="20"/>
              </w:rPr>
              <w:t xml:space="preserve">Transaction Time </w:t>
            </w:r>
          </w:p>
        </w:tc>
        <w:tc>
          <w:tcPr>
            <w:tcW w:w="3751" w:type="pct"/>
            <w:gridSpan w:val="2"/>
            <w:shd w:val="clear" w:color="auto" w:fill="F2F2F2" w:themeFill="background1" w:themeFillShade="F2"/>
          </w:tcPr>
          <w:p w14:paraId="28FE26C1" w14:textId="77777777" w:rsidR="0042274E" w:rsidRPr="00073EA6" w:rsidRDefault="0042274E" w:rsidP="00D96643">
            <w:pPr>
              <w:snapToGrid w:val="0"/>
              <w:spacing w:before="60" w:after="40"/>
              <w:rPr>
                <w:rFonts w:cstheme="minorHAnsi"/>
                <w:szCs w:val="20"/>
              </w:rPr>
            </w:pPr>
            <w:r w:rsidRPr="00AD055D">
              <w:rPr>
                <w:rFonts w:eastAsia="Calibri" w:cstheme="minorHAnsi"/>
                <w:szCs w:val="20"/>
                <w:lang w:val="en-GB"/>
              </w:rPr>
              <w:t xml:space="preserve">The time at which </w:t>
            </w:r>
            <w:r>
              <w:rPr>
                <w:rFonts w:eastAsia="Calibri" w:cstheme="minorHAnsi"/>
                <w:szCs w:val="20"/>
                <w:lang w:val="en-GB"/>
              </w:rPr>
              <w:t>this message is generated.</w:t>
            </w:r>
          </w:p>
        </w:tc>
      </w:tr>
      <w:tr w:rsidR="0042274E" w:rsidRPr="00754E31" w14:paraId="5A674B66"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5389FF1C" w14:textId="77777777" w:rsidR="0042274E" w:rsidRPr="00754E31" w:rsidRDefault="0042274E" w:rsidP="00D96643">
            <w:pPr>
              <w:spacing w:before="60" w:after="60"/>
              <w:rPr>
                <w:rFonts w:cstheme="minorHAnsi"/>
                <w:szCs w:val="20"/>
                <w:lang w:val="en-GB"/>
              </w:rPr>
            </w:pPr>
            <w:r w:rsidRPr="000A56C1">
              <w:rPr>
                <w:rFonts w:cstheme="minorHAnsi"/>
                <w:szCs w:val="20"/>
                <w:lang w:val="en-GB"/>
              </w:rPr>
              <w:t>Executing Trader</w:t>
            </w:r>
          </w:p>
        </w:tc>
        <w:tc>
          <w:tcPr>
            <w:tcW w:w="3746" w:type="pct"/>
            <w:shd w:val="clear" w:color="auto" w:fill="F2F2F2" w:themeFill="background1" w:themeFillShade="F2"/>
          </w:tcPr>
          <w:p w14:paraId="700CC8EF" w14:textId="77777777" w:rsidR="0042274E" w:rsidRDefault="0042274E" w:rsidP="00D96643">
            <w:pPr>
              <w:spacing w:before="60" w:after="60"/>
              <w:rPr>
                <w:rFonts w:cstheme="minorHAnsi"/>
                <w:szCs w:val="20"/>
              </w:rPr>
            </w:pPr>
            <w:r w:rsidRPr="00F71B20">
              <w:rPr>
                <w:rFonts w:cstheme="minorHAnsi"/>
                <w:szCs w:val="20"/>
              </w:rPr>
              <w:t>Client specified</w:t>
            </w:r>
            <w:r>
              <w:rPr>
                <w:rFonts w:cstheme="minorHAnsi"/>
                <w:szCs w:val="20"/>
              </w:rPr>
              <w:t xml:space="preserve"> e</w:t>
            </w:r>
            <w:r w:rsidRPr="00F71B20">
              <w:rPr>
                <w:rFonts w:cstheme="minorHAnsi"/>
                <w:szCs w:val="20"/>
              </w:rPr>
              <w:t xml:space="preserve">xecuting </w:t>
            </w:r>
            <w:r>
              <w:rPr>
                <w:rFonts w:cstheme="minorHAnsi"/>
                <w:szCs w:val="20"/>
              </w:rPr>
              <w:t>t</w:t>
            </w:r>
            <w:r w:rsidRPr="00F71B20">
              <w:rPr>
                <w:rFonts w:cstheme="minorHAnsi"/>
                <w:szCs w:val="20"/>
              </w:rPr>
              <w:t>rader</w:t>
            </w:r>
            <w:r>
              <w:rPr>
                <w:rFonts w:cstheme="minorHAnsi"/>
                <w:szCs w:val="20"/>
              </w:rPr>
              <w:t xml:space="preserve"> or other entity form client side.</w:t>
            </w:r>
          </w:p>
          <w:p w14:paraId="35856B04" w14:textId="77777777" w:rsidR="0042274E" w:rsidRPr="00931B7A" w:rsidRDefault="0042274E" w:rsidP="00D96643">
            <w:pPr>
              <w:spacing w:before="60" w:after="60"/>
              <w:rPr>
                <w:rFonts w:cstheme="minorHAnsi"/>
                <w:szCs w:val="20"/>
              </w:rPr>
            </w:pPr>
            <w:r>
              <w:rPr>
                <w:rFonts w:cstheme="minorHAnsi"/>
                <w:szCs w:val="20"/>
              </w:rPr>
              <w:t>It may set to 0 if not used.</w:t>
            </w:r>
          </w:p>
        </w:tc>
      </w:tr>
    </w:tbl>
    <w:p w14:paraId="47C464D1" w14:textId="77777777" w:rsidR="0042274E" w:rsidRDefault="0042274E" w:rsidP="0042274E">
      <w:pPr>
        <w:spacing w:before="120"/>
        <w:jc w:val="both"/>
        <w:rPr>
          <w:rFonts w:cstheme="minorHAnsi"/>
          <w:sz w:val="22"/>
          <w:szCs w:val="22"/>
        </w:rPr>
      </w:pPr>
      <w:r>
        <w:rPr>
          <w:rFonts w:cstheme="minorHAnsi"/>
          <w:sz w:val="22"/>
          <w:szCs w:val="22"/>
        </w:rPr>
        <w:t>Optional Fields:</w:t>
      </w:r>
    </w:p>
    <w:p w14:paraId="545C7AD2" w14:textId="77777777" w:rsidR="0042274E" w:rsidRDefault="0042274E" w:rsidP="0042274E">
      <w:pPr>
        <w:spacing w:before="120"/>
        <w:jc w:val="both"/>
        <w:rPr>
          <w:rFonts w:cstheme="minorHAnsi"/>
          <w:sz w:val="22"/>
          <w:szCs w:val="22"/>
        </w:rPr>
      </w:pPr>
      <w:r>
        <w:rPr>
          <w:rFonts w:cstheme="minorHAnsi"/>
          <w:sz w:val="22"/>
          <w:szCs w:val="22"/>
        </w:rPr>
        <w:t>There is no optional field for this message.</w:t>
      </w:r>
    </w:p>
    <w:p w14:paraId="7AE09C68" w14:textId="77777777" w:rsidR="0042274E" w:rsidRDefault="0042274E" w:rsidP="0042274E">
      <w:pPr>
        <w:spacing w:before="120"/>
        <w:jc w:val="both"/>
        <w:rPr>
          <w:rFonts w:cstheme="minorHAnsi"/>
          <w:sz w:val="22"/>
          <w:szCs w:val="22"/>
        </w:rPr>
      </w:pPr>
    </w:p>
    <w:p w14:paraId="15DD44FC" w14:textId="77777777" w:rsidR="0042274E" w:rsidRDefault="0042274E" w:rsidP="0042274E">
      <w:pPr>
        <w:pStyle w:val="Heading4"/>
        <w:rPr>
          <w:rFonts w:asciiTheme="minorHAnsi" w:hAnsiTheme="minorHAnsi" w:cstheme="minorHAnsi"/>
        </w:rPr>
      </w:pPr>
      <w:bookmarkStart w:id="782" w:name="_Toc170578930"/>
      <w:r>
        <w:rPr>
          <w:rFonts w:asciiTheme="minorHAnsi" w:hAnsiTheme="minorHAnsi" w:cstheme="minorHAnsi"/>
        </w:rPr>
        <w:t>One-party Trade Cancel Request Ack (75)</w:t>
      </w:r>
      <w:bookmarkEnd w:id="782"/>
    </w:p>
    <w:p w14:paraId="64AC2D1E" w14:textId="297FDE19" w:rsidR="0042274E" w:rsidRPr="00CD6B1C" w:rsidRDefault="0042274E" w:rsidP="0042274E">
      <w:pPr>
        <w:pStyle w:val="NormalNGMDS"/>
        <w:ind w:left="0"/>
        <w:rPr>
          <w:rFonts w:asciiTheme="minorHAnsi" w:hAnsiTheme="minorHAnsi" w:cstheme="minorHAnsi"/>
          <w:szCs w:val="22"/>
          <w:lang w:val="en-US"/>
        </w:rPr>
      </w:pPr>
      <w:r>
        <w:rPr>
          <w:rFonts w:asciiTheme="minorHAnsi" w:hAnsiTheme="minorHAnsi" w:cstheme="minorHAnsi"/>
          <w:szCs w:val="22"/>
        </w:rPr>
        <w:t xml:space="preserve">The gateway sends this message to respond the </w:t>
      </w:r>
      <w:r>
        <w:rPr>
          <w:rFonts w:asciiTheme="minorHAnsi" w:hAnsiTheme="minorHAnsi" w:cstheme="minorHAnsi"/>
        </w:rPr>
        <w:t>One</w:t>
      </w:r>
      <w:r w:rsidRPr="00BE5E8E">
        <w:rPr>
          <w:rFonts w:asciiTheme="minorHAnsi" w:hAnsiTheme="minorHAnsi" w:cstheme="minorHAnsi"/>
        </w:rPr>
        <w:t>-party Trade</w:t>
      </w:r>
      <w:r>
        <w:rPr>
          <w:rFonts w:asciiTheme="minorHAnsi" w:hAnsiTheme="minorHAnsi" w:cstheme="minorHAnsi"/>
        </w:rPr>
        <w:t xml:space="preserve"> </w:t>
      </w:r>
      <w:r w:rsidR="00C17DD5">
        <w:rPr>
          <w:rFonts w:asciiTheme="minorHAnsi" w:hAnsiTheme="minorHAnsi" w:cstheme="minorHAnsi"/>
        </w:rPr>
        <w:t>C</w:t>
      </w:r>
      <w:r>
        <w:rPr>
          <w:rFonts w:asciiTheme="minorHAnsi" w:hAnsiTheme="minorHAnsi" w:cstheme="minorHAnsi"/>
        </w:rPr>
        <w:t>ancel Request (</w:t>
      </w:r>
      <w:r w:rsidR="00C17DD5">
        <w:rPr>
          <w:rFonts w:asciiTheme="minorHAnsi" w:hAnsiTheme="minorHAnsi" w:cstheme="minorHAnsi"/>
        </w:rPr>
        <w:t>21</w:t>
      </w:r>
      <w:r>
        <w:rPr>
          <w:rFonts w:asciiTheme="minorHAnsi" w:hAnsiTheme="minorHAnsi" w:cstheme="minorHAnsi"/>
        </w:rPr>
        <w:t xml:space="preserve">) </w:t>
      </w:r>
      <w:r>
        <w:rPr>
          <w:rFonts w:asciiTheme="minorHAnsi" w:hAnsiTheme="minorHAnsi" w:cstheme="minorHAnsi"/>
          <w:szCs w:val="22"/>
        </w:rPr>
        <w:t>to indicate if the request is rejected or accepted.</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0"/>
        <w:gridCol w:w="6750"/>
        <w:gridCol w:w="9"/>
      </w:tblGrid>
      <w:tr w:rsidR="0042274E" w:rsidRPr="003C47FD" w14:paraId="69718865" w14:textId="77777777" w:rsidTr="00D96643">
        <w:trPr>
          <w:gridAfter w:val="1"/>
          <w:wAfter w:w="5" w:type="pct"/>
          <w:trHeight w:val="300"/>
        </w:trPr>
        <w:tc>
          <w:tcPr>
            <w:tcW w:w="1249" w:type="pct"/>
            <w:shd w:val="clear" w:color="auto" w:fill="C6D9F1" w:themeFill="text2" w:themeFillTint="33"/>
            <w:noWrap/>
          </w:tcPr>
          <w:p w14:paraId="3C4BD33B" w14:textId="77777777" w:rsidR="0042274E" w:rsidRPr="003C47FD" w:rsidRDefault="0042274E" w:rsidP="00D96643">
            <w:pPr>
              <w:pStyle w:val="Tablehead"/>
              <w:spacing w:after="0"/>
              <w:jc w:val="left"/>
              <w:rPr>
                <w:rFonts w:cstheme="minorHAnsi"/>
              </w:rPr>
            </w:pPr>
            <w:r>
              <w:rPr>
                <w:rFonts w:cstheme="minorHAnsi"/>
              </w:rPr>
              <w:t>Field Name</w:t>
            </w:r>
          </w:p>
        </w:tc>
        <w:tc>
          <w:tcPr>
            <w:tcW w:w="3746" w:type="pct"/>
            <w:shd w:val="clear" w:color="auto" w:fill="C6D9F1" w:themeFill="text2" w:themeFillTint="33"/>
          </w:tcPr>
          <w:p w14:paraId="43F35786"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7BFB2027"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438A66EE" w14:textId="77777777" w:rsidR="0042274E" w:rsidRPr="00754E31" w:rsidRDefault="0042274E" w:rsidP="00D96643">
            <w:pPr>
              <w:spacing w:before="60" w:after="60"/>
              <w:rPr>
                <w:rFonts w:cstheme="minorHAnsi"/>
                <w:szCs w:val="20"/>
                <w:lang w:val="en-GB"/>
              </w:rPr>
            </w:pPr>
            <w:r w:rsidRPr="000A0DAA">
              <w:rPr>
                <w:rFonts w:cstheme="minorHAnsi"/>
                <w:szCs w:val="20"/>
                <w:lang w:val="en-GB"/>
              </w:rPr>
              <w:t>Trade Report ID</w:t>
            </w:r>
          </w:p>
        </w:tc>
        <w:tc>
          <w:tcPr>
            <w:tcW w:w="3746" w:type="pct"/>
            <w:shd w:val="clear" w:color="auto" w:fill="F2F2F2" w:themeFill="background1" w:themeFillShade="F2"/>
          </w:tcPr>
          <w:p w14:paraId="2F9B82F1" w14:textId="77777777" w:rsidR="0042274E" w:rsidRPr="00931B7A" w:rsidRDefault="0042274E" w:rsidP="00D96643">
            <w:pPr>
              <w:spacing w:before="60" w:after="60"/>
              <w:rPr>
                <w:rFonts w:cstheme="minorHAnsi"/>
                <w:szCs w:val="20"/>
              </w:rPr>
            </w:pPr>
            <w:r w:rsidRPr="00F71B20">
              <w:rPr>
                <w:rFonts w:cstheme="minorHAnsi"/>
                <w:szCs w:val="20"/>
              </w:rPr>
              <w:t xml:space="preserve">Client specified unique identifier for the </w:t>
            </w:r>
            <w:r>
              <w:rPr>
                <w:rFonts w:cstheme="minorHAnsi"/>
                <w:szCs w:val="20"/>
              </w:rPr>
              <w:t>block trade request message.</w:t>
            </w:r>
          </w:p>
        </w:tc>
      </w:tr>
      <w:tr w:rsidR="0042274E" w:rsidRPr="00754E31" w14:paraId="6F8743FD"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6C0D78BE" w14:textId="77777777" w:rsidR="0042274E" w:rsidRPr="00754E31" w:rsidRDefault="0042274E" w:rsidP="00D96643">
            <w:pPr>
              <w:spacing w:before="60" w:after="60"/>
              <w:rPr>
                <w:rFonts w:cstheme="minorHAnsi"/>
                <w:szCs w:val="20"/>
                <w:lang w:val="en-GB"/>
              </w:rPr>
            </w:pPr>
            <w:r w:rsidRPr="000A0DAA">
              <w:rPr>
                <w:rFonts w:cstheme="minorHAnsi"/>
                <w:szCs w:val="20"/>
                <w:lang w:val="en-GB"/>
              </w:rPr>
              <w:t xml:space="preserve">Trade Report </w:t>
            </w:r>
            <w:r>
              <w:rPr>
                <w:rFonts w:cstheme="minorHAnsi"/>
                <w:szCs w:val="20"/>
                <w:lang w:val="en-GB"/>
              </w:rPr>
              <w:t xml:space="preserve">Ref </w:t>
            </w:r>
            <w:r w:rsidRPr="000A0DAA">
              <w:rPr>
                <w:rFonts w:cstheme="minorHAnsi"/>
                <w:szCs w:val="20"/>
                <w:lang w:val="en-GB"/>
              </w:rPr>
              <w:t>ID</w:t>
            </w:r>
          </w:p>
        </w:tc>
        <w:tc>
          <w:tcPr>
            <w:tcW w:w="3746" w:type="pct"/>
            <w:shd w:val="clear" w:color="auto" w:fill="F2F2F2" w:themeFill="background1" w:themeFillShade="F2"/>
          </w:tcPr>
          <w:p w14:paraId="5BDE0589" w14:textId="77777777" w:rsidR="0042274E" w:rsidRPr="00931B7A" w:rsidRDefault="0042274E" w:rsidP="00D96643">
            <w:pPr>
              <w:spacing w:before="60" w:after="60"/>
              <w:rPr>
                <w:rFonts w:cstheme="minorHAnsi"/>
                <w:szCs w:val="20"/>
              </w:rPr>
            </w:pPr>
            <w:r w:rsidRPr="00D348E8">
              <w:rPr>
                <w:rFonts w:cstheme="minorHAnsi"/>
                <w:szCs w:val="20"/>
              </w:rPr>
              <w:t>The original Trade Report ID that is being referenced for trade cancellation</w:t>
            </w:r>
            <w:r>
              <w:rPr>
                <w:rFonts w:cstheme="minorHAnsi"/>
                <w:szCs w:val="20"/>
              </w:rPr>
              <w:t>.</w:t>
            </w:r>
          </w:p>
        </w:tc>
      </w:tr>
      <w:tr w:rsidR="0042274E" w:rsidRPr="00073EA6" w14:paraId="271D876F" w14:textId="77777777" w:rsidTr="00D96643">
        <w:tblPrEx>
          <w:tblLook w:val="01E0" w:firstRow="1" w:lastRow="1" w:firstColumn="1" w:lastColumn="1" w:noHBand="0" w:noVBand="0"/>
        </w:tblPrEx>
        <w:trPr>
          <w:trHeight w:val="331"/>
        </w:trPr>
        <w:tc>
          <w:tcPr>
            <w:tcW w:w="1249" w:type="pct"/>
            <w:shd w:val="clear" w:color="auto" w:fill="F2F2F2" w:themeFill="background1" w:themeFillShade="F2"/>
          </w:tcPr>
          <w:p w14:paraId="33483E57" w14:textId="77777777" w:rsidR="0042274E" w:rsidRPr="00073EA6" w:rsidRDefault="0042274E" w:rsidP="00D96643">
            <w:pPr>
              <w:snapToGrid w:val="0"/>
              <w:spacing w:before="60" w:after="40"/>
              <w:rPr>
                <w:rFonts w:cstheme="minorHAnsi"/>
                <w:szCs w:val="20"/>
              </w:rPr>
            </w:pPr>
            <w:r w:rsidRPr="0049178E">
              <w:rPr>
                <w:rFonts w:cstheme="minorHAnsi"/>
                <w:szCs w:val="20"/>
              </w:rPr>
              <w:t xml:space="preserve">Transaction Time </w:t>
            </w:r>
          </w:p>
        </w:tc>
        <w:tc>
          <w:tcPr>
            <w:tcW w:w="3751" w:type="pct"/>
            <w:gridSpan w:val="2"/>
            <w:shd w:val="clear" w:color="auto" w:fill="F2F2F2" w:themeFill="background1" w:themeFillShade="F2"/>
          </w:tcPr>
          <w:p w14:paraId="758C6C24" w14:textId="77777777" w:rsidR="0042274E" w:rsidRPr="00073EA6" w:rsidRDefault="0042274E" w:rsidP="00D96643">
            <w:pPr>
              <w:snapToGrid w:val="0"/>
              <w:spacing w:before="60" w:after="40"/>
              <w:rPr>
                <w:rFonts w:cstheme="minorHAnsi"/>
                <w:szCs w:val="20"/>
              </w:rPr>
            </w:pPr>
            <w:r w:rsidRPr="00AD055D">
              <w:rPr>
                <w:rFonts w:eastAsia="Calibri" w:cstheme="minorHAnsi"/>
                <w:szCs w:val="20"/>
                <w:lang w:val="en-GB"/>
              </w:rPr>
              <w:t xml:space="preserve">The time at which </w:t>
            </w:r>
            <w:r>
              <w:rPr>
                <w:rFonts w:eastAsia="Calibri" w:cstheme="minorHAnsi"/>
                <w:szCs w:val="20"/>
                <w:lang w:val="en-GB"/>
              </w:rPr>
              <w:t>this message is generated.</w:t>
            </w:r>
          </w:p>
        </w:tc>
      </w:tr>
      <w:tr w:rsidR="0042274E" w:rsidRPr="00754E31" w14:paraId="203F5495"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32E16599" w14:textId="77777777" w:rsidR="0042274E" w:rsidRPr="00754E31" w:rsidRDefault="0042274E" w:rsidP="00D96643">
            <w:pPr>
              <w:spacing w:before="60" w:after="60"/>
              <w:rPr>
                <w:rFonts w:cstheme="minorHAnsi"/>
                <w:szCs w:val="20"/>
                <w:lang w:val="en-GB"/>
              </w:rPr>
            </w:pPr>
            <w:r w:rsidRPr="000A56C1">
              <w:rPr>
                <w:rFonts w:cstheme="minorHAnsi"/>
                <w:szCs w:val="20"/>
                <w:lang w:val="en-GB"/>
              </w:rPr>
              <w:t>Executing Trader</w:t>
            </w:r>
          </w:p>
        </w:tc>
        <w:tc>
          <w:tcPr>
            <w:tcW w:w="3746" w:type="pct"/>
            <w:shd w:val="clear" w:color="auto" w:fill="F2F2F2" w:themeFill="background1" w:themeFillShade="F2"/>
          </w:tcPr>
          <w:p w14:paraId="0C0361DF" w14:textId="77777777" w:rsidR="0042274E" w:rsidRDefault="0042274E" w:rsidP="00D96643">
            <w:pPr>
              <w:spacing w:before="60" w:after="60"/>
              <w:rPr>
                <w:rFonts w:cstheme="minorHAnsi"/>
                <w:szCs w:val="20"/>
              </w:rPr>
            </w:pPr>
            <w:r w:rsidRPr="00F71B20">
              <w:rPr>
                <w:rFonts w:cstheme="minorHAnsi"/>
                <w:szCs w:val="20"/>
              </w:rPr>
              <w:t>Client specified</w:t>
            </w:r>
            <w:r>
              <w:rPr>
                <w:rFonts w:cstheme="minorHAnsi"/>
                <w:szCs w:val="20"/>
              </w:rPr>
              <w:t xml:space="preserve"> e</w:t>
            </w:r>
            <w:r w:rsidRPr="00F71B20">
              <w:rPr>
                <w:rFonts w:cstheme="minorHAnsi"/>
                <w:szCs w:val="20"/>
              </w:rPr>
              <w:t xml:space="preserve">xecuting </w:t>
            </w:r>
            <w:r>
              <w:rPr>
                <w:rFonts w:cstheme="minorHAnsi"/>
                <w:szCs w:val="20"/>
              </w:rPr>
              <w:t>t</w:t>
            </w:r>
            <w:r w:rsidRPr="00F71B20">
              <w:rPr>
                <w:rFonts w:cstheme="minorHAnsi"/>
                <w:szCs w:val="20"/>
              </w:rPr>
              <w:t>rader</w:t>
            </w:r>
            <w:r>
              <w:rPr>
                <w:rFonts w:cstheme="minorHAnsi"/>
                <w:szCs w:val="20"/>
              </w:rPr>
              <w:t xml:space="preserve"> or other entity form client side.</w:t>
            </w:r>
          </w:p>
          <w:p w14:paraId="78CE5FD5" w14:textId="77777777" w:rsidR="0042274E" w:rsidRPr="00931B7A" w:rsidRDefault="0042274E" w:rsidP="00D96643">
            <w:pPr>
              <w:spacing w:before="60" w:after="60"/>
              <w:rPr>
                <w:rFonts w:cstheme="minorHAnsi"/>
                <w:szCs w:val="20"/>
              </w:rPr>
            </w:pPr>
            <w:r>
              <w:rPr>
                <w:rFonts w:cstheme="minorHAnsi"/>
                <w:szCs w:val="20"/>
              </w:rPr>
              <w:t>It may set to 0 if not used.</w:t>
            </w:r>
          </w:p>
        </w:tc>
      </w:tr>
      <w:tr w:rsidR="0042274E" w:rsidRPr="007452A6" w14:paraId="28F6F049"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389CA8AD" w14:textId="77777777" w:rsidR="0042274E" w:rsidRPr="007452A6" w:rsidRDefault="0042274E" w:rsidP="00D96643">
            <w:pPr>
              <w:spacing w:before="60" w:after="60"/>
              <w:rPr>
                <w:rFonts w:cstheme="minorHAnsi"/>
                <w:szCs w:val="20"/>
                <w:lang w:val="en-GB"/>
              </w:rPr>
            </w:pPr>
            <w:r>
              <w:rPr>
                <w:rFonts w:cstheme="minorHAnsi"/>
                <w:szCs w:val="20"/>
              </w:rPr>
              <w:t>Trade Status</w:t>
            </w:r>
          </w:p>
        </w:tc>
        <w:tc>
          <w:tcPr>
            <w:tcW w:w="3746" w:type="pct"/>
            <w:shd w:val="clear" w:color="auto" w:fill="F2F2F2" w:themeFill="background1" w:themeFillShade="F2"/>
          </w:tcPr>
          <w:p w14:paraId="6CFFD8CD" w14:textId="77777777" w:rsidR="0042274E" w:rsidRDefault="0042274E" w:rsidP="00D96643">
            <w:pPr>
              <w:spacing w:before="60" w:after="60"/>
              <w:rPr>
                <w:rFonts w:cstheme="minorHAnsi"/>
                <w:szCs w:val="20"/>
              </w:rPr>
            </w:pPr>
            <w:r>
              <w:rPr>
                <w:rFonts w:cstheme="minorHAnsi"/>
                <w:szCs w:val="20"/>
              </w:rPr>
              <w:t>The status of the block trade:</w:t>
            </w:r>
          </w:p>
          <w:p w14:paraId="2E2D1627" w14:textId="77777777" w:rsidR="0042274E" w:rsidRDefault="0042274E" w:rsidP="00D96643">
            <w:pPr>
              <w:pStyle w:val="ListParagraph"/>
              <w:numPr>
                <w:ilvl w:val="0"/>
                <w:numId w:val="20"/>
              </w:numPr>
              <w:spacing w:before="60" w:after="60"/>
              <w:rPr>
                <w:rFonts w:cstheme="minorHAnsi"/>
                <w:szCs w:val="20"/>
              </w:rPr>
            </w:pPr>
            <w:r>
              <w:rPr>
                <w:rFonts w:cstheme="minorHAnsi"/>
                <w:szCs w:val="20"/>
              </w:rPr>
              <w:t>1</w:t>
            </w:r>
            <w:r w:rsidRPr="00665EB2">
              <w:rPr>
                <w:rFonts w:cstheme="minorHAnsi"/>
                <w:szCs w:val="20"/>
              </w:rPr>
              <w:t xml:space="preserve"> = </w:t>
            </w:r>
            <w:r>
              <w:rPr>
                <w:rFonts w:cstheme="minorHAnsi"/>
                <w:szCs w:val="20"/>
              </w:rPr>
              <w:t>Rejected</w:t>
            </w:r>
          </w:p>
          <w:p w14:paraId="12B79C61" w14:textId="77777777" w:rsidR="0042274E" w:rsidRPr="00CD6B1C" w:rsidRDefault="0042274E" w:rsidP="00D96643">
            <w:pPr>
              <w:pStyle w:val="ListParagraph"/>
              <w:numPr>
                <w:ilvl w:val="0"/>
                <w:numId w:val="20"/>
              </w:numPr>
              <w:spacing w:before="60" w:after="60"/>
              <w:rPr>
                <w:rFonts w:cstheme="minorHAnsi"/>
                <w:szCs w:val="20"/>
              </w:rPr>
            </w:pPr>
            <w:r>
              <w:rPr>
                <w:rFonts w:eastAsiaTheme="minorHAnsi" w:cstheme="minorHAnsi"/>
                <w:szCs w:val="20"/>
              </w:rPr>
              <w:t>4</w:t>
            </w:r>
            <w:r w:rsidRPr="00CD6B1C">
              <w:rPr>
                <w:rFonts w:eastAsiaTheme="minorHAnsi" w:cstheme="minorHAnsi"/>
                <w:szCs w:val="20"/>
              </w:rPr>
              <w:t xml:space="preserve"> = </w:t>
            </w:r>
            <w:r>
              <w:rPr>
                <w:szCs w:val="20"/>
              </w:rPr>
              <w:t>Cancelled</w:t>
            </w:r>
          </w:p>
        </w:tc>
      </w:tr>
      <w:tr w:rsidR="0042274E" w:rsidRPr="00754E31" w14:paraId="38BF63A8"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246CD918" w14:textId="77777777" w:rsidR="0042274E" w:rsidRPr="000A56C1" w:rsidRDefault="0042274E" w:rsidP="00D96643">
            <w:pPr>
              <w:spacing w:before="60" w:after="60"/>
              <w:rPr>
                <w:rFonts w:cstheme="minorHAnsi"/>
                <w:szCs w:val="20"/>
                <w:lang w:val="en-GB"/>
              </w:rPr>
            </w:pPr>
            <w:r>
              <w:rPr>
                <w:rFonts w:cstheme="minorHAnsi"/>
                <w:szCs w:val="20"/>
                <w:lang w:val="en-GB"/>
              </w:rPr>
              <w:t>Trade Reject Reason</w:t>
            </w:r>
          </w:p>
        </w:tc>
        <w:tc>
          <w:tcPr>
            <w:tcW w:w="3746" w:type="pct"/>
            <w:shd w:val="clear" w:color="auto" w:fill="F2F2F2" w:themeFill="background1" w:themeFillShade="F2"/>
          </w:tcPr>
          <w:p w14:paraId="7ED12683" w14:textId="77777777" w:rsidR="0042274E" w:rsidRPr="00F71B20" w:rsidRDefault="0042274E" w:rsidP="00D96643">
            <w:pPr>
              <w:spacing w:before="60" w:after="60"/>
              <w:rPr>
                <w:rFonts w:cstheme="minorHAnsi"/>
                <w:szCs w:val="20"/>
              </w:rPr>
            </w:pPr>
            <w:r>
              <w:rPr>
                <w:rFonts w:cstheme="minorHAnsi"/>
                <w:szCs w:val="20"/>
              </w:rPr>
              <w:t>Carries the reject reason code if Trade Status = 1 (Rejected); otherwise, it is 0 (Unused)</w:t>
            </w:r>
          </w:p>
        </w:tc>
      </w:tr>
    </w:tbl>
    <w:p w14:paraId="215EE572" w14:textId="77777777" w:rsidR="0042274E" w:rsidRDefault="0042274E" w:rsidP="0042274E">
      <w:pPr>
        <w:spacing w:before="120"/>
        <w:jc w:val="both"/>
        <w:rPr>
          <w:rFonts w:cstheme="minorHAnsi"/>
          <w:sz w:val="22"/>
          <w:szCs w:val="22"/>
        </w:rPr>
      </w:pPr>
      <w:r>
        <w:rPr>
          <w:rFonts w:cstheme="minorHAnsi"/>
          <w:sz w:val="22"/>
          <w:szCs w:val="22"/>
        </w:rPr>
        <w:t>Optional Fields:</w:t>
      </w:r>
    </w:p>
    <w:p w14:paraId="50950FD8" w14:textId="77777777" w:rsidR="0042274E" w:rsidRDefault="0042274E" w:rsidP="0042274E">
      <w:pPr>
        <w:spacing w:before="120"/>
        <w:jc w:val="both"/>
        <w:rPr>
          <w:rFonts w:cstheme="minorHAnsi"/>
          <w:sz w:val="22"/>
          <w:szCs w:val="22"/>
        </w:rPr>
      </w:pPr>
      <w:r>
        <w:rPr>
          <w:rFonts w:cstheme="minorHAnsi"/>
          <w:sz w:val="22"/>
          <w:szCs w:val="22"/>
        </w:rPr>
        <w:t>There is no optional field for this message.</w:t>
      </w:r>
    </w:p>
    <w:p w14:paraId="018DAB9D" w14:textId="77777777" w:rsidR="0042274E" w:rsidRDefault="0042274E" w:rsidP="0042274E">
      <w:pPr>
        <w:spacing w:before="120"/>
        <w:jc w:val="both"/>
        <w:rPr>
          <w:rFonts w:cstheme="minorHAnsi"/>
          <w:sz w:val="22"/>
          <w:szCs w:val="22"/>
        </w:rPr>
      </w:pPr>
    </w:p>
    <w:p w14:paraId="32FD46DB" w14:textId="77777777" w:rsidR="0042274E" w:rsidRDefault="0042274E" w:rsidP="0042274E">
      <w:pPr>
        <w:pStyle w:val="Heading4"/>
        <w:rPr>
          <w:rFonts w:asciiTheme="minorHAnsi" w:hAnsiTheme="minorHAnsi" w:cstheme="minorHAnsi"/>
        </w:rPr>
      </w:pPr>
      <w:bookmarkStart w:id="783" w:name="_Toc170578931"/>
      <w:r>
        <w:rPr>
          <w:rFonts w:asciiTheme="minorHAnsi" w:hAnsiTheme="minorHAnsi" w:cstheme="minorHAnsi"/>
        </w:rPr>
        <w:t>One-party Trade Cancellation Notification (76)</w:t>
      </w:r>
      <w:bookmarkEnd w:id="783"/>
    </w:p>
    <w:p w14:paraId="39940877" w14:textId="77777777" w:rsidR="0042274E" w:rsidRDefault="0042274E" w:rsidP="0042274E">
      <w:pPr>
        <w:pStyle w:val="NormalNGMDS"/>
        <w:ind w:left="0"/>
        <w:rPr>
          <w:rFonts w:asciiTheme="minorHAnsi" w:hAnsiTheme="minorHAnsi" w:cstheme="minorHAnsi"/>
          <w:szCs w:val="22"/>
        </w:rPr>
      </w:pPr>
      <w:r>
        <w:rPr>
          <w:rFonts w:asciiTheme="minorHAnsi" w:hAnsiTheme="minorHAnsi" w:cstheme="minorHAnsi"/>
          <w:szCs w:val="22"/>
        </w:rPr>
        <w:t xml:space="preserve">This message is sent by the gateway to the client </w:t>
      </w:r>
      <w:r w:rsidRPr="006B2AD8">
        <w:rPr>
          <w:rFonts w:asciiTheme="minorHAnsi" w:hAnsiTheme="minorHAnsi" w:cstheme="minorHAnsi"/>
          <w:szCs w:val="22"/>
        </w:rPr>
        <w:t xml:space="preserve">as a notification to indicate a </w:t>
      </w:r>
      <w:r>
        <w:rPr>
          <w:rFonts w:asciiTheme="minorHAnsi" w:hAnsiTheme="minorHAnsi" w:cstheme="minorHAnsi"/>
          <w:szCs w:val="22"/>
        </w:rPr>
        <w:t>one</w:t>
      </w:r>
      <w:r w:rsidRPr="0085294F">
        <w:rPr>
          <w:rFonts w:asciiTheme="minorHAnsi" w:hAnsiTheme="minorHAnsi" w:cstheme="minorHAnsi"/>
          <w:szCs w:val="22"/>
        </w:rPr>
        <w:t>-party</w:t>
      </w:r>
      <w:r>
        <w:rPr>
          <w:rFonts w:asciiTheme="minorHAnsi" w:hAnsiTheme="minorHAnsi" w:cstheme="minorHAnsi"/>
          <w:szCs w:val="22"/>
        </w:rPr>
        <w:t xml:space="preserve"> block</w:t>
      </w:r>
      <w:r w:rsidRPr="0085294F">
        <w:rPr>
          <w:rFonts w:asciiTheme="minorHAnsi" w:hAnsiTheme="minorHAnsi" w:cstheme="minorHAnsi"/>
          <w:szCs w:val="22"/>
        </w:rPr>
        <w:t xml:space="preserve"> </w:t>
      </w:r>
      <w:r w:rsidRPr="006B2AD8">
        <w:rPr>
          <w:rFonts w:asciiTheme="minorHAnsi" w:hAnsiTheme="minorHAnsi" w:cstheme="minorHAnsi"/>
          <w:szCs w:val="22"/>
        </w:rPr>
        <w:t xml:space="preserve">trade side </w:t>
      </w:r>
      <w:r>
        <w:rPr>
          <w:rFonts w:asciiTheme="minorHAnsi" w:hAnsiTheme="minorHAnsi" w:cstheme="minorHAnsi"/>
          <w:szCs w:val="22"/>
        </w:rPr>
        <w:t>has been cancelled</w:t>
      </w:r>
      <w:r w:rsidRPr="006B2AD8">
        <w:rPr>
          <w:rFonts w:asciiTheme="minorHAnsi" w:hAnsiTheme="minorHAnsi" w:cstheme="minorHAnsi"/>
          <w:szCs w:val="22"/>
        </w:rPr>
        <w:t xml:space="preserve"> by the counterparty</w:t>
      </w:r>
      <w:r>
        <w:rPr>
          <w:rFonts w:asciiTheme="minorHAnsi" w:hAnsiTheme="minorHAnsi" w:cstheme="minorHAnsi"/>
          <w:szCs w:val="22"/>
        </w:rPr>
        <w:t>.</w:t>
      </w:r>
    </w:p>
    <w:p w14:paraId="7F159874" w14:textId="77777777" w:rsidR="0042274E" w:rsidRPr="00291797" w:rsidRDefault="0042274E" w:rsidP="0042274E">
      <w:pPr>
        <w:rPr>
          <w:lang w:val="en-GB"/>
        </w:rPr>
      </w:pP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0"/>
        <w:gridCol w:w="6750"/>
        <w:gridCol w:w="9"/>
      </w:tblGrid>
      <w:tr w:rsidR="0042274E" w:rsidRPr="003C47FD" w14:paraId="515B9593" w14:textId="77777777" w:rsidTr="00D96643">
        <w:trPr>
          <w:gridAfter w:val="1"/>
          <w:wAfter w:w="5" w:type="pct"/>
          <w:trHeight w:val="300"/>
        </w:trPr>
        <w:tc>
          <w:tcPr>
            <w:tcW w:w="1249" w:type="pct"/>
            <w:shd w:val="clear" w:color="auto" w:fill="C6D9F1" w:themeFill="text2" w:themeFillTint="33"/>
            <w:noWrap/>
          </w:tcPr>
          <w:p w14:paraId="7A868CC7" w14:textId="77777777" w:rsidR="0042274E" w:rsidRPr="003C47FD" w:rsidRDefault="0042274E" w:rsidP="00D96643">
            <w:pPr>
              <w:pStyle w:val="Tablehead"/>
              <w:spacing w:after="0"/>
              <w:jc w:val="left"/>
              <w:rPr>
                <w:rFonts w:cstheme="minorHAnsi"/>
              </w:rPr>
            </w:pPr>
            <w:r>
              <w:rPr>
                <w:rFonts w:cstheme="minorHAnsi"/>
              </w:rPr>
              <w:t>Field Name</w:t>
            </w:r>
          </w:p>
        </w:tc>
        <w:tc>
          <w:tcPr>
            <w:tcW w:w="3746" w:type="pct"/>
            <w:shd w:val="clear" w:color="auto" w:fill="C6D9F1" w:themeFill="text2" w:themeFillTint="33"/>
          </w:tcPr>
          <w:p w14:paraId="16D3AB34"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45622959"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4185FE45" w14:textId="77777777" w:rsidR="0042274E" w:rsidRPr="00754E31" w:rsidRDefault="0042274E" w:rsidP="00D96643">
            <w:pPr>
              <w:spacing w:before="60" w:after="60"/>
              <w:rPr>
                <w:rFonts w:cstheme="minorHAnsi"/>
                <w:szCs w:val="20"/>
                <w:lang w:val="en-GB"/>
              </w:rPr>
            </w:pPr>
            <w:r>
              <w:rPr>
                <w:rFonts w:cstheme="minorHAnsi"/>
                <w:szCs w:val="20"/>
                <w:lang w:val="en-GB"/>
              </w:rPr>
              <w:t>Secondary Trade ID</w:t>
            </w:r>
          </w:p>
        </w:tc>
        <w:tc>
          <w:tcPr>
            <w:tcW w:w="3746" w:type="pct"/>
            <w:shd w:val="clear" w:color="auto" w:fill="F2F2F2" w:themeFill="background1" w:themeFillShade="F2"/>
          </w:tcPr>
          <w:p w14:paraId="4C787D0D" w14:textId="77777777" w:rsidR="0042274E" w:rsidRPr="00931B7A" w:rsidRDefault="0042274E" w:rsidP="00D96643">
            <w:pPr>
              <w:spacing w:before="60" w:after="60"/>
              <w:rPr>
                <w:rFonts w:cstheme="minorHAnsi"/>
                <w:szCs w:val="20"/>
              </w:rPr>
            </w:pPr>
            <w:r>
              <w:rPr>
                <w:rFonts w:cstheme="minorHAnsi"/>
                <w:szCs w:val="20"/>
              </w:rPr>
              <w:t>HKEX assigned unique identifier for this block trade.</w:t>
            </w:r>
          </w:p>
        </w:tc>
      </w:tr>
      <w:tr w:rsidR="0042274E" w:rsidRPr="00073EA6" w14:paraId="3709B65D" w14:textId="77777777" w:rsidTr="00D96643">
        <w:tblPrEx>
          <w:tblLook w:val="01E0" w:firstRow="1" w:lastRow="1" w:firstColumn="1" w:lastColumn="1" w:noHBand="0" w:noVBand="0"/>
        </w:tblPrEx>
        <w:trPr>
          <w:trHeight w:val="331"/>
        </w:trPr>
        <w:tc>
          <w:tcPr>
            <w:tcW w:w="1249" w:type="pct"/>
            <w:shd w:val="clear" w:color="auto" w:fill="F2F2F2" w:themeFill="background1" w:themeFillShade="F2"/>
          </w:tcPr>
          <w:p w14:paraId="61D91C10" w14:textId="77777777" w:rsidR="0042274E" w:rsidRPr="00073EA6" w:rsidRDefault="0042274E" w:rsidP="00D96643">
            <w:pPr>
              <w:snapToGrid w:val="0"/>
              <w:spacing w:before="60" w:after="40"/>
              <w:rPr>
                <w:rFonts w:cstheme="minorHAnsi"/>
                <w:szCs w:val="20"/>
              </w:rPr>
            </w:pPr>
            <w:r w:rsidRPr="0049178E">
              <w:rPr>
                <w:rFonts w:cstheme="minorHAnsi"/>
                <w:szCs w:val="20"/>
              </w:rPr>
              <w:t xml:space="preserve">Transaction Time </w:t>
            </w:r>
          </w:p>
        </w:tc>
        <w:tc>
          <w:tcPr>
            <w:tcW w:w="3751" w:type="pct"/>
            <w:gridSpan w:val="2"/>
            <w:shd w:val="clear" w:color="auto" w:fill="F2F2F2" w:themeFill="background1" w:themeFillShade="F2"/>
          </w:tcPr>
          <w:p w14:paraId="61167EC2" w14:textId="77777777" w:rsidR="0042274E" w:rsidRPr="00073EA6" w:rsidRDefault="0042274E" w:rsidP="00D96643">
            <w:pPr>
              <w:snapToGrid w:val="0"/>
              <w:spacing w:before="60" w:after="40"/>
              <w:rPr>
                <w:rFonts w:cstheme="minorHAnsi"/>
                <w:szCs w:val="20"/>
              </w:rPr>
            </w:pPr>
            <w:r w:rsidRPr="00AD055D">
              <w:rPr>
                <w:rFonts w:eastAsia="Calibri" w:cstheme="minorHAnsi"/>
                <w:szCs w:val="20"/>
                <w:lang w:val="en-GB"/>
              </w:rPr>
              <w:t xml:space="preserve">The time at which </w:t>
            </w:r>
            <w:r>
              <w:rPr>
                <w:rFonts w:eastAsia="Calibri" w:cstheme="minorHAnsi"/>
                <w:szCs w:val="20"/>
                <w:lang w:val="en-GB"/>
              </w:rPr>
              <w:t>this message is generated.</w:t>
            </w:r>
          </w:p>
        </w:tc>
      </w:tr>
      <w:tr w:rsidR="0042274E" w:rsidRPr="00754E31" w14:paraId="7388EA21"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0AA5D81E" w14:textId="77777777" w:rsidR="0042274E" w:rsidRPr="000A56C1" w:rsidRDefault="0042274E" w:rsidP="00D96643">
            <w:pPr>
              <w:spacing w:before="60" w:after="60"/>
              <w:rPr>
                <w:rFonts w:cstheme="minorHAnsi"/>
                <w:szCs w:val="20"/>
                <w:lang w:val="en-GB"/>
              </w:rPr>
            </w:pPr>
            <w:r>
              <w:rPr>
                <w:rFonts w:cstheme="minorHAnsi"/>
                <w:szCs w:val="20"/>
                <w:lang w:val="en-GB"/>
              </w:rPr>
              <w:t>Counterparty Session ID</w:t>
            </w:r>
          </w:p>
        </w:tc>
        <w:tc>
          <w:tcPr>
            <w:tcW w:w="3746" w:type="pct"/>
            <w:shd w:val="clear" w:color="auto" w:fill="F2F2F2" w:themeFill="background1" w:themeFillShade="F2"/>
          </w:tcPr>
          <w:p w14:paraId="1760B192"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The Session ID (i.e. Comp ID) of counterparty</w:t>
            </w:r>
          </w:p>
        </w:tc>
      </w:tr>
      <w:tr w:rsidR="0042274E" w:rsidRPr="00754E31" w14:paraId="2DA60AA7"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668AE7C0" w14:textId="77777777" w:rsidR="0042274E" w:rsidRDefault="0042274E" w:rsidP="00D96643">
            <w:pPr>
              <w:spacing w:before="60" w:after="60"/>
              <w:rPr>
                <w:rFonts w:cstheme="minorHAnsi"/>
                <w:szCs w:val="20"/>
                <w:lang w:val="en-GB"/>
              </w:rPr>
            </w:pPr>
            <w:r>
              <w:rPr>
                <w:rFonts w:cstheme="minorHAnsi"/>
                <w:szCs w:val="20"/>
                <w:lang w:val="en-GB"/>
              </w:rPr>
              <w:t>Trade Cancel Reason</w:t>
            </w:r>
          </w:p>
        </w:tc>
        <w:tc>
          <w:tcPr>
            <w:tcW w:w="3746" w:type="pct"/>
            <w:shd w:val="clear" w:color="auto" w:fill="F2F2F2" w:themeFill="background1" w:themeFillShade="F2"/>
          </w:tcPr>
          <w:p w14:paraId="79E9A303" w14:textId="77777777" w:rsidR="0042274E" w:rsidRDefault="0042274E" w:rsidP="00D96643">
            <w:pPr>
              <w:spacing w:before="60" w:after="60"/>
              <w:rPr>
                <w:rFonts w:cstheme="minorHAnsi"/>
                <w:szCs w:val="20"/>
              </w:rPr>
            </w:pPr>
            <w:r>
              <w:rPr>
                <w:rFonts w:cstheme="minorHAnsi"/>
                <w:szCs w:val="20"/>
              </w:rPr>
              <w:t>Carries the cancel reason code</w:t>
            </w:r>
          </w:p>
          <w:p w14:paraId="131FAA5F" w14:textId="60E14794" w:rsidR="0042274E" w:rsidRPr="00424AC9" w:rsidRDefault="0042274E" w:rsidP="00D96643">
            <w:pPr>
              <w:pStyle w:val="ListParagraph"/>
              <w:numPr>
                <w:ilvl w:val="0"/>
                <w:numId w:val="89"/>
              </w:numPr>
              <w:spacing w:before="60" w:after="60"/>
              <w:rPr>
                <w:rFonts w:eastAsia="Times New Roman" w:cstheme="minorHAnsi"/>
                <w:color w:val="000000"/>
                <w:szCs w:val="20"/>
                <w:lang w:eastAsia="en-US"/>
              </w:rPr>
            </w:pPr>
            <w:r>
              <w:rPr>
                <w:rFonts w:eastAsia="Times New Roman" w:cstheme="minorHAnsi"/>
                <w:color w:val="000000"/>
                <w:szCs w:val="20"/>
                <w:lang w:eastAsia="en-US"/>
              </w:rPr>
              <w:t xml:space="preserve">1 = </w:t>
            </w:r>
            <w:r w:rsidR="009C63FF">
              <w:rPr>
                <w:rFonts w:eastAsia="Times New Roman" w:cstheme="minorHAnsi"/>
                <w:color w:val="000000"/>
                <w:szCs w:val="20"/>
                <w:lang w:eastAsia="en-US"/>
              </w:rPr>
              <w:t>O</w:t>
            </w:r>
            <w:r>
              <w:rPr>
                <w:rFonts w:cstheme="minorHAnsi"/>
                <w:szCs w:val="22"/>
              </w:rPr>
              <w:t>ne</w:t>
            </w:r>
            <w:r w:rsidRPr="0085294F">
              <w:rPr>
                <w:rFonts w:cstheme="minorHAnsi"/>
                <w:szCs w:val="22"/>
              </w:rPr>
              <w:t>-party</w:t>
            </w:r>
            <w:r>
              <w:rPr>
                <w:rFonts w:cstheme="minorHAnsi"/>
                <w:szCs w:val="22"/>
              </w:rPr>
              <w:t xml:space="preserve"> block</w:t>
            </w:r>
            <w:r w:rsidRPr="0085294F">
              <w:rPr>
                <w:rFonts w:cstheme="minorHAnsi"/>
                <w:szCs w:val="22"/>
              </w:rPr>
              <w:t xml:space="preserve"> </w:t>
            </w:r>
            <w:r w:rsidRPr="006B2AD8">
              <w:rPr>
                <w:rFonts w:cstheme="minorHAnsi"/>
                <w:szCs w:val="22"/>
              </w:rPr>
              <w:t>trade</w:t>
            </w:r>
            <w:r>
              <w:rPr>
                <w:rFonts w:cstheme="minorHAnsi"/>
                <w:szCs w:val="22"/>
              </w:rPr>
              <w:t xml:space="preserve"> is cancelled by the originator</w:t>
            </w:r>
          </w:p>
          <w:p w14:paraId="40D7B0CA" w14:textId="06ABE50B" w:rsidR="0042274E" w:rsidRPr="00424AC9" w:rsidRDefault="0042274E" w:rsidP="00D96643">
            <w:pPr>
              <w:pStyle w:val="ListParagraph"/>
              <w:numPr>
                <w:ilvl w:val="0"/>
                <w:numId w:val="89"/>
              </w:numPr>
              <w:spacing w:before="60" w:after="60"/>
              <w:rPr>
                <w:rFonts w:eastAsia="Times New Roman" w:cstheme="minorHAnsi"/>
                <w:color w:val="000000"/>
                <w:szCs w:val="20"/>
                <w:lang w:eastAsia="en-US"/>
              </w:rPr>
            </w:pPr>
            <w:r>
              <w:rPr>
                <w:rFonts w:eastAsia="Times New Roman" w:cstheme="minorHAnsi"/>
                <w:color w:val="000000"/>
                <w:szCs w:val="20"/>
                <w:lang w:eastAsia="en-US"/>
              </w:rPr>
              <w:t xml:space="preserve">3 = </w:t>
            </w:r>
            <w:r w:rsidR="009C63FF">
              <w:rPr>
                <w:rFonts w:cstheme="minorHAnsi"/>
                <w:color w:val="000000"/>
                <w:szCs w:val="20"/>
              </w:rPr>
              <w:t>O</w:t>
            </w:r>
            <w:r>
              <w:rPr>
                <w:rFonts w:cstheme="minorHAnsi"/>
                <w:szCs w:val="22"/>
              </w:rPr>
              <w:t>ne</w:t>
            </w:r>
            <w:r w:rsidRPr="0085294F">
              <w:rPr>
                <w:rFonts w:cstheme="minorHAnsi"/>
                <w:szCs w:val="22"/>
              </w:rPr>
              <w:t>-party</w:t>
            </w:r>
            <w:r>
              <w:rPr>
                <w:rFonts w:cstheme="minorHAnsi"/>
                <w:szCs w:val="22"/>
              </w:rPr>
              <w:t xml:space="preserve"> block</w:t>
            </w:r>
            <w:r w:rsidRPr="0085294F">
              <w:rPr>
                <w:rFonts w:cstheme="minorHAnsi"/>
                <w:szCs w:val="22"/>
              </w:rPr>
              <w:t xml:space="preserve"> </w:t>
            </w:r>
            <w:r w:rsidRPr="006B2AD8">
              <w:rPr>
                <w:rFonts w:cstheme="minorHAnsi"/>
                <w:szCs w:val="22"/>
              </w:rPr>
              <w:t>trade</w:t>
            </w:r>
            <w:r>
              <w:rPr>
                <w:rFonts w:cstheme="minorHAnsi"/>
                <w:szCs w:val="22"/>
              </w:rPr>
              <w:t xml:space="preserve"> is declined by the counterparty</w:t>
            </w:r>
          </w:p>
        </w:tc>
      </w:tr>
    </w:tbl>
    <w:p w14:paraId="55F37744" w14:textId="77777777" w:rsidR="0042274E" w:rsidRDefault="0042274E" w:rsidP="0042274E">
      <w:pPr>
        <w:spacing w:before="120"/>
        <w:jc w:val="both"/>
        <w:rPr>
          <w:rFonts w:cstheme="minorHAnsi"/>
          <w:sz w:val="22"/>
          <w:szCs w:val="22"/>
        </w:rPr>
      </w:pPr>
      <w:r>
        <w:rPr>
          <w:rFonts w:cstheme="minorHAnsi"/>
          <w:sz w:val="22"/>
          <w:szCs w:val="22"/>
        </w:rPr>
        <w:t>Optional Fields:</w:t>
      </w:r>
    </w:p>
    <w:p w14:paraId="78335A4B" w14:textId="77777777" w:rsidR="0042274E" w:rsidRDefault="0042274E" w:rsidP="0042274E">
      <w:pPr>
        <w:spacing w:before="120"/>
        <w:jc w:val="both"/>
        <w:rPr>
          <w:rFonts w:cstheme="minorHAnsi"/>
          <w:sz w:val="22"/>
          <w:szCs w:val="22"/>
        </w:rPr>
      </w:pPr>
      <w:r>
        <w:rPr>
          <w:rFonts w:cstheme="minorHAnsi"/>
          <w:sz w:val="22"/>
          <w:szCs w:val="22"/>
        </w:rPr>
        <w:t>There is no optional field for this message.</w:t>
      </w:r>
    </w:p>
    <w:p w14:paraId="651BF358" w14:textId="77777777" w:rsidR="0042274E" w:rsidRDefault="0042274E" w:rsidP="0042274E">
      <w:pPr>
        <w:spacing w:before="120"/>
        <w:jc w:val="both"/>
        <w:rPr>
          <w:rFonts w:cstheme="minorHAnsi"/>
          <w:sz w:val="22"/>
          <w:szCs w:val="22"/>
        </w:rPr>
      </w:pPr>
    </w:p>
    <w:p w14:paraId="7C5359CC" w14:textId="77777777" w:rsidR="0042274E" w:rsidRDefault="0042274E" w:rsidP="0042274E">
      <w:pPr>
        <w:pStyle w:val="Heading4"/>
        <w:rPr>
          <w:rFonts w:asciiTheme="minorHAnsi" w:hAnsiTheme="minorHAnsi" w:cstheme="minorHAnsi"/>
        </w:rPr>
      </w:pPr>
      <w:bookmarkStart w:id="784" w:name="_Toc170578932"/>
      <w:r>
        <w:rPr>
          <w:rFonts w:asciiTheme="minorHAnsi" w:hAnsiTheme="minorHAnsi" w:cstheme="minorHAnsi"/>
        </w:rPr>
        <w:t>One-party Trade Decline Request (23)</w:t>
      </w:r>
      <w:bookmarkEnd w:id="784"/>
    </w:p>
    <w:p w14:paraId="24A8D75B" w14:textId="4D4A07A4" w:rsidR="0042274E" w:rsidRDefault="00DB67D3" w:rsidP="0042274E">
      <w:pPr>
        <w:pStyle w:val="NormalNGMDS"/>
        <w:ind w:left="0"/>
        <w:rPr>
          <w:rFonts w:asciiTheme="minorHAnsi" w:hAnsiTheme="minorHAnsi" w:cstheme="minorHAnsi"/>
          <w:szCs w:val="22"/>
        </w:rPr>
      </w:pPr>
      <w:r w:rsidRPr="003F08C6">
        <w:rPr>
          <w:rFonts w:asciiTheme="minorHAnsi" w:hAnsiTheme="minorHAnsi" w:cstheme="minorHAnsi"/>
        </w:rPr>
        <w:t xml:space="preserve">The client can send this message the gateway </w:t>
      </w:r>
      <w:r>
        <w:rPr>
          <w:rFonts w:asciiTheme="minorHAnsi" w:hAnsiTheme="minorHAnsi" w:cstheme="minorHAnsi"/>
        </w:rPr>
        <w:t>to</w:t>
      </w:r>
      <w:r w:rsidR="0042274E">
        <w:rPr>
          <w:rFonts w:asciiTheme="minorHAnsi" w:hAnsiTheme="minorHAnsi" w:cstheme="minorHAnsi"/>
          <w:szCs w:val="22"/>
        </w:rPr>
        <w:t xml:space="preserve"> decline counterparty’s one-party block trade.</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0"/>
        <w:gridCol w:w="6750"/>
        <w:gridCol w:w="9"/>
      </w:tblGrid>
      <w:tr w:rsidR="0042274E" w:rsidRPr="003C47FD" w14:paraId="072E58E9" w14:textId="77777777" w:rsidTr="00D96643">
        <w:trPr>
          <w:gridAfter w:val="1"/>
          <w:wAfter w:w="5" w:type="pct"/>
          <w:trHeight w:val="300"/>
        </w:trPr>
        <w:tc>
          <w:tcPr>
            <w:tcW w:w="1249" w:type="pct"/>
            <w:shd w:val="clear" w:color="auto" w:fill="C6D9F1" w:themeFill="text2" w:themeFillTint="33"/>
            <w:noWrap/>
          </w:tcPr>
          <w:p w14:paraId="7C5A756D" w14:textId="77777777" w:rsidR="0042274E" w:rsidRPr="003C47FD" w:rsidRDefault="0042274E" w:rsidP="00D96643">
            <w:pPr>
              <w:pStyle w:val="Tablehead"/>
              <w:spacing w:after="0"/>
              <w:jc w:val="left"/>
              <w:rPr>
                <w:rFonts w:cstheme="minorHAnsi"/>
              </w:rPr>
            </w:pPr>
            <w:r>
              <w:rPr>
                <w:rFonts w:cstheme="minorHAnsi"/>
              </w:rPr>
              <w:t>Field Name</w:t>
            </w:r>
          </w:p>
        </w:tc>
        <w:tc>
          <w:tcPr>
            <w:tcW w:w="3746" w:type="pct"/>
            <w:shd w:val="clear" w:color="auto" w:fill="C6D9F1" w:themeFill="text2" w:themeFillTint="33"/>
          </w:tcPr>
          <w:p w14:paraId="3557DFB8"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17F3E461"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18158590" w14:textId="77777777" w:rsidR="0042274E" w:rsidRPr="00754E31" w:rsidRDefault="0042274E" w:rsidP="00D96643">
            <w:pPr>
              <w:spacing w:before="60" w:after="60"/>
              <w:rPr>
                <w:rFonts w:cstheme="minorHAnsi"/>
                <w:szCs w:val="20"/>
                <w:lang w:val="en-GB"/>
              </w:rPr>
            </w:pPr>
            <w:r w:rsidRPr="000A0DAA">
              <w:rPr>
                <w:rFonts w:cstheme="minorHAnsi"/>
                <w:szCs w:val="20"/>
                <w:lang w:val="en-GB"/>
              </w:rPr>
              <w:t>Trade Report ID</w:t>
            </w:r>
          </w:p>
        </w:tc>
        <w:tc>
          <w:tcPr>
            <w:tcW w:w="3746" w:type="pct"/>
            <w:shd w:val="clear" w:color="auto" w:fill="F2F2F2" w:themeFill="background1" w:themeFillShade="F2"/>
          </w:tcPr>
          <w:p w14:paraId="0CB1B185" w14:textId="77777777" w:rsidR="0042274E" w:rsidRPr="00931B7A" w:rsidRDefault="0042274E" w:rsidP="00D96643">
            <w:pPr>
              <w:spacing w:before="60" w:after="60"/>
              <w:rPr>
                <w:rFonts w:cstheme="minorHAnsi"/>
                <w:szCs w:val="20"/>
              </w:rPr>
            </w:pPr>
            <w:r w:rsidRPr="00F71B20">
              <w:rPr>
                <w:rFonts w:cstheme="minorHAnsi"/>
                <w:szCs w:val="20"/>
              </w:rPr>
              <w:t xml:space="preserve">Client specified unique identifier for the </w:t>
            </w:r>
            <w:r>
              <w:rPr>
                <w:rFonts w:cstheme="minorHAnsi"/>
                <w:szCs w:val="20"/>
              </w:rPr>
              <w:t>block trade request message.</w:t>
            </w:r>
          </w:p>
        </w:tc>
      </w:tr>
      <w:tr w:rsidR="0042274E" w:rsidRPr="00754E31" w14:paraId="6B60F161"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028D2566" w14:textId="77777777" w:rsidR="0042274E" w:rsidRPr="00754E31" w:rsidRDefault="0042274E" w:rsidP="00D96643">
            <w:pPr>
              <w:spacing w:before="60" w:after="60"/>
              <w:rPr>
                <w:rFonts w:cstheme="minorHAnsi"/>
                <w:szCs w:val="20"/>
                <w:lang w:val="en-GB"/>
              </w:rPr>
            </w:pPr>
            <w:r>
              <w:rPr>
                <w:rFonts w:cstheme="minorHAnsi"/>
                <w:szCs w:val="20"/>
                <w:lang w:val="en-GB"/>
              </w:rPr>
              <w:t>Secondary Trade ID</w:t>
            </w:r>
          </w:p>
        </w:tc>
        <w:tc>
          <w:tcPr>
            <w:tcW w:w="3746" w:type="pct"/>
            <w:shd w:val="clear" w:color="auto" w:fill="F2F2F2" w:themeFill="background1" w:themeFillShade="F2"/>
          </w:tcPr>
          <w:p w14:paraId="7BE06A74" w14:textId="77777777" w:rsidR="0042274E" w:rsidRPr="00931B7A" w:rsidRDefault="0042274E" w:rsidP="00D96643">
            <w:pPr>
              <w:spacing w:before="60" w:after="60"/>
              <w:rPr>
                <w:rFonts w:cstheme="minorHAnsi"/>
                <w:szCs w:val="20"/>
              </w:rPr>
            </w:pPr>
            <w:r>
              <w:rPr>
                <w:rFonts w:cstheme="minorHAnsi"/>
                <w:szCs w:val="20"/>
              </w:rPr>
              <w:t>HKEX assigned unique identifier for this block trade.</w:t>
            </w:r>
          </w:p>
        </w:tc>
      </w:tr>
      <w:tr w:rsidR="0042274E" w:rsidRPr="00073EA6" w14:paraId="7250D0E7" w14:textId="77777777" w:rsidTr="00D96643">
        <w:tblPrEx>
          <w:tblLook w:val="01E0" w:firstRow="1" w:lastRow="1" w:firstColumn="1" w:lastColumn="1" w:noHBand="0" w:noVBand="0"/>
        </w:tblPrEx>
        <w:trPr>
          <w:trHeight w:val="331"/>
        </w:trPr>
        <w:tc>
          <w:tcPr>
            <w:tcW w:w="1249" w:type="pct"/>
            <w:shd w:val="clear" w:color="auto" w:fill="F2F2F2" w:themeFill="background1" w:themeFillShade="F2"/>
          </w:tcPr>
          <w:p w14:paraId="01191625" w14:textId="77777777" w:rsidR="0042274E" w:rsidRPr="00073EA6" w:rsidRDefault="0042274E" w:rsidP="00D96643">
            <w:pPr>
              <w:snapToGrid w:val="0"/>
              <w:spacing w:before="60" w:after="40"/>
              <w:rPr>
                <w:rFonts w:cstheme="minorHAnsi"/>
                <w:szCs w:val="20"/>
              </w:rPr>
            </w:pPr>
            <w:r w:rsidRPr="0049178E">
              <w:rPr>
                <w:rFonts w:cstheme="minorHAnsi"/>
                <w:szCs w:val="20"/>
              </w:rPr>
              <w:t xml:space="preserve">Transaction Time </w:t>
            </w:r>
          </w:p>
        </w:tc>
        <w:tc>
          <w:tcPr>
            <w:tcW w:w="3751" w:type="pct"/>
            <w:gridSpan w:val="2"/>
            <w:shd w:val="clear" w:color="auto" w:fill="F2F2F2" w:themeFill="background1" w:themeFillShade="F2"/>
          </w:tcPr>
          <w:p w14:paraId="3A733F51" w14:textId="77777777" w:rsidR="0042274E" w:rsidRPr="00073EA6" w:rsidRDefault="0042274E" w:rsidP="00D96643">
            <w:pPr>
              <w:snapToGrid w:val="0"/>
              <w:spacing w:before="60" w:after="40"/>
              <w:rPr>
                <w:rFonts w:cstheme="minorHAnsi"/>
                <w:szCs w:val="20"/>
              </w:rPr>
            </w:pPr>
            <w:r w:rsidRPr="00AD055D">
              <w:rPr>
                <w:rFonts w:eastAsia="Calibri" w:cstheme="minorHAnsi"/>
                <w:szCs w:val="20"/>
                <w:lang w:val="en-GB"/>
              </w:rPr>
              <w:t xml:space="preserve">The time at which </w:t>
            </w:r>
            <w:r>
              <w:rPr>
                <w:rFonts w:eastAsia="Calibri" w:cstheme="minorHAnsi"/>
                <w:szCs w:val="20"/>
                <w:lang w:val="en-GB"/>
              </w:rPr>
              <w:t>this message is generated.</w:t>
            </w:r>
          </w:p>
        </w:tc>
      </w:tr>
      <w:tr w:rsidR="0042274E" w:rsidRPr="00754E31" w14:paraId="0F730E61"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216B285A" w14:textId="77777777" w:rsidR="0042274E" w:rsidRPr="00754E31" w:rsidRDefault="0042274E" w:rsidP="00D96643">
            <w:pPr>
              <w:spacing w:before="60" w:after="60"/>
              <w:rPr>
                <w:rFonts w:cstheme="minorHAnsi"/>
                <w:szCs w:val="20"/>
                <w:lang w:val="en-GB"/>
              </w:rPr>
            </w:pPr>
            <w:r w:rsidRPr="000A56C1">
              <w:rPr>
                <w:rFonts w:cstheme="minorHAnsi"/>
                <w:szCs w:val="20"/>
                <w:lang w:val="en-GB"/>
              </w:rPr>
              <w:t>Executing Trader</w:t>
            </w:r>
          </w:p>
        </w:tc>
        <w:tc>
          <w:tcPr>
            <w:tcW w:w="3746" w:type="pct"/>
            <w:shd w:val="clear" w:color="auto" w:fill="F2F2F2" w:themeFill="background1" w:themeFillShade="F2"/>
          </w:tcPr>
          <w:p w14:paraId="26F7D70B" w14:textId="77777777" w:rsidR="0042274E" w:rsidRDefault="0042274E" w:rsidP="00D96643">
            <w:pPr>
              <w:spacing w:before="60" w:after="60"/>
              <w:rPr>
                <w:rFonts w:cstheme="minorHAnsi"/>
                <w:szCs w:val="20"/>
              </w:rPr>
            </w:pPr>
            <w:r w:rsidRPr="00F71B20">
              <w:rPr>
                <w:rFonts w:cstheme="minorHAnsi"/>
                <w:szCs w:val="20"/>
              </w:rPr>
              <w:t>Client specified</w:t>
            </w:r>
            <w:r>
              <w:rPr>
                <w:rFonts w:cstheme="minorHAnsi"/>
                <w:szCs w:val="20"/>
              </w:rPr>
              <w:t xml:space="preserve"> e</w:t>
            </w:r>
            <w:r w:rsidRPr="00F71B20">
              <w:rPr>
                <w:rFonts w:cstheme="minorHAnsi"/>
                <w:szCs w:val="20"/>
              </w:rPr>
              <w:t xml:space="preserve">xecuting </w:t>
            </w:r>
            <w:r>
              <w:rPr>
                <w:rFonts w:cstheme="minorHAnsi"/>
                <w:szCs w:val="20"/>
              </w:rPr>
              <w:t>t</w:t>
            </w:r>
            <w:r w:rsidRPr="00F71B20">
              <w:rPr>
                <w:rFonts w:cstheme="minorHAnsi"/>
                <w:szCs w:val="20"/>
              </w:rPr>
              <w:t>rader</w:t>
            </w:r>
            <w:r>
              <w:rPr>
                <w:rFonts w:cstheme="minorHAnsi"/>
                <w:szCs w:val="20"/>
              </w:rPr>
              <w:t xml:space="preserve"> or other entity form client side.</w:t>
            </w:r>
          </w:p>
          <w:p w14:paraId="0D018C61" w14:textId="77777777" w:rsidR="0042274E" w:rsidRPr="00931B7A" w:rsidRDefault="0042274E" w:rsidP="00D96643">
            <w:pPr>
              <w:spacing w:before="60" w:after="60"/>
              <w:rPr>
                <w:rFonts w:cstheme="minorHAnsi"/>
                <w:szCs w:val="20"/>
              </w:rPr>
            </w:pPr>
            <w:r>
              <w:rPr>
                <w:rFonts w:cstheme="minorHAnsi"/>
                <w:szCs w:val="20"/>
              </w:rPr>
              <w:t>It may set to 0 if not used.</w:t>
            </w:r>
          </w:p>
        </w:tc>
      </w:tr>
    </w:tbl>
    <w:p w14:paraId="4BFB4800" w14:textId="77777777" w:rsidR="0042274E" w:rsidRDefault="0042274E" w:rsidP="0042274E">
      <w:pPr>
        <w:spacing w:before="120"/>
        <w:jc w:val="both"/>
        <w:rPr>
          <w:rFonts w:cstheme="minorHAnsi"/>
          <w:sz w:val="22"/>
          <w:szCs w:val="22"/>
        </w:rPr>
      </w:pPr>
      <w:r>
        <w:rPr>
          <w:rFonts w:cstheme="minorHAnsi"/>
          <w:sz w:val="22"/>
          <w:szCs w:val="22"/>
        </w:rPr>
        <w:t>Optional Fields:</w:t>
      </w:r>
    </w:p>
    <w:p w14:paraId="0205FAA6" w14:textId="77777777" w:rsidR="0042274E" w:rsidRDefault="0042274E" w:rsidP="0042274E">
      <w:pPr>
        <w:spacing w:before="120"/>
        <w:jc w:val="both"/>
        <w:rPr>
          <w:rFonts w:cstheme="minorHAnsi"/>
          <w:sz w:val="22"/>
          <w:szCs w:val="22"/>
        </w:rPr>
      </w:pPr>
      <w:r>
        <w:rPr>
          <w:rFonts w:cstheme="minorHAnsi"/>
          <w:sz w:val="22"/>
          <w:szCs w:val="22"/>
        </w:rPr>
        <w:t>There is no optional field for this message.</w:t>
      </w:r>
    </w:p>
    <w:p w14:paraId="3A6D7331" w14:textId="77777777" w:rsidR="0042274E" w:rsidRDefault="0042274E" w:rsidP="0042274E">
      <w:pPr>
        <w:spacing w:before="120"/>
        <w:jc w:val="both"/>
        <w:rPr>
          <w:rFonts w:cstheme="minorHAnsi"/>
          <w:sz w:val="22"/>
          <w:szCs w:val="22"/>
        </w:rPr>
      </w:pPr>
    </w:p>
    <w:p w14:paraId="13E9042F" w14:textId="77777777" w:rsidR="0042274E" w:rsidRDefault="0042274E" w:rsidP="0042274E">
      <w:pPr>
        <w:pStyle w:val="Heading4"/>
        <w:rPr>
          <w:rFonts w:asciiTheme="minorHAnsi" w:hAnsiTheme="minorHAnsi" w:cstheme="minorHAnsi"/>
        </w:rPr>
      </w:pPr>
      <w:bookmarkStart w:id="785" w:name="_Toc170578933"/>
      <w:r>
        <w:rPr>
          <w:rFonts w:asciiTheme="minorHAnsi" w:hAnsiTheme="minorHAnsi" w:cstheme="minorHAnsi"/>
        </w:rPr>
        <w:t>One-party Trade Decline Request Ack (77)</w:t>
      </w:r>
      <w:bookmarkEnd w:id="785"/>
    </w:p>
    <w:p w14:paraId="6D524056" w14:textId="2CF7C589" w:rsidR="0042274E" w:rsidRPr="00CD6B1C" w:rsidRDefault="0042274E" w:rsidP="0042274E">
      <w:pPr>
        <w:pStyle w:val="NormalNGMDS"/>
        <w:ind w:left="0"/>
        <w:rPr>
          <w:rFonts w:asciiTheme="minorHAnsi" w:hAnsiTheme="minorHAnsi" w:cstheme="minorHAnsi"/>
          <w:szCs w:val="22"/>
          <w:lang w:val="en-US"/>
        </w:rPr>
      </w:pPr>
      <w:r>
        <w:rPr>
          <w:rFonts w:asciiTheme="minorHAnsi" w:hAnsiTheme="minorHAnsi" w:cstheme="minorHAnsi"/>
          <w:szCs w:val="22"/>
        </w:rPr>
        <w:t xml:space="preserve">The gateway sends this message to client to respond the </w:t>
      </w:r>
      <w:r>
        <w:rPr>
          <w:rFonts w:asciiTheme="minorHAnsi" w:hAnsiTheme="minorHAnsi" w:cstheme="minorHAnsi"/>
        </w:rPr>
        <w:t>One</w:t>
      </w:r>
      <w:r w:rsidRPr="00BE5E8E">
        <w:rPr>
          <w:rFonts w:asciiTheme="minorHAnsi" w:hAnsiTheme="minorHAnsi" w:cstheme="minorHAnsi"/>
        </w:rPr>
        <w:t>-party Trade</w:t>
      </w:r>
      <w:r>
        <w:rPr>
          <w:rFonts w:asciiTheme="minorHAnsi" w:hAnsiTheme="minorHAnsi" w:cstheme="minorHAnsi"/>
        </w:rPr>
        <w:t xml:space="preserve"> </w:t>
      </w:r>
      <w:r w:rsidR="00FC688F">
        <w:rPr>
          <w:rFonts w:asciiTheme="minorHAnsi" w:hAnsiTheme="minorHAnsi" w:cstheme="minorHAnsi"/>
        </w:rPr>
        <w:t xml:space="preserve">Decline </w:t>
      </w:r>
      <w:r>
        <w:rPr>
          <w:rFonts w:asciiTheme="minorHAnsi" w:hAnsiTheme="minorHAnsi" w:cstheme="minorHAnsi"/>
        </w:rPr>
        <w:t>Request (</w:t>
      </w:r>
      <w:r w:rsidR="00FC688F">
        <w:rPr>
          <w:rFonts w:asciiTheme="minorHAnsi" w:hAnsiTheme="minorHAnsi" w:cstheme="minorHAnsi"/>
        </w:rPr>
        <w:t>23</w:t>
      </w:r>
      <w:r>
        <w:rPr>
          <w:rFonts w:asciiTheme="minorHAnsi" w:hAnsiTheme="minorHAnsi" w:cstheme="minorHAnsi"/>
        </w:rPr>
        <w:t xml:space="preserve">) </w:t>
      </w:r>
      <w:r>
        <w:rPr>
          <w:rFonts w:asciiTheme="minorHAnsi" w:hAnsiTheme="minorHAnsi" w:cstheme="minorHAnsi"/>
          <w:szCs w:val="22"/>
        </w:rPr>
        <w:t>to indicate if the request is rejected or accepted.</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0"/>
        <w:gridCol w:w="6750"/>
        <w:gridCol w:w="9"/>
      </w:tblGrid>
      <w:tr w:rsidR="0042274E" w:rsidRPr="003C47FD" w14:paraId="555CC567" w14:textId="77777777" w:rsidTr="00D96643">
        <w:trPr>
          <w:gridAfter w:val="1"/>
          <w:wAfter w:w="5" w:type="pct"/>
          <w:trHeight w:val="300"/>
        </w:trPr>
        <w:tc>
          <w:tcPr>
            <w:tcW w:w="1249" w:type="pct"/>
            <w:shd w:val="clear" w:color="auto" w:fill="C6D9F1" w:themeFill="text2" w:themeFillTint="33"/>
            <w:noWrap/>
          </w:tcPr>
          <w:p w14:paraId="077B051A" w14:textId="77777777" w:rsidR="0042274E" w:rsidRPr="003C47FD" w:rsidRDefault="0042274E" w:rsidP="00D96643">
            <w:pPr>
              <w:pStyle w:val="Tablehead"/>
              <w:spacing w:after="0"/>
              <w:jc w:val="left"/>
              <w:rPr>
                <w:rFonts w:cstheme="minorHAnsi"/>
              </w:rPr>
            </w:pPr>
            <w:r>
              <w:rPr>
                <w:rFonts w:cstheme="minorHAnsi"/>
              </w:rPr>
              <w:t>Field Name</w:t>
            </w:r>
          </w:p>
        </w:tc>
        <w:tc>
          <w:tcPr>
            <w:tcW w:w="3746" w:type="pct"/>
            <w:shd w:val="clear" w:color="auto" w:fill="C6D9F1" w:themeFill="text2" w:themeFillTint="33"/>
          </w:tcPr>
          <w:p w14:paraId="157F729E"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4559532C"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630DEE7C" w14:textId="77777777" w:rsidR="0042274E" w:rsidRPr="00754E31" w:rsidRDefault="0042274E" w:rsidP="00D96643">
            <w:pPr>
              <w:spacing w:before="60" w:after="60"/>
              <w:rPr>
                <w:rFonts w:cstheme="minorHAnsi"/>
                <w:szCs w:val="20"/>
                <w:lang w:val="en-GB"/>
              </w:rPr>
            </w:pPr>
            <w:r w:rsidRPr="000A0DAA">
              <w:rPr>
                <w:rFonts w:cstheme="minorHAnsi"/>
                <w:szCs w:val="20"/>
                <w:lang w:val="en-GB"/>
              </w:rPr>
              <w:t>Trade Report ID</w:t>
            </w:r>
          </w:p>
        </w:tc>
        <w:tc>
          <w:tcPr>
            <w:tcW w:w="3746" w:type="pct"/>
            <w:shd w:val="clear" w:color="auto" w:fill="F2F2F2" w:themeFill="background1" w:themeFillShade="F2"/>
          </w:tcPr>
          <w:p w14:paraId="288304BB" w14:textId="77777777" w:rsidR="0042274E" w:rsidRPr="00931B7A" w:rsidRDefault="0042274E" w:rsidP="00D96643">
            <w:pPr>
              <w:spacing w:before="60" w:after="60"/>
              <w:rPr>
                <w:rFonts w:cstheme="minorHAnsi"/>
                <w:szCs w:val="20"/>
              </w:rPr>
            </w:pPr>
            <w:r w:rsidRPr="00F71B20">
              <w:rPr>
                <w:rFonts w:cstheme="minorHAnsi"/>
                <w:szCs w:val="20"/>
              </w:rPr>
              <w:t xml:space="preserve">Client specified unique identifier for the </w:t>
            </w:r>
            <w:r>
              <w:rPr>
                <w:rFonts w:cstheme="minorHAnsi"/>
                <w:szCs w:val="20"/>
              </w:rPr>
              <w:t>block trade request message.</w:t>
            </w:r>
          </w:p>
        </w:tc>
      </w:tr>
      <w:tr w:rsidR="0042274E" w:rsidRPr="00754E31" w14:paraId="342E0CD9"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0ED8A5A4" w14:textId="77777777" w:rsidR="0042274E" w:rsidRPr="00754E31" w:rsidRDefault="0042274E" w:rsidP="00D96643">
            <w:pPr>
              <w:spacing w:before="60" w:after="60"/>
              <w:rPr>
                <w:rFonts w:cstheme="minorHAnsi"/>
                <w:szCs w:val="20"/>
                <w:lang w:val="en-GB"/>
              </w:rPr>
            </w:pPr>
            <w:r>
              <w:rPr>
                <w:rFonts w:cstheme="minorHAnsi"/>
                <w:szCs w:val="20"/>
                <w:lang w:val="en-GB"/>
              </w:rPr>
              <w:t>Secondary Trade ID</w:t>
            </w:r>
          </w:p>
        </w:tc>
        <w:tc>
          <w:tcPr>
            <w:tcW w:w="3746" w:type="pct"/>
            <w:shd w:val="clear" w:color="auto" w:fill="F2F2F2" w:themeFill="background1" w:themeFillShade="F2"/>
          </w:tcPr>
          <w:p w14:paraId="28573236" w14:textId="77777777" w:rsidR="0042274E" w:rsidRPr="00931B7A" w:rsidRDefault="0042274E" w:rsidP="00D96643">
            <w:pPr>
              <w:spacing w:before="60" w:after="60"/>
              <w:rPr>
                <w:rFonts w:cstheme="minorHAnsi"/>
                <w:szCs w:val="20"/>
              </w:rPr>
            </w:pPr>
            <w:r>
              <w:rPr>
                <w:rFonts w:cstheme="minorHAnsi"/>
                <w:szCs w:val="20"/>
              </w:rPr>
              <w:t>HKEX assigned unique identifier for this block trade.</w:t>
            </w:r>
          </w:p>
        </w:tc>
      </w:tr>
      <w:tr w:rsidR="0042274E" w:rsidRPr="00073EA6" w14:paraId="7AD51558" w14:textId="77777777" w:rsidTr="00D96643">
        <w:tblPrEx>
          <w:tblLook w:val="01E0" w:firstRow="1" w:lastRow="1" w:firstColumn="1" w:lastColumn="1" w:noHBand="0" w:noVBand="0"/>
        </w:tblPrEx>
        <w:trPr>
          <w:trHeight w:val="331"/>
        </w:trPr>
        <w:tc>
          <w:tcPr>
            <w:tcW w:w="1249" w:type="pct"/>
            <w:shd w:val="clear" w:color="auto" w:fill="F2F2F2" w:themeFill="background1" w:themeFillShade="F2"/>
          </w:tcPr>
          <w:p w14:paraId="65AFA264" w14:textId="77777777" w:rsidR="0042274E" w:rsidRPr="00073EA6" w:rsidRDefault="0042274E" w:rsidP="00D96643">
            <w:pPr>
              <w:snapToGrid w:val="0"/>
              <w:spacing w:before="60" w:after="40"/>
              <w:rPr>
                <w:rFonts w:cstheme="minorHAnsi"/>
                <w:szCs w:val="20"/>
              </w:rPr>
            </w:pPr>
            <w:r w:rsidRPr="0049178E">
              <w:rPr>
                <w:rFonts w:cstheme="minorHAnsi"/>
                <w:szCs w:val="20"/>
              </w:rPr>
              <w:t xml:space="preserve">Transaction Time </w:t>
            </w:r>
          </w:p>
        </w:tc>
        <w:tc>
          <w:tcPr>
            <w:tcW w:w="3751" w:type="pct"/>
            <w:gridSpan w:val="2"/>
            <w:shd w:val="clear" w:color="auto" w:fill="F2F2F2" w:themeFill="background1" w:themeFillShade="F2"/>
          </w:tcPr>
          <w:p w14:paraId="1DF5D40F" w14:textId="77777777" w:rsidR="0042274E" w:rsidRPr="00073EA6" w:rsidRDefault="0042274E" w:rsidP="00D96643">
            <w:pPr>
              <w:snapToGrid w:val="0"/>
              <w:spacing w:before="60" w:after="40"/>
              <w:rPr>
                <w:rFonts w:cstheme="minorHAnsi"/>
                <w:szCs w:val="20"/>
              </w:rPr>
            </w:pPr>
            <w:r w:rsidRPr="00AD055D">
              <w:rPr>
                <w:rFonts w:eastAsia="Calibri" w:cstheme="minorHAnsi"/>
                <w:szCs w:val="20"/>
                <w:lang w:val="en-GB"/>
              </w:rPr>
              <w:t xml:space="preserve">The time at which </w:t>
            </w:r>
            <w:r>
              <w:rPr>
                <w:rFonts w:eastAsia="Calibri" w:cstheme="minorHAnsi"/>
                <w:szCs w:val="20"/>
                <w:lang w:val="en-GB"/>
              </w:rPr>
              <w:t>this message is generated.</w:t>
            </w:r>
          </w:p>
        </w:tc>
      </w:tr>
      <w:tr w:rsidR="0042274E" w:rsidRPr="00754E31" w14:paraId="26C0D100"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5BA0BF43" w14:textId="77777777" w:rsidR="0042274E" w:rsidRPr="00754E31" w:rsidRDefault="0042274E" w:rsidP="00D96643">
            <w:pPr>
              <w:spacing w:before="60" w:after="60"/>
              <w:rPr>
                <w:rFonts w:cstheme="minorHAnsi"/>
                <w:szCs w:val="20"/>
                <w:lang w:val="en-GB"/>
              </w:rPr>
            </w:pPr>
            <w:r w:rsidRPr="000A56C1">
              <w:rPr>
                <w:rFonts w:cstheme="minorHAnsi"/>
                <w:szCs w:val="20"/>
                <w:lang w:val="en-GB"/>
              </w:rPr>
              <w:t>Executing Trader</w:t>
            </w:r>
          </w:p>
        </w:tc>
        <w:tc>
          <w:tcPr>
            <w:tcW w:w="3746" w:type="pct"/>
            <w:shd w:val="clear" w:color="auto" w:fill="F2F2F2" w:themeFill="background1" w:themeFillShade="F2"/>
          </w:tcPr>
          <w:p w14:paraId="40D65591" w14:textId="77777777" w:rsidR="0042274E" w:rsidRDefault="0042274E" w:rsidP="00D96643">
            <w:pPr>
              <w:spacing w:before="60" w:after="60"/>
              <w:rPr>
                <w:rFonts w:cstheme="minorHAnsi"/>
                <w:szCs w:val="20"/>
              </w:rPr>
            </w:pPr>
            <w:r w:rsidRPr="00F71B20">
              <w:rPr>
                <w:rFonts w:cstheme="minorHAnsi"/>
                <w:szCs w:val="20"/>
              </w:rPr>
              <w:t>Client specified</w:t>
            </w:r>
            <w:r>
              <w:rPr>
                <w:rFonts w:cstheme="minorHAnsi"/>
                <w:szCs w:val="20"/>
              </w:rPr>
              <w:t xml:space="preserve"> e</w:t>
            </w:r>
            <w:r w:rsidRPr="00F71B20">
              <w:rPr>
                <w:rFonts w:cstheme="minorHAnsi"/>
                <w:szCs w:val="20"/>
              </w:rPr>
              <w:t xml:space="preserve">xecuting </w:t>
            </w:r>
            <w:r>
              <w:rPr>
                <w:rFonts w:cstheme="minorHAnsi"/>
                <w:szCs w:val="20"/>
              </w:rPr>
              <w:t>t</w:t>
            </w:r>
            <w:r w:rsidRPr="00F71B20">
              <w:rPr>
                <w:rFonts w:cstheme="minorHAnsi"/>
                <w:szCs w:val="20"/>
              </w:rPr>
              <w:t>rader</w:t>
            </w:r>
            <w:r>
              <w:rPr>
                <w:rFonts w:cstheme="minorHAnsi"/>
                <w:szCs w:val="20"/>
              </w:rPr>
              <w:t xml:space="preserve"> or other entity form client side.</w:t>
            </w:r>
          </w:p>
          <w:p w14:paraId="799D688D" w14:textId="77777777" w:rsidR="0042274E" w:rsidRPr="00931B7A" w:rsidRDefault="0042274E" w:rsidP="00D96643">
            <w:pPr>
              <w:spacing w:before="60" w:after="60"/>
              <w:rPr>
                <w:rFonts w:cstheme="minorHAnsi"/>
                <w:szCs w:val="20"/>
              </w:rPr>
            </w:pPr>
            <w:r>
              <w:rPr>
                <w:rFonts w:cstheme="minorHAnsi"/>
                <w:szCs w:val="20"/>
              </w:rPr>
              <w:t>It may set to 0 if not used.</w:t>
            </w:r>
          </w:p>
        </w:tc>
      </w:tr>
      <w:tr w:rsidR="0042274E" w:rsidRPr="007452A6" w14:paraId="12DDBECA"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4E1EB681" w14:textId="77777777" w:rsidR="0042274E" w:rsidRPr="007452A6" w:rsidRDefault="0042274E" w:rsidP="00D96643">
            <w:pPr>
              <w:spacing w:before="60" w:after="60"/>
              <w:rPr>
                <w:rFonts w:cstheme="minorHAnsi"/>
                <w:szCs w:val="20"/>
                <w:lang w:val="en-GB"/>
              </w:rPr>
            </w:pPr>
            <w:r>
              <w:rPr>
                <w:rFonts w:cstheme="minorHAnsi"/>
                <w:szCs w:val="20"/>
              </w:rPr>
              <w:t>Trade Status</w:t>
            </w:r>
          </w:p>
        </w:tc>
        <w:tc>
          <w:tcPr>
            <w:tcW w:w="3746" w:type="pct"/>
            <w:shd w:val="clear" w:color="auto" w:fill="F2F2F2" w:themeFill="background1" w:themeFillShade="F2"/>
          </w:tcPr>
          <w:p w14:paraId="0B4C53F9" w14:textId="77777777" w:rsidR="0042274E" w:rsidRDefault="0042274E" w:rsidP="00D96643">
            <w:pPr>
              <w:spacing w:before="60" w:after="60"/>
              <w:rPr>
                <w:rFonts w:cstheme="minorHAnsi"/>
                <w:szCs w:val="20"/>
              </w:rPr>
            </w:pPr>
            <w:r>
              <w:rPr>
                <w:rFonts w:cstheme="minorHAnsi"/>
                <w:szCs w:val="20"/>
              </w:rPr>
              <w:t>The status of the block trade:</w:t>
            </w:r>
          </w:p>
          <w:p w14:paraId="0A3E3A85" w14:textId="77777777" w:rsidR="0042274E" w:rsidRDefault="0042274E" w:rsidP="00D96643">
            <w:pPr>
              <w:pStyle w:val="ListParagraph"/>
              <w:numPr>
                <w:ilvl w:val="0"/>
                <w:numId w:val="20"/>
              </w:numPr>
              <w:spacing w:before="60" w:after="60"/>
              <w:rPr>
                <w:rFonts w:cstheme="minorHAnsi"/>
                <w:szCs w:val="20"/>
              </w:rPr>
            </w:pPr>
            <w:r>
              <w:rPr>
                <w:rFonts w:cstheme="minorHAnsi"/>
                <w:szCs w:val="20"/>
              </w:rPr>
              <w:t>1</w:t>
            </w:r>
            <w:r w:rsidRPr="00665EB2">
              <w:rPr>
                <w:rFonts w:cstheme="minorHAnsi"/>
                <w:szCs w:val="20"/>
              </w:rPr>
              <w:t xml:space="preserve"> = </w:t>
            </w:r>
            <w:r>
              <w:rPr>
                <w:rFonts w:cstheme="minorHAnsi"/>
                <w:szCs w:val="20"/>
              </w:rPr>
              <w:t>Rejected</w:t>
            </w:r>
          </w:p>
          <w:p w14:paraId="1057C999" w14:textId="77777777" w:rsidR="0042274E" w:rsidRPr="00CD6B1C" w:rsidRDefault="0042274E" w:rsidP="00D96643">
            <w:pPr>
              <w:pStyle w:val="ListParagraph"/>
              <w:numPr>
                <w:ilvl w:val="0"/>
                <w:numId w:val="20"/>
              </w:numPr>
              <w:spacing w:before="60" w:after="60"/>
              <w:rPr>
                <w:rFonts w:cstheme="minorHAnsi"/>
                <w:szCs w:val="20"/>
              </w:rPr>
            </w:pPr>
            <w:r>
              <w:rPr>
                <w:rFonts w:eastAsiaTheme="minorHAnsi" w:cstheme="minorHAnsi"/>
                <w:szCs w:val="20"/>
              </w:rPr>
              <w:t>5</w:t>
            </w:r>
            <w:r w:rsidRPr="00CD6B1C">
              <w:rPr>
                <w:rFonts w:eastAsiaTheme="minorHAnsi" w:cstheme="minorHAnsi"/>
                <w:szCs w:val="20"/>
              </w:rPr>
              <w:t xml:space="preserve"> = </w:t>
            </w:r>
            <w:r>
              <w:rPr>
                <w:szCs w:val="20"/>
              </w:rPr>
              <w:t>Declined</w:t>
            </w:r>
          </w:p>
        </w:tc>
      </w:tr>
      <w:tr w:rsidR="0042274E" w:rsidRPr="00754E31" w14:paraId="30F994CF"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5FECF471" w14:textId="77777777" w:rsidR="0042274E" w:rsidRPr="000A56C1" w:rsidRDefault="0042274E" w:rsidP="00D96643">
            <w:pPr>
              <w:spacing w:before="60" w:after="60"/>
              <w:rPr>
                <w:rFonts w:cstheme="minorHAnsi"/>
                <w:szCs w:val="20"/>
                <w:lang w:val="en-GB"/>
              </w:rPr>
            </w:pPr>
            <w:r>
              <w:rPr>
                <w:rFonts w:cstheme="minorHAnsi"/>
                <w:szCs w:val="20"/>
                <w:lang w:val="en-GB"/>
              </w:rPr>
              <w:t>Trade Reject Reason</w:t>
            </w:r>
          </w:p>
        </w:tc>
        <w:tc>
          <w:tcPr>
            <w:tcW w:w="3746" w:type="pct"/>
            <w:shd w:val="clear" w:color="auto" w:fill="F2F2F2" w:themeFill="background1" w:themeFillShade="F2"/>
          </w:tcPr>
          <w:p w14:paraId="206A8192" w14:textId="77777777" w:rsidR="0042274E" w:rsidRPr="00F71B20" w:rsidRDefault="0042274E" w:rsidP="00D96643">
            <w:pPr>
              <w:spacing w:before="60" w:after="60"/>
              <w:rPr>
                <w:rFonts w:cstheme="minorHAnsi"/>
                <w:szCs w:val="20"/>
              </w:rPr>
            </w:pPr>
            <w:r>
              <w:rPr>
                <w:rFonts w:cstheme="minorHAnsi"/>
                <w:szCs w:val="20"/>
              </w:rPr>
              <w:t>Carries the reject reason code if Trade Status = 1 (Rejected); otherwise, it is 0 (Unused)</w:t>
            </w:r>
          </w:p>
        </w:tc>
      </w:tr>
    </w:tbl>
    <w:p w14:paraId="71CE89B6" w14:textId="77777777" w:rsidR="0042274E" w:rsidRDefault="0042274E" w:rsidP="0042274E">
      <w:pPr>
        <w:spacing w:before="120"/>
        <w:jc w:val="both"/>
        <w:rPr>
          <w:rFonts w:cstheme="minorHAnsi"/>
          <w:sz w:val="22"/>
          <w:szCs w:val="22"/>
        </w:rPr>
      </w:pPr>
      <w:r>
        <w:rPr>
          <w:rFonts w:cstheme="minorHAnsi"/>
          <w:sz w:val="22"/>
          <w:szCs w:val="22"/>
        </w:rPr>
        <w:t>Optional Fields:</w:t>
      </w:r>
    </w:p>
    <w:p w14:paraId="1B85F405" w14:textId="77777777" w:rsidR="0042274E" w:rsidRDefault="0042274E" w:rsidP="0042274E">
      <w:pPr>
        <w:spacing w:before="120"/>
        <w:jc w:val="both"/>
        <w:rPr>
          <w:rFonts w:cstheme="minorHAnsi"/>
          <w:sz w:val="22"/>
          <w:szCs w:val="22"/>
        </w:rPr>
      </w:pPr>
      <w:r>
        <w:rPr>
          <w:rFonts w:cstheme="minorHAnsi"/>
          <w:sz w:val="22"/>
          <w:szCs w:val="22"/>
        </w:rPr>
        <w:t>There is no optional field for this message.</w:t>
      </w:r>
    </w:p>
    <w:p w14:paraId="7CEF22AE" w14:textId="77777777" w:rsidR="0042274E" w:rsidRDefault="0042274E" w:rsidP="0042274E">
      <w:pPr>
        <w:spacing w:before="120"/>
        <w:jc w:val="both"/>
        <w:rPr>
          <w:rFonts w:cstheme="minorHAnsi"/>
          <w:sz w:val="22"/>
          <w:szCs w:val="22"/>
        </w:rPr>
      </w:pPr>
    </w:p>
    <w:p w14:paraId="34D513AB" w14:textId="77777777" w:rsidR="0042274E" w:rsidRDefault="0042274E" w:rsidP="0042274E">
      <w:pPr>
        <w:pStyle w:val="Heading3"/>
      </w:pPr>
      <w:bookmarkStart w:id="786" w:name="_Toc170578934"/>
      <w:r>
        <w:t>On-behalf</w:t>
      </w:r>
      <w:r w:rsidRPr="00BE5E8E">
        <w:t xml:space="preserve"> Trade</w:t>
      </w:r>
      <w:bookmarkEnd w:id="786"/>
    </w:p>
    <w:p w14:paraId="6D605D83" w14:textId="77777777" w:rsidR="0042274E" w:rsidRPr="00976E9A" w:rsidRDefault="0042274E" w:rsidP="0042274E">
      <w:pPr>
        <w:pStyle w:val="Heading4"/>
        <w:rPr>
          <w:rFonts w:asciiTheme="minorHAnsi" w:hAnsiTheme="minorHAnsi" w:cstheme="minorHAnsi"/>
        </w:rPr>
      </w:pPr>
      <w:bookmarkStart w:id="787" w:name="_Toc170578935"/>
      <w:r>
        <w:rPr>
          <w:rFonts w:asciiTheme="minorHAnsi" w:hAnsiTheme="minorHAnsi" w:cstheme="minorHAnsi"/>
        </w:rPr>
        <w:t>On-behalf Trade Request (23)</w:t>
      </w:r>
      <w:bookmarkEnd w:id="787"/>
    </w:p>
    <w:p w14:paraId="24F054FD" w14:textId="1AAB2CDA" w:rsidR="0042274E" w:rsidRDefault="0042274E" w:rsidP="0042274E">
      <w:pPr>
        <w:pStyle w:val="NormalNGMDS"/>
        <w:ind w:left="0"/>
        <w:rPr>
          <w:rFonts w:asciiTheme="minorHAnsi" w:hAnsiTheme="minorHAnsi" w:cstheme="minorHAnsi"/>
          <w:szCs w:val="22"/>
        </w:rPr>
      </w:pPr>
      <w:r w:rsidRPr="00417716">
        <w:rPr>
          <w:rFonts w:asciiTheme="minorHAnsi" w:hAnsiTheme="minorHAnsi" w:cstheme="minorHAnsi"/>
          <w:szCs w:val="22"/>
        </w:rPr>
        <w:t xml:space="preserve">The </w:t>
      </w:r>
      <w:r w:rsidRPr="00D6565B">
        <w:rPr>
          <w:rFonts w:asciiTheme="minorHAnsi" w:hAnsiTheme="minorHAnsi" w:cstheme="minorHAnsi"/>
          <w:szCs w:val="22"/>
        </w:rPr>
        <w:t xml:space="preserve">on-behalf trade agent </w:t>
      </w:r>
      <w:r>
        <w:rPr>
          <w:rFonts w:asciiTheme="minorHAnsi" w:hAnsiTheme="minorHAnsi" w:cstheme="minorHAnsi"/>
          <w:szCs w:val="22"/>
        </w:rPr>
        <w:t xml:space="preserve">can </w:t>
      </w:r>
      <w:r w:rsidR="007717BA">
        <w:rPr>
          <w:rFonts w:asciiTheme="minorHAnsi" w:hAnsiTheme="minorHAnsi" w:cstheme="minorHAnsi"/>
          <w:szCs w:val="22"/>
        </w:rPr>
        <w:t>send this message to the gateway</w:t>
      </w:r>
      <w:r>
        <w:rPr>
          <w:rFonts w:asciiTheme="minorHAnsi" w:hAnsiTheme="minorHAnsi" w:cstheme="minorHAnsi"/>
          <w:szCs w:val="22"/>
        </w:rPr>
        <w:t xml:space="preserve"> to report an on-behalf block trade</w:t>
      </w:r>
      <w:r w:rsidRPr="00417716">
        <w:rPr>
          <w:rFonts w:asciiTheme="minorHAnsi" w:hAnsiTheme="minorHAnsi" w:cstheme="minorHAnsi"/>
          <w:szCs w:val="22"/>
        </w:rPr>
        <w:t>.</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0"/>
        <w:gridCol w:w="6750"/>
        <w:gridCol w:w="9"/>
      </w:tblGrid>
      <w:tr w:rsidR="0042274E" w:rsidRPr="003C47FD" w14:paraId="2BDFBE90" w14:textId="77777777" w:rsidTr="00D96643">
        <w:trPr>
          <w:gridAfter w:val="1"/>
          <w:wAfter w:w="5" w:type="pct"/>
          <w:trHeight w:val="300"/>
        </w:trPr>
        <w:tc>
          <w:tcPr>
            <w:tcW w:w="1249" w:type="pct"/>
            <w:shd w:val="clear" w:color="auto" w:fill="C6D9F1" w:themeFill="text2" w:themeFillTint="33"/>
            <w:noWrap/>
          </w:tcPr>
          <w:p w14:paraId="32F9450E" w14:textId="77777777" w:rsidR="0042274E" w:rsidRPr="003C47FD" w:rsidRDefault="0042274E" w:rsidP="00D96643">
            <w:pPr>
              <w:pStyle w:val="Tablehead"/>
              <w:spacing w:after="0"/>
              <w:jc w:val="left"/>
              <w:rPr>
                <w:rFonts w:cstheme="minorHAnsi"/>
              </w:rPr>
            </w:pPr>
            <w:r>
              <w:rPr>
                <w:rFonts w:cstheme="minorHAnsi"/>
              </w:rPr>
              <w:t>Field Name</w:t>
            </w:r>
          </w:p>
        </w:tc>
        <w:tc>
          <w:tcPr>
            <w:tcW w:w="3746" w:type="pct"/>
            <w:shd w:val="clear" w:color="auto" w:fill="C6D9F1" w:themeFill="text2" w:themeFillTint="33"/>
          </w:tcPr>
          <w:p w14:paraId="1FDAE714"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74F2F91F"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419E5B0D" w14:textId="77777777" w:rsidR="0042274E" w:rsidRPr="00754E31" w:rsidRDefault="0042274E" w:rsidP="00D96643">
            <w:pPr>
              <w:spacing w:before="60" w:after="60"/>
              <w:rPr>
                <w:rFonts w:cstheme="minorHAnsi"/>
                <w:szCs w:val="20"/>
                <w:lang w:val="en-GB"/>
              </w:rPr>
            </w:pPr>
            <w:r w:rsidRPr="000A0DAA">
              <w:rPr>
                <w:rFonts w:cstheme="minorHAnsi"/>
                <w:szCs w:val="20"/>
                <w:lang w:val="en-GB"/>
              </w:rPr>
              <w:t>Trade Report ID</w:t>
            </w:r>
          </w:p>
        </w:tc>
        <w:tc>
          <w:tcPr>
            <w:tcW w:w="3746" w:type="pct"/>
            <w:shd w:val="clear" w:color="auto" w:fill="F2F2F2" w:themeFill="background1" w:themeFillShade="F2"/>
          </w:tcPr>
          <w:p w14:paraId="7317D929" w14:textId="77777777" w:rsidR="0042274E" w:rsidRPr="00931B7A" w:rsidRDefault="0042274E" w:rsidP="00D96643">
            <w:pPr>
              <w:spacing w:before="60" w:after="60"/>
              <w:rPr>
                <w:rFonts w:cstheme="minorHAnsi"/>
                <w:szCs w:val="20"/>
              </w:rPr>
            </w:pPr>
            <w:r w:rsidRPr="00F71B20">
              <w:rPr>
                <w:rFonts w:cstheme="minorHAnsi"/>
                <w:szCs w:val="20"/>
              </w:rPr>
              <w:t xml:space="preserve">Client specified unique identifier for the </w:t>
            </w:r>
            <w:r>
              <w:rPr>
                <w:rFonts w:cstheme="minorHAnsi"/>
                <w:szCs w:val="20"/>
              </w:rPr>
              <w:t>block trade request message.</w:t>
            </w:r>
          </w:p>
        </w:tc>
      </w:tr>
      <w:tr w:rsidR="0042274E" w:rsidRPr="00073EA6" w14:paraId="729A471A" w14:textId="77777777" w:rsidTr="00D96643">
        <w:tblPrEx>
          <w:tblLook w:val="01E0" w:firstRow="1" w:lastRow="1" w:firstColumn="1" w:lastColumn="1" w:noHBand="0" w:noVBand="0"/>
        </w:tblPrEx>
        <w:trPr>
          <w:trHeight w:val="331"/>
        </w:trPr>
        <w:tc>
          <w:tcPr>
            <w:tcW w:w="1249" w:type="pct"/>
            <w:shd w:val="clear" w:color="auto" w:fill="F2F2F2" w:themeFill="background1" w:themeFillShade="F2"/>
          </w:tcPr>
          <w:p w14:paraId="284C0496" w14:textId="77777777" w:rsidR="0042274E" w:rsidRPr="00073EA6" w:rsidRDefault="0042274E" w:rsidP="00D96643">
            <w:pPr>
              <w:snapToGrid w:val="0"/>
              <w:spacing w:before="60" w:after="40"/>
              <w:rPr>
                <w:rFonts w:cstheme="minorHAnsi"/>
                <w:szCs w:val="20"/>
              </w:rPr>
            </w:pPr>
            <w:r w:rsidRPr="0049178E">
              <w:rPr>
                <w:rFonts w:cstheme="minorHAnsi"/>
                <w:szCs w:val="20"/>
              </w:rPr>
              <w:t>Transaction Time</w:t>
            </w:r>
          </w:p>
        </w:tc>
        <w:tc>
          <w:tcPr>
            <w:tcW w:w="3751" w:type="pct"/>
            <w:gridSpan w:val="2"/>
            <w:shd w:val="clear" w:color="auto" w:fill="F2F2F2" w:themeFill="background1" w:themeFillShade="F2"/>
          </w:tcPr>
          <w:p w14:paraId="0758BEBF" w14:textId="77777777" w:rsidR="0042274E" w:rsidRPr="00073EA6" w:rsidRDefault="0042274E" w:rsidP="00D96643">
            <w:pPr>
              <w:snapToGrid w:val="0"/>
              <w:spacing w:before="60" w:after="40"/>
              <w:rPr>
                <w:rFonts w:cstheme="minorHAnsi"/>
                <w:szCs w:val="20"/>
              </w:rPr>
            </w:pPr>
            <w:r w:rsidRPr="00AD055D">
              <w:rPr>
                <w:rFonts w:eastAsia="Calibri" w:cstheme="minorHAnsi"/>
                <w:szCs w:val="20"/>
                <w:lang w:val="en-GB"/>
              </w:rPr>
              <w:t xml:space="preserve">The time at which </w:t>
            </w:r>
            <w:r>
              <w:rPr>
                <w:rFonts w:eastAsia="Calibri" w:cstheme="minorHAnsi"/>
                <w:szCs w:val="20"/>
                <w:lang w:val="en-GB"/>
              </w:rPr>
              <w:t>this message is generated.</w:t>
            </w:r>
          </w:p>
        </w:tc>
      </w:tr>
      <w:tr w:rsidR="0042274E" w:rsidRPr="00754E31" w14:paraId="5796CD90"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23A6A69C" w14:textId="77777777" w:rsidR="0042274E" w:rsidRPr="00754E31" w:rsidRDefault="0042274E" w:rsidP="00D96643">
            <w:pPr>
              <w:spacing w:before="60" w:after="60"/>
              <w:rPr>
                <w:rFonts w:cstheme="minorHAnsi"/>
                <w:szCs w:val="20"/>
                <w:lang w:val="en-GB"/>
              </w:rPr>
            </w:pPr>
            <w:r w:rsidRPr="000A56C1">
              <w:rPr>
                <w:rFonts w:cstheme="minorHAnsi"/>
                <w:szCs w:val="20"/>
                <w:lang w:val="en-GB"/>
              </w:rPr>
              <w:t>Executing Trader</w:t>
            </w:r>
          </w:p>
        </w:tc>
        <w:tc>
          <w:tcPr>
            <w:tcW w:w="3746" w:type="pct"/>
            <w:shd w:val="clear" w:color="auto" w:fill="F2F2F2" w:themeFill="background1" w:themeFillShade="F2"/>
          </w:tcPr>
          <w:p w14:paraId="4B527361" w14:textId="77777777" w:rsidR="0042274E" w:rsidRDefault="0042274E" w:rsidP="00D96643">
            <w:pPr>
              <w:spacing w:before="60" w:after="60"/>
              <w:rPr>
                <w:rFonts w:cstheme="minorHAnsi"/>
                <w:szCs w:val="20"/>
              </w:rPr>
            </w:pPr>
            <w:r w:rsidRPr="00F71B20">
              <w:rPr>
                <w:rFonts w:cstheme="minorHAnsi"/>
                <w:szCs w:val="20"/>
              </w:rPr>
              <w:t>Client specified</w:t>
            </w:r>
            <w:r>
              <w:rPr>
                <w:rFonts w:cstheme="minorHAnsi"/>
                <w:szCs w:val="20"/>
              </w:rPr>
              <w:t xml:space="preserve"> e</w:t>
            </w:r>
            <w:r w:rsidRPr="00F71B20">
              <w:rPr>
                <w:rFonts w:cstheme="minorHAnsi"/>
                <w:szCs w:val="20"/>
              </w:rPr>
              <w:t xml:space="preserve">xecuting </w:t>
            </w:r>
            <w:r>
              <w:rPr>
                <w:rFonts w:cstheme="minorHAnsi"/>
                <w:szCs w:val="20"/>
              </w:rPr>
              <w:t>t</w:t>
            </w:r>
            <w:r w:rsidRPr="00F71B20">
              <w:rPr>
                <w:rFonts w:cstheme="minorHAnsi"/>
                <w:szCs w:val="20"/>
              </w:rPr>
              <w:t>rader</w:t>
            </w:r>
            <w:r>
              <w:rPr>
                <w:rFonts w:cstheme="minorHAnsi"/>
                <w:szCs w:val="20"/>
              </w:rPr>
              <w:t xml:space="preserve"> or other entity form client side.</w:t>
            </w:r>
          </w:p>
          <w:p w14:paraId="35213FBC" w14:textId="77777777" w:rsidR="0042274E" w:rsidRPr="00931B7A" w:rsidRDefault="0042274E" w:rsidP="00D96643">
            <w:pPr>
              <w:spacing w:before="60" w:after="60"/>
              <w:rPr>
                <w:rFonts w:cstheme="minorHAnsi"/>
                <w:szCs w:val="20"/>
              </w:rPr>
            </w:pPr>
            <w:r>
              <w:rPr>
                <w:rFonts w:cstheme="minorHAnsi"/>
                <w:szCs w:val="20"/>
              </w:rPr>
              <w:t>It may set to 0 if not used.</w:t>
            </w:r>
          </w:p>
        </w:tc>
      </w:tr>
      <w:tr w:rsidR="0042274E" w:rsidRPr="00754E31" w14:paraId="0068D6AB"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4F58E4FA" w14:textId="77777777" w:rsidR="0042274E" w:rsidRPr="00754E31" w:rsidRDefault="0042274E" w:rsidP="00D96643">
            <w:pPr>
              <w:spacing w:before="60" w:after="60"/>
              <w:rPr>
                <w:rFonts w:cstheme="minorHAnsi"/>
                <w:szCs w:val="20"/>
                <w:lang w:val="en-GB"/>
              </w:rPr>
            </w:pPr>
            <w:r w:rsidRPr="00C337D8">
              <w:rPr>
                <w:rFonts w:cstheme="minorHAnsi"/>
                <w:szCs w:val="20"/>
                <w:lang w:val="en-GB"/>
              </w:rPr>
              <w:t>Trade Conclusion Date</w:t>
            </w:r>
            <w:r>
              <w:rPr>
                <w:rFonts w:cstheme="minorHAnsi"/>
                <w:szCs w:val="20"/>
                <w:lang w:val="en-GB"/>
              </w:rPr>
              <w:t xml:space="preserve"> T</w:t>
            </w:r>
            <w:r w:rsidRPr="00C337D8">
              <w:rPr>
                <w:rFonts w:cstheme="minorHAnsi"/>
                <w:szCs w:val="20"/>
                <w:lang w:val="en-GB"/>
              </w:rPr>
              <w:t>ime</w:t>
            </w:r>
          </w:p>
        </w:tc>
        <w:tc>
          <w:tcPr>
            <w:tcW w:w="3746" w:type="pct"/>
            <w:shd w:val="clear" w:color="auto" w:fill="F2F2F2" w:themeFill="background1" w:themeFillShade="F2"/>
          </w:tcPr>
          <w:p w14:paraId="20553898" w14:textId="77777777" w:rsidR="0042274E" w:rsidRPr="00931B7A" w:rsidRDefault="0042274E" w:rsidP="00D96643">
            <w:pPr>
              <w:spacing w:before="60" w:after="60"/>
              <w:rPr>
                <w:rFonts w:cstheme="minorHAnsi"/>
                <w:szCs w:val="20"/>
              </w:rPr>
            </w:pPr>
            <w:r w:rsidRPr="00851761">
              <w:rPr>
                <w:rFonts w:cstheme="minorHAnsi"/>
                <w:szCs w:val="20"/>
              </w:rPr>
              <w:t xml:space="preserve">Date and time the transaction represented by when this </w:t>
            </w:r>
            <w:r>
              <w:rPr>
                <w:rFonts w:cstheme="minorHAnsi"/>
                <w:szCs w:val="20"/>
              </w:rPr>
              <w:t>b</w:t>
            </w:r>
            <w:r w:rsidRPr="00851761">
              <w:rPr>
                <w:rFonts w:cstheme="minorHAnsi"/>
                <w:szCs w:val="20"/>
              </w:rPr>
              <w:t xml:space="preserve">lock </w:t>
            </w:r>
            <w:r>
              <w:rPr>
                <w:rFonts w:cstheme="minorHAnsi"/>
                <w:szCs w:val="20"/>
              </w:rPr>
              <w:t>t</w:t>
            </w:r>
            <w:r w:rsidRPr="00851761">
              <w:rPr>
                <w:rFonts w:cstheme="minorHAnsi"/>
                <w:szCs w:val="20"/>
              </w:rPr>
              <w:t>rade occurred</w:t>
            </w:r>
            <w:r>
              <w:rPr>
                <w:rFonts w:cstheme="minorHAnsi"/>
                <w:szCs w:val="20"/>
              </w:rPr>
              <w:t>.</w:t>
            </w:r>
          </w:p>
        </w:tc>
      </w:tr>
      <w:tr w:rsidR="0042274E" w:rsidRPr="00754E31" w14:paraId="6C571235"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5100217B" w14:textId="77777777" w:rsidR="0042274E" w:rsidRPr="000A56C1" w:rsidRDefault="0042274E" w:rsidP="00D96643">
            <w:pPr>
              <w:spacing w:before="60" w:after="60"/>
              <w:rPr>
                <w:rFonts w:cstheme="minorHAnsi"/>
                <w:szCs w:val="20"/>
                <w:lang w:val="en-GB"/>
              </w:rPr>
            </w:pPr>
            <w:r>
              <w:rPr>
                <w:rFonts w:cstheme="minorHAnsi"/>
                <w:szCs w:val="20"/>
                <w:lang w:val="en-GB"/>
              </w:rPr>
              <w:lastRenderedPageBreak/>
              <w:t>Buyer Session ID</w:t>
            </w:r>
          </w:p>
        </w:tc>
        <w:tc>
          <w:tcPr>
            <w:tcW w:w="3746" w:type="pct"/>
            <w:shd w:val="clear" w:color="auto" w:fill="F2F2F2" w:themeFill="background1" w:themeFillShade="F2"/>
          </w:tcPr>
          <w:p w14:paraId="0D1150D7"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The Session ID (i.e. Comp ID) of buyer side</w:t>
            </w:r>
          </w:p>
        </w:tc>
      </w:tr>
      <w:tr w:rsidR="0042274E" w:rsidRPr="00754E31" w14:paraId="24422ABF"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63626DBE" w14:textId="77777777" w:rsidR="0042274E" w:rsidRPr="000A56C1" w:rsidRDefault="0042274E" w:rsidP="00D96643">
            <w:pPr>
              <w:spacing w:before="60" w:after="60"/>
              <w:rPr>
                <w:rFonts w:cstheme="minorHAnsi"/>
                <w:szCs w:val="20"/>
                <w:lang w:val="en-GB"/>
              </w:rPr>
            </w:pPr>
            <w:r>
              <w:rPr>
                <w:rFonts w:cstheme="minorHAnsi"/>
                <w:szCs w:val="20"/>
                <w:lang w:val="en-GB"/>
              </w:rPr>
              <w:t>Seller Session ID</w:t>
            </w:r>
          </w:p>
        </w:tc>
        <w:tc>
          <w:tcPr>
            <w:tcW w:w="3746" w:type="pct"/>
            <w:shd w:val="clear" w:color="auto" w:fill="F2F2F2" w:themeFill="background1" w:themeFillShade="F2"/>
          </w:tcPr>
          <w:p w14:paraId="521900D7"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The Session ID (i.e. Comp ID) of seller side</w:t>
            </w:r>
          </w:p>
        </w:tc>
      </w:tr>
      <w:tr w:rsidR="0042274E" w:rsidRPr="00754E31" w14:paraId="0F9E5872"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196EB7C8" w14:textId="77777777" w:rsidR="0042274E" w:rsidRPr="000A56C1" w:rsidRDefault="0042274E" w:rsidP="00D96643">
            <w:pPr>
              <w:spacing w:before="60" w:after="60"/>
              <w:rPr>
                <w:rFonts w:cstheme="minorHAnsi"/>
                <w:szCs w:val="20"/>
                <w:lang w:val="en-GB"/>
              </w:rPr>
            </w:pPr>
            <w:r w:rsidRPr="000A56C1">
              <w:rPr>
                <w:rFonts w:cstheme="minorHAnsi"/>
                <w:szCs w:val="20"/>
                <w:lang w:val="en-GB"/>
              </w:rPr>
              <w:t>No</w:t>
            </w:r>
            <w:r>
              <w:rPr>
                <w:rFonts w:cstheme="minorHAnsi"/>
                <w:szCs w:val="20"/>
                <w:lang w:val="en-GB"/>
              </w:rPr>
              <w:t xml:space="preserve"> Legs</w:t>
            </w:r>
          </w:p>
        </w:tc>
        <w:tc>
          <w:tcPr>
            <w:tcW w:w="3746" w:type="pct"/>
            <w:shd w:val="clear" w:color="auto" w:fill="F2F2F2" w:themeFill="background1" w:themeFillShade="F2"/>
          </w:tcPr>
          <w:p w14:paraId="478D37B1"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T</w:t>
            </w:r>
            <w:r w:rsidRPr="000A56C1">
              <w:rPr>
                <w:rFonts w:eastAsia="Times New Roman" w:cstheme="minorHAnsi"/>
                <w:color w:val="000000"/>
                <w:szCs w:val="20"/>
                <w:lang w:eastAsia="en-US"/>
              </w:rPr>
              <w:t>otal</w:t>
            </w:r>
            <w:r>
              <w:rPr>
                <w:rFonts w:eastAsia="Times New Roman" w:cstheme="minorHAnsi"/>
                <w:color w:val="000000"/>
                <w:szCs w:val="20"/>
                <w:lang w:eastAsia="en-US"/>
              </w:rPr>
              <w:t xml:space="preserve"> of legs, </w:t>
            </w:r>
            <w:r w:rsidRPr="000A56C1">
              <w:rPr>
                <w:rFonts w:eastAsia="Times New Roman" w:cstheme="minorHAnsi"/>
                <w:color w:val="000000"/>
                <w:szCs w:val="20"/>
                <w:lang w:eastAsia="en-US"/>
              </w:rPr>
              <w:t xml:space="preserve">must be less or equal to </w:t>
            </w:r>
            <w:r>
              <w:rPr>
                <w:rFonts w:eastAsia="Times New Roman" w:cstheme="minorHAnsi"/>
                <w:color w:val="000000"/>
                <w:szCs w:val="20"/>
                <w:lang w:eastAsia="en-US"/>
              </w:rPr>
              <w:t>8.</w:t>
            </w:r>
          </w:p>
        </w:tc>
      </w:tr>
      <w:tr w:rsidR="0042274E" w:rsidRPr="00754E31" w14:paraId="3369DC01"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48B3CA68" w14:textId="77777777" w:rsidR="0042274E" w:rsidRPr="000A56C1" w:rsidRDefault="0042274E" w:rsidP="00D96643">
            <w:pPr>
              <w:spacing w:before="60" w:after="60"/>
              <w:rPr>
                <w:rFonts w:cstheme="minorHAnsi"/>
                <w:szCs w:val="20"/>
                <w:lang w:val="en-GB"/>
              </w:rPr>
            </w:pPr>
            <w:r>
              <w:t>Basic Instrument Leg Block 1</w:t>
            </w:r>
          </w:p>
        </w:tc>
        <w:tc>
          <w:tcPr>
            <w:tcW w:w="3746" w:type="pct"/>
            <w:shd w:val="clear" w:color="auto" w:fill="F2F2F2" w:themeFill="background1" w:themeFillShade="F2"/>
          </w:tcPr>
          <w:p w14:paraId="3468CC14"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 xml:space="preserve">The </w:t>
            </w:r>
            <w:r>
              <w:t>two-party trade instrument leg block</w:t>
            </w:r>
          </w:p>
        </w:tc>
      </w:tr>
      <w:tr w:rsidR="0042274E" w:rsidRPr="00754E31" w14:paraId="1720295A"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7F29E9CD" w14:textId="77777777" w:rsidR="0042274E" w:rsidRPr="000A56C1" w:rsidRDefault="0042274E" w:rsidP="00D96643">
            <w:pPr>
              <w:spacing w:before="60" w:after="60"/>
              <w:rPr>
                <w:rFonts w:cstheme="minorHAnsi"/>
                <w:szCs w:val="20"/>
                <w:lang w:val="en-GB"/>
              </w:rPr>
            </w:pPr>
            <w:r>
              <w:t>Basic Instrument Leg Block …</w:t>
            </w:r>
          </w:p>
        </w:tc>
        <w:tc>
          <w:tcPr>
            <w:tcW w:w="3746" w:type="pct"/>
            <w:shd w:val="clear" w:color="auto" w:fill="F2F2F2" w:themeFill="background1" w:themeFillShade="F2"/>
          </w:tcPr>
          <w:p w14:paraId="05FB5CB4"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 xml:space="preserve">The </w:t>
            </w:r>
            <w:r>
              <w:t>two-party trade instrument leg block</w:t>
            </w:r>
          </w:p>
        </w:tc>
      </w:tr>
      <w:tr w:rsidR="0042274E" w:rsidRPr="00754E31" w14:paraId="19CA148C"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47DF31DE" w14:textId="77777777" w:rsidR="0042274E" w:rsidRPr="000A56C1" w:rsidRDefault="0042274E" w:rsidP="00D96643">
            <w:pPr>
              <w:spacing w:before="60" w:after="60"/>
              <w:rPr>
                <w:rFonts w:cstheme="minorHAnsi"/>
                <w:szCs w:val="20"/>
                <w:lang w:val="en-GB"/>
              </w:rPr>
            </w:pPr>
            <w:r>
              <w:t>Basic Instrument Leg Block</w:t>
            </w:r>
            <w:r>
              <w:rPr>
                <w:rFonts w:cstheme="minorHAnsi"/>
                <w:szCs w:val="20"/>
                <w:lang w:val="en-GB"/>
              </w:rPr>
              <w:t xml:space="preserve"> N</w:t>
            </w:r>
          </w:p>
        </w:tc>
        <w:tc>
          <w:tcPr>
            <w:tcW w:w="3746" w:type="pct"/>
            <w:shd w:val="clear" w:color="auto" w:fill="F2F2F2" w:themeFill="background1" w:themeFillShade="F2"/>
          </w:tcPr>
          <w:p w14:paraId="5888F920"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 xml:space="preserve">The </w:t>
            </w:r>
            <w:r>
              <w:t>two-party trade instrument leg block</w:t>
            </w:r>
          </w:p>
        </w:tc>
      </w:tr>
    </w:tbl>
    <w:p w14:paraId="7883031E" w14:textId="77777777" w:rsidR="0042274E" w:rsidRDefault="0042274E" w:rsidP="0042274E">
      <w:pPr>
        <w:spacing w:before="120"/>
        <w:jc w:val="both"/>
        <w:rPr>
          <w:rFonts w:cstheme="minorHAnsi"/>
          <w:sz w:val="22"/>
          <w:szCs w:val="22"/>
        </w:rPr>
      </w:pPr>
      <w:r>
        <w:rPr>
          <w:rFonts w:cstheme="minorHAnsi"/>
          <w:sz w:val="22"/>
          <w:szCs w:val="22"/>
        </w:rPr>
        <w:t>Optional Fields:</w:t>
      </w:r>
    </w:p>
    <w:p w14:paraId="551B81F2" w14:textId="77777777" w:rsidR="0042274E" w:rsidRDefault="0042274E" w:rsidP="0042274E">
      <w:pPr>
        <w:spacing w:before="120"/>
        <w:jc w:val="both"/>
        <w:rPr>
          <w:rFonts w:cstheme="minorHAnsi"/>
          <w:sz w:val="22"/>
          <w:szCs w:val="22"/>
        </w:rPr>
      </w:pPr>
      <w:r>
        <w:rPr>
          <w:rFonts w:cstheme="minorHAnsi"/>
          <w:sz w:val="22"/>
          <w:szCs w:val="22"/>
        </w:rPr>
        <w:t>There is no optional field for this message.</w:t>
      </w:r>
    </w:p>
    <w:p w14:paraId="1B54F80F" w14:textId="77777777" w:rsidR="0042274E" w:rsidRDefault="0042274E" w:rsidP="0042274E">
      <w:pPr>
        <w:spacing w:before="120"/>
        <w:jc w:val="both"/>
        <w:rPr>
          <w:rFonts w:cstheme="minorHAnsi"/>
          <w:sz w:val="22"/>
          <w:szCs w:val="22"/>
        </w:rPr>
      </w:pPr>
    </w:p>
    <w:p w14:paraId="25BD1471" w14:textId="77777777" w:rsidR="0042274E" w:rsidRPr="00976E9A" w:rsidRDefault="0042274E" w:rsidP="0042274E">
      <w:pPr>
        <w:pStyle w:val="Heading4"/>
        <w:rPr>
          <w:rFonts w:asciiTheme="minorHAnsi" w:hAnsiTheme="minorHAnsi" w:cstheme="minorHAnsi"/>
        </w:rPr>
      </w:pPr>
      <w:bookmarkStart w:id="788" w:name="_Toc170578936"/>
      <w:r>
        <w:rPr>
          <w:rFonts w:asciiTheme="minorHAnsi" w:hAnsiTheme="minorHAnsi" w:cstheme="minorHAnsi"/>
        </w:rPr>
        <w:t>On-behalf Trade Request Ack (78)</w:t>
      </w:r>
      <w:bookmarkEnd w:id="788"/>
    </w:p>
    <w:p w14:paraId="61C60758" w14:textId="5CD51438" w:rsidR="0042274E" w:rsidRDefault="0042274E" w:rsidP="0042274E">
      <w:pPr>
        <w:pStyle w:val="NormalNGMDS"/>
        <w:ind w:left="0"/>
        <w:rPr>
          <w:rFonts w:asciiTheme="minorHAnsi" w:hAnsiTheme="minorHAnsi" w:cstheme="minorHAnsi"/>
          <w:szCs w:val="22"/>
        </w:rPr>
      </w:pPr>
      <w:r>
        <w:rPr>
          <w:rFonts w:asciiTheme="minorHAnsi" w:hAnsiTheme="minorHAnsi" w:cstheme="minorHAnsi"/>
          <w:szCs w:val="22"/>
        </w:rPr>
        <w:t xml:space="preserve">The gateway sends this message </w:t>
      </w:r>
      <w:r w:rsidRPr="009C1100">
        <w:rPr>
          <w:rFonts w:asciiTheme="minorHAnsi" w:hAnsiTheme="minorHAnsi" w:cstheme="minorHAnsi"/>
          <w:szCs w:val="22"/>
        </w:rPr>
        <w:t xml:space="preserve">to </w:t>
      </w:r>
      <w:r>
        <w:rPr>
          <w:rFonts w:asciiTheme="minorHAnsi" w:hAnsiTheme="minorHAnsi" w:cstheme="minorHAnsi"/>
          <w:szCs w:val="22"/>
        </w:rPr>
        <w:t xml:space="preserve">respond the </w:t>
      </w:r>
      <w:r>
        <w:rPr>
          <w:rFonts w:asciiTheme="minorHAnsi" w:hAnsiTheme="minorHAnsi" w:cstheme="minorHAnsi"/>
        </w:rPr>
        <w:t xml:space="preserve">On-behalf Trade Request (23) to </w:t>
      </w:r>
      <w:r w:rsidRPr="00396390">
        <w:rPr>
          <w:rFonts w:asciiTheme="minorHAnsi" w:hAnsiTheme="minorHAnsi" w:cstheme="minorHAnsi"/>
        </w:rPr>
        <w:t>indicate</w:t>
      </w:r>
      <w:r>
        <w:rPr>
          <w:rFonts w:asciiTheme="minorHAnsi" w:hAnsiTheme="minorHAnsi" w:cstheme="minorHAnsi"/>
        </w:rPr>
        <w:t xml:space="preserve"> if the request is rejected or accepted</w:t>
      </w:r>
      <w:r>
        <w:rPr>
          <w:rFonts w:asciiTheme="minorHAnsi" w:hAnsiTheme="minorHAnsi" w:cstheme="minorHAnsi"/>
          <w:szCs w:val="22"/>
        </w:rPr>
        <w:t>.</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0"/>
        <w:gridCol w:w="6750"/>
        <w:gridCol w:w="9"/>
      </w:tblGrid>
      <w:tr w:rsidR="0042274E" w:rsidRPr="003C47FD" w14:paraId="54FA6D0C" w14:textId="77777777" w:rsidTr="00D96643">
        <w:trPr>
          <w:gridAfter w:val="1"/>
          <w:wAfter w:w="5" w:type="pct"/>
          <w:trHeight w:val="300"/>
        </w:trPr>
        <w:tc>
          <w:tcPr>
            <w:tcW w:w="1249" w:type="pct"/>
            <w:shd w:val="clear" w:color="auto" w:fill="C6D9F1" w:themeFill="text2" w:themeFillTint="33"/>
            <w:noWrap/>
          </w:tcPr>
          <w:p w14:paraId="0514A213" w14:textId="77777777" w:rsidR="0042274E" w:rsidRPr="003C47FD" w:rsidRDefault="0042274E" w:rsidP="00D96643">
            <w:pPr>
              <w:pStyle w:val="Tablehead"/>
              <w:spacing w:after="0"/>
              <w:jc w:val="left"/>
              <w:rPr>
                <w:rFonts w:cstheme="minorHAnsi"/>
              </w:rPr>
            </w:pPr>
            <w:r>
              <w:rPr>
                <w:rFonts w:cstheme="minorHAnsi"/>
              </w:rPr>
              <w:t>Field Name</w:t>
            </w:r>
          </w:p>
        </w:tc>
        <w:tc>
          <w:tcPr>
            <w:tcW w:w="3746" w:type="pct"/>
            <w:shd w:val="clear" w:color="auto" w:fill="C6D9F1" w:themeFill="text2" w:themeFillTint="33"/>
          </w:tcPr>
          <w:p w14:paraId="039A63FC"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7117FF14"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26364F89" w14:textId="77777777" w:rsidR="0042274E" w:rsidRPr="00754E31" w:rsidRDefault="0042274E" w:rsidP="00D96643">
            <w:pPr>
              <w:spacing w:before="60" w:after="60"/>
              <w:rPr>
                <w:rFonts w:cstheme="minorHAnsi"/>
                <w:szCs w:val="20"/>
                <w:lang w:val="en-GB"/>
              </w:rPr>
            </w:pPr>
            <w:r w:rsidRPr="000A0DAA">
              <w:rPr>
                <w:rFonts w:cstheme="minorHAnsi"/>
                <w:szCs w:val="20"/>
                <w:lang w:val="en-GB"/>
              </w:rPr>
              <w:t>Trade Report ID</w:t>
            </w:r>
          </w:p>
        </w:tc>
        <w:tc>
          <w:tcPr>
            <w:tcW w:w="3746" w:type="pct"/>
            <w:shd w:val="clear" w:color="auto" w:fill="F2F2F2" w:themeFill="background1" w:themeFillShade="F2"/>
          </w:tcPr>
          <w:p w14:paraId="0C95FD02" w14:textId="77777777" w:rsidR="0042274E" w:rsidRPr="00931B7A" w:rsidRDefault="0042274E" w:rsidP="00D96643">
            <w:pPr>
              <w:spacing w:before="60" w:after="60"/>
              <w:rPr>
                <w:rFonts w:cstheme="minorHAnsi"/>
                <w:szCs w:val="20"/>
              </w:rPr>
            </w:pPr>
            <w:r w:rsidRPr="00F71B20">
              <w:rPr>
                <w:rFonts w:cstheme="minorHAnsi"/>
                <w:szCs w:val="20"/>
              </w:rPr>
              <w:t xml:space="preserve">Client specified unique identifier for the </w:t>
            </w:r>
            <w:r>
              <w:rPr>
                <w:rFonts w:cstheme="minorHAnsi"/>
                <w:szCs w:val="20"/>
              </w:rPr>
              <w:t>block trade request message.</w:t>
            </w:r>
          </w:p>
        </w:tc>
      </w:tr>
      <w:tr w:rsidR="0042274E" w:rsidRPr="00754E31" w14:paraId="22C2A491"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40A19BCD" w14:textId="77777777" w:rsidR="0042274E" w:rsidRPr="00754E31" w:rsidRDefault="0042274E" w:rsidP="00D96643">
            <w:pPr>
              <w:spacing w:before="60" w:after="60"/>
              <w:rPr>
                <w:rFonts w:cstheme="minorHAnsi"/>
                <w:szCs w:val="20"/>
                <w:lang w:val="en-GB"/>
              </w:rPr>
            </w:pPr>
            <w:r>
              <w:rPr>
                <w:rFonts w:cstheme="minorHAnsi"/>
                <w:szCs w:val="20"/>
                <w:lang w:val="en-GB"/>
              </w:rPr>
              <w:t>Secondary Trade ID</w:t>
            </w:r>
          </w:p>
        </w:tc>
        <w:tc>
          <w:tcPr>
            <w:tcW w:w="3746" w:type="pct"/>
            <w:shd w:val="clear" w:color="auto" w:fill="F2F2F2" w:themeFill="background1" w:themeFillShade="F2"/>
          </w:tcPr>
          <w:p w14:paraId="12E2D2EE" w14:textId="77777777" w:rsidR="0042274E" w:rsidRPr="00931B7A" w:rsidRDefault="0042274E" w:rsidP="00D96643">
            <w:pPr>
              <w:spacing w:before="60" w:after="60"/>
              <w:rPr>
                <w:rFonts w:cstheme="minorHAnsi"/>
                <w:szCs w:val="20"/>
              </w:rPr>
            </w:pPr>
            <w:r>
              <w:rPr>
                <w:rFonts w:cstheme="minorHAnsi"/>
                <w:szCs w:val="20"/>
              </w:rPr>
              <w:t>HKEX assigned unique identifier for this block trade.</w:t>
            </w:r>
          </w:p>
        </w:tc>
      </w:tr>
      <w:tr w:rsidR="0042274E" w:rsidRPr="00073EA6" w14:paraId="2D93EA2A" w14:textId="77777777" w:rsidTr="00D96643">
        <w:tblPrEx>
          <w:tblLook w:val="01E0" w:firstRow="1" w:lastRow="1" w:firstColumn="1" w:lastColumn="1" w:noHBand="0" w:noVBand="0"/>
        </w:tblPrEx>
        <w:trPr>
          <w:trHeight w:val="331"/>
        </w:trPr>
        <w:tc>
          <w:tcPr>
            <w:tcW w:w="1249" w:type="pct"/>
            <w:shd w:val="clear" w:color="auto" w:fill="F2F2F2" w:themeFill="background1" w:themeFillShade="F2"/>
          </w:tcPr>
          <w:p w14:paraId="203019AE" w14:textId="77777777" w:rsidR="0042274E" w:rsidRPr="00073EA6" w:rsidRDefault="0042274E" w:rsidP="00D96643">
            <w:pPr>
              <w:snapToGrid w:val="0"/>
              <w:spacing w:before="60" w:after="40"/>
              <w:rPr>
                <w:rFonts w:cstheme="minorHAnsi"/>
                <w:szCs w:val="20"/>
              </w:rPr>
            </w:pPr>
            <w:r w:rsidRPr="0049178E">
              <w:rPr>
                <w:rFonts w:cstheme="minorHAnsi"/>
                <w:szCs w:val="20"/>
              </w:rPr>
              <w:t>Transaction Time</w:t>
            </w:r>
          </w:p>
        </w:tc>
        <w:tc>
          <w:tcPr>
            <w:tcW w:w="3751" w:type="pct"/>
            <w:gridSpan w:val="2"/>
            <w:shd w:val="clear" w:color="auto" w:fill="F2F2F2" w:themeFill="background1" w:themeFillShade="F2"/>
          </w:tcPr>
          <w:p w14:paraId="7055FB3B" w14:textId="77777777" w:rsidR="0042274E" w:rsidRPr="00073EA6" w:rsidRDefault="0042274E" w:rsidP="00D96643">
            <w:pPr>
              <w:snapToGrid w:val="0"/>
              <w:spacing w:before="60" w:after="40"/>
              <w:rPr>
                <w:rFonts w:cstheme="minorHAnsi"/>
                <w:szCs w:val="20"/>
              </w:rPr>
            </w:pPr>
            <w:r w:rsidRPr="00AD055D">
              <w:rPr>
                <w:rFonts w:eastAsia="Calibri" w:cstheme="minorHAnsi"/>
                <w:szCs w:val="20"/>
                <w:lang w:val="en-GB"/>
              </w:rPr>
              <w:t xml:space="preserve">The time at which </w:t>
            </w:r>
            <w:r>
              <w:rPr>
                <w:rFonts w:eastAsia="Calibri" w:cstheme="minorHAnsi"/>
                <w:szCs w:val="20"/>
                <w:lang w:val="en-GB"/>
              </w:rPr>
              <w:t>this message is generated.</w:t>
            </w:r>
          </w:p>
        </w:tc>
      </w:tr>
      <w:tr w:rsidR="0042274E" w:rsidRPr="00754E31" w14:paraId="7F45EEC1"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1E8B1E1C" w14:textId="77777777" w:rsidR="0042274E" w:rsidRPr="00754E31" w:rsidRDefault="0042274E" w:rsidP="00D96643">
            <w:pPr>
              <w:spacing w:before="60" w:after="60"/>
              <w:rPr>
                <w:rFonts w:cstheme="minorHAnsi"/>
                <w:szCs w:val="20"/>
                <w:lang w:val="en-GB"/>
              </w:rPr>
            </w:pPr>
            <w:r w:rsidRPr="000A56C1">
              <w:rPr>
                <w:rFonts w:cstheme="minorHAnsi"/>
                <w:szCs w:val="20"/>
                <w:lang w:val="en-GB"/>
              </w:rPr>
              <w:t>Executing Trader</w:t>
            </w:r>
          </w:p>
        </w:tc>
        <w:tc>
          <w:tcPr>
            <w:tcW w:w="3746" w:type="pct"/>
            <w:shd w:val="clear" w:color="auto" w:fill="F2F2F2" w:themeFill="background1" w:themeFillShade="F2"/>
          </w:tcPr>
          <w:p w14:paraId="5A0ECB46" w14:textId="77777777" w:rsidR="0042274E" w:rsidRDefault="0042274E" w:rsidP="00D96643">
            <w:pPr>
              <w:spacing w:before="60" w:after="60"/>
              <w:rPr>
                <w:rFonts w:cstheme="minorHAnsi"/>
                <w:szCs w:val="20"/>
              </w:rPr>
            </w:pPr>
            <w:r w:rsidRPr="00F71B20">
              <w:rPr>
                <w:rFonts w:cstheme="minorHAnsi"/>
                <w:szCs w:val="20"/>
              </w:rPr>
              <w:t>Client specified</w:t>
            </w:r>
            <w:r>
              <w:rPr>
                <w:rFonts w:cstheme="minorHAnsi"/>
                <w:szCs w:val="20"/>
              </w:rPr>
              <w:t xml:space="preserve"> e</w:t>
            </w:r>
            <w:r w:rsidRPr="00F71B20">
              <w:rPr>
                <w:rFonts w:cstheme="minorHAnsi"/>
                <w:szCs w:val="20"/>
              </w:rPr>
              <w:t xml:space="preserve">xecuting </w:t>
            </w:r>
            <w:r>
              <w:rPr>
                <w:rFonts w:cstheme="minorHAnsi"/>
                <w:szCs w:val="20"/>
              </w:rPr>
              <w:t>t</w:t>
            </w:r>
            <w:r w:rsidRPr="00F71B20">
              <w:rPr>
                <w:rFonts w:cstheme="minorHAnsi"/>
                <w:szCs w:val="20"/>
              </w:rPr>
              <w:t>rader</w:t>
            </w:r>
            <w:r>
              <w:rPr>
                <w:rFonts w:cstheme="minorHAnsi"/>
                <w:szCs w:val="20"/>
              </w:rPr>
              <w:t xml:space="preserve"> or other entity form client side.</w:t>
            </w:r>
          </w:p>
          <w:p w14:paraId="049911A1" w14:textId="77777777" w:rsidR="0042274E" w:rsidRPr="00931B7A" w:rsidRDefault="0042274E" w:rsidP="00D96643">
            <w:pPr>
              <w:spacing w:before="60" w:after="60"/>
              <w:rPr>
                <w:rFonts w:cstheme="minorHAnsi"/>
                <w:szCs w:val="20"/>
              </w:rPr>
            </w:pPr>
            <w:r>
              <w:rPr>
                <w:rFonts w:cstheme="minorHAnsi"/>
                <w:szCs w:val="20"/>
              </w:rPr>
              <w:t>It may set to 0 if not used.</w:t>
            </w:r>
          </w:p>
        </w:tc>
      </w:tr>
      <w:tr w:rsidR="0042274E" w:rsidRPr="00754E31" w14:paraId="4173F706"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38E554D4" w14:textId="77777777" w:rsidR="0042274E" w:rsidRPr="00754E31" w:rsidRDefault="0042274E" w:rsidP="00D96643">
            <w:pPr>
              <w:spacing w:before="60" w:after="60"/>
              <w:rPr>
                <w:rFonts w:cstheme="minorHAnsi"/>
                <w:szCs w:val="20"/>
                <w:lang w:val="en-GB"/>
              </w:rPr>
            </w:pPr>
            <w:r w:rsidRPr="00C337D8">
              <w:rPr>
                <w:rFonts w:cstheme="minorHAnsi"/>
                <w:szCs w:val="20"/>
                <w:lang w:val="en-GB"/>
              </w:rPr>
              <w:t>Trade Conclusion Date</w:t>
            </w:r>
            <w:r>
              <w:rPr>
                <w:rFonts w:cstheme="minorHAnsi"/>
                <w:szCs w:val="20"/>
                <w:lang w:val="en-GB"/>
              </w:rPr>
              <w:t xml:space="preserve"> T</w:t>
            </w:r>
            <w:r w:rsidRPr="00C337D8">
              <w:rPr>
                <w:rFonts w:cstheme="minorHAnsi"/>
                <w:szCs w:val="20"/>
                <w:lang w:val="en-GB"/>
              </w:rPr>
              <w:t>ime</w:t>
            </w:r>
          </w:p>
        </w:tc>
        <w:tc>
          <w:tcPr>
            <w:tcW w:w="3746" w:type="pct"/>
            <w:shd w:val="clear" w:color="auto" w:fill="F2F2F2" w:themeFill="background1" w:themeFillShade="F2"/>
          </w:tcPr>
          <w:p w14:paraId="50F42673" w14:textId="77777777" w:rsidR="0042274E" w:rsidRPr="00931B7A" w:rsidRDefault="0042274E" w:rsidP="00D96643">
            <w:pPr>
              <w:spacing w:before="60" w:after="60"/>
              <w:rPr>
                <w:rFonts w:cstheme="minorHAnsi"/>
                <w:szCs w:val="20"/>
              </w:rPr>
            </w:pPr>
            <w:r w:rsidRPr="00851761">
              <w:rPr>
                <w:rFonts w:cstheme="minorHAnsi"/>
                <w:szCs w:val="20"/>
              </w:rPr>
              <w:t xml:space="preserve">Date and time the transaction represented by when this </w:t>
            </w:r>
            <w:r>
              <w:rPr>
                <w:rFonts w:cstheme="minorHAnsi"/>
                <w:szCs w:val="20"/>
              </w:rPr>
              <w:t>b</w:t>
            </w:r>
            <w:r w:rsidRPr="00851761">
              <w:rPr>
                <w:rFonts w:cstheme="minorHAnsi"/>
                <w:szCs w:val="20"/>
              </w:rPr>
              <w:t xml:space="preserve">lock </w:t>
            </w:r>
            <w:r>
              <w:rPr>
                <w:rFonts w:cstheme="minorHAnsi"/>
                <w:szCs w:val="20"/>
              </w:rPr>
              <w:t>t</w:t>
            </w:r>
            <w:r w:rsidRPr="00851761">
              <w:rPr>
                <w:rFonts w:cstheme="minorHAnsi"/>
                <w:szCs w:val="20"/>
              </w:rPr>
              <w:t>rade occurred</w:t>
            </w:r>
            <w:r>
              <w:rPr>
                <w:rFonts w:cstheme="minorHAnsi"/>
                <w:szCs w:val="20"/>
              </w:rPr>
              <w:t>.</w:t>
            </w:r>
          </w:p>
        </w:tc>
      </w:tr>
      <w:tr w:rsidR="0042274E" w:rsidRPr="00754E31" w14:paraId="00B34235"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18D87494" w14:textId="77777777" w:rsidR="0042274E" w:rsidRPr="000A56C1" w:rsidRDefault="0042274E" w:rsidP="00D96643">
            <w:pPr>
              <w:spacing w:before="60" w:after="60"/>
              <w:rPr>
                <w:rFonts w:cstheme="minorHAnsi"/>
                <w:szCs w:val="20"/>
                <w:lang w:val="en-GB"/>
              </w:rPr>
            </w:pPr>
            <w:r>
              <w:rPr>
                <w:rFonts w:cstheme="minorHAnsi"/>
                <w:szCs w:val="20"/>
                <w:lang w:val="en-GB"/>
              </w:rPr>
              <w:t>Buyer Session ID</w:t>
            </w:r>
          </w:p>
        </w:tc>
        <w:tc>
          <w:tcPr>
            <w:tcW w:w="3746" w:type="pct"/>
            <w:shd w:val="clear" w:color="auto" w:fill="F2F2F2" w:themeFill="background1" w:themeFillShade="F2"/>
          </w:tcPr>
          <w:p w14:paraId="42FD0B9C"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The Session ID (i.e. Comp ID) of buyer side</w:t>
            </w:r>
          </w:p>
        </w:tc>
      </w:tr>
      <w:tr w:rsidR="0042274E" w:rsidRPr="00754E31" w14:paraId="6829164B"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77FF9942" w14:textId="77777777" w:rsidR="0042274E" w:rsidRPr="000A56C1" w:rsidRDefault="0042274E" w:rsidP="00D96643">
            <w:pPr>
              <w:spacing w:before="60" w:after="60"/>
              <w:rPr>
                <w:rFonts w:cstheme="minorHAnsi"/>
                <w:szCs w:val="20"/>
                <w:lang w:val="en-GB"/>
              </w:rPr>
            </w:pPr>
            <w:r>
              <w:rPr>
                <w:rFonts w:cstheme="minorHAnsi"/>
                <w:szCs w:val="20"/>
                <w:lang w:val="en-GB"/>
              </w:rPr>
              <w:t>Seller Session ID</w:t>
            </w:r>
          </w:p>
        </w:tc>
        <w:tc>
          <w:tcPr>
            <w:tcW w:w="3746" w:type="pct"/>
            <w:shd w:val="clear" w:color="auto" w:fill="F2F2F2" w:themeFill="background1" w:themeFillShade="F2"/>
          </w:tcPr>
          <w:p w14:paraId="23A7670D"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The Session ID (i.e. Comp ID) of seller side</w:t>
            </w:r>
          </w:p>
        </w:tc>
      </w:tr>
      <w:tr w:rsidR="0042274E" w:rsidRPr="007452A6" w14:paraId="52D61ADB"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0B491A69" w14:textId="77777777" w:rsidR="0042274E" w:rsidRPr="007452A6" w:rsidRDefault="0042274E" w:rsidP="00D96643">
            <w:pPr>
              <w:spacing w:before="60" w:after="60"/>
              <w:rPr>
                <w:rFonts w:cstheme="minorHAnsi"/>
                <w:szCs w:val="20"/>
                <w:lang w:val="en-GB"/>
              </w:rPr>
            </w:pPr>
            <w:r>
              <w:rPr>
                <w:rFonts w:cstheme="minorHAnsi"/>
                <w:szCs w:val="20"/>
              </w:rPr>
              <w:t>Trade Status</w:t>
            </w:r>
          </w:p>
        </w:tc>
        <w:tc>
          <w:tcPr>
            <w:tcW w:w="3746" w:type="pct"/>
            <w:shd w:val="clear" w:color="auto" w:fill="F2F2F2" w:themeFill="background1" w:themeFillShade="F2"/>
          </w:tcPr>
          <w:p w14:paraId="0E86D57C" w14:textId="77777777" w:rsidR="0042274E" w:rsidRDefault="0042274E" w:rsidP="00D96643">
            <w:pPr>
              <w:spacing w:before="60" w:after="60"/>
              <w:rPr>
                <w:rFonts w:cstheme="minorHAnsi"/>
                <w:szCs w:val="20"/>
              </w:rPr>
            </w:pPr>
            <w:r>
              <w:rPr>
                <w:rFonts w:cstheme="minorHAnsi"/>
                <w:szCs w:val="20"/>
              </w:rPr>
              <w:t>The status of the block trade:</w:t>
            </w:r>
          </w:p>
          <w:p w14:paraId="65B8B762" w14:textId="77777777" w:rsidR="0042274E" w:rsidRDefault="0042274E" w:rsidP="00D96643">
            <w:pPr>
              <w:pStyle w:val="ListParagraph"/>
              <w:numPr>
                <w:ilvl w:val="0"/>
                <w:numId w:val="20"/>
              </w:numPr>
              <w:spacing w:before="60" w:after="60"/>
              <w:rPr>
                <w:rFonts w:cstheme="minorHAnsi"/>
                <w:szCs w:val="20"/>
              </w:rPr>
            </w:pPr>
            <w:r>
              <w:rPr>
                <w:rFonts w:cstheme="minorHAnsi"/>
                <w:szCs w:val="20"/>
              </w:rPr>
              <w:t>1</w:t>
            </w:r>
            <w:r w:rsidRPr="00665EB2">
              <w:rPr>
                <w:rFonts w:cstheme="minorHAnsi"/>
                <w:szCs w:val="20"/>
              </w:rPr>
              <w:t xml:space="preserve"> = </w:t>
            </w:r>
            <w:r>
              <w:rPr>
                <w:rFonts w:cstheme="minorHAnsi"/>
                <w:szCs w:val="20"/>
              </w:rPr>
              <w:t>Rejected</w:t>
            </w:r>
          </w:p>
          <w:p w14:paraId="7A60136C" w14:textId="77777777" w:rsidR="0042274E" w:rsidRPr="00396390" w:rsidRDefault="0042274E" w:rsidP="00D96643">
            <w:pPr>
              <w:pStyle w:val="ListParagraph"/>
              <w:numPr>
                <w:ilvl w:val="0"/>
                <w:numId w:val="20"/>
              </w:numPr>
              <w:spacing w:before="60" w:after="60"/>
              <w:rPr>
                <w:rFonts w:cstheme="minorHAnsi"/>
                <w:szCs w:val="20"/>
              </w:rPr>
            </w:pPr>
            <w:r>
              <w:rPr>
                <w:rFonts w:eastAsiaTheme="minorHAnsi" w:cstheme="minorHAnsi"/>
                <w:szCs w:val="20"/>
              </w:rPr>
              <w:t>2</w:t>
            </w:r>
            <w:r w:rsidRPr="00CD6B1C">
              <w:rPr>
                <w:rFonts w:eastAsiaTheme="minorHAnsi" w:cstheme="minorHAnsi"/>
                <w:szCs w:val="20"/>
              </w:rPr>
              <w:t xml:space="preserve"> = </w:t>
            </w:r>
            <w:r>
              <w:rPr>
                <w:szCs w:val="20"/>
              </w:rPr>
              <w:t>Accepted</w:t>
            </w:r>
          </w:p>
        </w:tc>
      </w:tr>
      <w:tr w:rsidR="0042274E" w:rsidRPr="00754E31" w14:paraId="13567BAF"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7AD130E0" w14:textId="77777777" w:rsidR="0042274E" w:rsidRPr="000A56C1" w:rsidRDefault="0042274E" w:rsidP="00D96643">
            <w:pPr>
              <w:spacing w:before="60" w:after="60"/>
              <w:rPr>
                <w:rFonts w:cstheme="minorHAnsi"/>
                <w:szCs w:val="20"/>
                <w:lang w:val="en-GB"/>
              </w:rPr>
            </w:pPr>
            <w:r>
              <w:rPr>
                <w:rFonts w:cstheme="minorHAnsi"/>
                <w:szCs w:val="20"/>
                <w:lang w:val="en-GB"/>
              </w:rPr>
              <w:t>Trade Reject Reason</w:t>
            </w:r>
          </w:p>
        </w:tc>
        <w:tc>
          <w:tcPr>
            <w:tcW w:w="3746" w:type="pct"/>
            <w:shd w:val="clear" w:color="auto" w:fill="F2F2F2" w:themeFill="background1" w:themeFillShade="F2"/>
          </w:tcPr>
          <w:p w14:paraId="464D021A" w14:textId="77777777" w:rsidR="0042274E" w:rsidRPr="00F71B20" w:rsidRDefault="0042274E" w:rsidP="00D96643">
            <w:pPr>
              <w:spacing w:before="60" w:after="60"/>
              <w:rPr>
                <w:rFonts w:cstheme="minorHAnsi"/>
                <w:szCs w:val="20"/>
              </w:rPr>
            </w:pPr>
            <w:r>
              <w:rPr>
                <w:rFonts w:cstheme="minorHAnsi"/>
                <w:szCs w:val="20"/>
              </w:rPr>
              <w:t>Carries the reject reason code if Trade Status = 1 (Rejected); otherwise, it is 0 (Unused)</w:t>
            </w:r>
          </w:p>
        </w:tc>
      </w:tr>
      <w:tr w:rsidR="0042274E" w:rsidRPr="00754E31" w14:paraId="1253A898"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77D3B30D" w14:textId="77777777" w:rsidR="0042274E" w:rsidRPr="000A56C1" w:rsidRDefault="0042274E" w:rsidP="00D96643">
            <w:pPr>
              <w:spacing w:before="60" w:after="60"/>
              <w:rPr>
                <w:rFonts w:cstheme="minorHAnsi"/>
                <w:szCs w:val="20"/>
                <w:lang w:val="en-GB"/>
              </w:rPr>
            </w:pPr>
            <w:r w:rsidRPr="000A56C1">
              <w:rPr>
                <w:rFonts w:cstheme="minorHAnsi"/>
                <w:szCs w:val="20"/>
                <w:lang w:val="en-GB"/>
              </w:rPr>
              <w:t>No</w:t>
            </w:r>
            <w:r>
              <w:rPr>
                <w:rFonts w:cstheme="minorHAnsi"/>
                <w:szCs w:val="20"/>
                <w:lang w:val="en-GB"/>
              </w:rPr>
              <w:t xml:space="preserve"> Legs</w:t>
            </w:r>
          </w:p>
        </w:tc>
        <w:tc>
          <w:tcPr>
            <w:tcW w:w="3746" w:type="pct"/>
            <w:shd w:val="clear" w:color="auto" w:fill="F2F2F2" w:themeFill="background1" w:themeFillShade="F2"/>
          </w:tcPr>
          <w:p w14:paraId="0F88E8B2"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T</w:t>
            </w:r>
            <w:r w:rsidRPr="000A56C1">
              <w:rPr>
                <w:rFonts w:eastAsia="Times New Roman" w:cstheme="minorHAnsi"/>
                <w:color w:val="000000"/>
                <w:szCs w:val="20"/>
                <w:lang w:eastAsia="en-US"/>
              </w:rPr>
              <w:t>otal</w:t>
            </w:r>
            <w:r>
              <w:rPr>
                <w:rFonts w:eastAsia="Times New Roman" w:cstheme="minorHAnsi"/>
                <w:color w:val="000000"/>
                <w:szCs w:val="20"/>
                <w:lang w:eastAsia="en-US"/>
              </w:rPr>
              <w:t xml:space="preserve"> of legs, </w:t>
            </w:r>
            <w:r w:rsidRPr="000A56C1">
              <w:rPr>
                <w:rFonts w:eastAsia="Times New Roman" w:cstheme="minorHAnsi"/>
                <w:color w:val="000000"/>
                <w:szCs w:val="20"/>
                <w:lang w:eastAsia="en-US"/>
              </w:rPr>
              <w:t xml:space="preserve">must be less or equal to </w:t>
            </w:r>
            <w:r>
              <w:rPr>
                <w:rFonts w:eastAsia="Times New Roman" w:cstheme="minorHAnsi"/>
                <w:color w:val="000000"/>
                <w:szCs w:val="20"/>
                <w:lang w:eastAsia="en-US"/>
              </w:rPr>
              <w:t>8.</w:t>
            </w:r>
          </w:p>
        </w:tc>
      </w:tr>
      <w:tr w:rsidR="0042274E" w:rsidRPr="00754E31" w14:paraId="66A18585"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2E777DFA" w14:textId="77777777" w:rsidR="0042274E" w:rsidRPr="000A56C1" w:rsidRDefault="0042274E" w:rsidP="00D96643">
            <w:pPr>
              <w:spacing w:before="60" w:after="60"/>
              <w:rPr>
                <w:rFonts w:cstheme="minorHAnsi"/>
                <w:szCs w:val="20"/>
                <w:lang w:val="en-GB"/>
              </w:rPr>
            </w:pPr>
            <w:r>
              <w:t>Basic Instrument Leg Block 1</w:t>
            </w:r>
          </w:p>
        </w:tc>
        <w:tc>
          <w:tcPr>
            <w:tcW w:w="3746" w:type="pct"/>
            <w:shd w:val="clear" w:color="auto" w:fill="F2F2F2" w:themeFill="background1" w:themeFillShade="F2"/>
          </w:tcPr>
          <w:p w14:paraId="3928A07C"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 xml:space="preserve">The </w:t>
            </w:r>
            <w:r>
              <w:t>two-party trade instrument leg block</w:t>
            </w:r>
          </w:p>
        </w:tc>
      </w:tr>
      <w:tr w:rsidR="0042274E" w:rsidRPr="00754E31" w14:paraId="5BCC34B0"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5D8C1C4D" w14:textId="77777777" w:rsidR="0042274E" w:rsidRPr="000A56C1" w:rsidRDefault="0042274E" w:rsidP="00D96643">
            <w:pPr>
              <w:spacing w:before="60" w:after="60"/>
              <w:rPr>
                <w:rFonts w:cstheme="minorHAnsi"/>
                <w:szCs w:val="20"/>
                <w:lang w:val="en-GB"/>
              </w:rPr>
            </w:pPr>
            <w:r>
              <w:t>Basic Instrument Leg Block …</w:t>
            </w:r>
          </w:p>
        </w:tc>
        <w:tc>
          <w:tcPr>
            <w:tcW w:w="3746" w:type="pct"/>
            <w:shd w:val="clear" w:color="auto" w:fill="F2F2F2" w:themeFill="background1" w:themeFillShade="F2"/>
          </w:tcPr>
          <w:p w14:paraId="63269FC5"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 xml:space="preserve">The </w:t>
            </w:r>
            <w:r>
              <w:t>two-party trade instrument leg block</w:t>
            </w:r>
          </w:p>
        </w:tc>
      </w:tr>
      <w:tr w:rsidR="0042274E" w:rsidRPr="00754E31" w14:paraId="7C7F991A"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440E21E6" w14:textId="77777777" w:rsidR="0042274E" w:rsidRPr="000A56C1" w:rsidRDefault="0042274E" w:rsidP="00D96643">
            <w:pPr>
              <w:spacing w:before="60" w:after="60"/>
              <w:rPr>
                <w:rFonts w:cstheme="minorHAnsi"/>
                <w:szCs w:val="20"/>
                <w:lang w:val="en-GB"/>
              </w:rPr>
            </w:pPr>
            <w:r>
              <w:t>Basic Instrument Leg Block</w:t>
            </w:r>
            <w:r>
              <w:rPr>
                <w:rFonts w:cstheme="minorHAnsi"/>
                <w:szCs w:val="20"/>
                <w:lang w:val="en-GB"/>
              </w:rPr>
              <w:t xml:space="preserve"> N</w:t>
            </w:r>
          </w:p>
        </w:tc>
        <w:tc>
          <w:tcPr>
            <w:tcW w:w="3746" w:type="pct"/>
            <w:shd w:val="clear" w:color="auto" w:fill="F2F2F2" w:themeFill="background1" w:themeFillShade="F2"/>
          </w:tcPr>
          <w:p w14:paraId="6D3745D9"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 xml:space="preserve">The </w:t>
            </w:r>
            <w:r>
              <w:t>two-party trade instrument leg block</w:t>
            </w:r>
          </w:p>
        </w:tc>
      </w:tr>
    </w:tbl>
    <w:p w14:paraId="462183A4" w14:textId="77777777" w:rsidR="0042274E" w:rsidRDefault="0042274E" w:rsidP="0042274E">
      <w:pPr>
        <w:spacing w:before="120"/>
        <w:jc w:val="both"/>
        <w:rPr>
          <w:rFonts w:cstheme="minorHAnsi"/>
          <w:sz w:val="22"/>
          <w:szCs w:val="22"/>
        </w:rPr>
      </w:pPr>
      <w:r>
        <w:rPr>
          <w:rFonts w:cstheme="minorHAnsi"/>
          <w:sz w:val="22"/>
          <w:szCs w:val="22"/>
        </w:rPr>
        <w:t>Optional Fields:</w:t>
      </w:r>
    </w:p>
    <w:p w14:paraId="0EC3F489" w14:textId="77777777" w:rsidR="0042274E" w:rsidRDefault="0042274E" w:rsidP="0042274E">
      <w:pPr>
        <w:spacing w:before="120"/>
        <w:jc w:val="both"/>
        <w:rPr>
          <w:rFonts w:cstheme="minorHAnsi"/>
          <w:sz w:val="22"/>
          <w:szCs w:val="22"/>
        </w:rPr>
      </w:pPr>
      <w:r>
        <w:rPr>
          <w:rFonts w:cstheme="minorHAnsi"/>
          <w:sz w:val="22"/>
          <w:szCs w:val="22"/>
        </w:rPr>
        <w:t>There is no optional field for this message.</w:t>
      </w:r>
    </w:p>
    <w:p w14:paraId="0E88E9F7" w14:textId="77777777" w:rsidR="0042274E" w:rsidRDefault="0042274E" w:rsidP="0042274E">
      <w:pPr>
        <w:spacing w:before="120"/>
        <w:jc w:val="both"/>
        <w:rPr>
          <w:rFonts w:cstheme="minorHAnsi"/>
          <w:sz w:val="22"/>
          <w:szCs w:val="22"/>
        </w:rPr>
      </w:pPr>
    </w:p>
    <w:p w14:paraId="35845311" w14:textId="77777777" w:rsidR="0042274E" w:rsidRPr="00976E9A" w:rsidRDefault="0042274E" w:rsidP="0042274E">
      <w:pPr>
        <w:pStyle w:val="Heading4"/>
        <w:rPr>
          <w:rFonts w:asciiTheme="minorHAnsi" w:hAnsiTheme="minorHAnsi" w:cstheme="minorHAnsi"/>
        </w:rPr>
      </w:pPr>
      <w:bookmarkStart w:id="789" w:name="_Toc170578937"/>
      <w:r>
        <w:rPr>
          <w:rFonts w:asciiTheme="minorHAnsi" w:hAnsiTheme="minorHAnsi" w:cstheme="minorHAnsi"/>
        </w:rPr>
        <w:lastRenderedPageBreak/>
        <w:t>On-behalf Trade Submission Notification (79)</w:t>
      </w:r>
      <w:bookmarkEnd w:id="789"/>
    </w:p>
    <w:p w14:paraId="30737EB4" w14:textId="77777777" w:rsidR="0042274E" w:rsidRDefault="0042274E" w:rsidP="0042274E">
      <w:pPr>
        <w:pStyle w:val="NormalNGMDS"/>
        <w:ind w:left="0"/>
        <w:rPr>
          <w:rFonts w:asciiTheme="minorHAnsi" w:hAnsiTheme="minorHAnsi" w:cstheme="minorHAnsi"/>
          <w:szCs w:val="22"/>
        </w:rPr>
      </w:pPr>
      <w:r>
        <w:rPr>
          <w:rFonts w:asciiTheme="minorHAnsi" w:hAnsiTheme="minorHAnsi" w:cstheme="minorHAnsi"/>
          <w:szCs w:val="22"/>
        </w:rPr>
        <w:t xml:space="preserve">This message is sent by the gateway to the buyer and seller parties </w:t>
      </w:r>
      <w:r w:rsidRPr="006B2AD8">
        <w:rPr>
          <w:rFonts w:asciiTheme="minorHAnsi" w:hAnsiTheme="minorHAnsi" w:cstheme="minorHAnsi"/>
          <w:szCs w:val="22"/>
        </w:rPr>
        <w:t>as a notification to indicate a</w:t>
      </w:r>
      <w:r>
        <w:rPr>
          <w:rFonts w:asciiTheme="minorHAnsi" w:hAnsiTheme="minorHAnsi" w:cstheme="minorHAnsi"/>
          <w:szCs w:val="22"/>
        </w:rPr>
        <w:t>n</w:t>
      </w:r>
      <w:r w:rsidRPr="006B2AD8">
        <w:rPr>
          <w:rFonts w:asciiTheme="minorHAnsi" w:hAnsiTheme="minorHAnsi" w:cstheme="minorHAnsi"/>
          <w:szCs w:val="22"/>
        </w:rPr>
        <w:t xml:space="preserve"> </w:t>
      </w:r>
      <w:r>
        <w:rPr>
          <w:rFonts w:asciiTheme="minorHAnsi" w:hAnsiTheme="minorHAnsi" w:cstheme="minorHAnsi"/>
          <w:szCs w:val="22"/>
        </w:rPr>
        <w:t xml:space="preserve">on-behalf block </w:t>
      </w:r>
      <w:r w:rsidRPr="006B2AD8">
        <w:rPr>
          <w:rFonts w:asciiTheme="minorHAnsi" w:hAnsiTheme="minorHAnsi" w:cstheme="minorHAnsi"/>
          <w:szCs w:val="22"/>
        </w:rPr>
        <w:t xml:space="preserve">trade </w:t>
      </w:r>
      <w:r>
        <w:rPr>
          <w:rFonts w:asciiTheme="minorHAnsi" w:hAnsiTheme="minorHAnsi" w:cstheme="minorHAnsi"/>
          <w:szCs w:val="22"/>
        </w:rPr>
        <w:t xml:space="preserve">has been </w:t>
      </w:r>
      <w:r w:rsidRPr="006B2AD8">
        <w:rPr>
          <w:rFonts w:asciiTheme="minorHAnsi" w:hAnsiTheme="minorHAnsi" w:cstheme="minorHAnsi"/>
          <w:szCs w:val="22"/>
        </w:rPr>
        <w:t xml:space="preserve">submitted by </w:t>
      </w:r>
      <w:r>
        <w:rPr>
          <w:rFonts w:asciiTheme="minorHAnsi" w:hAnsiTheme="minorHAnsi" w:cstheme="minorHAnsi"/>
          <w:szCs w:val="22"/>
        </w:rPr>
        <w:t>the o</w:t>
      </w:r>
      <w:r w:rsidRPr="00D6565B">
        <w:rPr>
          <w:rFonts w:asciiTheme="minorHAnsi" w:hAnsiTheme="minorHAnsi" w:cstheme="minorHAnsi"/>
          <w:szCs w:val="22"/>
        </w:rPr>
        <w:t xml:space="preserve">n-behalf </w:t>
      </w:r>
      <w:r>
        <w:rPr>
          <w:rFonts w:asciiTheme="minorHAnsi" w:hAnsiTheme="minorHAnsi" w:cstheme="minorHAnsi"/>
          <w:szCs w:val="22"/>
        </w:rPr>
        <w:t>t</w:t>
      </w:r>
      <w:r w:rsidRPr="00D6565B">
        <w:rPr>
          <w:rFonts w:asciiTheme="minorHAnsi" w:hAnsiTheme="minorHAnsi" w:cstheme="minorHAnsi"/>
          <w:szCs w:val="22"/>
        </w:rPr>
        <w:t>rade</w:t>
      </w:r>
      <w:r>
        <w:rPr>
          <w:rFonts w:asciiTheme="minorHAnsi" w:hAnsiTheme="minorHAnsi" w:cstheme="minorHAnsi"/>
          <w:szCs w:val="22"/>
        </w:rPr>
        <w:t xml:space="preserve"> agent.</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0"/>
        <w:gridCol w:w="6750"/>
        <w:gridCol w:w="9"/>
      </w:tblGrid>
      <w:tr w:rsidR="0042274E" w:rsidRPr="003C47FD" w14:paraId="02F645F4" w14:textId="77777777" w:rsidTr="00D96643">
        <w:trPr>
          <w:gridAfter w:val="1"/>
          <w:wAfter w:w="5" w:type="pct"/>
          <w:trHeight w:val="300"/>
        </w:trPr>
        <w:tc>
          <w:tcPr>
            <w:tcW w:w="1249" w:type="pct"/>
            <w:shd w:val="clear" w:color="auto" w:fill="C6D9F1" w:themeFill="text2" w:themeFillTint="33"/>
            <w:noWrap/>
          </w:tcPr>
          <w:p w14:paraId="59D09CD3" w14:textId="77777777" w:rsidR="0042274E" w:rsidRPr="003C47FD" w:rsidRDefault="0042274E" w:rsidP="00D96643">
            <w:pPr>
              <w:pStyle w:val="Tablehead"/>
              <w:spacing w:after="0"/>
              <w:jc w:val="left"/>
              <w:rPr>
                <w:rFonts w:cstheme="minorHAnsi"/>
              </w:rPr>
            </w:pPr>
            <w:r>
              <w:rPr>
                <w:rFonts w:cstheme="minorHAnsi"/>
              </w:rPr>
              <w:t>Field Name</w:t>
            </w:r>
          </w:p>
        </w:tc>
        <w:tc>
          <w:tcPr>
            <w:tcW w:w="3746" w:type="pct"/>
            <w:shd w:val="clear" w:color="auto" w:fill="C6D9F1" w:themeFill="text2" w:themeFillTint="33"/>
          </w:tcPr>
          <w:p w14:paraId="331D37E6"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6847C723"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3CE65B7C" w14:textId="77777777" w:rsidR="0042274E" w:rsidRPr="00754E31" w:rsidRDefault="0042274E" w:rsidP="00D96643">
            <w:pPr>
              <w:spacing w:before="60" w:after="60"/>
              <w:rPr>
                <w:rFonts w:cstheme="minorHAnsi"/>
                <w:szCs w:val="20"/>
                <w:lang w:val="en-GB"/>
              </w:rPr>
            </w:pPr>
            <w:r>
              <w:rPr>
                <w:rFonts w:cstheme="minorHAnsi"/>
                <w:szCs w:val="20"/>
                <w:lang w:val="en-GB"/>
              </w:rPr>
              <w:t>Secondary Trade ID</w:t>
            </w:r>
          </w:p>
        </w:tc>
        <w:tc>
          <w:tcPr>
            <w:tcW w:w="3746" w:type="pct"/>
            <w:shd w:val="clear" w:color="auto" w:fill="F2F2F2" w:themeFill="background1" w:themeFillShade="F2"/>
          </w:tcPr>
          <w:p w14:paraId="6C508694" w14:textId="77777777" w:rsidR="0042274E" w:rsidRPr="00931B7A" w:rsidRDefault="0042274E" w:rsidP="00D96643">
            <w:pPr>
              <w:spacing w:before="60" w:after="60"/>
              <w:rPr>
                <w:rFonts w:cstheme="minorHAnsi"/>
                <w:szCs w:val="20"/>
              </w:rPr>
            </w:pPr>
            <w:r>
              <w:rPr>
                <w:rFonts w:cstheme="minorHAnsi"/>
                <w:szCs w:val="20"/>
              </w:rPr>
              <w:t>HKEX assigned unique identifier for this block trade.</w:t>
            </w:r>
          </w:p>
        </w:tc>
      </w:tr>
      <w:tr w:rsidR="0042274E" w:rsidRPr="00073EA6" w14:paraId="4A3D98F7" w14:textId="77777777" w:rsidTr="00D96643">
        <w:tblPrEx>
          <w:tblLook w:val="01E0" w:firstRow="1" w:lastRow="1" w:firstColumn="1" w:lastColumn="1" w:noHBand="0" w:noVBand="0"/>
        </w:tblPrEx>
        <w:trPr>
          <w:trHeight w:val="331"/>
        </w:trPr>
        <w:tc>
          <w:tcPr>
            <w:tcW w:w="1249" w:type="pct"/>
            <w:shd w:val="clear" w:color="auto" w:fill="F2F2F2" w:themeFill="background1" w:themeFillShade="F2"/>
          </w:tcPr>
          <w:p w14:paraId="24AF6ECC" w14:textId="77777777" w:rsidR="0042274E" w:rsidRPr="00073EA6" w:rsidRDefault="0042274E" w:rsidP="00D96643">
            <w:pPr>
              <w:snapToGrid w:val="0"/>
              <w:spacing w:before="60" w:after="40"/>
              <w:rPr>
                <w:rFonts w:cstheme="minorHAnsi"/>
                <w:szCs w:val="20"/>
              </w:rPr>
            </w:pPr>
            <w:r w:rsidRPr="0049178E">
              <w:rPr>
                <w:rFonts w:cstheme="minorHAnsi"/>
                <w:szCs w:val="20"/>
              </w:rPr>
              <w:t xml:space="preserve">Transaction Time </w:t>
            </w:r>
          </w:p>
        </w:tc>
        <w:tc>
          <w:tcPr>
            <w:tcW w:w="3751" w:type="pct"/>
            <w:gridSpan w:val="2"/>
            <w:shd w:val="clear" w:color="auto" w:fill="F2F2F2" w:themeFill="background1" w:themeFillShade="F2"/>
          </w:tcPr>
          <w:p w14:paraId="793A3CDB" w14:textId="77777777" w:rsidR="0042274E" w:rsidRPr="00073EA6" w:rsidRDefault="0042274E" w:rsidP="00D96643">
            <w:pPr>
              <w:snapToGrid w:val="0"/>
              <w:spacing w:before="60" w:after="40"/>
              <w:rPr>
                <w:rFonts w:cstheme="minorHAnsi"/>
                <w:szCs w:val="20"/>
              </w:rPr>
            </w:pPr>
            <w:r w:rsidRPr="00AD055D">
              <w:rPr>
                <w:rFonts w:eastAsia="Calibri" w:cstheme="minorHAnsi"/>
                <w:szCs w:val="20"/>
                <w:lang w:val="en-GB"/>
              </w:rPr>
              <w:t xml:space="preserve">The time at which </w:t>
            </w:r>
            <w:r>
              <w:rPr>
                <w:rFonts w:eastAsia="Calibri" w:cstheme="minorHAnsi"/>
                <w:szCs w:val="20"/>
                <w:lang w:val="en-GB"/>
              </w:rPr>
              <w:t>this message is generated.</w:t>
            </w:r>
          </w:p>
        </w:tc>
      </w:tr>
      <w:tr w:rsidR="0042274E" w:rsidRPr="00754E31" w14:paraId="338D0553"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38221BDD" w14:textId="77777777" w:rsidR="0042274E" w:rsidRPr="000A56C1" w:rsidRDefault="0042274E" w:rsidP="00D96643">
            <w:pPr>
              <w:spacing w:before="60" w:after="60"/>
              <w:rPr>
                <w:rFonts w:cstheme="minorHAnsi"/>
                <w:szCs w:val="20"/>
                <w:lang w:val="en-GB"/>
              </w:rPr>
            </w:pPr>
            <w:r>
              <w:rPr>
                <w:rFonts w:cstheme="minorHAnsi"/>
                <w:szCs w:val="22"/>
              </w:rPr>
              <w:t>O</w:t>
            </w:r>
            <w:r w:rsidRPr="00D6565B">
              <w:rPr>
                <w:rFonts w:cstheme="minorHAnsi"/>
                <w:szCs w:val="22"/>
              </w:rPr>
              <w:t xml:space="preserve">n-behalf </w:t>
            </w:r>
            <w:r>
              <w:rPr>
                <w:rFonts w:cstheme="minorHAnsi"/>
                <w:szCs w:val="22"/>
              </w:rPr>
              <w:t>T</w:t>
            </w:r>
            <w:r w:rsidRPr="00D6565B">
              <w:rPr>
                <w:rFonts w:cstheme="minorHAnsi"/>
                <w:szCs w:val="22"/>
              </w:rPr>
              <w:t>rade</w:t>
            </w:r>
            <w:r>
              <w:rPr>
                <w:rFonts w:cstheme="minorHAnsi"/>
                <w:szCs w:val="22"/>
              </w:rPr>
              <w:t xml:space="preserve"> Agent</w:t>
            </w:r>
            <w:r>
              <w:rPr>
                <w:rFonts w:cstheme="minorHAnsi"/>
                <w:szCs w:val="20"/>
                <w:lang w:val="en-GB"/>
              </w:rPr>
              <w:t xml:space="preserve"> Session ID</w:t>
            </w:r>
          </w:p>
        </w:tc>
        <w:tc>
          <w:tcPr>
            <w:tcW w:w="3746" w:type="pct"/>
            <w:shd w:val="clear" w:color="auto" w:fill="F2F2F2" w:themeFill="background1" w:themeFillShade="F2"/>
          </w:tcPr>
          <w:p w14:paraId="0F93C8DA"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 xml:space="preserve">The Session ID (i.e. Comp ID) of </w:t>
            </w:r>
            <w:r>
              <w:rPr>
                <w:rFonts w:cstheme="minorHAnsi"/>
                <w:szCs w:val="22"/>
              </w:rPr>
              <w:t>o</w:t>
            </w:r>
            <w:r w:rsidRPr="00D6565B">
              <w:rPr>
                <w:rFonts w:cstheme="minorHAnsi"/>
                <w:szCs w:val="22"/>
              </w:rPr>
              <w:t xml:space="preserve">n-behalf </w:t>
            </w:r>
            <w:r>
              <w:rPr>
                <w:rFonts w:cstheme="minorHAnsi"/>
                <w:szCs w:val="22"/>
              </w:rPr>
              <w:t>t</w:t>
            </w:r>
            <w:r w:rsidRPr="00D6565B">
              <w:rPr>
                <w:rFonts w:cstheme="minorHAnsi"/>
                <w:szCs w:val="22"/>
              </w:rPr>
              <w:t>rade</w:t>
            </w:r>
            <w:r>
              <w:rPr>
                <w:rFonts w:cstheme="minorHAnsi"/>
                <w:szCs w:val="22"/>
              </w:rPr>
              <w:t xml:space="preserve"> agent</w:t>
            </w:r>
          </w:p>
        </w:tc>
      </w:tr>
      <w:tr w:rsidR="0042274E" w:rsidRPr="00754E31" w14:paraId="598B194F"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4412087C" w14:textId="77777777" w:rsidR="0042274E" w:rsidRPr="000A56C1" w:rsidRDefault="0042274E" w:rsidP="00D96643">
            <w:pPr>
              <w:spacing w:before="60" w:after="60"/>
              <w:rPr>
                <w:rFonts w:cstheme="minorHAnsi"/>
                <w:szCs w:val="20"/>
                <w:lang w:val="en-GB"/>
              </w:rPr>
            </w:pPr>
            <w:r w:rsidRPr="000A56C1">
              <w:rPr>
                <w:rFonts w:cstheme="minorHAnsi"/>
                <w:szCs w:val="20"/>
                <w:lang w:val="en-GB"/>
              </w:rPr>
              <w:t>No</w:t>
            </w:r>
            <w:r>
              <w:rPr>
                <w:rFonts w:cstheme="minorHAnsi"/>
                <w:szCs w:val="20"/>
                <w:lang w:val="en-GB"/>
              </w:rPr>
              <w:t xml:space="preserve"> Legs</w:t>
            </w:r>
          </w:p>
        </w:tc>
        <w:tc>
          <w:tcPr>
            <w:tcW w:w="3746" w:type="pct"/>
            <w:shd w:val="clear" w:color="auto" w:fill="F2F2F2" w:themeFill="background1" w:themeFillShade="F2"/>
          </w:tcPr>
          <w:p w14:paraId="02DC53E5"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T</w:t>
            </w:r>
            <w:r w:rsidRPr="000A56C1">
              <w:rPr>
                <w:rFonts w:eastAsia="Times New Roman" w:cstheme="minorHAnsi"/>
                <w:color w:val="000000"/>
                <w:szCs w:val="20"/>
                <w:lang w:eastAsia="en-US"/>
              </w:rPr>
              <w:t>otal</w:t>
            </w:r>
            <w:r>
              <w:rPr>
                <w:rFonts w:eastAsia="Times New Roman" w:cstheme="minorHAnsi"/>
                <w:color w:val="000000"/>
                <w:szCs w:val="20"/>
                <w:lang w:eastAsia="en-US"/>
              </w:rPr>
              <w:t xml:space="preserve"> of legs, </w:t>
            </w:r>
            <w:r w:rsidRPr="000A56C1">
              <w:rPr>
                <w:rFonts w:eastAsia="Times New Roman" w:cstheme="minorHAnsi"/>
                <w:color w:val="000000"/>
                <w:szCs w:val="20"/>
                <w:lang w:eastAsia="en-US"/>
              </w:rPr>
              <w:t xml:space="preserve">must be less or equal to </w:t>
            </w:r>
            <w:r>
              <w:rPr>
                <w:rFonts w:eastAsia="Times New Roman" w:cstheme="minorHAnsi"/>
                <w:color w:val="000000"/>
                <w:szCs w:val="20"/>
                <w:lang w:eastAsia="en-US"/>
              </w:rPr>
              <w:t>8.</w:t>
            </w:r>
          </w:p>
        </w:tc>
      </w:tr>
      <w:tr w:rsidR="0042274E" w:rsidRPr="00754E31" w14:paraId="2D5D6490"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4856D07B" w14:textId="77777777" w:rsidR="0042274E" w:rsidRPr="000A56C1" w:rsidRDefault="0042274E" w:rsidP="00D96643">
            <w:pPr>
              <w:spacing w:before="60" w:after="60"/>
              <w:rPr>
                <w:rFonts w:cstheme="minorHAnsi"/>
                <w:szCs w:val="20"/>
                <w:lang w:val="en-GB"/>
              </w:rPr>
            </w:pPr>
            <w:r w:rsidRPr="009A2AA2">
              <w:t xml:space="preserve">Basic </w:t>
            </w:r>
            <w:r>
              <w:t>Instrument</w:t>
            </w:r>
            <w:r w:rsidRPr="009A2AA2">
              <w:t xml:space="preserve"> Leg Block</w:t>
            </w:r>
            <w:r>
              <w:t xml:space="preserve"> 1</w:t>
            </w:r>
          </w:p>
        </w:tc>
        <w:tc>
          <w:tcPr>
            <w:tcW w:w="3746" w:type="pct"/>
            <w:shd w:val="clear" w:color="auto" w:fill="F2F2F2" w:themeFill="background1" w:themeFillShade="F2"/>
          </w:tcPr>
          <w:p w14:paraId="4588D4ED"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 xml:space="preserve">The </w:t>
            </w:r>
            <w:r>
              <w:t>basic instrument leg block</w:t>
            </w:r>
          </w:p>
        </w:tc>
      </w:tr>
      <w:tr w:rsidR="0042274E" w:rsidRPr="00754E31" w14:paraId="19C29C63"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72E7A155" w14:textId="77777777" w:rsidR="0042274E" w:rsidRPr="000A56C1" w:rsidRDefault="0042274E" w:rsidP="00D96643">
            <w:pPr>
              <w:spacing w:before="60" w:after="60"/>
              <w:rPr>
                <w:rFonts w:cstheme="minorHAnsi"/>
                <w:szCs w:val="20"/>
                <w:lang w:val="en-GB"/>
              </w:rPr>
            </w:pPr>
            <w:r w:rsidRPr="009A2AA2">
              <w:t xml:space="preserve">Basic </w:t>
            </w:r>
            <w:r>
              <w:t>Instrument</w:t>
            </w:r>
            <w:r w:rsidRPr="009A2AA2">
              <w:t xml:space="preserve"> Leg Block</w:t>
            </w:r>
            <w:r>
              <w:t xml:space="preserve"> …</w:t>
            </w:r>
          </w:p>
        </w:tc>
        <w:tc>
          <w:tcPr>
            <w:tcW w:w="3746" w:type="pct"/>
            <w:shd w:val="clear" w:color="auto" w:fill="F2F2F2" w:themeFill="background1" w:themeFillShade="F2"/>
          </w:tcPr>
          <w:p w14:paraId="3B251C7C"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 xml:space="preserve">The </w:t>
            </w:r>
            <w:r>
              <w:t>basic instrument leg block</w:t>
            </w:r>
          </w:p>
        </w:tc>
      </w:tr>
      <w:tr w:rsidR="0042274E" w:rsidRPr="00754E31" w14:paraId="6F0ADE16"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59F6458D" w14:textId="77777777" w:rsidR="0042274E" w:rsidRPr="000A56C1" w:rsidRDefault="0042274E" w:rsidP="00D96643">
            <w:pPr>
              <w:spacing w:before="60" w:after="60"/>
              <w:rPr>
                <w:rFonts w:cstheme="minorHAnsi"/>
                <w:szCs w:val="20"/>
                <w:lang w:val="en-GB"/>
              </w:rPr>
            </w:pPr>
            <w:r w:rsidRPr="009A2AA2">
              <w:t xml:space="preserve">Basic </w:t>
            </w:r>
            <w:r>
              <w:t>Instrument</w:t>
            </w:r>
            <w:r w:rsidRPr="009A2AA2">
              <w:t xml:space="preserve"> Leg Block</w:t>
            </w:r>
            <w:r>
              <w:rPr>
                <w:rFonts w:cstheme="minorHAnsi"/>
                <w:szCs w:val="20"/>
                <w:lang w:val="en-GB"/>
              </w:rPr>
              <w:t xml:space="preserve"> N</w:t>
            </w:r>
          </w:p>
        </w:tc>
        <w:tc>
          <w:tcPr>
            <w:tcW w:w="3746" w:type="pct"/>
            <w:shd w:val="clear" w:color="auto" w:fill="F2F2F2" w:themeFill="background1" w:themeFillShade="F2"/>
          </w:tcPr>
          <w:p w14:paraId="57D705EB"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 xml:space="preserve">The </w:t>
            </w:r>
            <w:r>
              <w:t>basic instrument leg block</w:t>
            </w:r>
          </w:p>
        </w:tc>
      </w:tr>
    </w:tbl>
    <w:p w14:paraId="0EF6EA68" w14:textId="77777777" w:rsidR="0042274E" w:rsidRDefault="0042274E" w:rsidP="0042274E">
      <w:pPr>
        <w:spacing w:before="120"/>
        <w:jc w:val="both"/>
        <w:rPr>
          <w:rFonts w:cstheme="minorHAnsi"/>
          <w:sz w:val="22"/>
          <w:szCs w:val="22"/>
        </w:rPr>
      </w:pPr>
      <w:r>
        <w:rPr>
          <w:rFonts w:cstheme="minorHAnsi"/>
          <w:sz w:val="22"/>
          <w:szCs w:val="22"/>
        </w:rPr>
        <w:t>Optional Fields:</w:t>
      </w:r>
    </w:p>
    <w:p w14:paraId="318B475D" w14:textId="77777777" w:rsidR="0042274E" w:rsidRDefault="0042274E" w:rsidP="0042274E">
      <w:pPr>
        <w:spacing w:before="120"/>
        <w:jc w:val="both"/>
        <w:rPr>
          <w:rFonts w:cstheme="minorHAnsi"/>
          <w:sz w:val="22"/>
          <w:szCs w:val="22"/>
        </w:rPr>
      </w:pPr>
      <w:r>
        <w:rPr>
          <w:rFonts w:cstheme="minorHAnsi"/>
          <w:sz w:val="22"/>
          <w:szCs w:val="22"/>
        </w:rPr>
        <w:t>There is no optional field for this message.</w:t>
      </w:r>
    </w:p>
    <w:p w14:paraId="473D7B60" w14:textId="77777777" w:rsidR="0042274E" w:rsidRDefault="0042274E" w:rsidP="0042274E">
      <w:pPr>
        <w:spacing w:before="120"/>
        <w:jc w:val="both"/>
        <w:rPr>
          <w:rFonts w:cstheme="minorHAnsi"/>
          <w:sz w:val="22"/>
          <w:szCs w:val="22"/>
        </w:rPr>
      </w:pPr>
    </w:p>
    <w:p w14:paraId="1CB2DB62" w14:textId="77777777" w:rsidR="0042274E" w:rsidRDefault="0042274E" w:rsidP="0042274E">
      <w:pPr>
        <w:pStyle w:val="Heading4"/>
        <w:rPr>
          <w:rFonts w:asciiTheme="minorHAnsi" w:hAnsiTheme="minorHAnsi" w:cstheme="minorHAnsi"/>
        </w:rPr>
      </w:pPr>
      <w:bookmarkStart w:id="790" w:name="_Toc170578938"/>
      <w:r>
        <w:rPr>
          <w:rFonts w:asciiTheme="minorHAnsi" w:hAnsiTheme="minorHAnsi" w:cstheme="minorHAnsi"/>
        </w:rPr>
        <w:t>On-behalf Trade Cancel Request (24)</w:t>
      </w:r>
      <w:bookmarkEnd w:id="790"/>
    </w:p>
    <w:p w14:paraId="1496F959" w14:textId="58F598F9" w:rsidR="0042274E" w:rsidRDefault="0042274E" w:rsidP="0042274E">
      <w:pPr>
        <w:pStyle w:val="NormalNGMDS"/>
        <w:ind w:left="0"/>
        <w:rPr>
          <w:rFonts w:asciiTheme="minorHAnsi" w:hAnsiTheme="minorHAnsi" w:cstheme="minorHAnsi"/>
          <w:szCs w:val="22"/>
        </w:rPr>
      </w:pPr>
      <w:r w:rsidRPr="00417716">
        <w:rPr>
          <w:rFonts w:asciiTheme="minorHAnsi" w:hAnsiTheme="minorHAnsi" w:cstheme="minorHAnsi"/>
          <w:szCs w:val="22"/>
        </w:rPr>
        <w:t xml:space="preserve">The </w:t>
      </w:r>
      <w:r>
        <w:rPr>
          <w:rFonts w:asciiTheme="minorHAnsi" w:hAnsiTheme="minorHAnsi" w:cstheme="minorHAnsi"/>
          <w:szCs w:val="22"/>
        </w:rPr>
        <w:t>o</w:t>
      </w:r>
      <w:r w:rsidRPr="00D6565B">
        <w:rPr>
          <w:rFonts w:asciiTheme="minorHAnsi" w:hAnsiTheme="minorHAnsi" w:cstheme="minorHAnsi"/>
          <w:szCs w:val="22"/>
        </w:rPr>
        <w:t xml:space="preserve">n-behalf </w:t>
      </w:r>
      <w:r>
        <w:rPr>
          <w:rFonts w:asciiTheme="minorHAnsi" w:hAnsiTheme="minorHAnsi" w:cstheme="minorHAnsi"/>
          <w:szCs w:val="22"/>
        </w:rPr>
        <w:t>t</w:t>
      </w:r>
      <w:r w:rsidRPr="00D6565B">
        <w:rPr>
          <w:rFonts w:asciiTheme="minorHAnsi" w:hAnsiTheme="minorHAnsi" w:cstheme="minorHAnsi"/>
          <w:szCs w:val="22"/>
        </w:rPr>
        <w:t>rade</w:t>
      </w:r>
      <w:r>
        <w:rPr>
          <w:rFonts w:asciiTheme="minorHAnsi" w:hAnsiTheme="minorHAnsi" w:cstheme="minorHAnsi"/>
          <w:szCs w:val="22"/>
        </w:rPr>
        <w:t xml:space="preserve"> agent can </w:t>
      </w:r>
      <w:r w:rsidR="007717BA">
        <w:rPr>
          <w:rFonts w:asciiTheme="minorHAnsi" w:hAnsiTheme="minorHAnsi" w:cstheme="minorHAnsi"/>
          <w:szCs w:val="22"/>
        </w:rPr>
        <w:t>send this message to the gateway</w:t>
      </w:r>
      <w:r>
        <w:rPr>
          <w:rFonts w:asciiTheme="minorHAnsi" w:hAnsiTheme="minorHAnsi" w:cstheme="minorHAnsi"/>
          <w:szCs w:val="22"/>
        </w:rPr>
        <w:t xml:space="preserve"> to cancel an unmatched o</w:t>
      </w:r>
      <w:r w:rsidRPr="00D6565B">
        <w:rPr>
          <w:rFonts w:asciiTheme="minorHAnsi" w:hAnsiTheme="minorHAnsi" w:cstheme="minorHAnsi"/>
          <w:szCs w:val="22"/>
        </w:rPr>
        <w:t xml:space="preserve">n-behalf </w:t>
      </w:r>
      <w:r>
        <w:rPr>
          <w:rFonts w:asciiTheme="minorHAnsi" w:hAnsiTheme="minorHAnsi" w:cstheme="minorHAnsi"/>
          <w:szCs w:val="22"/>
        </w:rPr>
        <w:t>block trade</w:t>
      </w:r>
      <w:r w:rsidRPr="00417716">
        <w:rPr>
          <w:rFonts w:asciiTheme="minorHAnsi" w:hAnsiTheme="minorHAnsi" w:cstheme="minorHAnsi"/>
          <w:szCs w:val="22"/>
        </w:rPr>
        <w:t>.</w:t>
      </w:r>
    </w:p>
    <w:p w14:paraId="7EE88E64" w14:textId="77777777" w:rsidR="0042274E" w:rsidRPr="00291797" w:rsidRDefault="0042274E" w:rsidP="0042274E">
      <w:pPr>
        <w:rPr>
          <w:lang w:val="en-GB"/>
        </w:rPr>
      </w:pP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0"/>
        <w:gridCol w:w="6750"/>
        <w:gridCol w:w="9"/>
      </w:tblGrid>
      <w:tr w:rsidR="0042274E" w:rsidRPr="003C47FD" w14:paraId="5A6D578F" w14:textId="77777777" w:rsidTr="00D96643">
        <w:trPr>
          <w:gridAfter w:val="1"/>
          <w:wAfter w:w="5" w:type="pct"/>
          <w:trHeight w:val="300"/>
        </w:trPr>
        <w:tc>
          <w:tcPr>
            <w:tcW w:w="1249" w:type="pct"/>
            <w:shd w:val="clear" w:color="auto" w:fill="C6D9F1" w:themeFill="text2" w:themeFillTint="33"/>
            <w:noWrap/>
          </w:tcPr>
          <w:p w14:paraId="3AAB81F9" w14:textId="77777777" w:rsidR="0042274E" w:rsidRPr="003C47FD" w:rsidRDefault="0042274E" w:rsidP="00D96643">
            <w:pPr>
              <w:pStyle w:val="Tablehead"/>
              <w:spacing w:after="0"/>
              <w:jc w:val="left"/>
              <w:rPr>
                <w:rFonts w:cstheme="minorHAnsi"/>
              </w:rPr>
            </w:pPr>
            <w:r>
              <w:rPr>
                <w:rFonts w:cstheme="minorHAnsi"/>
              </w:rPr>
              <w:t>Field Name</w:t>
            </w:r>
          </w:p>
        </w:tc>
        <w:tc>
          <w:tcPr>
            <w:tcW w:w="3746" w:type="pct"/>
            <w:shd w:val="clear" w:color="auto" w:fill="C6D9F1" w:themeFill="text2" w:themeFillTint="33"/>
          </w:tcPr>
          <w:p w14:paraId="60A5F9CF"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5B386953"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2FC4EF3A" w14:textId="77777777" w:rsidR="0042274E" w:rsidRPr="00754E31" w:rsidRDefault="0042274E" w:rsidP="00D96643">
            <w:pPr>
              <w:spacing w:before="60" w:after="60"/>
              <w:rPr>
                <w:rFonts w:cstheme="minorHAnsi"/>
                <w:szCs w:val="20"/>
                <w:lang w:val="en-GB"/>
              </w:rPr>
            </w:pPr>
            <w:r w:rsidRPr="000A0DAA">
              <w:rPr>
                <w:rFonts w:cstheme="minorHAnsi"/>
                <w:szCs w:val="20"/>
                <w:lang w:val="en-GB"/>
              </w:rPr>
              <w:t>Trade Report ID</w:t>
            </w:r>
          </w:p>
        </w:tc>
        <w:tc>
          <w:tcPr>
            <w:tcW w:w="3746" w:type="pct"/>
            <w:shd w:val="clear" w:color="auto" w:fill="F2F2F2" w:themeFill="background1" w:themeFillShade="F2"/>
          </w:tcPr>
          <w:p w14:paraId="311A5B96" w14:textId="77777777" w:rsidR="0042274E" w:rsidRPr="00931B7A" w:rsidRDefault="0042274E" w:rsidP="00D96643">
            <w:pPr>
              <w:spacing w:before="60" w:after="60"/>
              <w:rPr>
                <w:rFonts w:cstheme="minorHAnsi"/>
                <w:szCs w:val="20"/>
              </w:rPr>
            </w:pPr>
            <w:r w:rsidRPr="00F71B20">
              <w:rPr>
                <w:rFonts w:cstheme="minorHAnsi"/>
                <w:szCs w:val="20"/>
              </w:rPr>
              <w:t xml:space="preserve">Client specified unique identifier for the </w:t>
            </w:r>
            <w:r>
              <w:rPr>
                <w:rFonts w:cstheme="minorHAnsi"/>
                <w:szCs w:val="20"/>
              </w:rPr>
              <w:t>block trade request message.</w:t>
            </w:r>
          </w:p>
        </w:tc>
      </w:tr>
      <w:tr w:rsidR="0042274E" w:rsidRPr="00754E31" w14:paraId="0EC9A47C"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1E2D7B35" w14:textId="77777777" w:rsidR="0042274E" w:rsidRPr="00754E31" w:rsidRDefault="0042274E" w:rsidP="00D96643">
            <w:pPr>
              <w:spacing w:before="60" w:after="60"/>
              <w:rPr>
                <w:rFonts w:cstheme="minorHAnsi"/>
                <w:szCs w:val="20"/>
                <w:lang w:val="en-GB"/>
              </w:rPr>
            </w:pPr>
            <w:r w:rsidRPr="000A0DAA">
              <w:rPr>
                <w:rFonts w:cstheme="minorHAnsi"/>
                <w:szCs w:val="20"/>
                <w:lang w:val="en-GB"/>
              </w:rPr>
              <w:t xml:space="preserve">Trade Report </w:t>
            </w:r>
            <w:r>
              <w:rPr>
                <w:rFonts w:cstheme="minorHAnsi"/>
                <w:szCs w:val="20"/>
                <w:lang w:val="en-GB"/>
              </w:rPr>
              <w:t xml:space="preserve">Ref </w:t>
            </w:r>
            <w:r w:rsidRPr="000A0DAA">
              <w:rPr>
                <w:rFonts w:cstheme="minorHAnsi"/>
                <w:szCs w:val="20"/>
                <w:lang w:val="en-GB"/>
              </w:rPr>
              <w:t>ID</w:t>
            </w:r>
          </w:p>
        </w:tc>
        <w:tc>
          <w:tcPr>
            <w:tcW w:w="3746" w:type="pct"/>
            <w:shd w:val="clear" w:color="auto" w:fill="F2F2F2" w:themeFill="background1" w:themeFillShade="F2"/>
          </w:tcPr>
          <w:p w14:paraId="51DC62DD" w14:textId="77777777" w:rsidR="0042274E" w:rsidRPr="00931B7A" w:rsidRDefault="0042274E" w:rsidP="00D96643">
            <w:pPr>
              <w:spacing w:before="60" w:after="60"/>
              <w:rPr>
                <w:rFonts w:cstheme="minorHAnsi"/>
                <w:szCs w:val="20"/>
              </w:rPr>
            </w:pPr>
            <w:r w:rsidRPr="00D348E8">
              <w:rPr>
                <w:rFonts w:cstheme="minorHAnsi"/>
                <w:szCs w:val="20"/>
              </w:rPr>
              <w:t>The original Trade Report ID that is being referenced for trade cancellation</w:t>
            </w:r>
            <w:r>
              <w:rPr>
                <w:rFonts w:cstheme="minorHAnsi"/>
                <w:szCs w:val="20"/>
              </w:rPr>
              <w:t>.</w:t>
            </w:r>
          </w:p>
        </w:tc>
      </w:tr>
      <w:tr w:rsidR="0042274E" w:rsidRPr="00073EA6" w14:paraId="32AED7E7" w14:textId="77777777" w:rsidTr="00D96643">
        <w:tblPrEx>
          <w:tblLook w:val="01E0" w:firstRow="1" w:lastRow="1" w:firstColumn="1" w:lastColumn="1" w:noHBand="0" w:noVBand="0"/>
        </w:tblPrEx>
        <w:trPr>
          <w:trHeight w:val="331"/>
        </w:trPr>
        <w:tc>
          <w:tcPr>
            <w:tcW w:w="1249" w:type="pct"/>
            <w:shd w:val="clear" w:color="auto" w:fill="F2F2F2" w:themeFill="background1" w:themeFillShade="F2"/>
          </w:tcPr>
          <w:p w14:paraId="68B7E79C" w14:textId="77777777" w:rsidR="0042274E" w:rsidRPr="00073EA6" w:rsidRDefault="0042274E" w:rsidP="00D96643">
            <w:pPr>
              <w:snapToGrid w:val="0"/>
              <w:spacing w:before="60" w:after="40"/>
              <w:rPr>
                <w:rFonts w:cstheme="minorHAnsi"/>
                <w:szCs w:val="20"/>
              </w:rPr>
            </w:pPr>
            <w:r w:rsidRPr="0049178E">
              <w:rPr>
                <w:rFonts w:cstheme="minorHAnsi"/>
                <w:szCs w:val="20"/>
              </w:rPr>
              <w:t xml:space="preserve">Transaction Time </w:t>
            </w:r>
          </w:p>
        </w:tc>
        <w:tc>
          <w:tcPr>
            <w:tcW w:w="3751" w:type="pct"/>
            <w:gridSpan w:val="2"/>
            <w:shd w:val="clear" w:color="auto" w:fill="F2F2F2" w:themeFill="background1" w:themeFillShade="F2"/>
          </w:tcPr>
          <w:p w14:paraId="723D3F35" w14:textId="77777777" w:rsidR="0042274E" w:rsidRPr="00073EA6" w:rsidRDefault="0042274E" w:rsidP="00D96643">
            <w:pPr>
              <w:snapToGrid w:val="0"/>
              <w:spacing w:before="60" w:after="40"/>
              <w:rPr>
                <w:rFonts w:cstheme="minorHAnsi"/>
                <w:szCs w:val="20"/>
              </w:rPr>
            </w:pPr>
            <w:r w:rsidRPr="00AD055D">
              <w:rPr>
                <w:rFonts w:eastAsia="Calibri" w:cstheme="minorHAnsi"/>
                <w:szCs w:val="20"/>
                <w:lang w:val="en-GB"/>
              </w:rPr>
              <w:t xml:space="preserve">The time at which </w:t>
            </w:r>
            <w:r>
              <w:rPr>
                <w:rFonts w:eastAsia="Calibri" w:cstheme="minorHAnsi"/>
                <w:szCs w:val="20"/>
                <w:lang w:val="en-GB"/>
              </w:rPr>
              <w:t>this message is generated.</w:t>
            </w:r>
          </w:p>
        </w:tc>
      </w:tr>
      <w:tr w:rsidR="0042274E" w:rsidRPr="00754E31" w14:paraId="4DDDD865"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789D984C" w14:textId="77777777" w:rsidR="0042274E" w:rsidRPr="00754E31" w:rsidRDefault="0042274E" w:rsidP="00D96643">
            <w:pPr>
              <w:spacing w:before="60" w:after="60"/>
              <w:rPr>
                <w:rFonts w:cstheme="minorHAnsi"/>
                <w:szCs w:val="20"/>
                <w:lang w:val="en-GB"/>
              </w:rPr>
            </w:pPr>
            <w:r w:rsidRPr="000A56C1">
              <w:rPr>
                <w:rFonts w:cstheme="minorHAnsi"/>
                <w:szCs w:val="20"/>
                <w:lang w:val="en-GB"/>
              </w:rPr>
              <w:t>Executing Trader</w:t>
            </w:r>
          </w:p>
        </w:tc>
        <w:tc>
          <w:tcPr>
            <w:tcW w:w="3746" w:type="pct"/>
            <w:shd w:val="clear" w:color="auto" w:fill="F2F2F2" w:themeFill="background1" w:themeFillShade="F2"/>
          </w:tcPr>
          <w:p w14:paraId="50E8A494" w14:textId="77777777" w:rsidR="0042274E" w:rsidRDefault="0042274E" w:rsidP="00D96643">
            <w:pPr>
              <w:spacing w:before="60" w:after="60"/>
              <w:rPr>
                <w:rFonts w:cstheme="minorHAnsi"/>
                <w:szCs w:val="20"/>
              </w:rPr>
            </w:pPr>
            <w:r w:rsidRPr="00F71B20">
              <w:rPr>
                <w:rFonts w:cstheme="minorHAnsi"/>
                <w:szCs w:val="20"/>
              </w:rPr>
              <w:t>Client specified</w:t>
            </w:r>
            <w:r>
              <w:rPr>
                <w:rFonts w:cstheme="minorHAnsi"/>
                <w:szCs w:val="20"/>
              </w:rPr>
              <w:t xml:space="preserve"> e</w:t>
            </w:r>
            <w:r w:rsidRPr="00F71B20">
              <w:rPr>
                <w:rFonts w:cstheme="minorHAnsi"/>
                <w:szCs w:val="20"/>
              </w:rPr>
              <w:t xml:space="preserve">xecuting </w:t>
            </w:r>
            <w:r>
              <w:rPr>
                <w:rFonts w:cstheme="minorHAnsi"/>
                <w:szCs w:val="20"/>
              </w:rPr>
              <w:t>t</w:t>
            </w:r>
            <w:r w:rsidRPr="00F71B20">
              <w:rPr>
                <w:rFonts w:cstheme="minorHAnsi"/>
                <w:szCs w:val="20"/>
              </w:rPr>
              <w:t>rader</w:t>
            </w:r>
            <w:r>
              <w:rPr>
                <w:rFonts w:cstheme="minorHAnsi"/>
                <w:szCs w:val="20"/>
              </w:rPr>
              <w:t xml:space="preserve"> or other entity form client side.</w:t>
            </w:r>
          </w:p>
          <w:p w14:paraId="07FE9D1B" w14:textId="77777777" w:rsidR="0042274E" w:rsidRPr="00931B7A" w:rsidRDefault="0042274E" w:rsidP="00D96643">
            <w:pPr>
              <w:spacing w:before="60" w:after="60"/>
              <w:rPr>
                <w:rFonts w:cstheme="minorHAnsi"/>
                <w:szCs w:val="20"/>
              </w:rPr>
            </w:pPr>
            <w:r>
              <w:rPr>
                <w:rFonts w:cstheme="minorHAnsi"/>
                <w:szCs w:val="20"/>
              </w:rPr>
              <w:t>It may set to 0 if not used.</w:t>
            </w:r>
          </w:p>
        </w:tc>
      </w:tr>
    </w:tbl>
    <w:p w14:paraId="52C36E63" w14:textId="77777777" w:rsidR="0042274E" w:rsidRDefault="0042274E" w:rsidP="0042274E">
      <w:pPr>
        <w:spacing w:before="120"/>
        <w:jc w:val="both"/>
        <w:rPr>
          <w:rFonts w:cstheme="minorHAnsi"/>
          <w:sz w:val="22"/>
          <w:szCs w:val="22"/>
        </w:rPr>
      </w:pPr>
      <w:r>
        <w:rPr>
          <w:rFonts w:cstheme="minorHAnsi"/>
          <w:sz w:val="22"/>
          <w:szCs w:val="22"/>
        </w:rPr>
        <w:t>Optional Fields:</w:t>
      </w:r>
    </w:p>
    <w:p w14:paraId="2E6EA1AF" w14:textId="77777777" w:rsidR="0042274E" w:rsidRDefault="0042274E" w:rsidP="0042274E">
      <w:pPr>
        <w:spacing w:before="120"/>
        <w:jc w:val="both"/>
        <w:rPr>
          <w:rFonts w:cstheme="minorHAnsi"/>
          <w:sz w:val="22"/>
          <w:szCs w:val="22"/>
        </w:rPr>
      </w:pPr>
      <w:r>
        <w:rPr>
          <w:rFonts w:cstheme="minorHAnsi"/>
          <w:sz w:val="22"/>
          <w:szCs w:val="22"/>
        </w:rPr>
        <w:t>There is no optional field for this message.</w:t>
      </w:r>
    </w:p>
    <w:p w14:paraId="653D889E" w14:textId="77777777" w:rsidR="0042274E" w:rsidRDefault="0042274E" w:rsidP="0042274E">
      <w:pPr>
        <w:spacing w:before="120"/>
        <w:jc w:val="both"/>
        <w:rPr>
          <w:rFonts w:cstheme="minorHAnsi"/>
          <w:sz w:val="22"/>
          <w:szCs w:val="22"/>
        </w:rPr>
      </w:pPr>
    </w:p>
    <w:p w14:paraId="04AF11A2" w14:textId="77777777" w:rsidR="0042274E" w:rsidRDefault="0042274E" w:rsidP="0042274E">
      <w:pPr>
        <w:pStyle w:val="Heading4"/>
        <w:rPr>
          <w:rFonts w:asciiTheme="minorHAnsi" w:hAnsiTheme="minorHAnsi" w:cstheme="minorHAnsi"/>
        </w:rPr>
      </w:pPr>
      <w:bookmarkStart w:id="791" w:name="_Toc170578939"/>
      <w:r>
        <w:rPr>
          <w:rFonts w:asciiTheme="minorHAnsi" w:hAnsiTheme="minorHAnsi" w:cstheme="minorHAnsi"/>
        </w:rPr>
        <w:t>On-behalf Trade Cancel Request Ack (80)</w:t>
      </w:r>
      <w:bookmarkEnd w:id="791"/>
    </w:p>
    <w:p w14:paraId="4B442D79" w14:textId="77777777" w:rsidR="0042274E" w:rsidRDefault="0042274E" w:rsidP="0042274E">
      <w:pPr>
        <w:pStyle w:val="NormalNGMDS"/>
        <w:ind w:left="0"/>
        <w:rPr>
          <w:rFonts w:asciiTheme="minorHAnsi" w:hAnsiTheme="minorHAnsi" w:cstheme="minorHAnsi"/>
          <w:szCs w:val="22"/>
        </w:rPr>
      </w:pPr>
      <w:r>
        <w:rPr>
          <w:rFonts w:asciiTheme="minorHAnsi" w:hAnsiTheme="minorHAnsi" w:cstheme="minorHAnsi"/>
          <w:szCs w:val="22"/>
        </w:rPr>
        <w:t xml:space="preserve">The gateway sends this </w:t>
      </w:r>
      <w:r w:rsidRPr="009C1100">
        <w:rPr>
          <w:rFonts w:asciiTheme="minorHAnsi" w:hAnsiTheme="minorHAnsi" w:cstheme="minorHAnsi"/>
          <w:szCs w:val="22"/>
        </w:rPr>
        <w:t xml:space="preserve">message to the </w:t>
      </w:r>
      <w:r w:rsidRPr="00D6565B">
        <w:rPr>
          <w:rFonts w:asciiTheme="minorHAnsi" w:hAnsiTheme="minorHAnsi" w:cstheme="minorHAnsi"/>
          <w:szCs w:val="22"/>
        </w:rPr>
        <w:t xml:space="preserve">on-behalf trade agent </w:t>
      </w:r>
      <w:r>
        <w:rPr>
          <w:rFonts w:asciiTheme="minorHAnsi" w:hAnsiTheme="minorHAnsi" w:cstheme="minorHAnsi"/>
          <w:szCs w:val="22"/>
        </w:rPr>
        <w:t xml:space="preserve">to respond the </w:t>
      </w:r>
      <w:r w:rsidRPr="00D6565B">
        <w:rPr>
          <w:rFonts w:asciiTheme="minorHAnsi" w:hAnsiTheme="minorHAnsi" w:cstheme="minorHAnsi"/>
          <w:szCs w:val="22"/>
        </w:rPr>
        <w:t xml:space="preserve">on-behalf </w:t>
      </w:r>
      <w:r>
        <w:rPr>
          <w:rFonts w:asciiTheme="minorHAnsi" w:hAnsiTheme="minorHAnsi" w:cstheme="minorHAnsi"/>
          <w:szCs w:val="22"/>
        </w:rPr>
        <w:t xml:space="preserve">block </w:t>
      </w:r>
      <w:r w:rsidRPr="009C1100">
        <w:rPr>
          <w:rFonts w:asciiTheme="minorHAnsi" w:hAnsiTheme="minorHAnsi" w:cstheme="minorHAnsi"/>
          <w:szCs w:val="22"/>
        </w:rPr>
        <w:t>trade</w:t>
      </w:r>
      <w:r>
        <w:rPr>
          <w:rFonts w:asciiTheme="minorHAnsi" w:hAnsiTheme="minorHAnsi" w:cstheme="minorHAnsi"/>
          <w:szCs w:val="22"/>
        </w:rPr>
        <w:t xml:space="preserve"> request to indicate if the request is rejected or accepted.</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0"/>
        <w:gridCol w:w="6750"/>
        <w:gridCol w:w="9"/>
      </w:tblGrid>
      <w:tr w:rsidR="0042274E" w:rsidRPr="003C47FD" w14:paraId="75E950DD" w14:textId="77777777" w:rsidTr="00D96643">
        <w:trPr>
          <w:gridAfter w:val="1"/>
          <w:wAfter w:w="5" w:type="pct"/>
          <w:trHeight w:val="300"/>
        </w:trPr>
        <w:tc>
          <w:tcPr>
            <w:tcW w:w="1249" w:type="pct"/>
            <w:shd w:val="clear" w:color="auto" w:fill="C6D9F1" w:themeFill="text2" w:themeFillTint="33"/>
            <w:noWrap/>
          </w:tcPr>
          <w:p w14:paraId="11914896" w14:textId="77777777" w:rsidR="0042274E" w:rsidRPr="003C47FD" w:rsidRDefault="0042274E" w:rsidP="00D96643">
            <w:pPr>
              <w:pStyle w:val="Tablehead"/>
              <w:spacing w:after="0"/>
              <w:jc w:val="left"/>
              <w:rPr>
                <w:rFonts w:cstheme="minorHAnsi"/>
              </w:rPr>
            </w:pPr>
            <w:r>
              <w:rPr>
                <w:rFonts w:cstheme="minorHAnsi"/>
              </w:rPr>
              <w:t>Field Name</w:t>
            </w:r>
          </w:p>
        </w:tc>
        <w:tc>
          <w:tcPr>
            <w:tcW w:w="3746" w:type="pct"/>
            <w:shd w:val="clear" w:color="auto" w:fill="C6D9F1" w:themeFill="text2" w:themeFillTint="33"/>
          </w:tcPr>
          <w:p w14:paraId="0D9A5CDD"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30BB8BFC"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12D03289" w14:textId="77777777" w:rsidR="0042274E" w:rsidRPr="00754E31" w:rsidRDefault="0042274E" w:rsidP="00D96643">
            <w:pPr>
              <w:spacing w:before="60" w:after="60"/>
              <w:rPr>
                <w:rFonts w:cstheme="minorHAnsi"/>
                <w:szCs w:val="20"/>
                <w:lang w:val="en-GB"/>
              </w:rPr>
            </w:pPr>
            <w:r w:rsidRPr="000A0DAA">
              <w:rPr>
                <w:rFonts w:cstheme="minorHAnsi"/>
                <w:szCs w:val="20"/>
                <w:lang w:val="en-GB"/>
              </w:rPr>
              <w:t>Trade Report ID</w:t>
            </w:r>
          </w:p>
        </w:tc>
        <w:tc>
          <w:tcPr>
            <w:tcW w:w="3746" w:type="pct"/>
            <w:shd w:val="clear" w:color="auto" w:fill="F2F2F2" w:themeFill="background1" w:themeFillShade="F2"/>
          </w:tcPr>
          <w:p w14:paraId="582F7C2C" w14:textId="77777777" w:rsidR="0042274E" w:rsidRPr="00931B7A" w:rsidRDefault="0042274E" w:rsidP="00D96643">
            <w:pPr>
              <w:spacing w:before="60" w:after="60"/>
              <w:rPr>
                <w:rFonts w:cstheme="minorHAnsi"/>
                <w:szCs w:val="20"/>
              </w:rPr>
            </w:pPr>
            <w:r w:rsidRPr="00F71B20">
              <w:rPr>
                <w:rFonts w:cstheme="minorHAnsi"/>
                <w:szCs w:val="20"/>
              </w:rPr>
              <w:t xml:space="preserve">Client specified unique identifier for the </w:t>
            </w:r>
            <w:r>
              <w:rPr>
                <w:rFonts w:cstheme="minorHAnsi"/>
                <w:szCs w:val="20"/>
              </w:rPr>
              <w:t>block trade request message.</w:t>
            </w:r>
          </w:p>
        </w:tc>
      </w:tr>
      <w:tr w:rsidR="0042274E" w:rsidRPr="00754E31" w14:paraId="4C63BF0B"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25F620E2" w14:textId="77777777" w:rsidR="0042274E" w:rsidRPr="00754E31" w:rsidRDefault="0042274E" w:rsidP="00D96643">
            <w:pPr>
              <w:spacing w:before="60" w:after="60"/>
              <w:rPr>
                <w:rFonts w:cstheme="minorHAnsi"/>
                <w:szCs w:val="20"/>
                <w:lang w:val="en-GB"/>
              </w:rPr>
            </w:pPr>
            <w:r w:rsidRPr="000A0DAA">
              <w:rPr>
                <w:rFonts w:cstheme="minorHAnsi"/>
                <w:szCs w:val="20"/>
                <w:lang w:val="en-GB"/>
              </w:rPr>
              <w:t xml:space="preserve">Trade Report </w:t>
            </w:r>
            <w:r>
              <w:rPr>
                <w:rFonts w:cstheme="minorHAnsi"/>
                <w:szCs w:val="20"/>
                <w:lang w:val="en-GB"/>
              </w:rPr>
              <w:t xml:space="preserve">Ref </w:t>
            </w:r>
            <w:r w:rsidRPr="000A0DAA">
              <w:rPr>
                <w:rFonts w:cstheme="minorHAnsi"/>
                <w:szCs w:val="20"/>
                <w:lang w:val="en-GB"/>
              </w:rPr>
              <w:t>ID</w:t>
            </w:r>
          </w:p>
        </w:tc>
        <w:tc>
          <w:tcPr>
            <w:tcW w:w="3746" w:type="pct"/>
            <w:shd w:val="clear" w:color="auto" w:fill="F2F2F2" w:themeFill="background1" w:themeFillShade="F2"/>
          </w:tcPr>
          <w:p w14:paraId="6E584BE0" w14:textId="77777777" w:rsidR="0042274E" w:rsidRPr="00931B7A" w:rsidRDefault="0042274E" w:rsidP="00D96643">
            <w:pPr>
              <w:spacing w:before="60" w:after="60"/>
              <w:rPr>
                <w:rFonts w:cstheme="minorHAnsi"/>
                <w:szCs w:val="20"/>
              </w:rPr>
            </w:pPr>
            <w:r w:rsidRPr="00D348E8">
              <w:rPr>
                <w:rFonts w:cstheme="minorHAnsi"/>
                <w:szCs w:val="20"/>
              </w:rPr>
              <w:t>The original Trade Report ID that is being referenced for trade cancellation</w:t>
            </w:r>
            <w:r>
              <w:rPr>
                <w:rFonts w:cstheme="minorHAnsi"/>
                <w:szCs w:val="20"/>
              </w:rPr>
              <w:t>.</w:t>
            </w:r>
          </w:p>
        </w:tc>
      </w:tr>
      <w:tr w:rsidR="0042274E" w:rsidRPr="00073EA6" w14:paraId="139508F0" w14:textId="77777777" w:rsidTr="00D96643">
        <w:tblPrEx>
          <w:tblLook w:val="01E0" w:firstRow="1" w:lastRow="1" w:firstColumn="1" w:lastColumn="1" w:noHBand="0" w:noVBand="0"/>
        </w:tblPrEx>
        <w:trPr>
          <w:trHeight w:val="331"/>
        </w:trPr>
        <w:tc>
          <w:tcPr>
            <w:tcW w:w="1249" w:type="pct"/>
            <w:shd w:val="clear" w:color="auto" w:fill="F2F2F2" w:themeFill="background1" w:themeFillShade="F2"/>
          </w:tcPr>
          <w:p w14:paraId="29A4EDC7" w14:textId="77777777" w:rsidR="0042274E" w:rsidRPr="00073EA6" w:rsidRDefault="0042274E" w:rsidP="00D96643">
            <w:pPr>
              <w:snapToGrid w:val="0"/>
              <w:spacing w:before="60" w:after="40"/>
              <w:rPr>
                <w:rFonts w:cstheme="minorHAnsi"/>
                <w:szCs w:val="20"/>
              </w:rPr>
            </w:pPr>
            <w:r w:rsidRPr="0049178E">
              <w:rPr>
                <w:rFonts w:cstheme="minorHAnsi"/>
                <w:szCs w:val="20"/>
              </w:rPr>
              <w:t>Transaction Time</w:t>
            </w:r>
          </w:p>
        </w:tc>
        <w:tc>
          <w:tcPr>
            <w:tcW w:w="3751" w:type="pct"/>
            <w:gridSpan w:val="2"/>
            <w:shd w:val="clear" w:color="auto" w:fill="F2F2F2" w:themeFill="background1" w:themeFillShade="F2"/>
          </w:tcPr>
          <w:p w14:paraId="3742AA89" w14:textId="77777777" w:rsidR="0042274E" w:rsidRPr="00073EA6" w:rsidRDefault="0042274E" w:rsidP="00D96643">
            <w:pPr>
              <w:snapToGrid w:val="0"/>
              <w:spacing w:before="60" w:after="40"/>
              <w:rPr>
                <w:rFonts w:cstheme="minorHAnsi"/>
                <w:szCs w:val="20"/>
              </w:rPr>
            </w:pPr>
            <w:r w:rsidRPr="00AD055D">
              <w:rPr>
                <w:rFonts w:eastAsia="Calibri" w:cstheme="minorHAnsi"/>
                <w:szCs w:val="20"/>
                <w:lang w:val="en-GB"/>
              </w:rPr>
              <w:t xml:space="preserve">The time at which </w:t>
            </w:r>
            <w:r>
              <w:rPr>
                <w:rFonts w:eastAsia="Calibri" w:cstheme="minorHAnsi"/>
                <w:szCs w:val="20"/>
                <w:lang w:val="en-GB"/>
              </w:rPr>
              <w:t>this message is generated.</w:t>
            </w:r>
          </w:p>
        </w:tc>
      </w:tr>
      <w:tr w:rsidR="0042274E" w:rsidRPr="00754E31" w14:paraId="483EA5B2"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57849762" w14:textId="77777777" w:rsidR="0042274E" w:rsidRPr="00754E31" w:rsidRDefault="0042274E" w:rsidP="00D96643">
            <w:pPr>
              <w:spacing w:before="60" w:after="60"/>
              <w:rPr>
                <w:rFonts w:cstheme="minorHAnsi"/>
                <w:szCs w:val="20"/>
                <w:lang w:val="en-GB"/>
              </w:rPr>
            </w:pPr>
            <w:r w:rsidRPr="000A56C1">
              <w:rPr>
                <w:rFonts w:cstheme="minorHAnsi"/>
                <w:szCs w:val="20"/>
                <w:lang w:val="en-GB"/>
              </w:rPr>
              <w:t>Executing Trader</w:t>
            </w:r>
          </w:p>
        </w:tc>
        <w:tc>
          <w:tcPr>
            <w:tcW w:w="3746" w:type="pct"/>
            <w:shd w:val="clear" w:color="auto" w:fill="F2F2F2" w:themeFill="background1" w:themeFillShade="F2"/>
          </w:tcPr>
          <w:p w14:paraId="14B06D49" w14:textId="77777777" w:rsidR="0042274E" w:rsidRDefault="0042274E" w:rsidP="00D96643">
            <w:pPr>
              <w:spacing w:before="60" w:after="60"/>
              <w:rPr>
                <w:rFonts w:cstheme="minorHAnsi"/>
                <w:szCs w:val="20"/>
              </w:rPr>
            </w:pPr>
            <w:r w:rsidRPr="00F71B20">
              <w:rPr>
                <w:rFonts w:cstheme="minorHAnsi"/>
                <w:szCs w:val="20"/>
              </w:rPr>
              <w:t>Client specified</w:t>
            </w:r>
            <w:r>
              <w:rPr>
                <w:rFonts w:cstheme="minorHAnsi"/>
                <w:szCs w:val="20"/>
              </w:rPr>
              <w:t xml:space="preserve"> e</w:t>
            </w:r>
            <w:r w:rsidRPr="00F71B20">
              <w:rPr>
                <w:rFonts w:cstheme="minorHAnsi"/>
                <w:szCs w:val="20"/>
              </w:rPr>
              <w:t xml:space="preserve">xecuting </w:t>
            </w:r>
            <w:r>
              <w:rPr>
                <w:rFonts w:cstheme="minorHAnsi"/>
                <w:szCs w:val="20"/>
              </w:rPr>
              <w:t>t</w:t>
            </w:r>
            <w:r w:rsidRPr="00F71B20">
              <w:rPr>
                <w:rFonts w:cstheme="minorHAnsi"/>
                <w:szCs w:val="20"/>
              </w:rPr>
              <w:t>rader</w:t>
            </w:r>
            <w:r>
              <w:rPr>
                <w:rFonts w:cstheme="minorHAnsi"/>
                <w:szCs w:val="20"/>
              </w:rPr>
              <w:t xml:space="preserve"> or other entity form client side.</w:t>
            </w:r>
          </w:p>
          <w:p w14:paraId="4F5D4576" w14:textId="77777777" w:rsidR="0042274E" w:rsidRPr="00931B7A" w:rsidRDefault="0042274E" w:rsidP="00D96643">
            <w:pPr>
              <w:spacing w:before="60" w:after="60"/>
              <w:rPr>
                <w:rFonts w:cstheme="minorHAnsi"/>
                <w:szCs w:val="20"/>
              </w:rPr>
            </w:pPr>
            <w:r>
              <w:rPr>
                <w:rFonts w:cstheme="minorHAnsi"/>
                <w:szCs w:val="20"/>
              </w:rPr>
              <w:t>It may set to 0 if not used.</w:t>
            </w:r>
          </w:p>
        </w:tc>
      </w:tr>
      <w:tr w:rsidR="0042274E" w:rsidRPr="007452A6" w14:paraId="6620FE99" w14:textId="77777777" w:rsidTr="00D96643">
        <w:tblPrEx>
          <w:tblLook w:val="01E0" w:firstRow="1" w:lastRow="1" w:firstColumn="1" w:lastColumn="1" w:noHBand="0" w:noVBand="0"/>
        </w:tblPrEx>
        <w:trPr>
          <w:gridAfter w:val="1"/>
          <w:wAfter w:w="5" w:type="pct"/>
          <w:cantSplit/>
          <w:trHeight w:val="343"/>
        </w:trPr>
        <w:tc>
          <w:tcPr>
            <w:tcW w:w="1249"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266771BC" w14:textId="77777777" w:rsidR="0042274E" w:rsidRPr="007452A6" w:rsidRDefault="0042274E" w:rsidP="00D96643">
            <w:pPr>
              <w:spacing w:before="60" w:after="60"/>
              <w:rPr>
                <w:rFonts w:cstheme="minorHAnsi"/>
                <w:szCs w:val="20"/>
                <w:lang w:val="en-GB"/>
              </w:rPr>
            </w:pPr>
            <w:r w:rsidRPr="00510BC5">
              <w:rPr>
                <w:rFonts w:cstheme="minorHAnsi"/>
                <w:szCs w:val="20"/>
                <w:lang w:val="en-GB"/>
              </w:rPr>
              <w:lastRenderedPageBreak/>
              <w:t>Trade Status</w:t>
            </w:r>
          </w:p>
        </w:tc>
        <w:tc>
          <w:tcPr>
            <w:tcW w:w="374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69830B7E" w14:textId="77777777" w:rsidR="0042274E" w:rsidRDefault="0042274E" w:rsidP="00D96643">
            <w:pPr>
              <w:spacing w:before="60" w:after="60"/>
              <w:rPr>
                <w:rFonts w:cstheme="minorHAnsi"/>
                <w:szCs w:val="20"/>
              </w:rPr>
            </w:pPr>
            <w:r>
              <w:rPr>
                <w:rFonts w:cstheme="minorHAnsi"/>
                <w:szCs w:val="20"/>
              </w:rPr>
              <w:t>The status of the block trade:</w:t>
            </w:r>
          </w:p>
          <w:p w14:paraId="635CC493" w14:textId="77777777" w:rsidR="0042274E" w:rsidRDefault="0042274E" w:rsidP="00D96643">
            <w:pPr>
              <w:pStyle w:val="ListParagraph"/>
              <w:numPr>
                <w:ilvl w:val="0"/>
                <w:numId w:val="20"/>
              </w:numPr>
              <w:spacing w:before="60" w:after="60"/>
              <w:rPr>
                <w:rFonts w:cstheme="minorHAnsi"/>
                <w:szCs w:val="20"/>
              </w:rPr>
            </w:pPr>
            <w:r>
              <w:rPr>
                <w:rFonts w:cstheme="minorHAnsi"/>
                <w:szCs w:val="20"/>
              </w:rPr>
              <w:t>1</w:t>
            </w:r>
            <w:r w:rsidRPr="00665EB2">
              <w:rPr>
                <w:rFonts w:cstheme="minorHAnsi"/>
                <w:szCs w:val="20"/>
              </w:rPr>
              <w:t xml:space="preserve"> = </w:t>
            </w:r>
            <w:r>
              <w:rPr>
                <w:rFonts w:cstheme="minorHAnsi"/>
                <w:szCs w:val="20"/>
              </w:rPr>
              <w:t>Rejected</w:t>
            </w:r>
          </w:p>
          <w:p w14:paraId="78EE3981" w14:textId="77777777" w:rsidR="0042274E" w:rsidRPr="00CD6B1C" w:rsidRDefault="0042274E" w:rsidP="00D96643">
            <w:pPr>
              <w:pStyle w:val="ListParagraph"/>
              <w:numPr>
                <w:ilvl w:val="0"/>
                <w:numId w:val="20"/>
              </w:numPr>
              <w:spacing w:before="60" w:after="60"/>
              <w:rPr>
                <w:rFonts w:cstheme="minorHAnsi"/>
                <w:szCs w:val="20"/>
              </w:rPr>
            </w:pPr>
            <w:r w:rsidRPr="00510BC5">
              <w:rPr>
                <w:rFonts w:cstheme="minorHAnsi"/>
                <w:szCs w:val="20"/>
              </w:rPr>
              <w:t>2 = Accepted</w:t>
            </w:r>
          </w:p>
        </w:tc>
      </w:tr>
      <w:tr w:rsidR="0042274E" w:rsidRPr="00754E31" w14:paraId="20A39AB1" w14:textId="77777777" w:rsidTr="00D96643">
        <w:tblPrEx>
          <w:tblLook w:val="01E0" w:firstRow="1" w:lastRow="1" w:firstColumn="1" w:lastColumn="1" w:noHBand="0" w:noVBand="0"/>
        </w:tblPrEx>
        <w:trPr>
          <w:gridAfter w:val="1"/>
          <w:wAfter w:w="5" w:type="pct"/>
          <w:cantSplit/>
          <w:trHeight w:val="343"/>
        </w:trPr>
        <w:tc>
          <w:tcPr>
            <w:tcW w:w="1249"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1AD433C9" w14:textId="77777777" w:rsidR="0042274E" w:rsidRPr="000A56C1" w:rsidRDefault="0042274E" w:rsidP="00D96643">
            <w:pPr>
              <w:spacing w:before="60" w:after="60"/>
              <w:rPr>
                <w:rFonts w:cstheme="minorHAnsi"/>
                <w:szCs w:val="20"/>
                <w:lang w:val="en-GB"/>
              </w:rPr>
            </w:pPr>
            <w:r>
              <w:rPr>
                <w:rFonts w:cstheme="minorHAnsi"/>
                <w:szCs w:val="20"/>
                <w:lang w:val="en-GB"/>
              </w:rPr>
              <w:t>Trade Reject Reason</w:t>
            </w:r>
          </w:p>
        </w:tc>
        <w:tc>
          <w:tcPr>
            <w:tcW w:w="374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59D377B1" w14:textId="77777777" w:rsidR="0042274E" w:rsidRPr="00F71B20" w:rsidRDefault="0042274E" w:rsidP="00D96643">
            <w:pPr>
              <w:spacing w:before="60" w:after="60"/>
              <w:rPr>
                <w:rFonts w:cstheme="minorHAnsi"/>
                <w:szCs w:val="20"/>
              </w:rPr>
            </w:pPr>
            <w:r>
              <w:rPr>
                <w:rFonts w:cstheme="minorHAnsi"/>
                <w:szCs w:val="20"/>
              </w:rPr>
              <w:t>Carries the reject reason code if Trade Status = 1 (Rejected); otherwise, it is 0 (Unused)</w:t>
            </w:r>
          </w:p>
        </w:tc>
      </w:tr>
    </w:tbl>
    <w:p w14:paraId="3F724687" w14:textId="77777777" w:rsidR="0042274E" w:rsidRDefault="0042274E" w:rsidP="0042274E">
      <w:pPr>
        <w:spacing w:before="120"/>
        <w:jc w:val="both"/>
        <w:rPr>
          <w:rFonts w:cstheme="minorHAnsi"/>
          <w:sz w:val="22"/>
          <w:szCs w:val="22"/>
        </w:rPr>
      </w:pPr>
      <w:r>
        <w:rPr>
          <w:rFonts w:cstheme="minorHAnsi"/>
          <w:sz w:val="22"/>
          <w:szCs w:val="22"/>
        </w:rPr>
        <w:t>Optional Fields:</w:t>
      </w:r>
    </w:p>
    <w:p w14:paraId="1E0874CC" w14:textId="77777777" w:rsidR="0042274E" w:rsidRDefault="0042274E" w:rsidP="0042274E">
      <w:pPr>
        <w:spacing w:before="120"/>
        <w:jc w:val="both"/>
        <w:rPr>
          <w:rFonts w:cstheme="minorHAnsi"/>
          <w:sz w:val="22"/>
          <w:szCs w:val="22"/>
        </w:rPr>
      </w:pPr>
      <w:r>
        <w:rPr>
          <w:rFonts w:cstheme="minorHAnsi"/>
          <w:sz w:val="22"/>
          <w:szCs w:val="22"/>
        </w:rPr>
        <w:t>There is no optional field for this message.</w:t>
      </w:r>
    </w:p>
    <w:p w14:paraId="45758216" w14:textId="77777777" w:rsidR="0042274E" w:rsidRDefault="0042274E" w:rsidP="0042274E">
      <w:pPr>
        <w:spacing w:before="120"/>
        <w:jc w:val="both"/>
        <w:rPr>
          <w:rFonts w:cstheme="minorHAnsi"/>
          <w:sz w:val="22"/>
          <w:szCs w:val="22"/>
        </w:rPr>
      </w:pPr>
    </w:p>
    <w:p w14:paraId="480C66E0" w14:textId="77777777" w:rsidR="0042274E" w:rsidRDefault="0042274E" w:rsidP="0042274E">
      <w:pPr>
        <w:pStyle w:val="Heading4"/>
        <w:rPr>
          <w:rFonts w:asciiTheme="minorHAnsi" w:hAnsiTheme="minorHAnsi" w:cstheme="minorHAnsi"/>
        </w:rPr>
      </w:pPr>
      <w:bookmarkStart w:id="792" w:name="_Toc170578940"/>
      <w:r>
        <w:rPr>
          <w:rFonts w:asciiTheme="minorHAnsi" w:hAnsiTheme="minorHAnsi" w:cstheme="minorHAnsi"/>
        </w:rPr>
        <w:t>On-behalf Trade Decline Request (25)</w:t>
      </w:r>
      <w:bookmarkEnd w:id="792"/>
    </w:p>
    <w:p w14:paraId="1ED373E5" w14:textId="5476E02D" w:rsidR="0042274E" w:rsidRDefault="0042274E" w:rsidP="0042274E">
      <w:pPr>
        <w:pStyle w:val="NormalNGMDS"/>
        <w:ind w:left="0"/>
        <w:rPr>
          <w:rFonts w:asciiTheme="minorHAnsi" w:hAnsiTheme="minorHAnsi" w:cstheme="minorHAnsi"/>
          <w:szCs w:val="22"/>
        </w:rPr>
      </w:pPr>
      <w:r w:rsidRPr="00417716">
        <w:rPr>
          <w:rFonts w:asciiTheme="minorHAnsi" w:hAnsiTheme="minorHAnsi" w:cstheme="minorHAnsi"/>
          <w:szCs w:val="22"/>
        </w:rPr>
        <w:t xml:space="preserve">The </w:t>
      </w:r>
      <w:r>
        <w:rPr>
          <w:rFonts w:asciiTheme="minorHAnsi" w:hAnsiTheme="minorHAnsi" w:cstheme="minorHAnsi"/>
          <w:szCs w:val="22"/>
        </w:rPr>
        <w:t xml:space="preserve">buyer or seller party can </w:t>
      </w:r>
      <w:r w:rsidR="007717BA">
        <w:rPr>
          <w:rFonts w:asciiTheme="minorHAnsi" w:hAnsiTheme="minorHAnsi" w:cstheme="minorHAnsi"/>
          <w:szCs w:val="22"/>
        </w:rPr>
        <w:t>send this message to the gateway</w:t>
      </w:r>
      <w:r>
        <w:rPr>
          <w:rFonts w:asciiTheme="minorHAnsi" w:hAnsiTheme="minorHAnsi" w:cstheme="minorHAnsi"/>
          <w:szCs w:val="22"/>
        </w:rPr>
        <w:t xml:space="preserve"> to decline an unmatched o</w:t>
      </w:r>
      <w:r w:rsidRPr="00D6565B">
        <w:rPr>
          <w:rFonts w:asciiTheme="minorHAnsi" w:hAnsiTheme="minorHAnsi" w:cstheme="minorHAnsi"/>
          <w:szCs w:val="22"/>
        </w:rPr>
        <w:t xml:space="preserve">n-behalf </w:t>
      </w:r>
      <w:r>
        <w:rPr>
          <w:rFonts w:asciiTheme="minorHAnsi" w:hAnsiTheme="minorHAnsi" w:cstheme="minorHAnsi"/>
          <w:szCs w:val="22"/>
        </w:rPr>
        <w:t>block trade</w:t>
      </w:r>
      <w:r w:rsidRPr="00417716">
        <w:rPr>
          <w:rFonts w:asciiTheme="minorHAnsi" w:hAnsiTheme="minorHAnsi" w:cstheme="minorHAnsi"/>
          <w:szCs w:val="22"/>
        </w:rPr>
        <w:t>.</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0"/>
        <w:gridCol w:w="6750"/>
        <w:gridCol w:w="9"/>
      </w:tblGrid>
      <w:tr w:rsidR="0042274E" w:rsidRPr="003C47FD" w14:paraId="392C5347" w14:textId="77777777" w:rsidTr="00D96643">
        <w:trPr>
          <w:gridAfter w:val="1"/>
          <w:wAfter w:w="5" w:type="pct"/>
          <w:trHeight w:val="300"/>
        </w:trPr>
        <w:tc>
          <w:tcPr>
            <w:tcW w:w="1249" w:type="pct"/>
            <w:shd w:val="clear" w:color="auto" w:fill="C6D9F1" w:themeFill="text2" w:themeFillTint="33"/>
            <w:noWrap/>
          </w:tcPr>
          <w:p w14:paraId="3111EDD6" w14:textId="77777777" w:rsidR="0042274E" w:rsidRPr="003C47FD" w:rsidRDefault="0042274E" w:rsidP="00D96643">
            <w:pPr>
              <w:pStyle w:val="Tablehead"/>
              <w:spacing w:after="0"/>
              <w:jc w:val="left"/>
              <w:rPr>
                <w:rFonts w:cstheme="minorHAnsi"/>
              </w:rPr>
            </w:pPr>
            <w:r>
              <w:rPr>
                <w:rFonts w:cstheme="minorHAnsi"/>
              </w:rPr>
              <w:t>Field Name</w:t>
            </w:r>
          </w:p>
        </w:tc>
        <w:tc>
          <w:tcPr>
            <w:tcW w:w="3746" w:type="pct"/>
            <w:shd w:val="clear" w:color="auto" w:fill="C6D9F1" w:themeFill="text2" w:themeFillTint="33"/>
          </w:tcPr>
          <w:p w14:paraId="17DDF5D3"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2BC843BA"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7483AA66" w14:textId="77777777" w:rsidR="0042274E" w:rsidRPr="00754E31" w:rsidRDefault="0042274E" w:rsidP="00D96643">
            <w:pPr>
              <w:spacing w:before="60" w:after="60"/>
              <w:rPr>
                <w:rFonts w:cstheme="minorHAnsi"/>
                <w:szCs w:val="20"/>
                <w:lang w:val="en-GB"/>
              </w:rPr>
            </w:pPr>
            <w:r w:rsidRPr="000A0DAA">
              <w:rPr>
                <w:rFonts w:cstheme="minorHAnsi"/>
                <w:szCs w:val="20"/>
                <w:lang w:val="en-GB"/>
              </w:rPr>
              <w:t>Trade Report ID</w:t>
            </w:r>
          </w:p>
        </w:tc>
        <w:tc>
          <w:tcPr>
            <w:tcW w:w="3746" w:type="pct"/>
            <w:shd w:val="clear" w:color="auto" w:fill="F2F2F2" w:themeFill="background1" w:themeFillShade="F2"/>
          </w:tcPr>
          <w:p w14:paraId="7A2D0290" w14:textId="77777777" w:rsidR="0042274E" w:rsidRPr="00931B7A" w:rsidRDefault="0042274E" w:rsidP="00D96643">
            <w:pPr>
              <w:spacing w:before="60" w:after="60"/>
              <w:rPr>
                <w:rFonts w:cstheme="minorHAnsi"/>
                <w:szCs w:val="20"/>
              </w:rPr>
            </w:pPr>
            <w:r w:rsidRPr="00F71B20">
              <w:rPr>
                <w:rFonts w:cstheme="minorHAnsi"/>
                <w:szCs w:val="20"/>
              </w:rPr>
              <w:t xml:space="preserve">Client specified unique identifier for the </w:t>
            </w:r>
            <w:r>
              <w:rPr>
                <w:rFonts w:cstheme="minorHAnsi"/>
                <w:szCs w:val="20"/>
              </w:rPr>
              <w:t>block trade request message.</w:t>
            </w:r>
          </w:p>
        </w:tc>
      </w:tr>
      <w:tr w:rsidR="0042274E" w:rsidRPr="00754E31" w14:paraId="289330DF"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3CDB0253" w14:textId="77777777" w:rsidR="0042274E" w:rsidRPr="00754E31" w:rsidRDefault="0042274E" w:rsidP="00D96643">
            <w:pPr>
              <w:spacing w:before="60" w:after="60"/>
              <w:rPr>
                <w:rFonts w:cstheme="minorHAnsi"/>
                <w:szCs w:val="20"/>
                <w:lang w:val="en-GB"/>
              </w:rPr>
            </w:pPr>
            <w:r>
              <w:rPr>
                <w:rFonts w:cstheme="minorHAnsi"/>
                <w:szCs w:val="20"/>
                <w:lang w:val="en-GB"/>
              </w:rPr>
              <w:t>Secondary Trade ID</w:t>
            </w:r>
          </w:p>
        </w:tc>
        <w:tc>
          <w:tcPr>
            <w:tcW w:w="3746" w:type="pct"/>
            <w:shd w:val="clear" w:color="auto" w:fill="F2F2F2" w:themeFill="background1" w:themeFillShade="F2"/>
          </w:tcPr>
          <w:p w14:paraId="38F4F621" w14:textId="77777777" w:rsidR="0042274E" w:rsidRPr="00931B7A" w:rsidRDefault="0042274E" w:rsidP="00D96643">
            <w:pPr>
              <w:spacing w:before="60" w:after="60"/>
              <w:rPr>
                <w:rFonts w:cstheme="minorHAnsi"/>
                <w:szCs w:val="20"/>
              </w:rPr>
            </w:pPr>
            <w:r>
              <w:rPr>
                <w:rFonts w:cstheme="minorHAnsi"/>
                <w:szCs w:val="20"/>
              </w:rPr>
              <w:t>HKEX assigned unique identifier for this block trade.</w:t>
            </w:r>
          </w:p>
        </w:tc>
      </w:tr>
      <w:tr w:rsidR="0042274E" w:rsidRPr="00073EA6" w14:paraId="397C1FCD" w14:textId="77777777" w:rsidTr="00D96643">
        <w:tblPrEx>
          <w:tblLook w:val="01E0" w:firstRow="1" w:lastRow="1" w:firstColumn="1" w:lastColumn="1" w:noHBand="0" w:noVBand="0"/>
        </w:tblPrEx>
        <w:trPr>
          <w:trHeight w:val="331"/>
        </w:trPr>
        <w:tc>
          <w:tcPr>
            <w:tcW w:w="1249" w:type="pct"/>
            <w:shd w:val="clear" w:color="auto" w:fill="F2F2F2" w:themeFill="background1" w:themeFillShade="F2"/>
          </w:tcPr>
          <w:p w14:paraId="31C6AF88" w14:textId="77777777" w:rsidR="0042274E" w:rsidRPr="00073EA6" w:rsidRDefault="0042274E" w:rsidP="00D96643">
            <w:pPr>
              <w:snapToGrid w:val="0"/>
              <w:spacing w:before="60" w:after="40"/>
              <w:rPr>
                <w:rFonts w:cstheme="minorHAnsi"/>
                <w:szCs w:val="20"/>
              </w:rPr>
            </w:pPr>
            <w:r w:rsidRPr="0049178E">
              <w:rPr>
                <w:rFonts w:cstheme="minorHAnsi"/>
                <w:szCs w:val="20"/>
              </w:rPr>
              <w:t xml:space="preserve">Transaction Time </w:t>
            </w:r>
          </w:p>
        </w:tc>
        <w:tc>
          <w:tcPr>
            <w:tcW w:w="3751" w:type="pct"/>
            <w:gridSpan w:val="2"/>
            <w:shd w:val="clear" w:color="auto" w:fill="F2F2F2" w:themeFill="background1" w:themeFillShade="F2"/>
          </w:tcPr>
          <w:p w14:paraId="2E48CA0D" w14:textId="77777777" w:rsidR="0042274E" w:rsidRPr="00073EA6" w:rsidRDefault="0042274E" w:rsidP="00D96643">
            <w:pPr>
              <w:snapToGrid w:val="0"/>
              <w:spacing w:before="60" w:after="40"/>
              <w:rPr>
                <w:rFonts w:cstheme="minorHAnsi"/>
                <w:szCs w:val="20"/>
              </w:rPr>
            </w:pPr>
            <w:r w:rsidRPr="00AD055D">
              <w:rPr>
                <w:rFonts w:eastAsia="Calibri" w:cstheme="minorHAnsi"/>
                <w:szCs w:val="20"/>
                <w:lang w:val="en-GB"/>
              </w:rPr>
              <w:t xml:space="preserve">The time at which </w:t>
            </w:r>
            <w:r>
              <w:rPr>
                <w:rFonts w:eastAsia="Calibri" w:cstheme="minorHAnsi"/>
                <w:szCs w:val="20"/>
                <w:lang w:val="en-GB"/>
              </w:rPr>
              <w:t>this message is generated.</w:t>
            </w:r>
          </w:p>
        </w:tc>
      </w:tr>
      <w:tr w:rsidR="0042274E" w:rsidRPr="00754E31" w14:paraId="05AC8692"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69DCD576" w14:textId="77777777" w:rsidR="0042274E" w:rsidRPr="00754E31" w:rsidRDefault="0042274E" w:rsidP="00D96643">
            <w:pPr>
              <w:spacing w:before="60" w:after="60"/>
              <w:rPr>
                <w:rFonts w:cstheme="minorHAnsi"/>
                <w:szCs w:val="20"/>
                <w:lang w:val="en-GB"/>
              </w:rPr>
            </w:pPr>
            <w:r w:rsidRPr="000A56C1">
              <w:rPr>
                <w:rFonts w:cstheme="minorHAnsi"/>
                <w:szCs w:val="20"/>
                <w:lang w:val="en-GB"/>
              </w:rPr>
              <w:t>Executing Trader</w:t>
            </w:r>
          </w:p>
        </w:tc>
        <w:tc>
          <w:tcPr>
            <w:tcW w:w="3746" w:type="pct"/>
            <w:shd w:val="clear" w:color="auto" w:fill="F2F2F2" w:themeFill="background1" w:themeFillShade="F2"/>
          </w:tcPr>
          <w:p w14:paraId="57F5EF79" w14:textId="77777777" w:rsidR="0042274E" w:rsidRDefault="0042274E" w:rsidP="00D96643">
            <w:pPr>
              <w:spacing w:before="60" w:after="60"/>
              <w:rPr>
                <w:rFonts w:cstheme="minorHAnsi"/>
                <w:szCs w:val="20"/>
              </w:rPr>
            </w:pPr>
            <w:r w:rsidRPr="00F71B20">
              <w:rPr>
                <w:rFonts w:cstheme="minorHAnsi"/>
                <w:szCs w:val="20"/>
              </w:rPr>
              <w:t>Client specified</w:t>
            </w:r>
            <w:r>
              <w:rPr>
                <w:rFonts w:cstheme="minorHAnsi"/>
                <w:szCs w:val="20"/>
              </w:rPr>
              <w:t xml:space="preserve"> e</w:t>
            </w:r>
            <w:r w:rsidRPr="00F71B20">
              <w:rPr>
                <w:rFonts w:cstheme="minorHAnsi"/>
                <w:szCs w:val="20"/>
              </w:rPr>
              <w:t xml:space="preserve">xecuting </w:t>
            </w:r>
            <w:r>
              <w:rPr>
                <w:rFonts w:cstheme="minorHAnsi"/>
                <w:szCs w:val="20"/>
              </w:rPr>
              <w:t>t</w:t>
            </w:r>
            <w:r w:rsidRPr="00F71B20">
              <w:rPr>
                <w:rFonts w:cstheme="minorHAnsi"/>
                <w:szCs w:val="20"/>
              </w:rPr>
              <w:t>rader</w:t>
            </w:r>
            <w:r>
              <w:rPr>
                <w:rFonts w:cstheme="minorHAnsi"/>
                <w:szCs w:val="20"/>
              </w:rPr>
              <w:t xml:space="preserve"> or other entity form client side.</w:t>
            </w:r>
          </w:p>
          <w:p w14:paraId="10F0EC79" w14:textId="77777777" w:rsidR="0042274E" w:rsidRPr="00931B7A" w:rsidRDefault="0042274E" w:rsidP="00D96643">
            <w:pPr>
              <w:spacing w:before="60" w:after="60"/>
              <w:rPr>
                <w:rFonts w:cstheme="minorHAnsi"/>
                <w:szCs w:val="20"/>
              </w:rPr>
            </w:pPr>
            <w:r>
              <w:rPr>
                <w:rFonts w:cstheme="minorHAnsi"/>
                <w:szCs w:val="20"/>
              </w:rPr>
              <w:t>It may set to 0 if not used.</w:t>
            </w:r>
          </w:p>
        </w:tc>
      </w:tr>
    </w:tbl>
    <w:p w14:paraId="46B353C0" w14:textId="77777777" w:rsidR="0042274E" w:rsidRDefault="0042274E" w:rsidP="0042274E">
      <w:pPr>
        <w:spacing w:before="120"/>
        <w:jc w:val="both"/>
        <w:rPr>
          <w:rFonts w:cstheme="minorHAnsi"/>
          <w:sz w:val="22"/>
          <w:szCs w:val="22"/>
        </w:rPr>
      </w:pPr>
      <w:r>
        <w:rPr>
          <w:rFonts w:cstheme="minorHAnsi"/>
          <w:sz w:val="22"/>
          <w:szCs w:val="22"/>
        </w:rPr>
        <w:t>Optional Fields:</w:t>
      </w:r>
    </w:p>
    <w:p w14:paraId="68A0B5E1" w14:textId="77777777" w:rsidR="0042274E" w:rsidRDefault="0042274E" w:rsidP="0042274E">
      <w:pPr>
        <w:spacing w:before="120"/>
        <w:jc w:val="both"/>
        <w:rPr>
          <w:rFonts w:cstheme="minorHAnsi"/>
          <w:sz w:val="22"/>
          <w:szCs w:val="22"/>
        </w:rPr>
      </w:pPr>
      <w:r>
        <w:rPr>
          <w:rFonts w:cstheme="minorHAnsi"/>
          <w:sz w:val="22"/>
          <w:szCs w:val="22"/>
        </w:rPr>
        <w:t>There is no optional field for this message.</w:t>
      </w:r>
    </w:p>
    <w:p w14:paraId="786E5D5D" w14:textId="77777777" w:rsidR="0042274E" w:rsidRDefault="0042274E" w:rsidP="0042274E">
      <w:pPr>
        <w:spacing w:before="120"/>
        <w:jc w:val="both"/>
        <w:rPr>
          <w:rFonts w:cstheme="minorHAnsi"/>
          <w:sz w:val="22"/>
          <w:szCs w:val="22"/>
        </w:rPr>
      </w:pPr>
    </w:p>
    <w:p w14:paraId="3D00B6D1" w14:textId="77777777" w:rsidR="0042274E" w:rsidRDefault="0042274E" w:rsidP="0042274E">
      <w:pPr>
        <w:pStyle w:val="Heading4"/>
        <w:rPr>
          <w:rFonts w:asciiTheme="minorHAnsi" w:hAnsiTheme="minorHAnsi" w:cstheme="minorHAnsi"/>
        </w:rPr>
      </w:pPr>
      <w:bookmarkStart w:id="793" w:name="_Toc170578941"/>
      <w:r>
        <w:rPr>
          <w:rFonts w:asciiTheme="minorHAnsi" w:hAnsiTheme="minorHAnsi" w:cstheme="minorHAnsi"/>
        </w:rPr>
        <w:t>On-behalf Trade Decline Request Ack (81)</w:t>
      </w:r>
      <w:bookmarkEnd w:id="793"/>
    </w:p>
    <w:p w14:paraId="5F72377B" w14:textId="77777777" w:rsidR="0042274E" w:rsidRDefault="0042274E" w:rsidP="0042274E">
      <w:pPr>
        <w:pStyle w:val="NormalNGMDS"/>
        <w:ind w:left="0"/>
        <w:rPr>
          <w:rFonts w:asciiTheme="minorHAnsi" w:hAnsiTheme="minorHAnsi" w:cstheme="minorHAnsi"/>
          <w:szCs w:val="22"/>
        </w:rPr>
      </w:pPr>
      <w:r>
        <w:rPr>
          <w:rFonts w:asciiTheme="minorHAnsi" w:hAnsiTheme="minorHAnsi" w:cstheme="minorHAnsi"/>
          <w:szCs w:val="22"/>
        </w:rPr>
        <w:t>The gateway sends this message</w:t>
      </w:r>
      <w:r w:rsidRPr="009C1100">
        <w:rPr>
          <w:rFonts w:asciiTheme="minorHAnsi" w:hAnsiTheme="minorHAnsi" w:cstheme="minorHAnsi"/>
          <w:szCs w:val="22"/>
        </w:rPr>
        <w:t xml:space="preserve"> </w:t>
      </w:r>
      <w:r>
        <w:rPr>
          <w:rFonts w:asciiTheme="minorHAnsi" w:hAnsiTheme="minorHAnsi" w:cstheme="minorHAnsi"/>
          <w:szCs w:val="22"/>
        </w:rPr>
        <w:t xml:space="preserve">to respond the On-behalf Trade Decline Request (25) to indicate </w:t>
      </w:r>
      <w:r>
        <w:rPr>
          <w:rFonts w:asciiTheme="minorHAnsi" w:hAnsiTheme="minorHAnsi" w:cstheme="minorHAnsi"/>
        </w:rPr>
        <w:t>if the request is rejected or accepted</w:t>
      </w:r>
      <w:r>
        <w:rPr>
          <w:rFonts w:asciiTheme="minorHAnsi" w:hAnsiTheme="minorHAnsi" w:cstheme="minorHAnsi"/>
          <w:szCs w:val="22"/>
        </w:rPr>
        <w:t>.</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0"/>
        <w:gridCol w:w="6750"/>
        <w:gridCol w:w="9"/>
      </w:tblGrid>
      <w:tr w:rsidR="0042274E" w:rsidRPr="003C47FD" w14:paraId="54D95AF4" w14:textId="77777777" w:rsidTr="00D96643">
        <w:trPr>
          <w:gridAfter w:val="1"/>
          <w:wAfter w:w="5" w:type="pct"/>
          <w:trHeight w:val="300"/>
        </w:trPr>
        <w:tc>
          <w:tcPr>
            <w:tcW w:w="1249" w:type="pct"/>
            <w:shd w:val="clear" w:color="auto" w:fill="C6D9F1" w:themeFill="text2" w:themeFillTint="33"/>
            <w:noWrap/>
          </w:tcPr>
          <w:p w14:paraId="3BC7556E" w14:textId="77777777" w:rsidR="0042274E" w:rsidRPr="003C47FD" w:rsidRDefault="0042274E" w:rsidP="00D96643">
            <w:pPr>
              <w:pStyle w:val="Tablehead"/>
              <w:spacing w:after="0"/>
              <w:jc w:val="left"/>
              <w:rPr>
                <w:rFonts w:cstheme="minorHAnsi"/>
              </w:rPr>
            </w:pPr>
            <w:r>
              <w:rPr>
                <w:rFonts w:cstheme="minorHAnsi"/>
              </w:rPr>
              <w:t>Field Name</w:t>
            </w:r>
          </w:p>
        </w:tc>
        <w:tc>
          <w:tcPr>
            <w:tcW w:w="3746" w:type="pct"/>
            <w:shd w:val="clear" w:color="auto" w:fill="C6D9F1" w:themeFill="text2" w:themeFillTint="33"/>
          </w:tcPr>
          <w:p w14:paraId="69253E71"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0CF856B4"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31831DAE" w14:textId="77777777" w:rsidR="0042274E" w:rsidRPr="00754E31" w:rsidRDefault="0042274E" w:rsidP="00D96643">
            <w:pPr>
              <w:spacing w:before="60" w:after="60"/>
              <w:rPr>
                <w:rFonts w:cstheme="minorHAnsi"/>
                <w:szCs w:val="20"/>
                <w:lang w:val="en-GB"/>
              </w:rPr>
            </w:pPr>
            <w:r w:rsidRPr="000A0DAA">
              <w:rPr>
                <w:rFonts w:cstheme="minorHAnsi"/>
                <w:szCs w:val="20"/>
                <w:lang w:val="en-GB"/>
              </w:rPr>
              <w:t>Trade Report ID</w:t>
            </w:r>
          </w:p>
        </w:tc>
        <w:tc>
          <w:tcPr>
            <w:tcW w:w="3746" w:type="pct"/>
            <w:shd w:val="clear" w:color="auto" w:fill="F2F2F2" w:themeFill="background1" w:themeFillShade="F2"/>
          </w:tcPr>
          <w:p w14:paraId="0E166A4A" w14:textId="77777777" w:rsidR="0042274E" w:rsidRPr="00931B7A" w:rsidRDefault="0042274E" w:rsidP="00D96643">
            <w:pPr>
              <w:spacing w:before="60" w:after="60"/>
              <w:rPr>
                <w:rFonts w:cstheme="minorHAnsi"/>
                <w:szCs w:val="20"/>
              </w:rPr>
            </w:pPr>
            <w:r w:rsidRPr="00F71B20">
              <w:rPr>
                <w:rFonts w:cstheme="minorHAnsi"/>
                <w:szCs w:val="20"/>
              </w:rPr>
              <w:t xml:space="preserve">Client specified unique identifier for the </w:t>
            </w:r>
            <w:r>
              <w:rPr>
                <w:rFonts w:cstheme="minorHAnsi"/>
                <w:szCs w:val="20"/>
              </w:rPr>
              <w:t>block trade request message.</w:t>
            </w:r>
          </w:p>
        </w:tc>
      </w:tr>
      <w:tr w:rsidR="0042274E" w:rsidRPr="00754E31" w14:paraId="19A5D562"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2E22E540" w14:textId="77777777" w:rsidR="0042274E" w:rsidRPr="00754E31" w:rsidRDefault="0042274E" w:rsidP="00D96643">
            <w:pPr>
              <w:spacing w:before="60" w:after="60"/>
              <w:rPr>
                <w:rFonts w:cstheme="minorHAnsi"/>
                <w:szCs w:val="20"/>
                <w:lang w:val="en-GB"/>
              </w:rPr>
            </w:pPr>
            <w:r>
              <w:rPr>
                <w:rFonts w:cstheme="minorHAnsi"/>
                <w:szCs w:val="20"/>
                <w:lang w:val="en-GB"/>
              </w:rPr>
              <w:t>Secondary Trade ID</w:t>
            </w:r>
          </w:p>
        </w:tc>
        <w:tc>
          <w:tcPr>
            <w:tcW w:w="3746" w:type="pct"/>
            <w:shd w:val="clear" w:color="auto" w:fill="F2F2F2" w:themeFill="background1" w:themeFillShade="F2"/>
          </w:tcPr>
          <w:p w14:paraId="0BC18206" w14:textId="77777777" w:rsidR="0042274E" w:rsidRPr="00931B7A" w:rsidRDefault="0042274E" w:rsidP="00D96643">
            <w:pPr>
              <w:spacing w:before="60" w:after="60"/>
              <w:rPr>
                <w:rFonts w:cstheme="minorHAnsi"/>
                <w:szCs w:val="20"/>
              </w:rPr>
            </w:pPr>
            <w:r>
              <w:rPr>
                <w:rFonts w:cstheme="minorHAnsi"/>
                <w:szCs w:val="20"/>
              </w:rPr>
              <w:t>HKEX assigned unique identifier for this block trade.</w:t>
            </w:r>
          </w:p>
        </w:tc>
      </w:tr>
      <w:tr w:rsidR="0042274E" w:rsidRPr="00073EA6" w14:paraId="0318D28D" w14:textId="77777777" w:rsidTr="00D96643">
        <w:tblPrEx>
          <w:tblLook w:val="01E0" w:firstRow="1" w:lastRow="1" w:firstColumn="1" w:lastColumn="1" w:noHBand="0" w:noVBand="0"/>
        </w:tblPrEx>
        <w:trPr>
          <w:trHeight w:val="331"/>
        </w:trPr>
        <w:tc>
          <w:tcPr>
            <w:tcW w:w="1249" w:type="pct"/>
            <w:shd w:val="clear" w:color="auto" w:fill="F2F2F2" w:themeFill="background1" w:themeFillShade="F2"/>
          </w:tcPr>
          <w:p w14:paraId="09F7C2BB" w14:textId="77777777" w:rsidR="0042274E" w:rsidRPr="00073EA6" w:rsidRDefault="0042274E" w:rsidP="00D96643">
            <w:pPr>
              <w:snapToGrid w:val="0"/>
              <w:spacing w:before="60" w:after="40"/>
              <w:rPr>
                <w:rFonts w:cstheme="minorHAnsi"/>
                <w:szCs w:val="20"/>
              </w:rPr>
            </w:pPr>
            <w:r w:rsidRPr="0049178E">
              <w:rPr>
                <w:rFonts w:cstheme="minorHAnsi"/>
                <w:szCs w:val="20"/>
              </w:rPr>
              <w:t xml:space="preserve">Transaction Time </w:t>
            </w:r>
          </w:p>
        </w:tc>
        <w:tc>
          <w:tcPr>
            <w:tcW w:w="3751" w:type="pct"/>
            <w:gridSpan w:val="2"/>
            <w:shd w:val="clear" w:color="auto" w:fill="F2F2F2" w:themeFill="background1" w:themeFillShade="F2"/>
          </w:tcPr>
          <w:p w14:paraId="00F64745" w14:textId="77777777" w:rsidR="0042274E" w:rsidRPr="00073EA6" w:rsidRDefault="0042274E" w:rsidP="00D96643">
            <w:pPr>
              <w:snapToGrid w:val="0"/>
              <w:spacing w:before="60" w:after="40"/>
              <w:rPr>
                <w:rFonts w:cstheme="minorHAnsi"/>
                <w:szCs w:val="20"/>
              </w:rPr>
            </w:pPr>
            <w:r w:rsidRPr="00AD055D">
              <w:rPr>
                <w:rFonts w:eastAsia="Calibri" w:cstheme="minorHAnsi"/>
                <w:szCs w:val="20"/>
                <w:lang w:val="en-GB"/>
              </w:rPr>
              <w:t xml:space="preserve">The time at which </w:t>
            </w:r>
            <w:r>
              <w:rPr>
                <w:rFonts w:eastAsia="Calibri" w:cstheme="minorHAnsi"/>
                <w:szCs w:val="20"/>
                <w:lang w:val="en-GB"/>
              </w:rPr>
              <w:t>this message is generated.</w:t>
            </w:r>
          </w:p>
        </w:tc>
      </w:tr>
      <w:tr w:rsidR="0042274E" w:rsidRPr="00754E31" w14:paraId="370B6146"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6A520C57" w14:textId="77777777" w:rsidR="0042274E" w:rsidRPr="00754E31" w:rsidRDefault="0042274E" w:rsidP="00D96643">
            <w:pPr>
              <w:spacing w:before="60" w:after="60"/>
              <w:rPr>
                <w:rFonts w:cstheme="minorHAnsi"/>
                <w:szCs w:val="20"/>
                <w:lang w:val="en-GB"/>
              </w:rPr>
            </w:pPr>
            <w:r w:rsidRPr="000A56C1">
              <w:rPr>
                <w:rFonts w:cstheme="minorHAnsi"/>
                <w:szCs w:val="20"/>
                <w:lang w:val="en-GB"/>
              </w:rPr>
              <w:t>Executing Trader</w:t>
            </w:r>
          </w:p>
        </w:tc>
        <w:tc>
          <w:tcPr>
            <w:tcW w:w="3746" w:type="pct"/>
            <w:shd w:val="clear" w:color="auto" w:fill="F2F2F2" w:themeFill="background1" w:themeFillShade="F2"/>
          </w:tcPr>
          <w:p w14:paraId="68B055E2" w14:textId="77777777" w:rsidR="0042274E" w:rsidRDefault="0042274E" w:rsidP="00D96643">
            <w:pPr>
              <w:spacing w:before="60" w:after="60"/>
              <w:rPr>
                <w:rFonts w:cstheme="minorHAnsi"/>
                <w:szCs w:val="20"/>
              </w:rPr>
            </w:pPr>
            <w:r w:rsidRPr="00F71B20">
              <w:rPr>
                <w:rFonts w:cstheme="minorHAnsi"/>
                <w:szCs w:val="20"/>
              </w:rPr>
              <w:t>Client specified</w:t>
            </w:r>
            <w:r>
              <w:rPr>
                <w:rFonts w:cstheme="minorHAnsi"/>
                <w:szCs w:val="20"/>
              </w:rPr>
              <w:t xml:space="preserve"> e</w:t>
            </w:r>
            <w:r w:rsidRPr="00F71B20">
              <w:rPr>
                <w:rFonts w:cstheme="minorHAnsi"/>
                <w:szCs w:val="20"/>
              </w:rPr>
              <w:t xml:space="preserve">xecuting </w:t>
            </w:r>
            <w:r>
              <w:rPr>
                <w:rFonts w:cstheme="minorHAnsi"/>
                <w:szCs w:val="20"/>
              </w:rPr>
              <w:t>t</w:t>
            </w:r>
            <w:r w:rsidRPr="00F71B20">
              <w:rPr>
                <w:rFonts w:cstheme="minorHAnsi"/>
                <w:szCs w:val="20"/>
              </w:rPr>
              <w:t>rader</w:t>
            </w:r>
            <w:r>
              <w:rPr>
                <w:rFonts w:cstheme="minorHAnsi"/>
                <w:szCs w:val="20"/>
              </w:rPr>
              <w:t xml:space="preserve"> or other entity form client side.</w:t>
            </w:r>
          </w:p>
          <w:p w14:paraId="4FDB9C63" w14:textId="77777777" w:rsidR="0042274E" w:rsidRPr="00931B7A" w:rsidRDefault="0042274E" w:rsidP="00D96643">
            <w:pPr>
              <w:spacing w:before="60" w:after="60"/>
              <w:rPr>
                <w:rFonts w:cstheme="minorHAnsi"/>
                <w:szCs w:val="20"/>
              </w:rPr>
            </w:pPr>
            <w:r>
              <w:rPr>
                <w:rFonts w:cstheme="minorHAnsi"/>
                <w:szCs w:val="20"/>
              </w:rPr>
              <w:t>It may set to 0 if not used.</w:t>
            </w:r>
          </w:p>
        </w:tc>
      </w:tr>
      <w:tr w:rsidR="0042274E" w:rsidRPr="007452A6" w14:paraId="03784EE4" w14:textId="77777777" w:rsidTr="00D96643">
        <w:tblPrEx>
          <w:tblLook w:val="01E0" w:firstRow="1" w:lastRow="1" w:firstColumn="1" w:lastColumn="1" w:noHBand="0" w:noVBand="0"/>
        </w:tblPrEx>
        <w:trPr>
          <w:gridAfter w:val="1"/>
          <w:wAfter w:w="5" w:type="pct"/>
          <w:cantSplit/>
          <w:trHeight w:val="343"/>
        </w:trPr>
        <w:tc>
          <w:tcPr>
            <w:tcW w:w="1249"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4A9F9611" w14:textId="77777777" w:rsidR="0042274E" w:rsidRPr="007452A6" w:rsidRDefault="0042274E" w:rsidP="00D96643">
            <w:pPr>
              <w:spacing w:before="60" w:after="60"/>
              <w:rPr>
                <w:rFonts w:cstheme="minorHAnsi"/>
                <w:szCs w:val="20"/>
                <w:lang w:val="en-GB"/>
              </w:rPr>
            </w:pPr>
            <w:r w:rsidRPr="004A3985">
              <w:rPr>
                <w:rFonts w:cstheme="minorHAnsi"/>
                <w:szCs w:val="20"/>
                <w:lang w:val="en-GB"/>
              </w:rPr>
              <w:t>Trade Status</w:t>
            </w:r>
          </w:p>
        </w:tc>
        <w:tc>
          <w:tcPr>
            <w:tcW w:w="374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674CE9A2" w14:textId="77777777" w:rsidR="0042274E" w:rsidRDefault="0042274E" w:rsidP="00D96643">
            <w:pPr>
              <w:spacing w:before="60" w:after="60"/>
              <w:rPr>
                <w:rFonts w:cstheme="minorHAnsi"/>
                <w:szCs w:val="20"/>
              </w:rPr>
            </w:pPr>
            <w:r>
              <w:rPr>
                <w:rFonts w:cstheme="minorHAnsi"/>
                <w:szCs w:val="20"/>
              </w:rPr>
              <w:t>The status of the block trade:</w:t>
            </w:r>
          </w:p>
          <w:p w14:paraId="0CABD56E" w14:textId="77777777" w:rsidR="0042274E" w:rsidRDefault="0042274E" w:rsidP="00D96643">
            <w:pPr>
              <w:pStyle w:val="ListParagraph"/>
              <w:numPr>
                <w:ilvl w:val="0"/>
                <w:numId w:val="20"/>
              </w:numPr>
              <w:spacing w:before="60" w:after="60"/>
              <w:rPr>
                <w:rFonts w:cstheme="minorHAnsi"/>
                <w:szCs w:val="20"/>
              </w:rPr>
            </w:pPr>
            <w:r>
              <w:rPr>
                <w:rFonts w:cstheme="minorHAnsi"/>
                <w:szCs w:val="20"/>
              </w:rPr>
              <w:t>1</w:t>
            </w:r>
            <w:r w:rsidRPr="00665EB2">
              <w:rPr>
                <w:rFonts w:cstheme="minorHAnsi"/>
                <w:szCs w:val="20"/>
              </w:rPr>
              <w:t xml:space="preserve"> = </w:t>
            </w:r>
            <w:r>
              <w:rPr>
                <w:rFonts w:cstheme="minorHAnsi"/>
                <w:szCs w:val="20"/>
              </w:rPr>
              <w:t>Rejected</w:t>
            </w:r>
          </w:p>
          <w:p w14:paraId="37278DD1" w14:textId="77777777" w:rsidR="0042274E" w:rsidRPr="00396390" w:rsidRDefault="0042274E" w:rsidP="00D96643">
            <w:pPr>
              <w:pStyle w:val="ListParagraph"/>
              <w:numPr>
                <w:ilvl w:val="0"/>
                <w:numId w:val="20"/>
              </w:numPr>
              <w:spacing w:before="60" w:after="60"/>
              <w:rPr>
                <w:rFonts w:cstheme="minorHAnsi"/>
                <w:szCs w:val="20"/>
              </w:rPr>
            </w:pPr>
            <w:r>
              <w:rPr>
                <w:rFonts w:cstheme="minorHAnsi"/>
                <w:szCs w:val="20"/>
              </w:rPr>
              <w:t>5</w:t>
            </w:r>
            <w:r w:rsidRPr="004A3985">
              <w:rPr>
                <w:rFonts w:cstheme="minorHAnsi"/>
                <w:szCs w:val="20"/>
              </w:rPr>
              <w:t xml:space="preserve"> = </w:t>
            </w:r>
            <w:r>
              <w:rPr>
                <w:rFonts w:cstheme="minorHAnsi"/>
                <w:szCs w:val="20"/>
              </w:rPr>
              <w:t>Declined</w:t>
            </w:r>
          </w:p>
        </w:tc>
      </w:tr>
      <w:tr w:rsidR="0042274E" w:rsidRPr="00754E31" w14:paraId="70C0D838" w14:textId="77777777" w:rsidTr="00D96643">
        <w:tblPrEx>
          <w:tblLook w:val="01E0" w:firstRow="1" w:lastRow="1" w:firstColumn="1" w:lastColumn="1" w:noHBand="0" w:noVBand="0"/>
        </w:tblPrEx>
        <w:trPr>
          <w:gridAfter w:val="1"/>
          <w:wAfter w:w="5" w:type="pct"/>
          <w:cantSplit/>
          <w:trHeight w:val="343"/>
        </w:trPr>
        <w:tc>
          <w:tcPr>
            <w:tcW w:w="1249"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39772AA4" w14:textId="77777777" w:rsidR="0042274E" w:rsidRPr="000A56C1" w:rsidRDefault="0042274E" w:rsidP="00D96643">
            <w:pPr>
              <w:spacing w:before="60" w:after="60"/>
              <w:rPr>
                <w:rFonts w:cstheme="minorHAnsi"/>
                <w:szCs w:val="20"/>
                <w:lang w:val="en-GB"/>
              </w:rPr>
            </w:pPr>
            <w:r>
              <w:rPr>
                <w:rFonts w:cstheme="minorHAnsi"/>
                <w:szCs w:val="20"/>
                <w:lang w:val="en-GB"/>
              </w:rPr>
              <w:t>Trade Reject Reason</w:t>
            </w:r>
          </w:p>
        </w:tc>
        <w:tc>
          <w:tcPr>
            <w:tcW w:w="374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2BAB96B1" w14:textId="77777777" w:rsidR="0042274E" w:rsidRPr="00F71B20" w:rsidRDefault="0042274E" w:rsidP="00D96643">
            <w:pPr>
              <w:spacing w:before="60" w:after="60"/>
              <w:rPr>
                <w:rFonts w:cstheme="minorHAnsi"/>
                <w:szCs w:val="20"/>
              </w:rPr>
            </w:pPr>
            <w:r>
              <w:rPr>
                <w:rFonts w:cstheme="minorHAnsi"/>
                <w:szCs w:val="20"/>
              </w:rPr>
              <w:t>Carries the reject reason code if Trade Status = 1 (Rejected); otherwise, it is 0 (Unused)</w:t>
            </w:r>
          </w:p>
        </w:tc>
      </w:tr>
    </w:tbl>
    <w:p w14:paraId="3133C6F8" w14:textId="77777777" w:rsidR="0042274E" w:rsidRDefault="0042274E" w:rsidP="0042274E">
      <w:pPr>
        <w:spacing w:before="120"/>
        <w:jc w:val="both"/>
        <w:rPr>
          <w:rFonts w:cstheme="minorHAnsi"/>
          <w:sz w:val="22"/>
          <w:szCs w:val="22"/>
        </w:rPr>
      </w:pPr>
      <w:r>
        <w:rPr>
          <w:rFonts w:cstheme="minorHAnsi"/>
          <w:sz w:val="22"/>
          <w:szCs w:val="22"/>
        </w:rPr>
        <w:t>Optional Fields:</w:t>
      </w:r>
    </w:p>
    <w:p w14:paraId="2A64DDDB" w14:textId="77777777" w:rsidR="0042274E" w:rsidRDefault="0042274E" w:rsidP="0042274E">
      <w:pPr>
        <w:spacing w:before="120"/>
        <w:jc w:val="both"/>
        <w:rPr>
          <w:rFonts w:cstheme="minorHAnsi"/>
          <w:sz w:val="22"/>
          <w:szCs w:val="22"/>
        </w:rPr>
      </w:pPr>
      <w:r>
        <w:rPr>
          <w:rFonts w:cstheme="minorHAnsi"/>
          <w:sz w:val="22"/>
          <w:szCs w:val="22"/>
        </w:rPr>
        <w:t>There is no optional field for this message.</w:t>
      </w:r>
    </w:p>
    <w:p w14:paraId="7A9FD227" w14:textId="77777777" w:rsidR="0042274E" w:rsidRDefault="0042274E" w:rsidP="0042274E">
      <w:pPr>
        <w:spacing w:before="120"/>
        <w:jc w:val="both"/>
        <w:rPr>
          <w:rFonts w:cstheme="minorHAnsi"/>
          <w:sz w:val="22"/>
          <w:szCs w:val="22"/>
        </w:rPr>
      </w:pPr>
    </w:p>
    <w:p w14:paraId="604E19D4" w14:textId="77777777" w:rsidR="0042274E" w:rsidRDefault="0042274E" w:rsidP="0042274E">
      <w:pPr>
        <w:pStyle w:val="Heading4"/>
        <w:rPr>
          <w:rFonts w:asciiTheme="minorHAnsi" w:hAnsiTheme="minorHAnsi" w:cstheme="minorHAnsi"/>
        </w:rPr>
      </w:pPr>
      <w:bookmarkStart w:id="794" w:name="_Toc170578942"/>
      <w:r>
        <w:rPr>
          <w:rFonts w:asciiTheme="minorHAnsi" w:hAnsiTheme="minorHAnsi" w:cstheme="minorHAnsi"/>
        </w:rPr>
        <w:t>On-behalf Trade Cancellation Notification (82)</w:t>
      </w:r>
      <w:bookmarkEnd w:id="794"/>
    </w:p>
    <w:p w14:paraId="2F41B701" w14:textId="77777777" w:rsidR="0042274E" w:rsidRDefault="0042274E" w:rsidP="0042274E">
      <w:pPr>
        <w:pStyle w:val="NormalNGMDS"/>
        <w:ind w:left="0"/>
        <w:rPr>
          <w:rFonts w:asciiTheme="minorHAnsi" w:hAnsiTheme="minorHAnsi" w:cstheme="minorHAnsi"/>
          <w:szCs w:val="22"/>
        </w:rPr>
      </w:pPr>
      <w:r>
        <w:rPr>
          <w:rFonts w:asciiTheme="minorHAnsi" w:hAnsiTheme="minorHAnsi" w:cstheme="minorHAnsi"/>
          <w:szCs w:val="22"/>
        </w:rPr>
        <w:t>This message is sent by the gateway:</w:t>
      </w:r>
    </w:p>
    <w:p w14:paraId="071664CD" w14:textId="77777777" w:rsidR="0042274E" w:rsidRDefault="0042274E" w:rsidP="0042274E">
      <w:pPr>
        <w:pStyle w:val="NormalNGMDS"/>
        <w:numPr>
          <w:ilvl w:val="0"/>
          <w:numId w:val="89"/>
        </w:numPr>
        <w:rPr>
          <w:rFonts w:asciiTheme="minorHAnsi" w:hAnsiTheme="minorHAnsi" w:cstheme="minorHAnsi"/>
          <w:szCs w:val="22"/>
        </w:rPr>
      </w:pPr>
      <w:r>
        <w:rPr>
          <w:rFonts w:asciiTheme="minorHAnsi" w:hAnsiTheme="minorHAnsi" w:cstheme="minorHAnsi"/>
          <w:szCs w:val="22"/>
        </w:rPr>
        <w:lastRenderedPageBreak/>
        <w:t xml:space="preserve">to the buyer and seller party </w:t>
      </w:r>
      <w:r w:rsidRPr="006B2AD8">
        <w:rPr>
          <w:rFonts w:asciiTheme="minorHAnsi" w:hAnsiTheme="minorHAnsi" w:cstheme="minorHAnsi"/>
          <w:szCs w:val="22"/>
        </w:rPr>
        <w:t xml:space="preserve">as a notification to indicate </w:t>
      </w:r>
      <w:r>
        <w:rPr>
          <w:rFonts w:asciiTheme="minorHAnsi" w:hAnsiTheme="minorHAnsi" w:cstheme="minorHAnsi"/>
          <w:szCs w:val="22"/>
        </w:rPr>
        <w:t>the</w:t>
      </w:r>
      <w:r w:rsidRPr="006B2AD8">
        <w:rPr>
          <w:rFonts w:asciiTheme="minorHAnsi" w:hAnsiTheme="minorHAnsi" w:cstheme="minorHAnsi"/>
          <w:szCs w:val="22"/>
        </w:rPr>
        <w:t xml:space="preserve"> </w:t>
      </w:r>
      <w:r w:rsidRPr="00D6565B">
        <w:rPr>
          <w:rFonts w:asciiTheme="minorHAnsi" w:hAnsiTheme="minorHAnsi" w:cstheme="minorHAnsi"/>
          <w:szCs w:val="22"/>
        </w:rPr>
        <w:t xml:space="preserve">on-behalf </w:t>
      </w:r>
      <w:r w:rsidRPr="006B2AD8">
        <w:rPr>
          <w:rFonts w:asciiTheme="minorHAnsi" w:hAnsiTheme="minorHAnsi" w:cstheme="minorHAnsi"/>
          <w:szCs w:val="22"/>
        </w:rPr>
        <w:t xml:space="preserve">block trade </w:t>
      </w:r>
      <w:r>
        <w:rPr>
          <w:rFonts w:asciiTheme="minorHAnsi" w:hAnsiTheme="minorHAnsi" w:cstheme="minorHAnsi"/>
          <w:szCs w:val="22"/>
        </w:rPr>
        <w:t xml:space="preserve">has been cancelled </w:t>
      </w:r>
      <w:r w:rsidRPr="006B2AD8">
        <w:rPr>
          <w:rFonts w:asciiTheme="minorHAnsi" w:hAnsiTheme="minorHAnsi" w:cstheme="minorHAnsi"/>
          <w:szCs w:val="22"/>
        </w:rPr>
        <w:t>by the</w:t>
      </w:r>
      <w:r>
        <w:rPr>
          <w:rFonts w:asciiTheme="minorHAnsi" w:hAnsiTheme="minorHAnsi" w:cstheme="minorHAnsi"/>
          <w:szCs w:val="22"/>
        </w:rPr>
        <w:t xml:space="preserve"> </w:t>
      </w:r>
      <w:r w:rsidRPr="00D6565B">
        <w:rPr>
          <w:rFonts w:asciiTheme="minorHAnsi" w:hAnsiTheme="minorHAnsi" w:cstheme="minorHAnsi"/>
          <w:szCs w:val="22"/>
        </w:rPr>
        <w:t>on-behalf trade agent</w:t>
      </w:r>
      <w:r>
        <w:rPr>
          <w:rFonts w:asciiTheme="minorHAnsi" w:hAnsiTheme="minorHAnsi" w:cstheme="minorHAnsi"/>
          <w:szCs w:val="22"/>
        </w:rPr>
        <w:t>.</w:t>
      </w:r>
    </w:p>
    <w:p w14:paraId="0125D23C" w14:textId="77777777" w:rsidR="0042274E" w:rsidRDefault="0042274E" w:rsidP="0042274E">
      <w:pPr>
        <w:pStyle w:val="NormalNGMDS"/>
        <w:numPr>
          <w:ilvl w:val="0"/>
          <w:numId w:val="89"/>
        </w:numPr>
        <w:rPr>
          <w:rFonts w:asciiTheme="minorHAnsi" w:hAnsiTheme="minorHAnsi" w:cstheme="minorHAnsi"/>
          <w:szCs w:val="22"/>
        </w:rPr>
      </w:pPr>
      <w:r>
        <w:rPr>
          <w:rFonts w:asciiTheme="minorHAnsi" w:hAnsiTheme="minorHAnsi" w:cstheme="minorHAnsi"/>
          <w:szCs w:val="22"/>
        </w:rPr>
        <w:t xml:space="preserve">to the </w:t>
      </w:r>
      <w:r w:rsidRPr="00D6565B">
        <w:rPr>
          <w:rFonts w:asciiTheme="minorHAnsi" w:hAnsiTheme="minorHAnsi" w:cstheme="minorHAnsi"/>
          <w:szCs w:val="22"/>
        </w:rPr>
        <w:t>on-behalf trade agent</w:t>
      </w:r>
      <w:r>
        <w:rPr>
          <w:rFonts w:asciiTheme="minorHAnsi" w:hAnsiTheme="minorHAnsi" w:cstheme="minorHAnsi"/>
          <w:szCs w:val="22"/>
        </w:rPr>
        <w:t xml:space="preserve"> and buyer/seller party </w:t>
      </w:r>
      <w:r w:rsidRPr="006B2AD8">
        <w:rPr>
          <w:rFonts w:asciiTheme="minorHAnsi" w:hAnsiTheme="minorHAnsi" w:cstheme="minorHAnsi"/>
          <w:szCs w:val="22"/>
        </w:rPr>
        <w:t xml:space="preserve">as a notification to indicate </w:t>
      </w:r>
      <w:r>
        <w:rPr>
          <w:rFonts w:asciiTheme="minorHAnsi" w:hAnsiTheme="minorHAnsi" w:cstheme="minorHAnsi"/>
          <w:szCs w:val="22"/>
        </w:rPr>
        <w:t>the</w:t>
      </w:r>
      <w:r w:rsidRPr="006B2AD8">
        <w:rPr>
          <w:rFonts w:asciiTheme="minorHAnsi" w:hAnsiTheme="minorHAnsi" w:cstheme="minorHAnsi"/>
          <w:szCs w:val="22"/>
        </w:rPr>
        <w:t xml:space="preserve"> </w:t>
      </w:r>
      <w:r w:rsidRPr="00D6565B">
        <w:rPr>
          <w:rFonts w:asciiTheme="minorHAnsi" w:hAnsiTheme="minorHAnsi" w:cstheme="minorHAnsi"/>
          <w:szCs w:val="22"/>
        </w:rPr>
        <w:t xml:space="preserve">on-behalf </w:t>
      </w:r>
      <w:r w:rsidRPr="006B2AD8">
        <w:rPr>
          <w:rFonts w:asciiTheme="minorHAnsi" w:hAnsiTheme="minorHAnsi" w:cstheme="minorHAnsi"/>
          <w:szCs w:val="22"/>
        </w:rPr>
        <w:t xml:space="preserve">block trade </w:t>
      </w:r>
      <w:r>
        <w:rPr>
          <w:rFonts w:asciiTheme="minorHAnsi" w:hAnsiTheme="minorHAnsi" w:cstheme="minorHAnsi"/>
          <w:szCs w:val="22"/>
        </w:rPr>
        <w:t xml:space="preserve">has been declined </w:t>
      </w:r>
      <w:r w:rsidRPr="006B2AD8">
        <w:rPr>
          <w:rFonts w:asciiTheme="minorHAnsi" w:hAnsiTheme="minorHAnsi" w:cstheme="minorHAnsi"/>
          <w:szCs w:val="22"/>
        </w:rPr>
        <w:t>by the</w:t>
      </w:r>
      <w:r>
        <w:rPr>
          <w:rFonts w:asciiTheme="minorHAnsi" w:hAnsiTheme="minorHAnsi" w:cstheme="minorHAnsi"/>
          <w:szCs w:val="22"/>
        </w:rPr>
        <w:t xml:space="preserve"> seller/buyer party.</w:t>
      </w:r>
    </w:p>
    <w:p w14:paraId="22FEFF65" w14:textId="77777777" w:rsidR="0042274E" w:rsidRPr="00291797" w:rsidRDefault="0042274E" w:rsidP="0042274E">
      <w:pPr>
        <w:rPr>
          <w:lang w:val="en-GB"/>
        </w:rPr>
      </w:pP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0"/>
        <w:gridCol w:w="6750"/>
        <w:gridCol w:w="9"/>
      </w:tblGrid>
      <w:tr w:rsidR="0042274E" w:rsidRPr="003C47FD" w14:paraId="53474B44" w14:textId="77777777" w:rsidTr="00D96643">
        <w:trPr>
          <w:gridAfter w:val="1"/>
          <w:wAfter w:w="5" w:type="pct"/>
          <w:trHeight w:val="300"/>
        </w:trPr>
        <w:tc>
          <w:tcPr>
            <w:tcW w:w="1249" w:type="pct"/>
            <w:shd w:val="clear" w:color="auto" w:fill="C6D9F1" w:themeFill="text2" w:themeFillTint="33"/>
            <w:noWrap/>
          </w:tcPr>
          <w:p w14:paraId="2B9896FE" w14:textId="77777777" w:rsidR="0042274E" w:rsidRPr="003C47FD" w:rsidRDefault="0042274E" w:rsidP="00D96643">
            <w:pPr>
              <w:pStyle w:val="Tablehead"/>
              <w:spacing w:after="0"/>
              <w:jc w:val="left"/>
              <w:rPr>
                <w:rFonts w:cstheme="minorHAnsi"/>
              </w:rPr>
            </w:pPr>
            <w:r>
              <w:rPr>
                <w:rFonts w:cstheme="minorHAnsi"/>
              </w:rPr>
              <w:t>Field Name</w:t>
            </w:r>
          </w:p>
        </w:tc>
        <w:tc>
          <w:tcPr>
            <w:tcW w:w="3746" w:type="pct"/>
            <w:shd w:val="clear" w:color="auto" w:fill="C6D9F1" w:themeFill="text2" w:themeFillTint="33"/>
          </w:tcPr>
          <w:p w14:paraId="17E55053"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01256DC9"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711F605B" w14:textId="77777777" w:rsidR="0042274E" w:rsidRPr="00754E31" w:rsidRDefault="0042274E" w:rsidP="00D96643">
            <w:pPr>
              <w:spacing w:before="60" w:after="60"/>
              <w:rPr>
                <w:rFonts w:cstheme="minorHAnsi"/>
                <w:szCs w:val="20"/>
                <w:lang w:val="en-GB"/>
              </w:rPr>
            </w:pPr>
            <w:r>
              <w:rPr>
                <w:rFonts w:cstheme="minorHAnsi"/>
                <w:szCs w:val="20"/>
                <w:lang w:val="en-GB"/>
              </w:rPr>
              <w:t>Secondary Trade ID</w:t>
            </w:r>
          </w:p>
        </w:tc>
        <w:tc>
          <w:tcPr>
            <w:tcW w:w="3746" w:type="pct"/>
            <w:shd w:val="clear" w:color="auto" w:fill="F2F2F2" w:themeFill="background1" w:themeFillShade="F2"/>
          </w:tcPr>
          <w:p w14:paraId="5BC073C0" w14:textId="77777777" w:rsidR="0042274E" w:rsidRPr="00931B7A" w:rsidRDefault="0042274E" w:rsidP="00D96643">
            <w:pPr>
              <w:spacing w:before="60" w:after="60"/>
              <w:rPr>
                <w:rFonts w:cstheme="minorHAnsi"/>
                <w:szCs w:val="20"/>
              </w:rPr>
            </w:pPr>
            <w:r>
              <w:rPr>
                <w:rFonts w:cstheme="minorHAnsi"/>
                <w:szCs w:val="20"/>
              </w:rPr>
              <w:t>HKEX assigned unique identifier for this block trade.</w:t>
            </w:r>
          </w:p>
        </w:tc>
      </w:tr>
      <w:tr w:rsidR="0042274E" w:rsidRPr="00073EA6" w14:paraId="73215383" w14:textId="77777777" w:rsidTr="00D96643">
        <w:tblPrEx>
          <w:tblLook w:val="01E0" w:firstRow="1" w:lastRow="1" w:firstColumn="1" w:lastColumn="1" w:noHBand="0" w:noVBand="0"/>
        </w:tblPrEx>
        <w:trPr>
          <w:trHeight w:val="331"/>
        </w:trPr>
        <w:tc>
          <w:tcPr>
            <w:tcW w:w="1249" w:type="pct"/>
            <w:shd w:val="clear" w:color="auto" w:fill="F2F2F2" w:themeFill="background1" w:themeFillShade="F2"/>
          </w:tcPr>
          <w:p w14:paraId="13F1741D" w14:textId="77777777" w:rsidR="0042274E" w:rsidRPr="00073EA6" w:rsidRDefault="0042274E" w:rsidP="00D96643">
            <w:pPr>
              <w:snapToGrid w:val="0"/>
              <w:spacing w:before="60" w:after="40"/>
              <w:rPr>
                <w:rFonts w:cstheme="minorHAnsi"/>
                <w:szCs w:val="20"/>
              </w:rPr>
            </w:pPr>
            <w:r w:rsidRPr="0049178E">
              <w:rPr>
                <w:rFonts w:cstheme="minorHAnsi"/>
                <w:szCs w:val="20"/>
              </w:rPr>
              <w:t xml:space="preserve">Transaction Time </w:t>
            </w:r>
          </w:p>
        </w:tc>
        <w:tc>
          <w:tcPr>
            <w:tcW w:w="3751" w:type="pct"/>
            <w:gridSpan w:val="2"/>
            <w:shd w:val="clear" w:color="auto" w:fill="F2F2F2" w:themeFill="background1" w:themeFillShade="F2"/>
          </w:tcPr>
          <w:p w14:paraId="310049F0" w14:textId="77777777" w:rsidR="0042274E" w:rsidRPr="00073EA6" w:rsidRDefault="0042274E" w:rsidP="00D96643">
            <w:pPr>
              <w:snapToGrid w:val="0"/>
              <w:spacing w:before="60" w:after="40"/>
              <w:rPr>
                <w:rFonts w:cstheme="minorHAnsi"/>
                <w:szCs w:val="20"/>
              </w:rPr>
            </w:pPr>
            <w:r w:rsidRPr="00AD055D">
              <w:rPr>
                <w:rFonts w:eastAsia="Calibri" w:cstheme="minorHAnsi"/>
                <w:szCs w:val="20"/>
                <w:lang w:val="en-GB"/>
              </w:rPr>
              <w:t xml:space="preserve">The time at which </w:t>
            </w:r>
            <w:r>
              <w:rPr>
                <w:rFonts w:eastAsia="Calibri" w:cstheme="minorHAnsi"/>
                <w:szCs w:val="20"/>
                <w:lang w:val="en-GB"/>
              </w:rPr>
              <w:t>this message is generated.</w:t>
            </w:r>
          </w:p>
        </w:tc>
      </w:tr>
      <w:tr w:rsidR="0042274E" w:rsidRPr="00754E31" w14:paraId="79B8746C"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608DD08C" w14:textId="77777777" w:rsidR="0042274E" w:rsidRDefault="0042274E" w:rsidP="00D96643">
            <w:pPr>
              <w:spacing w:before="60" w:after="60"/>
              <w:rPr>
                <w:rFonts w:cstheme="minorHAnsi"/>
                <w:szCs w:val="20"/>
                <w:lang w:val="en-GB"/>
              </w:rPr>
            </w:pPr>
            <w:r>
              <w:rPr>
                <w:rFonts w:cstheme="minorHAnsi"/>
                <w:szCs w:val="20"/>
                <w:lang w:val="en-GB"/>
              </w:rPr>
              <w:t>Trade Cancel Reason</w:t>
            </w:r>
          </w:p>
        </w:tc>
        <w:tc>
          <w:tcPr>
            <w:tcW w:w="3746" w:type="pct"/>
            <w:shd w:val="clear" w:color="auto" w:fill="F2F2F2" w:themeFill="background1" w:themeFillShade="F2"/>
          </w:tcPr>
          <w:p w14:paraId="3B866825" w14:textId="77777777" w:rsidR="0042274E" w:rsidRDefault="0042274E" w:rsidP="00D96643">
            <w:pPr>
              <w:spacing w:before="60" w:after="60"/>
              <w:rPr>
                <w:rFonts w:cstheme="minorHAnsi"/>
                <w:szCs w:val="20"/>
              </w:rPr>
            </w:pPr>
            <w:r>
              <w:rPr>
                <w:rFonts w:cstheme="minorHAnsi"/>
                <w:szCs w:val="20"/>
              </w:rPr>
              <w:t>Carries the cancel reason code:</w:t>
            </w:r>
          </w:p>
          <w:p w14:paraId="2E5632C0" w14:textId="77777777" w:rsidR="0042274E" w:rsidRPr="00424AC9" w:rsidRDefault="0042274E" w:rsidP="00D96643">
            <w:pPr>
              <w:pStyle w:val="ListParagraph"/>
              <w:numPr>
                <w:ilvl w:val="0"/>
                <w:numId w:val="20"/>
              </w:numPr>
              <w:spacing w:before="60" w:after="60"/>
              <w:rPr>
                <w:rFonts w:eastAsia="Times New Roman" w:cstheme="minorHAnsi"/>
                <w:color w:val="000000"/>
                <w:szCs w:val="20"/>
                <w:lang w:eastAsia="en-US"/>
              </w:rPr>
            </w:pPr>
            <w:r>
              <w:rPr>
                <w:rFonts w:eastAsia="Times New Roman" w:cstheme="minorHAnsi"/>
                <w:color w:val="000000"/>
                <w:szCs w:val="20"/>
                <w:lang w:eastAsia="en-US"/>
              </w:rPr>
              <w:t xml:space="preserve">4 = Unmatched </w:t>
            </w:r>
            <w:r>
              <w:rPr>
                <w:rFonts w:cstheme="minorHAnsi"/>
                <w:szCs w:val="22"/>
              </w:rPr>
              <w:t>on-behalf block</w:t>
            </w:r>
            <w:r w:rsidRPr="0085294F">
              <w:rPr>
                <w:rFonts w:cstheme="minorHAnsi"/>
                <w:szCs w:val="22"/>
              </w:rPr>
              <w:t xml:space="preserve"> </w:t>
            </w:r>
            <w:r w:rsidRPr="006B2AD8">
              <w:rPr>
                <w:rFonts w:cstheme="minorHAnsi"/>
                <w:szCs w:val="22"/>
              </w:rPr>
              <w:t>trade</w:t>
            </w:r>
            <w:r>
              <w:rPr>
                <w:rFonts w:cstheme="minorHAnsi"/>
                <w:szCs w:val="22"/>
              </w:rPr>
              <w:t xml:space="preserve"> is cancelled by the </w:t>
            </w:r>
            <w:r w:rsidRPr="00D6565B">
              <w:rPr>
                <w:rFonts w:cstheme="minorHAnsi"/>
                <w:szCs w:val="22"/>
              </w:rPr>
              <w:t>on-behalf trade agent</w:t>
            </w:r>
            <w:r>
              <w:rPr>
                <w:rFonts w:cstheme="minorHAnsi"/>
                <w:szCs w:val="22"/>
              </w:rPr>
              <w:t>.</w:t>
            </w:r>
          </w:p>
          <w:p w14:paraId="3BE5CB63" w14:textId="77777777" w:rsidR="0042274E" w:rsidRPr="00DB431B" w:rsidRDefault="0042274E" w:rsidP="00D96643">
            <w:pPr>
              <w:pStyle w:val="ListParagraph"/>
              <w:numPr>
                <w:ilvl w:val="0"/>
                <w:numId w:val="20"/>
              </w:numPr>
              <w:spacing w:before="60" w:after="60"/>
              <w:rPr>
                <w:rFonts w:cstheme="minorHAnsi"/>
                <w:szCs w:val="20"/>
              </w:rPr>
            </w:pPr>
            <w:r>
              <w:rPr>
                <w:rFonts w:eastAsia="Times New Roman" w:cstheme="minorHAnsi"/>
                <w:color w:val="000000"/>
                <w:szCs w:val="20"/>
                <w:lang w:eastAsia="en-US"/>
              </w:rPr>
              <w:t xml:space="preserve">5 = Unmatched </w:t>
            </w:r>
            <w:r>
              <w:rPr>
                <w:rFonts w:cstheme="minorHAnsi"/>
                <w:szCs w:val="22"/>
              </w:rPr>
              <w:t>on-behalf block</w:t>
            </w:r>
            <w:r w:rsidRPr="0085294F">
              <w:rPr>
                <w:rFonts w:cstheme="minorHAnsi"/>
                <w:szCs w:val="22"/>
              </w:rPr>
              <w:t xml:space="preserve"> </w:t>
            </w:r>
            <w:r w:rsidRPr="006B2AD8">
              <w:rPr>
                <w:rFonts w:cstheme="minorHAnsi"/>
                <w:szCs w:val="22"/>
              </w:rPr>
              <w:t>trade</w:t>
            </w:r>
            <w:r>
              <w:rPr>
                <w:rFonts w:cstheme="minorHAnsi"/>
                <w:szCs w:val="22"/>
              </w:rPr>
              <w:t xml:space="preserve"> is declined by the buyer or seller party.</w:t>
            </w:r>
          </w:p>
        </w:tc>
      </w:tr>
    </w:tbl>
    <w:p w14:paraId="34573CCF" w14:textId="77777777" w:rsidR="0042274E" w:rsidRDefault="0042274E" w:rsidP="0042274E">
      <w:pPr>
        <w:spacing w:before="120"/>
        <w:jc w:val="both"/>
        <w:rPr>
          <w:rFonts w:cstheme="minorHAnsi"/>
          <w:sz w:val="22"/>
          <w:szCs w:val="22"/>
        </w:rPr>
      </w:pPr>
      <w:r>
        <w:rPr>
          <w:rFonts w:cstheme="minorHAnsi"/>
          <w:sz w:val="22"/>
          <w:szCs w:val="22"/>
        </w:rPr>
        <w:t>Optional Fields:</w:t>
      </w:r>
    </w:p>
    <w:p w14:paraId="11C4A87E" w14:textId="77777777" w:rsidR="0042274E" w:rsidRDefault="0042274E" w:rsidP="0042274E">
      <w:pPr>
        <w:spacing w:before="120"/>
        <w:jc w:val="both"/>
        <w:rPr>
          <w:rFonts w:cstheme="minorHAnsi"/>
          <w:sz w:val="22"/>
          <w:szCs w:val="22"/>
        </w:rPr>
      </w:pPr>
      <w:r>
        <w:rPr>
          <w:rFonts w:cstheme="minorHAnsi"/>
          <w:sz w:val="22"/>
          <w:szCs w:val="22"/>
        </w:rPr>
        <w:t>There is no optional field for this message.</w:t>
      </w:r>
    </w:p>
    <w:p w14:paraId="4080B4B4" w14:textId="77777777" w:rsidR="0042274E" w:rsidRDefault="0042274E" w:rsidP="0042274E">
      <w:pPr>
        <w:spacing w:before="120"/>
        <w:jc w:val="both"/>
        <w:rPr>
          <w:rFonts w:cstheme="minorHAnsi"/>
          <w:sz w:val="22"/>
          <w:szCs w:val="22"/>
        </w:rPr>
      </w:pPr>
    </w:p>
    <w:p w14:paraId="24A12972" w14:textId="77777777" w:rsidR="0042274E" w:rsidRDefault="0042274E" w:rsidP="0042274E">
      <w:pPr>
        <w:pStyle w:val="Heading4"/>
        <w:rPr>
          <w:rFonts w:asciiTheme="minorHAnsi" w:hAnsiTheme="minorHAnsi" w:cstheme="minorHAnsi"/>
        </w:rPr>
      </w:pPr>
      <w:bookmarkStart w:id="795" w:name="_Toc170578943"/>
      <w:r>
        <w:rPr>
          <w:rFonts w:asciiTheme="minorHAnsi" w:hAnsiTheme="minorHAnsi" w:cstheme="minorHAnsi"/>
        </w:rPr>
        <w:t>On-behalf Trade Accept Request (26)</w:t>
      </w:r>
      <w:bookmarkEnd w:id="795"/>
    </w:p>
    <w:p w14:paraId="55BFBBE7" w14:textId="7AE3A5DA" w:rsidR="0042274E" w:rsidRDefault="0042274E" w:rsidP="0042274E">
      <w:pPr>
        <w:pStyle w:val="NormalNGMDS"/>
        <w:ind w:left="0"/>
        <w:rPr>
          <w:rFonts w:asciiTheme="minorHAnsi" w:hAnsiTheme="minorHAnsi" w:cstheme="minorHAnsi"/>
          <w:szCs w:val="22"/>
        </w:rPr>
      </w:pPr>
      <w:r w:rsidRPr="00417716">
        <w:rPr>
          <w:rFonts w:asciiTheme="minorHAnsi" w:hAnsiTheme="minorHAnsi" w:cstheme="minorHAnsi"/>
          <w:szCs w:val="22"/>
        </w:rPr>
        <w:t xml:space="preserve">The </w:t>
      </w:r>
      <w:r>
        <w:rPr>
          <w:rFonts w:asciiTheme="minorHAnsi" w:hAnsiTheme="minorHAnsi" w:cstheme="minorHAnsi"/>
          <w:szCs w:val="22"/>
        </w:rPr>
        <w:t xml:space="preserve">buyer or seller party can </w:t>
      </w:r>
      <w:r w:rsidR="007717BA">
        <w:rPr>
          <w:rFonts w:asciiTheme="minorHAnsi" w:hAnsiTheme="minorHAnsi" w:cstheme="minorHAnsi"/>
          <w:szCs w:val="22"/>
        </w:rPr>
        <w:t xml:space="preserve">send this message </w:t>
      </w:r>
      <w:r>
        <w:rPr>
          <w:rFonts w:asciiTheme="minorHAnsi" w:hAnsiTheme="minorHAnsi" w:cstheme="minorHAnsi"/>
          <w:szCs w:val="22"/>
        </w:rPr>
        <w:t>to accept an o</w:t>
      </w:r>
      <w:r w:rsidRPr="00D6565B">
        <w:rPr>
          <w:rFonts w:asciiTheme="minorHAnsi" w:hAnsiTheme="minorHAnsi" w:cstheme="minorHAnsi"/>
          <w:szCs w:val="22"/>
        </w:rPr>
        <w:t xml:space="preserve">n-behalf </w:t>
      </w:r>
      <w:r>
        <w:rPr>
          <w:rFonts w:asciiTheme="minorHAnsi" w:hAnsiTheme="minorHAnsi" w:cstheme="minorHAnsi"/>
          <w:szCs w:val="22"/>
        </w:rPr>
        <w:t>block trade</w:t>
      </w:r>
      <w:r w:rsidRPr="00417716">
        <w:rPr>
          <w:rFonts w:asciiTheme="minorHAnsi" w:hAnsiTheme="minorHAnsi" w:cstheme="minorHAnsi"/>
          <w:szCs w:val="22"/>
        </w:rPr>
        <w:t>.</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0"/>
        <w:gridCol w:w="6750"/>
        <w:gridCol w:w="9"/>
      </w:tblGrid>
      <w:tr w:rsidR="0042274E" w:rsidRPr="003C47FD" w14:paraId="26C553EB" w14:textId="77777777" w:rsidTr="00D96643">
        <w:trPr>
          <w:gridAfter w:val="1"/>
          <w:wAfter w:w="5" w:type="pct"/>
          <w:trHeight w:val="300"/>
        </w:trPr>
        <w:tc>
          <w:tcPr>
            <w:tcW w:w="1249" w:type="pct"/>
            <w:shd w:val="clear" w:color="auto" w:fill="C6D9F1" w:themeFill="text2" w:themeFillTint="33"/>
            <w:noWrap/>
          </w:tcPr>
          <w:p w14:paraId="6B40C271" w14:textId="77777777" w:rsidR="0042274E" w:rsidRPr="003C47FD" w:rsidRDefault="0042274E" w:rsidP="00D96643">
            <w:pPr>
              <w:pStyle w:val="Tablehead"/>
              <w:spacing w:after="0"/>
              <w:jc w:val="left"/>
              <w:rPr>
                <w:rFonts w:cstheme="minorHAnsi"/>
              </w:rPr>
            </w:pPr>
            <w:r>
              <w:rPr>
                <w:rFonts w:cstheme="minorHAnsi"/>
              </w:rPr>
              <w:t>Field Name</w:t>
            </w:r>
          </w:p>
        </w:tc>
        <w:tc>
          <w:tcPr>
            <w:tcW w:w="3746" w:type="pct"/>
            <w:shd w:val="clear" w:color="auto" w:fill="C6D9F1" w:themeFill="text2" w:themeFillTint="33"/>
          </w:tcPr>
          <w:p w14:paraId="2E7056F9"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57126E02"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7B312074" w14:textId="77777777" w:rsidR="0042274E" w:rsidRPr="00754E31" w:rsidRDefault="0042274E" w:rsidP="00D96643">
            <w:pPr>
              <w:spacing w:before="60" w:after="60"/>
              <w:rPr>
                <w:rFonts w:cstheme="minorHAnsi"/>
                <w:szCs w:val="20"/>
                <w:lang w:val="en-GB"/>
              </w:rPr>
            </w:pPr>
            <w:r w:rsidRPr="000A0DAA">
              <w:rPr>
                <w:rFonts w:cstheme="minorHAnsi"/>
                <w:szCs w:val="20"/>
                <w:lang w:val="en-GB"/>
              </w:rPr>
              <w:t>Trade Report ID</w:t>
            </w:r>
          </w:p>
        </w:tc>
        <w:tc>
          <w:tcPr>
            <w:tcW w:w="3746" w:type="pct"/>
            <w:shd w:val="clear" w:color="auto" w:fill="F2F2F2" w:themeFill="background1" w:themeFillShade="F2"/>
          </w:tcPr>
          <w:p w14:paraId="26B70A4A" w14:textId="77777777" w:rsidR="0042274E" w:rsidRPr="00931B7A" w:rsidRDefault="0042274E" w:rsidP="00D96643">
            <w:pPr>
              <w:spacing w:before="60" w:after="60"/>
              <w:rPr>
                <w:rFonts w:cstheme="minorHAnsi"/>
                <w:szCs w:val="20"/>
              </w:rPr>
            </w:pPr>
            <w:r w:rsidRPr="00F71B20">
              <w:rPr>
                <w:rFonts w:cstheme="minorHAnsi"/>
                <w:szCs w:val="20"/>
              </w:rPr>
              <w:t xml:space="preserve">Client specified unique identifier for the </w:t>
            </w:r>
            <w:r>
              <w:rPr>
                <w:rFonts w:cstheme="minorHAnsi"/>
                <w:szCs w:val="20"/>
              </w:rPr>
              <w:t>block trade request message.</w:t>
            </w:r>
          </w:p>
        </w:tc>
      </w:tr>
      <w:tr w:rsidR="0042274E" w:rsidRPr="00754E31" w14:paraId="56941DEF"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7913143F" w14:textId="77777777" w:rsidR="0042274E" w:rsidRPr="00754E31" w:rsidRDefault="0042274E" w:rsidP="00D96643">
            <w:pPr>
              <w:spacing w:before="60" w:after="60"/>
              <w:rPr>
                <w:rFonts w:cstheme="minorHAnsi"/>
                <w:szCs w:val="20"/>
                <w:lang w:val="en-GB"/>
              </w:rPr>
            </w:pPr>
            <w:r>
              <w:rPr>
                <w:rFonts w:cstheme="minorHAnsi"/>
                <w:szCs w:val="20"/>
                <w:lang w:val="en-GB"/>
              </w:rPr>
              <w:t>Secondary Trade ID</w:t>
            </w:r>
          </w:p>
        </w:tc>
        <w:tc>
          <w:tcPr>
            <w:tcW w:w="3746" w:type="pct"/>
            <w:shd w:val="clear" w:color="auto" w:fill="F2F2F2" w:themeFill="background1" w:themeFillShade="F2"/>
          </w:tcPr>
          <w:p w14:paraId="6BFCA6B3" w14:textId="77777777" w:rsidR="0042274E" w:rsidRPr="00931B7A" w:rsidRDefault="0042274E" w:rsidP="00D96643">
            <w:pPr>
              <w:spacing w:before="60" w:after="60"/>
              <w:rPr>
                <w:rFonts w:cstheme="minorHAnsi"/>
                <w:szCs w:val="20"/>
              </w:rPr>
            </w:pPr>
            <w:r>
              <w:rPr>
                <w:rFonts w:cstheme="minorHAnsi"/>
                <w:szCs w:val="20"/>
              </w:rPr>
              <w:t>HKEX assigned unique identifier for this block trade.</w:t>
            </w:r>
          </w:p>
        </w:tc>
      </w:tr>
      <w:tr w:rsidR="0042274E" w:rsidRPr="00073EA6" w14:paraId="45D19AB9" w14:textId="77777777" w:rsidTr="00D96643">
        <w:tblPrEx>
          <w:tblLook w:val="01E0" w:firstRow="1" w:lastRow="1" w:firstColumn="1" w:lastColumn="1" w:noHBand="0" w:noVBand="0"/>
        </w:tblPrEx>
        <w:trPr>
          <w:trHeight w:val="331"/>
        </w:trPr>
        <w:tc>
          <w:tcPr>
            <w:tcW w:w="1249" w:type="pct"/>
            <w:shd w:val="clear" w:color="auto" w:fill="F2F2F2" w:themeFill="background1" w:themeFillShade="F2"/>
          </w:tcPr>
          <w:p w14:paraId="0B4D2BE0" w14:textId="77777777" w:rsidR="0042274E" w:rsidRPr="00073EA6" w:rsidRDefault="0042274E" w:rsidP="00D96643">
            <w:pPr>
              <w:snapToGrid w:val="0"/>
              <w:spacing w:before="60" w:after="40"/>
              <w:rPr>
                <w:rFonts w:cstheme="minorHAnsi"/>
                <w:szCs w:val="20"/>
              </w:rPr>
            </w:pPr>
            <w:r w:rsidRPr="0049178E">
              <w:rPr>
                <w:rFonts w:cstheme="minorHAnsi"/>
                <w:szCs w:val="20"/>
              </w:rPr>
              <w:t>Transaction Time</w:t>
            </w:r>
          </w:p>
        </w:tc>
        <w:tc>
          <w:tcPr>
            <w:tcW w:w="3751" w:type="pct"/>
            <w:gridSpan w:val="2"/>
            <w:shd w:val="clear" w:color="auto" w:fill="F2F2F2" w:themeFill="background1" w:themeFillShade="F2"/>
          </w:tcPr>
          <w:p w14:paraId="2A98DFE2" w14:textId="77777777" w:rsidR="0042274E" w:rsidRPr="00073EA6" w:rsidRDefault="0042274E" w:rsidP="00D96643">
            <w:pPr>
              <w:snapToGrid w:val="0"/>
              <w:spacing w:before="60" w:after="40"/>
              <w:rPr>
                <w:rFonts w:cstheme="minorHAnsi"/>
                <w:szCs w:val="20"/>
              </w:rPr>
            </w:pPr>
            <w:r w:rsidRPr="00AD055D">
              <w:rPr>
                <w:rFonts w:eastAsia="Calibri" w:cstheme="minorHAnsi"/>
                <w:szCs w:val="20"/>
                <w:lang w:val="en-GB"/>
              </w:rPr>
              <w:t xml:space="preserve">The time at which </w:t>
            </w:r>
            <w:r>
              <w:rPr>
                <w:rFonts w:eastAsia="Calibri" w:cstheme="minorHAnsi"/>
                <w:szCs w:val="20"/>
                <w:lang w:val="en-GB"/>
              </w:rPr>
              <w:t>this message is generated.</w:t>
            </w:r>
          </w:p>
        </w:tc>
      </w:tr>
      <w:tr w:rsidR="0042274E" w:rsidRPr="00754E31" w14:paraId="4F3B23EF"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152978D6" w14:textId="77777777" w:rsidR="0042274E" w:rsidRPr="00754E31" w:rsidRDefault="0042274E" w:rsidP="00D96643">
            <w:pPr>
              <w:spacing w:before="60" w:after="60"/>
              <w:rPr>
                <w:rFonts w:cstheme="minorHAnsi"/>
                <w:szCs w:val="20"/>
                <w:lang w:val="en-GB"/>
              </w:rPr>
            </w:pPr>
            <w:r w:rsidRPr="000A56C1">
              <w:rPr>
                <w:rFonts w:cstheme="minorHAnsi"/>
                <w:szCs w:val="20"/>
                <w:lang w:val="en-GB"/>
              </w:rPr>
              <w:t>Executing Trader</w:t>
            </w:r>
          </w:p>
        </w:tc>
        <w:tc>
          <w:tcPr>
            <w:tcW w:w="3746" w:type="pct"/>
            <w:shd w:val="clear" w:color="auto" w:fill="F2F2F2" w:themeFill="background1" w:themeFillShade="F2"/>
          </w:tcPr>
          <w:p w14:paraId="730D641C" w14:textId="77777777" w:rsidR="0042274E" w:rsidRDefault="0042274E" w:rsidP="00D96643">
            <w:pPr>
              <w:spacing w:before="60" w:after="60"/>
              <w:rPr>
                <w:rFonts w:cstheme="minorHAnsi"/>
                <w:szCs w:val="20"/>
              </w:rPr>
            </w:pPr>
            <w:r w:rsidRPr="00F71B20">
              <w:rPr>
                <w:rFonts w:cstheme="minorHAnsi"/>
                <w:szCs w:val="20"/>
              </w:rPr>
              <w:t>Client specified</w:t>
            </w:r>
            <w:r>
              <w:rPr>
                <w:rFonts w:cstheme="minorHAnsi"/>
                <w:szCs w:val="20"/>
              </w:rPr>
              <w:t xml:space="preserve"> e</w:t>
            </w:r>
            <w:r w:rsidRPr="00F71B20">
              <w:rPr>
                <w:rFonts w:cstheme="minorHAnsi"/>
                <w:szCs w:val="20"/>
              </w:rPr>
              <w:t xml:space="preserve">xecuting </w:t>
            </w:r>
            <w:r>
              <w:rPr>
                <w:rFonts w:cstheme="minorHAnsi"/>
                <w:szCs w:val="20"/>
              </w:rPr>
              <w:t>t</w:t>
            </w:r>
            <w:r w:rsidRPr="00F71B20">
              <w:rPr>
                <w:rFonts w:cstheme="minorHAnsi"/>
                <w:szCs w:val="20"/>
              </w:rPr>
              <w:t>rader</w:t>
            </w:r>
            <w:r>
              <w:rPr>
                <w:rFonts w:cstheme="minorHAnsi"/>
                <w:szCs w:val="20"/>
              </w:rPr>
              <w:t xml:space="preserve"> or other entity form client side.</w:t>
            </w:r>
          </w:p>
          <w:p w14:paraId="63C6731E" w14:textId="77777777" w:rsidR="0042274E" w:rsidRPr="00931B7A" w:rsidRDefault="0042274E" w:rsidP="00D96643">
            <w:pPr>
              <w:spacing w:before="60" w:after="60"/>
              <w:rPr>
                <w:rFonts w:cstheme="minorHAnsi"/>
                <w:szCs w:val="20"/>
              </w:rPr>
            </w:pPr>
            <w:r>
              <w:rPr>
                <w:rFonts w:cstheme="minorHAnsi"/>
                <w:szCs w:val="20"/>
              </w:rPr>
              <w:t>It may set to 0 if not used.</w:t>
            </w:r>
          </w:p>
        </w:tc>
      </w:tr>
      <w:tr w:rsidR="0042274E" w:rsidRPr="00754E31" w14:paraId="781DBA59"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2ADE6017" w14:textId="77777777" w:rsidR="0042274E" w:rsidRPr="00754E31" w:rsidRDefault="0042274E" w:rsidP="00D96643">
            <w:pPr>
              <w:spacing w:before="60" w:after="60"/>
              <w:rPr>
                <w:rFonts w:cstheme="minorHAnsi"/>
                <w:szCs w:val="20"/>
                <w:lang w:val="en-GB"/>
              </w:rPr>
            </w:pPr>
            <w:r w:rsidRPr="00E34EFC">
              <w:rPr>
                <w:rFonts w:cstheme="minorHAnsi"/>
                <w:szCs w:val="20"/>
                <w:lang w:val="en-GB"/>
              </w:rPr>
              <w:t>Special Indicator</w:t>
            </w:r>
          </w:p>
        </w:tc>
        <w:tc>
          <w:tcPr>
            <w:tcW w:w="3746" w:type="pct"/>
            <w:shd w:val="clear" w:color="auto" w:fill="F2F2F2" w:themeFill="background1" w:themeFillShade="F2"/>
          </w:tcPr>
          <w:p w14:paraId="30192B26" w14:textId="77777777" w:rsidR="0042274E" w:rsidRPr="00665EB2" w:rsidRDefault="0042274E" w:rsidP="00D96643">
            <w:pPr>
              <w:spacing w:before="60" w:after="60"/>
              <w:rPr>
                <w:rFonts w:cstheme="minorHAnsi"/>
                <w:szCs w:val="20"/>
              </w:rPr>
            </w:pPr>
            <w:r w:rsidRPr="00665EB2">
              <w:rPr>
                <w:rFonts w:cstheme="minorHAnsi"/>
                <w:szCs w:val="20"/>
              </w:rPr>
              <w:t>Block trade special indicator, can be one of:</w:t>
            </w:r>
          </w:p>
          <w:p w14:paraId="50990DA5" w14:textId="77777777" w:rsidR="0042274E" w:rsidRPr="00665EB2" w:rsidRDefault="0042274E" w:rsidP="00D96643">
            <w:pPr>
              <w:pStyle w:val="ListParagraph"/>
              <w:numPr>
                <w:ilvl w:val="0"/>
                <w:numId w:val="20"/>
              </w:numPr>
              <w:spacing w:before="60" w:after="60"/>
              <w:rPr>
                <w:rFonts w:cstheme="minorHAnsi"/>
                <w:szCs w:val="20"/>
              </w:rPr>
            </w:pPr>
            <w:r w:rsidRPr="00665EB2">
              <w:rPr>
                <w:rFonts w:cstheme="minorHAnsi"/>
                <w:szCs w:val="20"/>
              </w:rPr>
              <w:t>1 = BTIC</w:t>
            </w:r>
          </w:p>
          <w:p w14:paraId="1AAD5FAA" w14:textId="77777777" w:rsidR="0042274E" w:rsidRPr="009E7140" w:rsidRDefault="0042274E" w:rsidP="00D96643">
            <w:pPr>
              <w:pStyle w:val="ListParagraph"/>
              <w:numPr>
                <w:ilvl w:val="0"/>
                <w:numId w:val="20"/>
              </w:numPr>
              <w:spacing w:before="60" w:after="60"/>
              <w:rPr>
                <w:rFonts w:cstheme="minorHAnsi"/>
                <w:sz w:val="18"/>
                <w:szCs w:val="18"/>
              </w:rPr>
            </w:pPr>
            <w:r w:rsidRPr="00665EB2">
              <w:rPr>
                <w:rFonts w:eastAsiaTheme="minorHAnsi" w:cstheme="minorHAnsi"/>
                <w:szCs w:val="20"/>
              </w:rPr>
              <w:t xml:space="preserve">2 = </w:t>
            </w:r>
            <w:r w:rsidRPr="00665EB2">
              <w:rPr>
                <w:szCs w:val="20"/>
              </w:rPr>
              <w:t>PPR2</w:t>
            </w:r>
          </w:p>
          <w:p w14:paraId="083BC5BE" w14:textId="77777777" w:rsidR="0042274E" w:rsidRPr="009E7140" w:rsidRDefault="0042274E" w:rsidP="00D96643">
            <w:pPr>
              <w:spacing w:before="60" w:after="60"/>
              <w:rPr>
                <w:rFonts w:cstheme="minorHAnsi"/>
                <w:sz w:val="18"/>
                <w:szCs w:val="18"/>
              </w:rPr>
            </w:pPr>
            <w:r w:rsidRPr="009E7140">
              <w:rPr>
                <w:rFonts w:cstheme="minorHAnsi"/>
                <w:szCs w:val="20"/>
              </w:rPr>
              <w:t>Set to 0 if not used.</w:t>
            </w:r>
          </w:p>
        </w:tc>
      </w:tr>
      <w:tr w:rsidR="0042274E" w:rsidRPr="00754E31" w14:paraId="54476A6F"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2782EE9B" w14:textId="77777777" w:rsidR="0042274E" w:rsidRPr="00754E31" w:rsidRDefault="0042274E" w:rsidP="00D96643">
            <w:pPr>
              <w:spacing w:before="60" w:after="60"/>
              <w:rPr>
                <w:rFonts w:cstheme="minorHAnsi"/>
                <w:szCs w:val="20"/>
                <w:lang w:val="en-GB"/>
              </w:rPr>
            </w:pPr>
            <w:r w:rsidRPr="007A3C96">
              <w:rPr>
                <w:rFonts w:cstheme="minorHAnsi"/>
                <w:szCs w:val="20"/>
                <w:lang w:val="en-GB"/>
              </w:rPr>
              <w:t>Aggregated Trade</w:t>
            </w:r>
          </w:p>
        </w:tc>
        <w:tc>
          <w:tcPr>
            <w:tcW w:w="3746" w:type="pct"/>
            <w:shd w:val="clear" w:color="auto" w:fill="F2F2F2" w:themeFill="background1" w:themeFillShade="F2"/>
          </w:tcPr>
          <w:p w14:paraId="650876F7" w14:textId="77777777" w:rsidR="0042274E" w:rsidRDefault="0042274E" w:rsidP="00D96643">
            <w:pPr>
              <w:spacing w:before="60" w:after="60"/>
              <w:rPr>
                <w:rFonts w:cstheme="minorHAnsi"/>
                <w:szCs w:val="20"/>
              </w:rPr>
            </w:pPr>
            <w:r>
              <w:rPr>
                <w:rFonts w:cstheme="minorHAnsi"/>
                <w:szCs w:val="20"/>
              </w:rPr>
              <w:t>Indicates whether it is a</w:t>
            </w:r>
            <w:r w:rsidRPr="007A3C96">
              <w:rPr>
                <w:rFonts w:cstheme="minorHAnsi"/>
                <w:szCs w:val="20"/>
              </w:rPr>
              <w:t xml:space="preserve">ggregated </w:t>
            </w:r>
            <w:r>
              <w:rPr>
                <w:rFonts w:cstheme="minorHAnsi"/>
                <w:szCs w:val="20"/>
              </w:rPr>
              <w:t>t</w:t>
            </w:r>
            <w:r w:rsidRPr="007A3C96">
              <w:rPr>
                <w:rFonts w:cstheme="minorHAnsi"/>
                <w:szCs w:val="20"/>
              </w:rPr>
              <w:t>rade</w:t>
            </w:r>
            <w:r>
              <w:rPr>
                <w:rFonts w:cstheme="minorHAnsi"/>
                <w:szCs w:val="20"/>
              </w:rPr>
              <w:t xml:space="preserve">, </w:t>
            </w:r>
            <w:r w:rsidRPr="00991D17">
              <w:rPr>
                <w:rFonts w:cstheme="minorHAnsi"/>
                <w:szCs w:val="20"/>
              </w:rPr>
              <w:t>a pass-through attribute</w:t>
            </w:r>
            <w:r>
              <w:rPr>
                <w:rFonts w:cstheme="minorHAnsi"/>
                <w:szCs w:val="20"/>
              </w:rPr>
              <w:t>.</w:t>
            </w:r>
          </w:p>
          <w:p w14:paraId="10C8C696" w14:textId="77777777" w:rsidR="0042274E" w:rsidRDefault="0042274E" w:rsidP="00D96643">
            <w:pPr>
              <w:pStyle w:val="ListParagraph"/>
              <w:numPr>
                <w:ilvl w:val="0"/>
                <w:numId w:val="20"/>
              </w:numPr>
              <w:spacing w:before="60" w:after="60"/>
              <w:rPr>
                <w:rFonts w:cstheme="minorHAnsi"/>
                <w:szCs w:val="20"/>
              </w:rPr>
            </w:pPr>
            <w:r>
              <w:rPr>
                <w:rFonts w:cstheme="minorHAnsi"/>
                <w:szCs w:val="20"/>
              </w:rPr>
              <w:t>1</w:t>
            </w:r>
            <w:r w:rsidRPr="00665EB2">
              <w:rPr>
                <w:rFonts w:cstheme="minorHAnsi"/>
                <w:szCs w:val="20"/>
              </w:rPr>
              <w:t xml:space="preserve"> = </w:t>
            </w:r>
            <w:r>
              <w:rPr>
                <w:rFonts w:cstheme="minorHAnsi"/>
                <w:szCs w:val="20"/>
              </w:rPr>
              <w:t>Yes</w:t>
            </w:r>
          </w:p>
          <w:p w14:paraId="01772EB4" w14:textId="77777777" w:rsidR="0042274E" w:rsidRPr="007A3C96" w:rsidRDefault="0042274E" w:rsidP="00D96643">
            <w:pPr>
              <w:pStyle w:val="ListParagraph"/>
              <w:numPr>
                <w:ilvl w:val="0"/>
                <w:numId w:val="20"/>
              </w:numPr>
              <w:spacing w:before="60" w:after="60"/>
              <w:rPr>
                <w:rFonts w:cstheme="minorHAnsi"/>
                <w:szCs w:val="20"/>
              </w:rPr>
            </w:pPr>
            <w:r>
              <w:rPr>
                <w:rFonts w:eastAsiaTheme="minorHAnsi" w:cstheme="minorHAnsi"/>
                <w:szCs w:val="20"/>
              </w:rPr>
              <w:t>0</w:t>
            </w:r>
            <w:r w:rsidRPr="007A3C96">
              <w:rPr>
                <w:rFonts w:eastAsiaTheme="minorHAnsi" w:cstheme="minorHAnsi"/>
                <w:szCs w:val="20"/>
              </w:rPr>
              <w:t xml:space="preserve"> = </w:t>
            </w:r>
            <w:r>
              <w:rPr>
                <w:szCs w:val="20"/>
              </w:rPr>
              <w:t>No</w:t>
            </w:r>
          </w:p>
        </w:tc>
      </w:tr>
      <w:tr w:rsidR="0042274E" w:rsidRPr="00754E31" w14:paraId="749D0AA0"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52CB0342" w14:textId="77777777" w:rsidR="0042274E" w:rsidRPr="000A56C1" w:rsidRDefault="0042274E" w:rsidP="00D96643">
            <w:pPr>
              <w:spacing w:before="60" w:after="60"/>
              <w:rPr>
                <w:rFonts w:cstheme="minorHAnsi"/>
                <w:szCs w:val="20"/>
                <w:lang w:val="en-GB"/>
              </w:rPr>
            </w:pPr>
            <w:r w:rsidRPr="000A56C1">
              <w:rPr>
                <w:rFonts w:cstheme="minorHAnsi"/>
                <w:szCs w:val="20"/>
                <w:lang w:val="en-GB"/>
              </w:rPr>
              <w:t>No</w:t>
            </w:r>
            <w:r>
              <w:rPr>
                <w:rFonts w:cstheme="minorHAnsi"/>
                <w:szCs w:val="20"/>
                <w:lang w:val="en-GB"/>
              </w:rPr>
              <w:t xml:space="preserve"> Legs</w:t>
            </w:r>
          </w:p>
        </w:tc>
        <w:tc>
          <w:tcPr>
            <w:tcW w:w="3746" w:type="pct"/>
            <w:shd w:val="clear" w:color="auto" w:fill="F2F2F2" w:themeFill="background1" w:themeFillShade="F2"/>
          </w:tcPr>
          <w:p w14:paraId="5148E599"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T</w:t>
            </w:r>
            <w:r w:rsidRPr="000A56C1">
              <w:rPr>
                <w:rFonts w:eastAsia="Times New Roman" w:cstheme="minorHAnsi"/>
                <w:color w:val="000000"/>
                <w:szCs w:val="20"/>
                <w:lang w:eastAsia="en-US"/>
              </w:rPr>
              <w:t>otal</w:t>
            </w:r>
            <w:r>
              <w:rPr>
                <w:rFonts w:eastAsia="Times New Roman" w:cstheme="minorHAnsi"/>
                <w:color w:val="000000"/>
                <w:szCs w:val="20"/>
                <w:lang w:eastAsia="en-US"/>
              </w:rPr>
              <w:t xml:space="preserve"> of legs, </w:t>
            </w:r>
            <w:r w:rsidRPr="000A56C1">
              <w:rPr>
                <w:rFonts w:eastAsia="Times New Roman" w:cstheme="minorHAnsi"/>
                <w:color w:val="000000"/>
                <w:szCs w:val="20"/>
                <w:lang w:eastAsia="en-US"/>
              </w:rPr>
              <w:t xml:space="preserve">must be less or equal to </w:t>
            </w:r>
            <w:r>
              <w:rPr>
                <w:rFonts w:eastAsia="Times New Roman" w:cstheme="minorHAnsi"/>
                <w:color w:val="000000"/>
                <w:szCs w:val="20"/>
                <w:lang w:eastAsia="en-US"/>
              </w:rPr>
              <w:t>8.</w:t>
            </w:r>
          </w:p>
        </w:tc>
      </w:tr>
      <w:tr w:rsidR="0042274E" w:rsidRPr="00754E31" w14:paraId="31C976DB"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47AD997B" w14:textId="77777777" w:rsidR="0042274E" w:rsidRPr="000A56C1" w:rsidRDefault="0042274E" w:rsidP="00D96643">
            <w:pPr>
              <w:spacing w:before="60" w:after="60"/>
              <w:rPr>
                <w:rFonts w:cstheme="minorHAnsi"/>
                <w:szCs w:val="20"/>
                <w:lang w:val="en-GB"/>
              </w:rPr>
            </w:pPr>
            <w:r>
              <w:t>One-party Trade Instrument Leg Block 1</w:t>
            </w:r>
          </w:p>
        </w:tc>
        <w:tc>
          <w:tcPr>
            <w:tcW w:w="3746" w:type="pct"/>
            <w:shd w:val="clear" w:color="auto" w:fill="F2F2F2" w:themeFill="background1" w:themeFillShade="F2"/>
          </w:tcPr>
          <w:p w14:paraId="69E5D92D"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 xml:space="preserve">The </w:t>
            </w:r>
            <w:r>
              <w:t>one-party trade instrument leg block</w:t>
            </w:r>
          </w:p>
        </w:tc>
      </w:tr>
      <w:tr w:rsidR="0042274E" w:rsidRPr="00754E31" w14:paraId="146E47B3"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18E16B6E" w14:textId="77777777" w:rsidR="0042274E" w:rsidRPr="000A56C1" w:rsidRDefault="0042274E" w:rsidP="00D96643">
            <w:pPr>
              <w:spacing w:before="60" w:after="60"/>
              <w:rPr>
                <w:rFonts w:cstheme="minorHAnsi"/>
                <w:szCs w:val="20"/>
                <w:lang w:val="en-GB"/>
              </w:rPr>
            </w:pPr>
            <w:r>
              <w:t>One-party Trade Instrument Leg Block …</w:t>
            </w:r>
          </w:p>
        </w:tc>
        <w:tc>
          <w:tcPr>
            <w:tcW w:w="3746" w:type="pct"/>
            <w:shd w:val="clear" w:color="auto" w:fill="F2F2F2" w:themeFill="background1" w:themeFillShade="F2"/>
          </w:tcPr>
          <w:p w14:paraId="1AE31376"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 xml:space="preserve">The </w:t>
            </w:r>
            <w:r>
              <w:t>one -party trade instrument leg block</w:t>
            </w:r>
          </w:p>
        </w:tc>
      </w:tr>
      <w:tr w:rsidR="0042274E" w:rsidRPr="00754E31" w14:paraId="309A85DC"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65C1497C" w14:textId="77777777" w:rsidR="0042274E" w:rsidRPr="000A56C1" w:rsidRDefault="0042274E" w:rsidP="00D96643">
            <w:pPr>
              <w:spacing w:before="60" w:after="60"/>
              <w:rPr>
                <w:rFonts w:cstheme="minorHAnsi"/>
                <w:szCs w:val="20"/>
                <w:lang w:val="en-GB"/>
              </w:rPr>
            </w:pPr>
            <w:r>
              <w:t>One-party Trade Instrument Leg Block</w:t>
            </w:r>
            <w:r>
              <w:rPr>
                <w:rFonts w:cstheme="minorHAnsi"/>
                <w:szCs w:val="20"/>
                <w:lang w:val="en-GB"/>
              </w:rPr>
              <w:t xml:space="preserve"> N</w:t>
            </w:r>
          </w:p>
        </w:tc>
        <w:tc>
          <w:tcPr>
            <w:tcW w:w="3746" w:type="pct"/>
            <w:shd w:val="clear" w:color="auto" w:fill="F2F2F2" w:themeFill="background1" w:themeFillShade="F2"/>
          </w:tcPr>
          <w:p w14:paraId="432D0160"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 xml:space="preserve">The </w:t>
            </w:r>
            <w:r>
              <w:t>one -party trade instrument leg block</w:t>
            </w:r>
          </w:p>
        </w:tc>
      </w:tr>
    </w:tbl>
    <w:p w14:paraId="330E156D" w14:textId="77777777" w:rsidR="0042274E" w:rsidRDefault="0042274E" w:rsidP="0042274E">
      <w:pPr>
        <w:spacing w:before="120"/>
        <w:jc w:val="both"/>
        <w:rPr>
          <w:rFonts w:cstheme="minorHAnsi"/>
          <w:sz w:val="22"/>
          <w:szCs w:val="22"/>
        </w:rPr>
      </w:pPr>
      <w:r>
        <w:rPr>
          <w:rFonts w:cstheme="minorHAnsi"/>
          <w:sz w:val="22"/>
          <w:szCs w:val="22"/>
        </w:rPr>
        <w:t>Optional Fields:</w:t>
      </w:r>
    </w:p>
    <w:p w14:paraId="3E58BB88" w14:textId="77777777" w:rsidR="0042274E" w:rsidRDefault="0042274E" w:rsidP="0042274E">
      <w:pPr>
        <w:spacing w:before="120"/>
        <w:jc w:val="both"/>
        <w:rPr>
          <w:rFonts w:cstheme="minorHAnsi"/>
          <w:sz w:val="22"/>
          <w:szCs w:val="22"/>
        </w:rPr>
      </w:pPr>
      <w:r>
        <w:rPr>
          <w:rFonts w:cstheme="minorHAnsi"/>
          <w:sz w:val="22"/>
          <w:szCs w:val="22"/>
        </w:rPr>
        <w:t>There is no optional field for this message.</w:t>
      </w:r>
    </w:p>
    <w:p w14:paraId="6D1F2E70" w14:textId="77777777" w:rsidR="0042274E" w:rsidRDefault="0042274E" w:rsidP="0042274E">
      <w:pPr>
        <w:spacing w:before="120"/>
        <w:jc w:val="both"/>
        <w:rPr>
          <w:rFonts w:cstheme="minorHAnsi"/>
          <w:sz w:val="22"/>
          <w:szCs w:val="22"/>
        </w:rPr>
      </w:pPr>
    </w:p>
    <w:p w14:paraId="60457D51" w14:textId="77777777" w:rsidR="0042274E" w:rsidRDefault="0042274E" w:rsidP="0042274E">
      <w:pPr>
        <w:pStyle w:val="Heading4"/>
        <w:rPr>
          <w:rFonts w:asciiTheme="minorHAnsi" w:hAnsiTheme="minorHAnsi" w:cstheme="minorHAnsi"/>
        </w:rPr>
      </w:pPr>
      <w:bookmarkStart w:id="796" w:name="_Toc170578944"/>
      <w:r>
        <w:rPr>
          <w:rFonts w:asciiTheme="minorHAnsi" w:hAnsiTheme="minorHAnsi" w:cstheme="minorHAnsi"/>
        </w:rPr>
        <w:lastRenderedPageBreak/>
        <w:t>On-behalf Trade Accept Request Ack (83)</w:t>
      </w:r>
      <w:bookmarkEnd w:id="796"/>
    </w:p>
    <w:p w14:paraId="64E5655D" w14:textId="77777777" w:rsidR="0042274E" w:rsidRDefault="0042274E" w:rsidP="0042274E">
      <w:pPr>
        <w:pStyle w:val="NormalNGMDS"/>
        <w:ind w:left="0"/>
        <w:rPr>
          <w:rFonts w:asciiTheme="minorHAnsi" w:hAnsiTheme="minorHAnsi" w:cstheme="minorHAnsi"/>
          <w:szCs w:val="22"/>
        </w:rPr>
      </w:pPr>
      <w:r>
        <w:rPr>
          <w:rFonts w:asciiTheme="minorHAnsi" w:hAnsiTheme="minorHAnsi" w:cstheme="minorHAnsi"/>
          <w:szCs w:val="22"/>
        </w:rPr>
        <w:t>The gateway sends this message to respond the On-behalf Trade Accept Request (26)</w:t>
      </w:r>
      <w:r>
        <w:rPr>
          <w:rFonts w:asciiTheme="minorHAnsi" w:hAnsiTheme="minorHAnsi" w:cstheme="minorHAnsi"/>
        </w:rPr>
        <w:t xml:space="preserve"> </w:t>
      </w:r>
      <w:r>
        <w:rPr>
          <w:rFonts w:asciiTheme="minorHAnsi" w:hAnsiTheme="minorHAnsi" w:cstheme="minorHAnsi"/>
          <w:szCs w:val="22"/>
        </w:rPr>
        <w:t>to indicate the request status, which can be as below:</w:t>
      </w:r>
    </w:p>
    <w:p w14:paraId="4F6E91ED" w14:textId="77777777" w:rsidR="0042274E" w:rsidRPr="004060BB" w:rsidRDefault="0042274E" w:rsidP="0042274E">
      <w:pPr>
        <w:pStyle w:val="NormalNGMDS"/>
        <w:numPr>
          <w:ilvl w:val="0"/>
          <w:numId w:val="167"/>
        </w:numPr>
        <w:rPr>
          <w:rFonts w:asciiTheme="minorHAnsi" w:hAnsiTheme="minorHAnsi" w:cstheme="minorHAnsi"/>
          <w:szCs w:val="22"/>
        </w:rPr>
      </w:pPr>
      <w:r w:rsidRPr="004060BB">
        <w:rPr>
          <w:rFonts w:asciiTheme="minorHAnsi" w:hAnsiTheme="minorHAnsi" w:cstheme="minorHAnsi"/>
          <w:szCs w:val="22"/>
        </w:rPr>
        <w:t>1 = Rejected</w:t>
      </w:r>
      <w:r>
        <w:rPr>
          <w:rFonts w:asciiTheme="minorHAnsi" w:hAnsiTheme="minorHAnsi" w:cstheme="minorHAnsi"/>
          <w:szCs w:val="22"/>
        </w:rPr>
        <w:t xml:space="preserve"> (This for the first and later accept submission of this o</w:t>
      </w:r>
      <w:r w:rsidRPr="00D6565B">
        <w:rPr>
          <w:rFonts w:asciiTheme="minorHAnsi" w:hAnsiTheme="minorHAnsi" w:cstheme="minorHAnsi"/>
          <w:szCs w:val="22"/>
        </w:rPr>
        <w:t xml:space="preserve">n-behalf </w:t>
      </w:r>
      <w:r>
        <w:rPr>
          <w:rFonts w:asciiTheme="minorHAnsi" w:hAnsiTheme="minorHAnsi" w:cstheme="minorHAnsi"/>
          <w:szCs w:val="22"/>
        </w:rPr>
        <w:t>t</w:t>
      </w:r>
      <w:r w:rsidRPr="00D6565B">
        <w:rPr>
          <w:rFonts w:asciiTheme="minorHAnsi" w:hAnsiTheme="minorHAnsi" w:cstheme="minorHAnsi"/>
          <w:szCs w:val="22"/>
        </w:rPr>
        <w:t>rade</w:t>
      </w:r>
      <w:r>
        <w:rPr>
          <w:rFonts w:asciiTheme="minorHAnsi" w:hAnsiTheme="minorHAnsi" w:cstheme="minorHAnsi"/>
          <w:szCs w:val="22"/>
        </w:rPr>
        <w:t>)</w:t>
      </w:r>
    </w:p>
    <w:p w14:paraId="5FE11593" w14:textId="77777777" w:rsidR="0042274E" w:rsidRPr="004060BB" w:rsidRDefault="0042274E" w:rsidP="0042274E">
      <w:pPr>
        <w:pStyle w:val="NormalNGMDS"/>
        <w:numPr>
          <w:ilvl w:val="0"/>
          <w:numId w:val="167"/>
        </w:numPr>
        <w:rPr>
          <w:rFonts w:asciiTheme="minorHAnsi" w:hAnsiTheme="minorHAnsi" w:cstheme="minorHAnsi"/>
          <w:szCs w:val="22"/>
        </w:rPr>
      </w:pPr>
      <w:r w:rsidRPr="004060BB">
        <w:rPr>
          <w:rFonts w:asciiTheme="minorHAnsi" w:hAnsiTheme="minorHAnsi" w:cstheme="minorHAnsi"/>
          <w:szCs w:val="22"/>
        </w:rPr>
        <w:t>2 = Accepted</w:t>
      </w:r>
      <w:r>
        <w:rPr>
          <w:rFonts w:asciiTheme="minorHAnsi" w:hAnsiTheme="minorHAnsi" w:cstheme="minorHAnsi"/>
          <w:szCs w:val="22"/>
        </w:rPr>
        <w:t xml:space="preserve"> (This for the first submission)</w:t>
      </w:r>
    </w:p>
    <w:p w14:paraId="5905987E" w14:textId="77777777" w:rsidR="0042274E" w:rsidRDefault="0042274E" w:rsidP="0042274E">
      <w:pPr>
        <w:pStyle w:val="NormalNGMDS"/>
        <w:numPr>
          <w:ilvl w:val="0"/>
          <w:numId w:val="167"/>
        </w:numPr>
        <w:rPr>
          <w:rFonts w:asciiTheme="minorHAnsi" w:hAnsiTheme="minorHAnsi" w:cstheme="minorHAnsi"/>
          <w:szCs w:val="22"/>
        </w:rPr>
      </w:pPr>
      <w:r w:rsidRPr="004060BB">
        <w:rPr>
          <w:rFonts w:asciiTheme="minorHAnsi" w:hAnsiTheme="minorHAnsi" w:cstheme="minorHAnsi"/>
          <w:szCs w:val="22"/>
        </w:rPr>
        <w:t>3 = Confirmed</w:t>
      </w:r>
      <w:r>
        <w:rPr>
          <w:rFonts w:asciiTheme="minorHAnsi" w:hAnsiTheme="minorHAnsi" w:cstheme="minorHAnsi"/>
          <w:szCs w:val="22"/>
        </w:rPr>
        <w:t xml:space="preserve"> (This for the later accept submission of this o</w:t>
      </w:r>
      <w:r w:rsidRPr="00D6565B">
        <w:rPr>
          <w:rFonts w:asciiTheme="minorHAnsi" w:hAnsiTheme="minorHAnsi" w:cstheme="minorHAnsi"/>
          <w:szCs w:val="22"/>
        </w:rPr>
        <w:t xml:space="preserve">n-behalf </w:t>
      </w:r>
      <w:r>
        <w:rPr>
          <w:rFonts w:asciiTheme="minorHAnsi" w:hAnsiTheme="minorHAnsi" w:cstheme="minorHAnsi"/>
          <w:szCs w:val="22"/>
        </w:rPr>
        <w:t>t</w:t>
      </w:r>
      <w:r w:rsidRPr="00D6565B">
        <w:rPr>
          <w:rFonts w:asciiTheme="minorHAnsi" w:hAnsiTheme="minorHAnsi" w:cstheme="minorHAnsi"/>
          <w:szCs w:val="22"/>
        </w:rPr>
        <w:t>rade</w:t>
      </w:r>
      <w:r>
        <w:rPr>
          <w:rFonts w:asciiTheme="minorHAnsi" w:hAnsiTheme="minorHAnsi" w:cstheme="minorHAnsi"/>
          <w:szCs w:val="22"/>
        </w:rPr>
        <w:t xml:space="preserve"> and can be matched immediately)</w:t>
      </w:r>
    </w:p>
    <w:p w14:paraId="46B80FC9" w14:textId="77777777" w:rsidR="0042274E" w:rsidRPr="00CD0F3E" w:rsidRDefault="0042274E" w:rsidP="0042274E">
      <w:pPr>
        <w:rPr>
          <w:lang w:val="en-GB"/>
        </w:rPr>
      </w:pP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0"/>
        <w:gridCol w:w="6750"/>
        <w:gridCol w:w="9"/>
      </w:tblGrid>
      <w:tr w:rsidR="0042274E" w:rsidRPr="003C47FD" w14:paraId="6C9471E8" w14:textId="77777777" w:rsidTr="00D96643">
        <w:trPr>
          <w:gridAfter w:val="1"/>
          <w:wAfter w:w="5" w:type="pct"/>
          <w:trHeight w:val="300"/>
        </w:trPr>
        <w:tc>
          <w:tcPr>
            <w:tcW w:w="1249" w:type="pct"/>
            <w:shd w:val="clear" w:color="auto" w:fill="C6D9F1" w:themeFill="text2" w:themeFillTint="33"/>
            <w:noWrap/>
          </w:tcPr>
          <w:p w14:paraId="1E426F15" w14:textId="77777777" w:rsidR="0042274E" w:rsidRPr="003C47FD" w:rsidRDefault="0042274E" w:rsidP="00D96643">
            <w:pPr>
              <w:pStyle w:val="Tablehead"/>
              <w:spacing w:after="0"/>
              <w:jc w:val="left"/>
              <w:rPr>
                <w:rFonts w:cstheme="minorHAnsi"/>
              </w:rPr>
            </w:pPr>
            <w:r>
              <w:rPr>
                <w:rFonts w:cstheme="minorHAnsi"/>
              </w:rPr>
              <w:t>Field Name</w:t>
            </w:r>
          </w:p>
        </w:tc>
        <w:tc>
          <w:tcPr>
            <w:tcW w:w="3746" w:type="pct"/>
            <w:shd w:val="clear" w:color="auto" w:fill="C6D9F1" w:themeFill="text2" w:themeFillTint="33"/>
          </w:tcPr>
          <w:p w14:paraId="75AC4308"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7CC77C85"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15E2AF9E" w14:textId="77777777" w:rsidR="0042274E" w:rsidRPr="00754E31" w:rsidRDefault="0042274E" w:rsidP="00D96643">
            <w:pPr>
              <w:spacing w:before="60" w:after="60"/>
              <w:rPr>
                <w:rFonts w:cstheme="minorHAnsi"/>
                <w:szCs w:val="20"/>
                <w:lang w:val="en-GB"/>
              </w:rPr>
            </w:pPr>
            <w:r w:rsidRPr="000A0DAA">
              <w:rPr>
                <w:rFonts w:cstheme="minorHAnsi"/>
                <w:szCs w:val="20"/>
                <w:lang w:val="en-GB"/>
              </w:rPr>
              <w:t>Trade Report ID</w:t>
            </w:r>
          </w:p>
        </w:tc>
        <w:tc>
          <w:tcPr>
            <w:tcW w:w="3746" w:type="pct"/>
            <w:shd w:val="clear" w:color="auto" w:fill="F2F2F2" w:themeFill="background1" w:themeFillShade="F2"/>
          </w:tcPr>
          <w:p w14:paraId="34780E40" w14:textId="77777777" w:rsidR="0042274E" w:rsidRPr="00931B7A" w:rsidRDefault="0042274E" w:rsidP="00D96643">
            <w:pPr>
              <w:spacing w:before="60" w:after="60"/>
              <w:rPr>
                <w:rFonts w:cstheme="minorHAnsi"/>
                <w:szCs w:val="20"/>
              </w:rPr>
            </w:pPr>
            <w:r w:rsidRPr="00F71B20">
              <w:rPr>
                <w:rFonts w:cstheme="minorHAnsi"/>
                <w:szCs w:val="20"/>
              </w:rPr>
              <w:t xml:space="preserve">Client specified unique identifier for the </w:t>
            </w:r>
            <w:r>
              <w:rPr>
                <w:rFonts w:cstheme="minorHAnsi"/>
                <w:szCs w:val="20"/>
              </w:rPr>
              <w:t>block trade request message.</w:t>
            </w:r>
          </w:p>
        </w:tc>
      </w:tr>
      <w:tr w:rsidR="0042274E" w:rsidRPr="00754E31" w14:paraId="428C8A55"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0C010144" w14:textId="77777777" w:rsidR="0042274E" w:rsidRPr="00754E31" w:rsidRDefault="0042274E" w:rsidP="00D96643">
            <w:pPr>
              <w:spacing w:before="60" w:after="60"/>
              <w:rPr>
                <w:rFonts w:cstheme="minorHAnsi"/>
                <w:szCs w:val="20"/>
                <w:lang w:val="en-GB"/>
              </w:rPr>
            </w:pPr>
            <w:r>
              <w:rPr>
                <w:rFonts w:cstheme="minorHAnsi"/>
                <w:szCs w:val="20"/>
                <w:lang w:val="en-GB"/>
              </w:rPr>
              <w:t>Secondary Trade ID</w:t>
            </w:r>
          </w:p>
        </w:tc>
        <w:tc>
          <w:tcPr>
            <w:tcW w:w="3746" w:type="pct"/>
            <w:shd w:val="clear" w:color="auto" w:fill="F2F2F2" w:themeFill="background1" w:themeFillShade="F2"/>
          </w:tcPr>
          <w:p w14:paraId="1D9A466D" w14:textId="77777777" w:rsidR="0042274E" w:rsidRPr="00931B7A" w:rsidRDefault="0042274E" w:rsidP="00D96643">
            <w:pPr>
              <w:spacing w:before="60" w:after="60"/>
              <w:rPr>
                <w:rFonts w:cstheme="minorHAnsi"/>
                <w:szCs w:val="20"/>
              </w:rPr>
            </w:pPr>
            <w:r>
              <w:rPr>
                <w:rFonts w:cstheme="minorHAnsi"/>
                <w:szCs w:val="20"/>
              </w:rPr>
              <w:t>HKEX assigned unique identifier for this block trade.</w:t>
            </w:r>
          </w:p>
        </w:tc>
      </w:tr>
      <w:tr w:rsidR="0042274E" w:rsidRPr="00073EA6" w14:paraId="3837EB15" w14:textId="77777777" w:rsidTr="00D96643">
        <w:tblPrEx>
          <w:tblLook w:val="01E0" w:firstRow="1" w:lastRow="1" w:firstColumn="1" w:lastColumn="1" w:noHBand="0" w:noVBand="0"/>
        </w:tblPrEx>
        <w:trPr>
          <w:trHeight w:val="331"/>
        </w:trPr>
        <w:tc>
          <w:tcPr>
            <w:tcW w:w="1249" w:type="pct"/>
            <w:shd w:val="clear" w:color="auto" w:fill="F2F2F2" w:themeFill="background1" w:themeFillShade="F2"/>
          </w:tcPr>
          <w:p w14:paraId="24A3A457" w14:textId="77777777" w:rsidR="0042274E" w:rsidRPr="00073EA6" w:rsidRDefault="0042274E" w:rsidP="00D96643">
            <w:pPr>
              <w:snapToGrid w:val="0"/>
              <w:spacing w:before="60" w:after="40"/>
              <w:rPr>
                <w:rFonts w:cstheme="minorHAnsi"/>
                <w:szCs w:val="20"/>
              </w:rPr>
            </w:pPr>
            <w:r w:rsidRPr="0049178E">
              <w:rPr>
                <w:rFonts w:cstheme="minorHAnsi"/>
                <w:szCs w:val="20"/>
              </w:rPr>
              <w:t>Transaction Time</w:t>
            </w:r>
          </w:p>
        </w:tc>
        <w:tc>
          <w:tcPr>
            <w:tcW w:w="3751" w:type="pct"/>
            <w:gridSpan w:val="2"/>
            <w:shd w:val="clear" w:color="auto" w:fill="F2F2F2" w:themeFill="background1" w:themeFillShade="F2"/>
          </w:tcPr>
          <w:p w14:paraId="34E45FB1" w14:textId="77777777" w:rsidR="0042274E" w:rsidRPr="00073EA6" w:rsidRDefault="0042274E" w:rsidP="00D96643">
            <w:pPr>
              <w:snapToGrid w:val="0"/>
              <w:spacing w:before="60" w:after="40"/>
              <w:rPr>
                <w:rFonts w:cstheme="minorHAnsi"/>
                <w:szCs w:val="20"/>
              </w:rPr>
            </w:pPr>
            <w:r w:rsidRPr="00AD055D">
              <w:rPr>
                <w:rFonts w:eastAsia="Calibri" w:cstheme="minorHAnsi"/>
                <w:szCs w:val="20"/>
                <w:lang w:val="en-GB"/>
              </w:rPr>
              <w:t xml:space="preserve">The time at which </w:t>
            </w:r>
            <w:r>
              <w:rPr>
                <w:rFonts w:eastAsia="Calibri" w:cstheme="minorHAnsi"/>
                <w:szCs w:val="20"/>
                <w:lang w:val="en-GB"/>
              </w:rPr>
              <w:t>this message is generated.</w:t>
            </w:r>
          </w:p>
        </w:tc>
      </w:tr>
      <w:tr w:rsidR="0042274E" w:rsidRPr="00754E31" w14:paraId="17716834"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5442600A" w14:textId="77777777" w:rsidR="0042274E" w:rsidRPr="00754E31" w:rsidRDefault="0042274E" w:rsidP="00D96643">
            <w:pPr>
              <w:spacing w:before="60" w:after="60"/>
              <w:rPr>
                <w:rFonts w:cstheme="minorHAnsi"/>
                <w:szCs w:val="20"/>
                <w:lang w:val="en-GB"/>
              </w:rPr>
            </w:pPr>
            <w:r w:rsidRPr="000A56C1">
              <w:rPr>
                <w:rFonts w:cstheme="minorHAnsi"/>
                <w:szCs w:val="20"/>
                <w:lang w:val="en-GB"/>
              </w:rPr>
              <w:t>Executing Trader</w:t>
            </w:r>
          </w:p>
        </w:tc>
        <w:tc>
          <w:tcPr>
            <w:tcW w:w="3746" w:type="pct"/>
            <w:shd w:val="clear" w:color="auto" w:fill="F2F2F2" w:themeFill="background1" w:themeFillShade="F2"/>
          </w:tcPr>
          <w:p w14:paraId="116B508E" w14:textId="77777777" w:rsidR="0042274E" w:rsidRDefault="0042274E" w:rsidP="00D96643">
            <w:pPr>
              <w:spacing w:before="60" w:after="60"/>
              <w:rPr>
                <w:rFonts w:cstheme="minorHAnsi"/>
                <w:szCs w:val="20"/>
              </w:rPr>
            </w:pPr>
            <w:r w:rsidRPr="00F71B20">
              <w:rPr>
                <w:rFonts w:cstheme="minorHAnsi"/>
                <w:szCs w:val="20"/>
              </w:rPr>
              <w:t>Client specified</w:t>
            </w:r>
            <w:r>
              <w:rPr>
                <w:rFonts w:cstheme="minorHAnsi"/>
                <w:szCs w:val="20"/>
              </w:rPr>
              <w:t xml:space="preserve"> e</w:t>
            </w:r>
            <w:r w:rsidRPr="00F71B20">
              <w:rPr>
                <w:rFonts w:cstheme="minorHAnsi"/>
                <w:szCs w:val="20"/>
              </w:rPr>
              <w:t xml:space="preserve">xecuting </w:t>
            </w:r>
            <w:r>
              <w:rPr>
                <w:rFonts w:cstheme="minorHAnsi"/>
                <w:szCs w:val="20"/>
              </w:rPr>
              <w:t>t</w:t>
            </w:r>
            <w:r w:rsidRPr="00F71B20">
              <w:rPr>
                <w:rFonts w:cstheme="minorHAnsi"/>
                <w:szCs w:val="20"/>
              </w:rPr>
              <w:t>rader</w:t>
            </w:r>
            <w:r>
              <w:rPr>
                <w:rFonts w:cstheme="minorHAnsi"/>
                <w:szCs w:val="20"/>
              </w:rPr>
              <w:t xml:space="preserve"> or other entity form client side.</w:t>
            </w:r>
          </w:p>
          <w:p w14:paraId="5CFE00CC" w14:textId="77777777" w:rsidR="0042274E" w:rsidRPr="00931B7A" w:rsidRDefault="0042274E" w:rsidP="00D96643">
            <w:pPr>
              <w:spacing w:before="60" w:after="60"/>
              <w:rPr>
                <w:rFonts w:cstheme="minorHAnsi"/>
                <w:szCs w:val="20"/>
              </w:rPr>
            </w:pPr>
            <w:r>
              <w:rPr>
                <w:rFonts w:cstheme="minorHAnsi"/>
                <w:szCs w:val="20"/>
              </w:rPr>
              <w:t>It may set to 0 if not used.</w:t>
            </w:r>
          </w:p>
        </w:tc>
      </w:tr>
      <w:tr w:rsidR="0042274E" w:rsidRPr="00754E31" w14:paraId="5019CB75"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74B7616A" w14:textId="77777777" w:rsidR="0042274E" w:rsidRPr="00754E31" w:rsidRDefault="0042274E" w:rsidP="00D96643">
            <w:pPr>
              <w:spacing w:before="60" w:after="60"/>
              <w:rPr>
                <w:rFonts w:cstheme="minorHAnsi"/>
                <w:szCs w:val="20"/>
                <w:lang w:val="en-GB"/>
              </w:rPr>
            </w:pPr>
            <w:r w:rsidRPr="00E34EFC">
              <w:rPr>
                <w:rFonts w:cstheme="minorHAnsi"/>
                <w:szCs w:val="20"/>
                <w:lang w:val="en-GB"/>
              </w:rPr>
              <w:t>Special Indicator</w:t>
            </w:r>
          </w:p>
        </w:tc>
        <w:tc>
          <w:tcPr>
            <w:tcW w:w="3746" w:type="pct"/>
            <w:shd w:val="clear" w:color="auto" w:fill="F2F2F2" w:themeFill="background1" w:themeFillShade="F2"/>
          </w:tcPr>
          <w:p w14:paraId="3A210722" w14:textId="77777777" w:rsidR="0042274E" w:rsidRPr="00665EB2" w:rsidRDefault="0042274E" w:rsidP="00D96643">
            <w:pPr>
              <w:spacing w:before="60" w:after="60"/>
              <w:rPr>
                <w:rFonts w:cstheme="minorHAnsi"/>
                <w:szCs w:val="20"/>
              </w:rPr>
            </w:pPr>
            <w:r w:rsidRPr="00665EB2">
              <w:rPr>
                <w:rFonts w:cstheme="minorHAnsi"/>
                <w:szCs w:val="20"/>
              </w:rPr>
              <w:t>Block trade special indicator, can be one of:</w:t>
            </w:r>
          </w:p>
          <w:p w14:paraId="201B8549" w14:textId="77777777" w:rsidR="0042274E" w:rsidRPr="00665EB2" w:rsidRDefault="0042274E" w:rsidP="00D96643">
            <w:pPr>
              <w:pStyle w:val="ListParagraph"/>
              <w:numPr>
                <w:ilvl w:val="0"/>
                <w:numId w:val="20"/>
              </w:numPr>
              <w:spacing w:before="60" w:after="60"/>
              <w:rPr>
                <w:rFonts w:cstheme="minorHAnsi"/>
                <w:szCs w:val="20"/>
              </w:rPr>
            </w:pPr>
            <w:r w:rsidRPr="00665EB2">
              <w:rPr>
                <w:rFonts w:cstheme="minorHAnsi"/>
                <w:szCs w:val="20"/>
              </w:rPr>
              <w:t>1 = BTIC</w:t>
            </w:r>
          </w:p>
          <w:p w14:paraId="5AD50481" w14:textId="77777777" w:rsidR="0042274E" w:rsidRPr="009E7140" w:rsidRDefault="0042274E" w:rsidP="00D96643">
            <w:pPr>
              <w:pStyle w:val="ListParagraph"/>
              <w:numPr>
                <w:ilvl w:val="0"/>
                <w:numId w:val="20"/>
              </w:numPr>
              <w:spacing w:before="60" w:after="60"/>
              <w:rPr>
                <w:rFonts w:cstheme="minorHAnsi"/>
                <w:sz w:val="18"/>
                <w:szCs w:val="18"/>
              </w:rPr>
            </w:pPr>
            <w:r w:rsidRPr="00665EB2">
              <w:rPr>
                <w:rFonts w:eastAsiaTheme="minorHAnsi" w:cstheme="minorHAnsi"/>
                <w:szCs w:val="20"/>
              </w:rPr>
              <w:t xml:space="preserve">2 = </w:t>
            </w:r>
            <w:r w:rsidRPr="00665EB2">
              <w:rPr>
                <w:szCs w:val="20"/>
              </w:rPr>
              <w:t>PPR2</w:t>
            </w:r>
          </w:p>
          <w:p w14:paraId="391AB18A" w14:textId="77777777" w:rsidR="0042274E" w:rsidRPr="009E7140" w:rsidRDefault="0042274E" w:rsidP="00D96643">
            <w:pPr>
              <w:spacing w:before="60" w:after="60"/>
              <w:rPr>
                <w:rFonts w:cstheme="minorHAnsi"/>
                <w:sz w:val="18"/>
                <w:szCs w:val="18"/>
              </w:rPr>
            </w:pPr>
            <w:r w:rsidRPr="009E7140">
              <w:rPr>
                <w:rFonts w:cstheme="minorHAnsi"/>
                <w:szCs w:val="20"/>
              </w:rPr>
              <w:t>Set to 0 if not used</w:t>
            </w:r>
          </w:p>
        </w:tc>
      </w:tr>
      <w:tr w:rsidR="0042274E" w:rsidRPr="00754E31" w14:paraId="0D2FCA69"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089F168F" w14:textId="77777777" w:rsidR="0042274E" w:rsidRPr="00754E31" w:rsidRDefault="0042274E" w:rsidP="00D96643">
            <w:pPr>
              <w:spacing w:before="60" w:after="60"/>
              <w:rPr>
                <w:rFonts w:cstheme="minorHAnsi"/>
                <w:szCs w:val="20"/>
                <w:lang w:val="en-GB"/>
              </w:rPr>
            </w:pPr>
            <w:r w:rsidRPr="007A3C96">
              <w:rPr>
                <w:rFonts w:cstheme="minorHAnsi"/>
                <w:szCs w:val="20"/>
                <w:lang w:val="en-GB"/>
              </w:rPr>
              <w:t>Aggregated Trade</w:t>
            </w:r>
          </w:p>
        </w:tc>
        <w:tc>
          <w:tcPr>
            <w:tcW w:w="3746" w:type="pct"/>
            <w:shd w:val="clear" w:color="auto" w:fill="F2F2F2" w:themeFill="background1" w:themeFillShade="F2"/>
          </w:tcPr>
          <w:p w14:paraId="5A311143" w14:textId="77777777" w:rsidR="0042274E" w:rsidRDefault="0042274E" w:rsidP="00D96643">
            <w:pPr>
              <w:spacing w:before="60" w:after="60"/>
              <w:rPr>
                <w:rFonts w:cstheme="minorHAnsi"/>
                <w:szCs w:val="20"/>
              </w:rPr>
            </w:pPr>
            <w:r>
              <w:rPr>
                <w:rFonts w:cstheme="minorHAnsi"/>
                <w:szCs w:val="20"/>
              </w:rPr>
              <w:t>Indicates whether it is a</w:t>
            </w:r>
            <w:r w:rsidRPr="007A3C96">
              <w:rPr>
                <w:rFonts w:cstheme="minorHAnsi"/>
                <w:szCs w:val="20"/>
              </w:rPr>
              <w:t xml:space="preserve">ggregated </w:t>
            </w:r>
            <w:r>
              <w:rPr>
                <w:rFonts w:cstheme="minorHAnsi"/>
                <w:szCs w:val="20"/>
              </w:rPr>
              <w:t>t</w:t>
            </w:r>
            <w:r w:rsidRPr="007A3C96">
              <w:rPr>
                <w:rFonts w:cstheme="minorHAnsi"/>
                <w:szCs w:val="20"/>
              </w:rPr>
              <w:t>rade</w:t>
            </w:r>
            <w:r>
              <w:rPr>
                <w:rFonts w:cstheme="minorHAnsi"/>
                <w:szCs w:val="20"/>
              </w:rPr>
              <w:t xml:space="preserve">, </w:t>
            </w:r>
            <w:r w:rsidRPr="00991D17">
              <w:rPr>
                <w:rFonts w:cstheme="minorHAnsi"/>
                <w:szCs w:val="20"/>
              </w:rPr>
              <w:t>a pass-through attribute</w:t>
            </w:r>
            <w:r>
              <w:rPr>
                <w:rFonts w:cstheme="minorHAnsi"/>
                <w:szCs w:val="20"/>
              </w:rPr>
              <w:t>.</w:t>
            </w:r>
          </w:p>
          <w:p w14:paraId="277022B7" w14:textId="77777777" w:rsidR="0042274E" w:rsidRDefault="0042274E" w:rsidP="00D96643">
            <w:pPr>
              <w:pStyle w:val="ListParagraph"/>
              <w:numPr>
                <w:ilvl w:val="0"/>
                <w:numId w:val="20"/>
              </w:numPr>
              <w:spacing w:before="60" w:after="60"/>
              <w:rPr>
                <w:rFonts w:cstheme="minorHAnsi"/>
                <w:szCs w:val="20"/>
              </w:rPr>
            </w:pPr>
            <w:r>
              <w:rPr>
                <w:rFonts w:cstheme="minorHAnsi"/>
                <w:szCs w:val="20"/>
              </w:rPr>
              <w:t>1</w:t>
            </w:r>
            <w:r w:rsidRPr="00665EB2">
              <w:rPr>
                <w:rFonts w:cstheme="minorHAnsi"/>
                <w:szCs w:val="20"/>
              </w:rPr>
              <w:t xml:space="preserve"> = </w:t>
            </w:r>
            <w:r>
              <w:rPr>
                <w:rFonts w:cstheme="minorHAnsi"/>
                <w:szCs w:val="20"/>
              </w:rPr>
              <w:t>Yes</w:t>
            </w:r>
          </w:p>
          <w:p w14:paraId="13F08520" w14:textId="77777777" w:rsidR="0042274E" w:rsidRPr="007A3C96" w:rsidRDefault="0042274E" w:rsidP="00D96643">
            <w:pPr>
              <w:pStyle w:val="ListParagraph"/>
              <w:numPr>
                <w:ilvl w:val="0"/>
                <w:numId w:val="20"/>
              </w:numPr>
              <w:spacing w:before="60" w:after="60"/>
              <w:rPr>
                <w:rFonts w:cstheme="minorHAnsi"/>
                <w:szCs w:val="20"/>
              </w:rPr>
            </w:pPr>
            <w:r>
              <w:rPr>
                <w:rFonts w:eastAsiaTheme="minorHAnsi" w:cstheme="minorHAnsi"/>
                <w:szCs w:val="20"/>
              </w:rPr>
              <w:t>0</w:t>
            </w:r>
            <w:r w:rsidRPr="007A3C96">
              <w:rPr>
                <w:rFonts w:eastAsiaTheme="minorHAnsi" w:cstheme="minorHAnsi"/>
                <w:szCs w:val="20"/>
              </w:rPr>
              <w:t xml:space="preserve"> = </w:t>
            </w:r>
            <w:r>
              <w:rPr>
                <w:szCs w:val="20"/>
              </w:rPr>
              <w:t>No</w:t>
            </w:r>
          </w:p>
        </w:tc>
      </w:tr>
      <w:tr w:rsidR="0042274E" w:rsidRPr="007452A6" w14:paraId="1D38BF40"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7D74D0F1" w14:textId="77777777" w:rsidR="0042274E" w:rsidRPr="007452A6" w:rsidRDefault="0042274E" w:rsidP="00D96643">
            <w:pPr>
              <w:spacing w:before="60" w:after="60"/>
              <w:rPr>
                <w:rFonts w:cstheme="minorHAnsi"/>
                <w:szCs w:val="20"/>
                <w:lang w:val="en-GB"/>
              </w:rPr>
            </w:pPr>
            <w:r>
              <w:rPr>
                <w:rFonts w:cstheme="minorHAnsi"/>
                <w:szCs w:val="20"/>
              </w:rPr>
              <w:t>Trade Status</w:t>
            </w:r>
          </w:p>
        </w:tc>
        <w:tc>
          <w:tcPr>
            <w:tcW w:w="3746" w:type="pct"/>
            <w:shd w:val="clear" w:color="auto" w:fill="F2F2F2" w:themeFill="background1" w:themeFillShade="F2"/>
          </w:tcPr>
          <w:p w14:paraId="0580B39A" w14:textId="77777777" w:rsidR="0042274E" w:rsidRDefault="0042274E" w:rsidP="00D96643">
            <w:pPr>
              <w:spacing w:before="60" w:after="60"/>
              <w:rPr>
                <w:rFonts w:cstheme="minorHAnsi"/>
                <w:szCs w:val="20"/>
              </w:rPr>
            </w:pPr>
            <w:r>
              <w:rPr>
                <w:rFonts w:cstheme="minorHAnsi"/>
                <w:szCs w:val="20"/>
              </w:rPr>
              <w:t>The status of the block trade:</w:t>
            </w:r>
          </w:p>
          <w:p w14:paraId="3576CCC6" w14:textId="77777777" w:rsidR="0042274E" w:rsidRDefault="0042274E" w:rsidP="00D96643">
            <w:pPr>
              <w:pStyle w:val="ListParagraph"/>
              <w:numPr>
                <w:ilvl w:val="0"/>
                <w:numId w:val="20"/>
              </w:numPr>
              <w:spacing w:before="60" w:after="60"/>
              <w:rPr>
                <w:rFonts w:cstheme="minorHAnsi"/>
                <w:szCs w:val="20"/>
              </w:rPr>
            </w:pPr>
            <w:r>
              <w:rPr>
                <w:rFonts w:cstheme="minorHAnsi"/>
                <w:szCs w:val="20"/>
              </w:rPr>
              <w:t>1</w:t>
            </w:r>
            <w:r w:rsidRPr="00665EB2">
              <w:rPr>
                <w:rFonts w:cstheme="minorHAnsi"/>
                <w:szCs w:val="20"/>
              </w:rPr>
              <w:t xml:space="preserve"> = </w:t>
            </w:r>
            <w:r>
              <w:rPr>
                <w:rFonts w:cstheme="minorHAnsi"/>
                <w:szCs w:val="20"/>
              </w:rPr>
              <w:t>Rejected</w:t>
            </w:r>
          </w:p>
          <w:p w14:paraId="299A99C1" w14:textId="77777777" w:rsidR="0042274E" w:rsidRPr="004060BB" w:rsidRDefault="0042274E" w:rsidP="00D96643">
            <w:pPr>
              <w:pStyle w:val="ListParagraph"/>
              <w:numPr>
                <w:ilvl w:val="0"/>
                <w:numId w:val="20"/>
              </w:numPr>
              <w:spacing w:before="60" w:after="60"/>
              <w:rPr>
                <w:rFonts w:cstheme="minorHAnsi"/>
                <w:szCs w:val="20"/>
              </w:rPr>
            </w:pPr>
            <w:r>
              <w:rPr>
                <w:rFonts w:eastAsiaTheme="minorHAnsi" w:cstheme="minorHAnsi"/>
                <w:szCs w:val="20"/>
              </w:rPr>
              <w:t>2</w:t>
            </w:r>
            <w:r w:rsidRPr="00CD6B1C">
              <w:rPr>
                <w:rFonts w:eastAsiaTheme="minorHAnsi" w:cstheme="minorHAnsi"/>
                <w:szCs w:val="20"/>
              </w:rPr>
              <w:t xml:space="preserve"> = </w:t>
            </w:r>
            <w:r>
              <w:rPr>
                <w:szCs w:val="20"/>
              </w:rPr>
              <w:t>Accepted</w:t>
            </w:r>
          </w:p>
          <w:p w14:paraId="2B094214" w14:textId="77777777" w:rsidR="0042274E" w:rsidRPr="00CD6B1C" w:rsidRDefault="0042274E" w:rsidP="00D96643">
            <w:pPr>
              <w:pStyle w:val="ListParagraph"/>
              <w:numPr>
                <w:ilvl w:val="0"/>
                <w:numId w:val="20"/>
              </w:numPr>
              <w:spacing w:before="60" w:after="60"/>
              <w:rPr>
                <w:rFonts w:cstheme="minorHAnsi"/>
                <w:szCs w:val="20"/>
              </w:rPr>
            </w:pPr>
            <w:r>
              <w:rPr>
                <w:szCs w:val="20"/>
              </w:rPr>
              <w:t>3 = Confirmed</w:t>
            </w:r>
          </w:p>
        </w:tc>
      </w:tr>
      <w:tr w:rsidR="0042274E" w:rsidRPr="00754E31" w14:paraId="26786D65"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250DC6C1" w14:textId="77777777" w:rsidR="0042274E" w:rsidRPr="000A56C1" w:rsidRDefault="0042274E" w:rsidP="00D96643">
            <w:pPr>
              <w:spacing w:before="60" w:after="60"/>
              <w:rPr>
                <w:rFonts w:cstheme="minorHAnsi"/>
                <w:szCs w:val="20"/>
                <w:lang w:val="en-GB"/>
              </w:rPr>
            </w:pPr>
            <w:r>
              <w:rPr>
                <w:rFonts w:cstheme="minorHAnsi"/>
                <w:szCs w:val="20"/>
                <w:lang w:val="en-GB"/>
              </w:rPr>
              <w:t>Trade Reject Reason</w:t>
            </w:r>
          </w:p>
        </w:tc>
        <w:tc>
          <w:tcPr>
            <w:tcW w:w="3746" w:type="pct"/>
            <w:shd w:val="clear" w:color="auto" w:fill="F2F2F2" w:themeFill="background1" w:themeFillShade="F2"/>
          </w:tcPr>
          <w:p w14:paraId="1C8E9F0D" w14:textId="77777777" w:rsidR="0042274E" w:rsidRPr="00F71B20" w:rsidRDefault="0042274E" w:rsidP="00D96643">
            <w:pPr>
              <w:spacing w:before="60" w:after="60"/>
              <w:rPr>
                <w:rFonts w:cstheme="minorHAnsi"/>
                <w:szCs w:val="20"/>
              </w:rPr>
            </w:pPr>
            <w:r>
              <w:rPr>
                <w:rFonts w:cstheme="minorHAnsi"/>
                <w:szCs w:val="20"/>
              </w:rPr>
              <w:t>Carries the reject reason code if Trade Status = 1 (Rejected); otherwise, it is 0 (Unused)</w:t>
            </w:r>
          </w:p>
        </w:tc>
      </w:tr>
      <w:tr w:rsidR="0042274E" w:rsidRPr="00754E31" w14:paraId="7A71AD06"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750993F4" w14:textId="77777777" w:rsidR="0042274E" w:rsidRPr="000A56C1" w:rsidRDefault="0042274E" w:rsidP="00D96643">
            <w:pPr>
              <w:spacing w:before="60" w:after="60"/>
              <w:rPr>
                <w:rFonts w:cstheme="minorHAnsi"/>
                <w:szCs w:val="20"/>
                <w:lang w:val="en-GB"/>
              </w:rPr>
            </w:pPr>
            <w:r w:rsidRPr="000A56C1">
              <w:rPr>
                <w:rFonts w:cstheme="minorHAnsi"/>
                <w:szCs w:val="20"/>
                <w:lang w:val="en-GB"/>
              </w:rPr>
              <w:t>No</w:t>
            </w:r>
            <w:r>
              <w:rPr>
                <w:rFonts w:cstheme="minorHAnsi"/>
                <w:szCs w:val="20"/>
                <w:lang w:val="en-GB"/>
              </w:rPr>
              <w:t xml:space="preserve"> Legs</w:t>
            </w:r>
          </w:p>
        </w:tc>
        <w:tc>
          <w:tcPr>
            <w:tcW w:w="3746" w:type="pct"/>
            <w:shd w:val="clear" w:color="auto" w:fill="F2F2F2" w:themeFill="background1" w:themeFillShade="F2"/>
          </w:tcPr>
          <w:p w14:paraId="0B7DF6CC"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T</w:t>
            </w:r>
            <w:r w:rsidRPr="000A56C1">
              <w:rPr>
                <w:rFonts w:eastAsia="Times New Roman" w:cstheme="minorHAnsi"/>
                <w:color w:val="000000"/>
                <w:szCs w:val="20"/>
                <w:lang w:eastAsia="en-US"/>
              </w:rPr>
              <w:t>otal</w:t>
            </w:r>
            <w:r>
              <w:rPr>
                <w:rFonts w:eastAsia="Times New Roman" w:cstheme="minorHAnsi"/>
                <w:color w:val="000000"/>
                <w:szCs w:val="20"/>
                <w:lang w:eastAsia="en-US"/>
              </w:rPr>
              <w:t xml:space="preserve"> of legs, </w:t>
            </w:r>
            <w:r w:rsidRPr="000A56C1">
              <w:rPr>
                <w:rFonts w:eastAsia="Times New Roman" w:cstheme="minorHAnsi"/>
                <w:color w:val="000000"/>
                <w:szCs w:val="20"/>
                <w:lang w:eastAsia="en-US"/>
              </w:rPr>
              <w:t xml:space="preserve">must be less or equal to </w:t>
            </w:r>
            <w:r>
              <w:rPr>
                <w:rFonts w:eastAsia="Times New Roman" w:cstheme="minorHAnsi"/>
                <w:color w:val="000000"/>
                <w:szCs w:val="20"/>
                <w:lang w:eastAsia="en-US"/>
              </w:rPr>
              <w:t>8.</w:t>
            </w:r>
          </w:p>
        </w:tc>
      </w:tr>
      <w:tr w:rsidR="0042274E" w:rsidRPr="00754E31" w14:paraId="7E641726"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7607B2DE" w14:textId="77777777" w:rsidR="0042274E" w:rsidRPr="000A56C1" w:rsidRDefault="0042274E" w:rsidP="00D96643">
            <w:pPr>
              <w:spacing w:before="60" w:after="60"/>
              <w:rPr>
                <w:rFonts w:cstheme="minorHAnsi"/>
                <w:szCs w:val="20"/>
                <w:lang w:val="en-GB"/>
              </w:rPr>
            </w:pPr>
            <w:r>
              <w:t>One-party Trade Instrument Leg Block 1</w:t>
            </w:r>
          </w:p>
        </w:tc>
        <w:tc>
          <w:tcPr>
            <w:tcW w:w="3746" w:type="pct"/>
            <w:shd w:val="clear" w:color="auto" w:fill="F2F2F2" w:themeFill="background1" w:themeFillShade="F2"/>
          </w:tcPr>
          <w:p w14:paraId="2065D9E0"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 xml:space="preserve">The </w:t>
            </w:r>
            <w:r>
              <w:t>one-party trade instrument leg block</w:t>
            </w:r>
          </w:p>
        </w:tc>
      </w:tr>
      <w:tr w:rsidR="0042274E" w:rsidRPr="00754E31" w14:paraId="124C854E"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60D91685" w14:textId="77777777" w:rsidR="0042274E" w:rsidRPr="000A56C1" w:rsidRDefault="0042274E" w:rsidP="00D96643">
            <w:pPr>
              <w:spacing w:before="60" w:after="60"/>
              <w:rPr>
                <w:rFonts w:cstheme="minorHAnsi"/>
                <w:szCs w:val="20"/>
                <w:lang w:val="en-GB"/>
              </w:rPr>
            </w:pPr>
            <w:r>
              <w:t>One-party Trade Instrument Leg Block …</w:t>
            </w:r>
          </w:p>
        </w:tc>
        <w:tc>
          <w:tcPr>
            <w:tcW w:w="3746" w:type="pct"/>
            <w:shd w:val="clear" w:color="auto" w:fill="F2F2F2" w:themeFill="background1" w:themeFillShade="F2"/>
          </w:tcPr>
          <w:p w14:paraId="0341E721"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 xml:space="preserve">The </w:t>
            </w:r>
            <w:r>
              <w:t>one-party trade instrument leg block</w:t>
            </w:r>
          </w:p>
        </w:tc>
      </w:tr>
      <w:tr w:rsidR="0042274E" w:rsidRPr="00754E31" w14:paraId="40A5D002"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1CA2AA2D" w14:textId="77777777" w:rsidR="0042274E" w:rsidRPr="000A56C1" w:rsidRDefault="0042274E" w:rsidP="00D96643">
            <w:pPr>
              <w:spacing w:before="60" w:after="60"/>
              <w:rPr>
                <w:rFonts w:cstheme="minorHAnsi"/>
                <w:szCs w:val="20"/>
                <w:lang w:val="en-GB"/>
              </w:rPr>
            </w:pPr>
            <w:r>
              <w:t>One-party Trade Instrument Leg Block</w:t>
            </w:r>
            <w:r>
              <w:rPr>
                <w:rFonts w:cstheme="minorHAnsi"/>
                <w:szCs w:val="20"/>
                <w:lang w:val="en-GB"/>
              </w:rPr>
              <w:t xml:space="preserve"> N</w:t>
            </w:r>
          </w:p>
        </w:tc>
        <w:tc>
          <w:tcPr>
            <w:tcW w:w="3746" w:type="pct"/>
            <w:shd w:val="clear" w:color="auto" w:fill="F2F2F2" w:themeFill="background1" w:themeFillShade="F2"/>
          </w:tcPr>
          <w:p w14:paraId="27674A9A" w14:textId="77777777" w:rsidR="0042274E" w:rsidRPr="009F5A08" w:rsidRDefault="0042274E" w:rsidP="00D96643">
            <w:pPr>
              <w:spacing w:before="60" w:after="60"/>
              <w:rPr>
                <w:rFonts w:eastAsia="Times New Roman" w:cstheme="minorHAnsi"/>
                <w:color w:val="000000"/>
                <w:szCs w:val="20"/>
                <w:lang w:eastAsia="en-US"/>
              </w:rPr>
            </w:pPr>
            <w:r>
              <w:rPr>
                <w:rFonts w:eastAsia="Times New Roman" w:cstheme="minorHAnsi"/>
                <w:color w:val="000000"/>
                <w:szCs w:val="20"/>
                <w:lang w:eastAsia="en-US"/>
              </w:rPr>
              <w:t xml:space="preserve">The </w:t>
            </w:r>
            <w:r>
              <w:t>one-party trade instrument leg block</w:t>
            </w:r>
          </w:p>
        </w:tc>
      </w:tr>
    </w:tbl>
    <w:p w14:paraId="3429C34E" w14:textId="77777777" w:rsidR="0042274E" w:rsidRDefault="0042274E" w:rsidP="0042274E">
      <w:pPr>
        <w:spacing w:before="120"/>
        <w:jc w:val="both"/>
        <w:rPr>
          <w:rFonts w:cstheme="minorHAnsi"/>
          <w:sz w:val="22"/>
          <w:szCs w:val="22"/>
        </w:rPr>
      </w:pPr>
      <w:r>
        <w:rPr>
          <w:rFonts w:cstheme="minorHAnsi"/>
          <w:sz w:val="22"/>
          <w:szCs w:val="22"/>
        </w:rPr>
        <w:t>Optional Fields:</w:t>
      </w:r>
    </w:p>
    <w:p w14:paraId="4136545D" w14:textId="77777777" w:rsidR="0042274E" w:rsidRDefault="0042274E" w:rsidP="0042274E">
      <w:pPr>
        <w:spacing w:before="120"/>
        <w:jc w:val="both"/>
        <w:rPr>
          <w:rFonts w:cstheme="minorHAnsi"/>
          <w:sz w:val="22"/>
          <w:szCs w:val="22"/>
        </w:rPr>
      </w:pPr>
      <w:r>
        <w:rPr>
          <w:rFonts w:cstheme="minorHAnsi"/>
          <w:sz w:val="22"/>
          <w:szCs w:val="22"/>
        </w:rPr>
        <w:t>There is no optional field for this message.</w:t>
      </w:r>
    </w:p>
    <w:p w14:paraId="5C4F4322" w14:textId="77777777" w:rsidR="0042274E" w:rsidRDefault="0042274E" w:rsidP="0042274E"/>
    <w:p w14:paraId="67CF56E6" w14:textId="77777777" w:rsidR="0042274E" w:rsidRPr="009462E4" w:rsidRDefault="0042274E" w:rsidP="0042274E"/>
    <w:p w14:paraId="48D35A4C" w14:textId="77777777" w:rsidR="0042274E" w:rsidRPr="00417716" w:rsidRDefault="0042274E" w:rsidP="0042274E">
      <w:pPr>
        <w:pStyle w:val="Heading2"/>
        <w:rPr>
          <w:rFonts w:asciiTheme="minorHAnsi" w:hAnsiTheme="minorHAnsi" w:cstheme="minorHAnsi"/>
        </w:rPr>
      </w:pPr>
      <w:bookmarkStart w:id="797" w:name="_Toc170578945"/>
      <w:r w:rsidRPr="00417716">
        <w:rPr>
          <w:rFonts w:asciiTheme="minorHAnsi" w:hAnsiTheme="minorHAnsi" w:cstheme="minorHAnsi"/>
        </w:rPr>
        <w:t xml:space="preserve">Business Messages – </w:t>
      </w:r>
      <w:r>
        <w:rPr>
          <w:rFonts w:asciiTheme="minorHAnsi" w:hAnsiTheme="minorHAnsi" w:cstheme="minorHAnsi"/>
        </w:rPr>
        <w:t xml:space="preserve">Error </w:t>
      </w:r>
      <w:r w:rsidRPr="00417716">
        <w:rPr>
          <w:rFonts w:asciiTheme="minorHAnsi" w:hAnsiTheme="minorHAnsi" w:cstheme="minorHAnsi"/>
        </w:rPr>
        <w:t>Trade Handling</w:t>
      </w:r>
      <w:bookmarkEnd w:id="797"/>
    </w:p>
    <w:p w14:paraId="6F3BEA5A" w14:textId="77777777" w:rsidR="0042274E" w:rsidRPr="00417716" w:rsidRDefault="0042274E" w:rsidP="0042274E">
      <w:pPr>
        <w:pStyle w:val="Heading3"/>
      </w:pPr>
      <w:bookmarkStart w:id="798" w:name="_Toc170578946"/>
      <w:r>
        <w:t>Error Trade Request (27)</w:t>
      </w:r>
      <w:bookmarkEnd w:id="798"/>
    </w:p>
    <w:p w14:paraId="689A693E" w14:textId="044328FE" w:rsidR="0042274E" w:rsidRDefault="0042274E" w:rsidP="0042274E">
      <w:pPr>
        <w:pStyle w:val="NormalNGMDS"/>
        <w:ind w:left="0"/>
        <w:rPr>
          <w:rFonts w:asciiTheme="minorHAnsi" w:hAnsiTheme="minorHAnsi" w:cstheme="minorHAnsi"/>
          <w:szCs w:val="22"/>
        </w:rPr>
      </w:pPr>
      <w:r w:rsidRPr="00417716">
        <w:rPr>
          <w:rFonts w:asciiTheme="minorHAnsi" w:hAnsiTheme="minorHAnsi" w:cstheme="minorHAnsi"/>
          <w:szCs w:val="22"/>
        </w:rPr>
        <w:t xml:space="preserve">The client </w:t>
      </w:r>
      <w:r>
        <w:rPr>
          <w:rFonts w:asciiTheme="minorHAnsi" w:hAnsiTheme="minorHAnsi" w:cstheme="minorHAnsi"/>
          <w:szCs w:val="22"/>
        </w:rPr>
        <w:t xml:space="preserve">can </w:t>
      </w:r>
      <w:r w:rsidR="007717BA">
        <w:rPr>
          <w:rFonts w:asciiTheme="minorHAnsi" w:hAnsiTheme="minorHAnsi" w:cstheme="minorHAnsi"/>
          <w:szCs w:val="22"/>
        </w:rPr>
        <w:t>send</w:t>
      </w:r>
      <w:r>
        <w:rPr>
          <w:rFonts w:asciiTheme="minorHAnsi" w:hAnsiTheme="minorHAnsi" w:cstheme="minorHAnsi"/>
          <w:szCs w:val="22"/>
        </w:rPr>
        <w:t xml:space="preserve"> </w:t>
      </w:r>
      <w:r w:rsidR="007717BA">
        <w:rPr>
          <w:rFonts w:asciiTheme="minorHAnsi" w:hAnsiTheme="minorHAnsi" w:cstheme="minorHAnsi"/>
          <w:szCs w:val="22"/>
        </w:rPr>
        <w:t xml:space="preserve">this </w:t>
      </w:r>
      <w:r>
        <w:rPr>
          <w:rFonts w:asciiTheme="minorHAnsi" w:hAnsiTheme="minorHAnsi" w:cstheme="minorHAnsi"/>
          <w:szCs w:val="22"/>
        </w:rPr>
        <w:t xml:space="preserve">message </w:t>
      </w:r>
      <w:r w:rsidR="007717BA">
        <w:rPr>
          <w:rFonts w:asciiTheme="minorHAnsi" w:hAnsiTheme="minorHAnsi" w:cstheme="minorHAnsi"/>
          <w:szCs w:val="22"/>
        </w:rPr>
        <w:t xml:space="preserve">to the gateway </w:t>
      </w:r>
      <w:r>
        <w:rPr>
          <w:rFonts w:asciiTheme="minorHAnsi" w:hAnsiTheme="minorHAnsi" w:cstheme="minorHAnsi"/>
          <w:szCs w:val="22"/>
        </w:rPr>
        <w:t xml:space="preserve">to </w:t>
      </w:r>
      <w:r w:rsidRPr="00333979">
        <w:rPr>
          <w:rFonts w:asciiTheme="minorHAnsi" w:hAnsiTheme="minorHAnsi" w:cstheme="minorHAnsi"/>
          <w:szCs w:val="22"/>
        </w:rPr>
        <w:t xml:space="preserve">file </w:t>
      </w:r>
      <w:r>
        <w:rPr>
          <w:rFonts w:asciiTheme="minorHAnsi" w:hAnsiTheme="minorHAnsi" w:cstheme="minorHAnsi"/>
          <w:szCs w:val="22"/>
        </w:rPr>
        <w:t xml:space="preserve">an </w:t>
      </w:r>
      <w:r w:rsidRPr="00333979">
        <w:rPr>
          <w:rFonts w:asciiTheme="minorHAnsi" w:hAnsiTheme="minorHAnsi" w:cstheme="minorHAnsi"/>
          <w:szCs w:val="22"/>
        </w:rPr>
        <w:t xml:space="preserve">error trade claim to </w:t>
      </w:r>
      <w:r>
        <w:rPr>
          <w:rFonts w:asciiTheme="minorHAnsi" w:hAnsiTheme="minorHAnsi" w:cstheme="minorHAnsi"/>
          <w:szCs w:val="22"/>
        </w:rPr>
        <w:t>HKEX</w:t>
      </w:r>
      <w:r w:rsidRPr="00417716">
        <w:rPr>
          <w:rFonts w:asciiTheme="minorHAnsi" w:hAnsiTheme="minorHAnsi" w:cstheme="minorHAnsi"/>
          <w:szCs w:val="22"/>
        </w:rPr>
        <w:t>.</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0"/>
        <w:gridCol w:w="6750"/>
        <w:gridCol w:w="9"/>
      </w:tblGrid>
      <w:tr w:rsidR="0042274E" w:rsidRPr="003C47FD" w14:paraId="174DAF47" w14:textId="77777777" w:rsidTr="00D96643">
        <w:trPr>
          <w:gridAfter w:val="1"/>
          <w:wAfter w:w="5" w:type="pct"/>
          <w:trHeight w:val="300"/>
        </w:trPr>
        <w:tc>
          <w:tcPr>
            <w:tcW w:w="1249" w:type="pct"/>
            <w:shd w:val="clear" w:color="auto" w:fill="C6D9F1" w:themeFill="text2" w:themeFillTint="33"/>
            <w:noWrap/>
          </w:tcPr>
          <w:p w14:paraId="06C454C1" w14:textId="77777777" w:rsidR="0042274E" w:rsidRPr="003C47FD" w:rsidRDefault="0042274E" w:rsidP="00D96643">
            <w:pPr>
              <w:pStyle w:val="Tablehead"/>
              <w:spacing w:after="0"/>
              <w:jc w:val="left"/>
              <w:rPr>
                <w:rFonts w:cstheme="minorHAnsi"/>
              </w:rPr>
            </w:pPr>
            <w:r>
              <w:rPr>
                <w:rFonts w:cstheme="minorHAnsi"/>
              </w:rPr>
              <w:lastRenderedPageBreak/>
              <w:t>Field Name</w:t>
            </w:r>
          </w:p>
        </w:tc>
        <w:tc>
          <w:tcPr>
            <w:tcW w:w="3746" w:type="pct"/>
            <w:shd w:val="clear" w:color="auto" w:fill="C6D9F1" w:themeFill="text2" w:themeFillTint="33"/>
          </w:tcPr>
          <w:p w14:paraId="34F432CD"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3DE1E5E2"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1A49F13D" w14:textId="77777777" w:rsidR="0042274E" w:rsidRPr="00754E31" w:rsidRDefault="0042274E" w:rsidP="00D96643">
            <w:pPr>
              <w:spacing w:before="60" w:after="60"/>
              <w:rPr>
                <w:rFonts w:cstheme="minorHAnsi"/>
                <w:szCs w:val="20"/>
                <w:lang w:val="en-GB"/>
              </w:rPr>
            </w:pPr>
            <w:r w:rsidRPr="000A0DAA">
              <w:rPr>
                <w:rFonts w:cstheme="minorHAnsi"/>
                <w:szCs w:val="20"/>
                <w:lang w:val="en-GB"/>
              </w:rPr>
              <w:t>Trade Report ID</w:t>
            </w:r>
          </w:p>
        </w:tc>
        <w:tc>
          <w:tcPr>
            <w:tcW w:w="3746" w:type="pct"/>
            <w:shd w:val="clear" w:color="auto" w:fill="F2F2F2" w:themeFill="background1" w:themeFillShade="F2"/>
          </w:tcPr>
          <w:p w14:paraId="21B87EB7" w14:textId="77777777" w:rsidR="0042274E" w:rsidRPr="00931B7A" w:rsidRDefault="0042274E" w:rsidP="00D96643">
            <w:pPr>
              <w:spacing w:before="60" w:after="60"/>
              <w:rPr>
                <w:rFonts w:cstheme="minorHAnsi"/>
                <w:szCs w:val="20"/>
              </w:rPr>
            </w:pPr>
            <w:r w:rsidRPr="00F71B20">
              <w:rPr>
                <w:rFonts w:cstheme="minorHAnsi"/>
                <w:szCs w:val="20"/>
              </w:rPr>
              <w:t xml:space="preserve">Client specified unique identifier for </w:t>
            </w:r>
            <w:r>
              <w:rPr>
                <w:rFonts w:cstheme="minorHAnsi"/>
                <w:szCs w:val="20"/>
              </w:rPr>
              <w:t>this</w:t>
            </w:r>
            <w:r w:rsidRPr="00F71B20">
              <w:rPr>
                <w:rFonts w:cstheme="minorHAnsi"/>
                <w:szCs w:val="20"/>
              </w:rPr>
              <w:t xml:space="preserve"> </w:t>
            </w:r>
            <w:r>
              <w:rPr>
                <w:rFonts w:cstheme="minorHAnsi"/>
                <w:szCs w:val="20"/>
              </w:rPr>
              <w:t>request message.</w:t>
            </w:r>
          </w:p>
        </w:tc>
      </w:tr>
      <w:tr w:rsidR="0042274E" w:rsidRPr="00073EA6" w14:paraId="08E0D130" w14:textId="77777777" w:rsidTr="00D96643">
        <w:tblPrEx>
          <w:tblLook w:val="01E0" w:firstRow="1" w:lastRow="1" w:firstColumn="1" w:lastColumn="1" w:noHBand="0" w:noVBand="0"/>
        </w:tblPrEx>
        <w:trPr>
          <w:trHeight w:val="331"/>
        </w:trPr>
        <w:tc>
          <w:tcPr>
            <w:tcW w:w="1249" w:type="pct"/>
            <w:shd w:val="clear" w:color="auto" w:fill="F2F2F2" w:themeFill="background1" w:themeFillShade="F2"/>
          </w:tcPr>
          <w:p w14:paraId="1E3CD9CF" w14:textId="77777777" w:rsidR="0042274E" w:rsidRPr="00073EA6" w:rsidRDefault="0042274E" w:rsidP="00D96643">
            <w:pPr>
              <w:snapToGrid w:val="0"/>
              <w:spacing w:before="60" w:after="40"/>
              <w:rPr>
                <w:rFonts w:cstheme="minorHAnsi"/>
                <w:szCs w:val="20"/>
              </w:rPr>
            </w:pPr>
            <w:r w:rsidRPr="0049178E">
              <w:rPr>
                <w:rFonts w:cstheme="minorHAnsi"/>
                <w:szCs w:val="20"/>
              </w:rPr>
              <w:t>Transaction Time</w:t>
            </w:r>
          </w:p>
        </w:tc>
        <w:tc>
          <w:tcPr>
            <w:tcW w:w="3751" w:type="pct"/>
            <w:gridSpan w:val="2"/>
            <w:shd w:val="clear" w:color="auto" w:fill="F2F2F2" w:themeFill="background1" w:themeFillShade="F2"/>
          </w:tcPr>
          <w:p w14:paraId="1F7C9159" w14:textId="77777777" w:rsidR="0042274E" w:rsidRPr="00073EA6" w:rsidRDefault="0042274E" w:rsidP="00D96643">
            <w:pPr>
              <w:snapToGrid w:val="0"/>
              <w:spacing w:before="60" w:after="40"/>
              <w:rPr>
                <w:rFonts w:cstheme="minorHAnsi"/>
                <w:szCs w:val="20"/>
              </w:rPr>
            </w:pPr>
            <w:r w:rsidRPr="00AD055D">
              <w:rPr>
                <w:rFonts w:eastAsia="Calibri" w:cstheme="minorHAnsi"/>
                <w:szCs w:val="20"/>
                <w:lang w:val="en-GB"/>
              </w:rPr>
              <w:t xml:space="preserve">The time at which </w:t>
            </w:r>
            <w:r>
              <w:rPr>
                <w:rFonts w:eastAsia="Calibri" w:cstheme="minorHAnsi"/>
                <w:szCs w:val="20"/>
                <w:lang w:val="en-GB"/>
              </w:rPr>
              <w:t>this message is generated.</w:t>
            </w:r>
          </w:p>
        </w:tc>
      </w:tr>
      <w:tr w:rsidR="0042274E" w:rsidRPr="00754E31" w14:paraId="0FDEF895"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33C5C759" w14:textId="77777777" w:rsidR="0042274E" w:rsidRPr="00754E31" w:rsidRDefault="0042274E" w:rsidP="00D96643">
            <w:pPr>
              <w:spacing w:before="60" w:after="60"/>
              <w:rPr>
                <w:rFonts w:cstheme="minorHAnsi"/>
                <w:szCs w:val="20"/>
                <w:lang w:val="en-GB"/>
              </w:rPr>
            </w:pPr>
            <w:r w:rsidRPr="000A56C1">
              <w:rPr>
                <w:rFonts w:cstheme="minorHAnsi"/>
                <w:szCs w:val="20"/>
                <w:lang w:val="en-GB"/>
              </w:rPr>
              <w:t>Executing Trader</w:t>
            </w:r>
          </w:p>
        </w:tc>
        <w:tc>
          <w:tcPr>
            <w:tcW w:w="3746" w:type="pct"/>
            <w:shd w:val="clear" w:color="auto" w:fill="F2F2F2" w:themeFill="background1" w:themeFillShade="F2"/>
          </w:tcPr>
          <w:p w14:paraId="457D81EA" w14:textId="77777777" w:rsidR="0042274E" w:rsidRDefault="0042274E" w:rsidP="00D96643">
            <w:pPr>
              <w:spacing w:before="60" w:after="60"/>
              <w:rPr>
                <w:rFonts w:cstheme="minorHAnsi"/>
                <w:szCs w:val="20"/>
              </w:rPr>
            </w:pPr>
            <w:r w:rsidRPr="00F71B20">
              <w:rPr>
                <w:rFonts w:cstheme="minorHAnsi"/>
                <w:szCs w:val="20"/>
              </w:rPr>
              <w:t>Client specified</w:t>
            </w:r>
            <w:r>
              <w:rPr>
                <w:rFonts w:cstheme="minorHAnsi"/>
                <w:szCs w:val="20"/>
              </w:rPr>
              <w:t xml:space="preserve"> e</w:t>
            </w:r>
            <w:r w:rsidRPr="00F71B20">
              <w:rPr>
                <w:rFonts w:cstheme="minorHAnsi"/>
                <w:szCs w:val="20"/>
              </w:rPr>
              <w:t xml:space="preserve">xecuting </w:t>
            </w:r>
            <w:r>
              <w:rPr>
                <w:rFonts w:cstheme="minorHAnsi"/>
                <w:szCs w:val="20"/>
              </w:rPr>
              <w:t>t</w:t>
            </w:r>
            <w:r w:rsidRPr="00F71B20">
              <w:rPr>
                <w:rFonts w:cstheme="minorHAnsi"/>
                <w:szCs w:val="20"/>
              </w:rPr>
              <w:t>rader</w:t>
            </w:r>
            <w:r>
              <w:rPr>
                <w:rFonts w:cstheme="minorHAnsi"/>
                <w:szCs w:val="20"/>
              </w:rPr>
              <w:t xml:space="preserve"> or other entity form client side.</w:t>
            </w:r>
          </w:p>
          <w:p w14:paraId="7AEDCD03" w14:textId="77777777" w:rsidR="0042274E" w:rsidRPr="00931B7A" w:rsidRDefault="0042274E" w:rsidP="00D96643">
            <w:pPr>
              <w:spacing w:before="60" w:after="60"/>
              <w:rPr>
                <w:rFonts w:cstheme="minorHAnsi"/>
                <w:szCs w:val="20"/>
              </w:rPr>
            </w:pPr>
            <w:r>
              <w:rPr>
                <w:rFonts w:cstheme="minorHAnsi"/>
                <w:szCs w:val="20"/>
              </w:rPr>
              <w:t>It may set to 0 if not used.</w:t>
            </w:r>
          </w:p>
        </w:tc>
      </w:tr>
      <w:tr w:rsidR="0042274E" w:rsidRPr="007452A6" w14:paraId="1F1D3C5D"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77F335C8" w14:textId="77777777" w:rsidR="0042274E" w:rsidRPr="007452A6" w:rsidRDefault="0042274E" w:rsidP="00D96643">
            <w:pPr>
              <w:spacing w:before="60" w:after="60"/>
              <w:rPr>
                <w:rFonts w:cstheme="minorHAnsi"/>
                <w:szCs w:val="20"/>
                <w:lang w:val="en-GB"/>
              </w:rPr>
            </w:pPr>
            <w:r w:rsidRPr="007452A6">
              <w:rPr>
                <w:rFonts w:cstheme="minorHAnsi"/>
                <w:szCs w:val="20"/>
              </w:rPr>
              <w:t>Trade ID</w:t>
            </w:r>
          </w:p>
        </w:tc>
        <w:tc>
          <w:tcPr>
            <w:tcW w:w="3746" w:type="pct"/>
            <w:shd w:val="clear" w:color="auto" w:fill="F2F2F2" w:themeFill="background1" w:themeFillShade="F2"/>
          </w:tcPr>
          <w:p w14:paraId="486328B3" w14:textId="77777777" w:rsidR="0042274E" w:rsidRPr="007452A6" w:rsidRDefault="0042274E" w:rsidP="00D96643">
            <w:pPr>
              <w:spacing w:before="60" w:after="60"/>
              <w:rPr>
                <w:rFonts w:cstheme="minorHAnsi"/>
                <w:szCs w:val="20"/>
              </w:rPr>
            </w:pPr>
            <w:r>
              <w:rPr>
                <w:rFonts w:cstheme="minorHAnsi"/>
                <w:szCs w:val="20"/>
              </w:rPr>
              <w:t xml:space="preserve">The </w:t>
            </w:r>
            <w:r w:rsidRPr="00F71B20">
              <w:rPr>
                <w:rFonts w:cstheme="minorHAnsi"/>
                <w:szCs w:val="20"/>
              </w:rPr>
              <w:t xml:space="preserve">identifier </w:t>
            </w:r>
            <w:r>
              <w:rPr>
                <w:rFonts w:cstheme="minorHAnsi"/>
                <w:szCs w:val="20"/>
              </w:rPr>
              <w:t>of the trade to be filed.</w:t>
            </w:r>
          </w:p>
        </w:tc>
      </w:tr>
      <w:tr w:rsidR="0042274E" w:rsidRPr="007452A6" w14:paraId="07D60837"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3FA16D63" w14:textId="77777777" w:rsidR="0042274E" w:rsidRPr="007452A6" w:rsidRDefault="0042274E" w:rsidP="00D96643">
            <w:pPr>
              <w:spacing w:before="60" w:after="60"/>
              <w:rPr>
                <w:rFonts w:cstheme="minorHAnsi"/>
                <w:szCs w:val="20"/>
                <w:lang w:val="en-GB"/>
              </w:rPr>
            </w:pPr>
            <w:r w:rsidRPr="007452A6">
              <w:rPr>
                <w:rFonts w:cstheme="minorHAnsi"/>
                <w:szCs w:val="20"/>
              </w:rPr>
              <w:t>Trade Date</w:t>
            </w:r>
          </w:p>
        </w:tc>
        <w:tc>
          <w:tcPr>
            <w:tcW w:w="3746" w:type="pct"/>
            <w:shd w:val="clear" w:color="auto" w:fill="F2F2F2" w:themeFill="background1" w:themeFillShade="F2"/>
          </w:tcPr>
          <w:p w14:paraId="2EEE523F" w14:textId="77777777" w:rsidR="0042274E" w:rsidRPr="007452A6" w:rsidRDefault="0042274E" w:rsidP="00D96643">
            <w:pPr>
              <w:spacing w:before="60" w:after="60"/>
              <w:rPr>
                <w:rFonts w:cstheme="minorHAnsi"/>
                <w:szCs w:val="20"/>
              </w:rPr>
            </w:pPr>
            <w:r>
              <w:rPr>
                <w:rFonts w:cstheme="minorHAnsi"/>
                <w:szCs w:val="20"/>
              </w:rPr>
              <w:t>Indicates the date of trading.</w:t>
            </w:r>
          </w:p>
        </w:tc>
      </w:tr>
      <w:tr w:rsidR="0042274E" w:rsidRPr="00754E31" w14:paraId="6412A15E"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3905EAD7" w14:textId="77777777" w:rsidR="0042274E" w:rsidRPr="00065BAC" w:rsidRDefault="0042274E" w:rsidP="00D96643">
            <w:pPr>
              <w:spacing w:before="60" w:after="60"/>
              <w:rPr>
                <w:rFonts w:cstheme="minorHAnsi"/>
                <w:szCs w:val="20"/>
              </w:rPr>
            </w:pPr>
            <w:r w:rsidRPr="0012012C">
              <w:rPr>
                <w:rFonts w:cstheme="minorHAnsi"/>
                <w:szCs w:val="20"/>
              </w:rPr>
              <w:t>Security ID</w:t>
            </w:r>
          </w:p>
        </w:tc>
        <w:tc>
          <w:tcPr>
            <w:tcW w:w="3746" w:type="pct"/>
            <w:shd w:val="clear" w:color="auto" w:fill="F2F2F2" w:themeFill="background1" w:themeFillShade="F2"/>
          </w:tcPr>
          <w:p w14:paraId="330F112C" w14:textId="77777777" w:rsidR="0042274E" w:rsidRPr="00065BAC" w:rsidRDefault="0042274E" w:rsidP="00D96643">
            <w:pPr>
              <w:spacing w:before="60" w:after="60"/>
              <w:rPr>
                <w:rFonts w:cstheme="minorHAnsi"/>
                <w:szCs w:val="20"/>
              </w:rPr>
            </w:pPr>
            <w:r w:rsidRPr="0012012C">
              <w:rPr>
                <w:rFonts w:cstheme="minorHAnsi"/>
                <w:szCs w:val="20"/>
              </w:rPr>
              <w:t>Instrument identifier</w:t>
            </w:r>
          </w:p>
        </w:tc>
      </w:tr>
      <w:tr w:rsidR="0042274E" w:rsidRPr="00754E31" w14:paraId="534094E7"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39C591EE" w14:textId="77777777" w:rsidR="0042274E" w:rsidRPr="00065BAC" w:rsidRDefault="0042274E" w:rsidP="00D96643">
            <w:pPr>
              <w:spacing w:before="60" w:after="60"/>
              <w:rPr>
                <w:rFonts w:cstheme="minorHAnsi"/>
                <w:szCs w:val="20"/>
              </w:rPr>
            </w:pPr>
            <w:r>
              <w:rPr>
                <w:rFonts w:cstheme="minorHAnsi"/>
                <w:szCs w:val="20"/>
              </w:rPr>
              <w:t>Side</w:t>
            </w:r>
          </w:p>
        </w:tc>
        <w:tc>
          <w:tcPr>
            <w:tcW w:w="3746" w:type="pct"/>
            <w:shd w:val="clear" w:color="auto" w:fill="F2F2F2" w:themeFill="background1" w:themeFillShade="F2"/>
          </w:tcPr>
          <w:p w14:paraId="6B7C17D2" w14:textId="77777777" w:rsidR="0042274E" w:rsidRDefault="0042274E" w:rsidP="00D96643">
            <w:pPr>
              <w:spacing w:before="60" w:after="60"/>
              <w:rPr>
                <w:rFonts w:eastAsia="Calibri" w:cstheme="minorHAnsi"/>
                <w:szCs w:val="20"/>
                <w:lang w:val="en-GB"/>
              </w:rPr>
            </w:pPr>
            <w:r>
              <w:rPr>
                <w:rFonts w:eastAsia="Calibri" w:cstheme="minorHAnsi"/>
                <w:szCs w:val="20"/>
                <w:lang w:val="en-GB"/>
              </w:rPr>
              <w:t>Side of the order</w:t>
            </w:r>
          </w:p>
          <w:p w14:paraId="12AAD49E" w14:textId="77777777" w:rsidR="0042274E" w:rsidRDefault="0042274E" w:rsidP="00D96643">
            <w:pPr>
              <w:pStyle w:val="ListParagraph"/>
              <w:numPr>
                <w:ilvl w:val="0"/>
                <w:numId w:val="21"/>
              </w:numPr>
              <w:spacing w:before="60" w:after="60"/>
              <w:rPr>
                <w:rFonts w:eastAsiaTheme="minorHAnsi" w:cstheme="minorHAnsi"/>
                <w:szCs w:val="20"/>
                <w:lang w:val="en-GB"/>
              </w:rPr>
            </w:pPr>
            <w:r>
              <w:rPr>
                <w:rFonts w:eastAsiaTheme="minorHAnsi" w:cstheme="minorHAnsi"/>
                <w:szCs w:val="20"/>
                <w:lang w:val="en-GB"/>
              </w:rPr>
              <w:t>1 = Buy</w:t>
            </w:r>
          </w:p>
          <w:p w14:paraId="3EAB78A8" w14:textId="77777777" w:rsidR="0042274E" w:rsidRPr="004476B5" w:rsidRDefault="0042274E" w:rsidP="00D96643">
            <w:pPr>
              <w:pStyle w:val="ListParagraph"/>
              <w:numPr>
                <w:ilvl w:val="0"/>
                <w:numId w:val="21"/>
              </w:numPr>
              <w:spacing w:before="60" w:after="60"/>
              <w:rPr>
                <w:rFonts w:eastAsiaTheme="minorHAnsi" w:cstheme="minorHAnsi"/>
                <w:szCs w:val="20"/>
                <w:lang w:val="en-GB"/>
              </w:rPr>
            </w:pPr>
            <w:r>
              <w:rPr>
                <w:rFonts w:eastAsiaTheme="minorHAnsi" w:cstheme="minorHAnsi"/>
                <w:szCs w:val="20"/>
                <w:lang w:val="en-GB"/>
              </w:rPr>
              <w:t>2 = Sell</w:t>
            </w:r>
          </w:p>
        </w:tc>
      </w:tr>
      <w:tr w:rsidR="0042274E" w:rsidRPr="007452A6" w14:paraId="21B5E2FD"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6F9D53E2" w14:textId="77777777" w:rsidR="0042274E" w:rsidRPr="007452A6" w:rsidRDefault="0042274E" w:rsidP="00D96643">
            <w:pPr>
              <w:spacing w:before="60" w:after="60"/>
              <w:rPr>
                <w:rFonts w:cstheme="minorHAnsi"/>
                <w:szCs w:val="20"/>
                <w:lang w:val="en-GB"/>
              </w:rPr>
            </w:pPr>
            <w:r w:rsidRPr="007452A6">
              <w:rPr>
                <w:rFonts w:cstheme="minorHAnsi"/>
                <w:szCs w:val="20"/>
              </w:rPr>
              <w:t>Execution Qty</w:t>
            </w:r>
          </w:p>
        </w:tc>
        <w:tc>
          <w:tcPr>
            <w:tcW w:w="3746" w:type="pct"/>
            <w:shd w:val="clear" w:color="auto" w:fill="F2F2F2" w:themeFill="background1" w:themeFillShade="F2"/>
          </w:tcPr>
          <w:p w14:paraId="01A7E982" w14:textId="77777777" w:rsidR="0042274E" w:rsidRPr="007452A6" w:rsidRDefault="0042274E" w:rsidP="00D96643">
            <w:pPr>
              <w:spacing w:before="60" w:after="60"/>
              <w:rPr>
                <w:rFonts w:cstheme="minorHAnsi"/>
                <w:szCs w:val="20"/>
              </w:rPr>
            </w:pPr>
            <w:r w:rsidRPr="007452A6">
              <w:rPr>
                <w:rFonts w:cstheme="minorHAnsi"/>
                <w:szCs w:val="20"/>
              </w:rPr>
              <w:t>Execution quantity</w:t>
            </w:r>
          </w:p>
        </w:tc>
      </w:tr>
      <w:tr w:rsidR="0042274E" w:rsidRPr="007452A6" w14:paraId="1C0423AB"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59D1D7AE" w14:textId="77777777" w:rsidR="0042274E" w:rsidRPr="007452A6" w:rsidRDefault="0042274E" w:rsidP="00D96643">
            <w:pPr>
              <w:spacing w:before="60" w:after="60"/>
              <w:rPr>
                <w:rFonts w:cstheme="minorHAnsi"/>
                <w:szCs w:val="20"/>
                <w:lang w:val="en-GB"/>
              </w:rPr>
            </w:pPr>
            <w:r w:rsidRPr="007452A6">
              <w:rPr>
                <w:rFonts w:cstheme="minorHAnsi"/>
                <w:szCs w:val="20"/>
              </w:rPr>
              <w:t>Execution Price</w:t>
            </w:r>
          </w:p>
        </w:tc>
        <w:tc>
          <w:tcPr>
            <w:tcW w:w="3746" w:type="pct"/>
            <w:shd w:val="clear" w:color="auto" w:fill="F2F2F2" w:themeFill="background1" w:themeFillShade="F2"/>
          </w:tcPr>
          <w:p w14:paraId="624C1666" w14:textId="77777777" w:rsidR="0042274E" w:rsidRPr="007452A6" w:rsidRDefault="0042274E" w:rsidP="00D96643">
            <w:pPr>
              <w:spacing w:before="60" w:after="60"/>
              <w:rPr>
                <w:rFonts w:cstheme="minorHAnsi"/>
                <w:szCs w:val="20"/>
              </w:rPr>
            </w:pPr>
            <w:r w:rsidRPr="007452A6">
              <w:rPr>
                <w:rFonts w:cstheme="minorHAnsi"/>
                <w:szCs w:val="20"/>
              </w:rPr>
              <w:t>Execution Price</w:t>
            </w:r>
          </w:p>
        </w:tc>
      </w:tr>
      <w:tr w:rsidR="0042274E" w:rsidRPr="007452A6" w14:paraId="6EBB5F93"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65D91E14" w14:textId="77777777" w:rsidR="0042274E" w:rsidRPr="007452A6" w:rsidRDefault="0042274E" w:rsidP="00D96643">
            <w:pPr>
              <w:spacing w:before="60" w:after="60"/>
              <w:rPr>
                <w:rFonts w:cstheme="minorHAnsi"/>
                <w:szCs w:val="20"/>
              </w:rPr>
            </w:pPr>
            <w:r>
              <w:rPr>
                <w:rFonts w:cstheme="minorHAnsi"/>
                <w:szCs w:val="20"/>
              </w:rPr>
              <w:t>Claim Time</w:t>
            </w:r>
          </w:p>
        </w:tc>
        <w:tc>
          <w:tcPr>
            <w:tcW w:w="3746" w:type="pct"/>
            <w:shd w:val="clear" w:color="auto" w:fill="F2F2F2" w:themeFill="background1" w:themeFillShade="F2"/>
          </w:tcPr>
          <w:p w14:paraId="5563BFA1" w14:textId="77777777" w:rsidR="0042274E" w:rsidRPr="007452A6" w:rsidRDefault="0042274E" w:rsidP="00D96643">
            <w:pPr>
              <w:spacing w:before="60" w:after="60"/>
              <w:rPr>
                <w:rFonts w:cstheme="minorHAnsi"/>
                <w:szCs w:val="20"/>
              </w:rPr>
            </w:pPr>
            <w:r w:rsidRPr="00550F4A">
              <w:rPr>
                <w:rFonts w:cstheme="minorHAnsi"/>
                <w:szCs w:val="20"/>
              </w:rPr>
              <w:t xml:space="preserve">Time of the </w:t>
            </w:r>
            <w:r>
              <w:rPr>
                <w:rFonts w:cstheme="minorHAnsi"/>
                <w:szCs w:val="20"/>
              </w:rPr>
              <w:t>c</w:t>
            </w:r>
            <w:r w:rsidRPr="00550F4A">
              <w:rPr>
                <w:rFonts w:cstheme="minorHAnsi"/>
                <w:szCs w:val="20"/>
              </w:rPr>
              <w:t>laim</w:t>
            </w:r>
            <w:r>
              <w:rPr>
                <w:rFonts w:cstheme="minorHAnsi"/>
                <w:szCs w:val="20"/>
              </w:rPr>
              <w:t>, must be less than the current system clock.</w:t>
            </w:r>
          </w:p>
        </w:tc>
      </w:tr>
      <w:tr w:rsidR="0042274E" w:rsidRPr="007452A6" w14:paraId="65318958"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254E6D4F" w14:textId="77777777" w:rsidR="0042274E" w:rsidRDefault="0042274E" w:rsidP="00D96643">
            <w:pPr>
              <w:spacing w:before="60" w:after="60"/>
              <w:rPr>
                <w:rFonts w:cstheme="minorHAnsi"/>
                <w:szCs w:val="20"/>
              </w:rPr>
            </w:pPr>
            <w:r>
              <w:rPr>
                <w:rFonts w:cstheme="minorHAnsi"/>
                <w:szCs w:val="20"/>
              </w:rPr>
              <w:t>Claim Reason</w:t>
            </w:r>
          </w:p>
        </w:tc>
        <w:tc>
          <w:tcPr>
            <w:tcW w:w="3746" w:type="pct"/>
            <w:shd w:val="clear" w:color="auto" w:fill="F2F2F2" w:themeFill="background1" w:themeFillShade="F2"/>
          </w:tcPr>
          <w:p w14:paraId="4CC4408C" w14:textId="77777777" w:rsidR="0042274E" w:rsidRDefault="0042274E" w:rsidP="00D96643">
            <w:pPr>
              <w:spacing w:before="60" w:after="60"/>
              <w:rPr>
                <w:rFonts w:cstheme="minorHAnsi"/>
                <w:szCs w:val="20"/>
              </w:rPr>
            </w:pPr>
            <w:r>
              <w:rPr>
                <w:rFonts w:cstheme="minorHAnsi"/>
                <w:szCs w:val="20"/>
              </w:rPr>
              <w:t>Reason of the claim:</w:t>
            </w:r>
          </w:p>
          <w:p w14:paraId="1FED1453" w14:textId="77777777" w:rsidR="0042274E" w:rsidRPr="00B27533" w:rsidRDefault="0042274E" w:rsidP="00D96643">
            <w:pPr>
              <w:pStyle w:val="ListParagraph"/>
              <w:numPr>
                <w:ilvl w:val="0"/>
                <w:numId w:val="160"/>
              </w:numPr>
              <w:spacing w:before="60" w:after="60"/>
              <w:rPr>
                <w:rFonts w:cstheme="minorHAnsi"/>
                <w:szCs w:val="20"/>
              </w:rPr>
            </w:pPr>
            <w:r>
              <w:rPr>
                <w:rFonts w:cstheme="minorHAnsi"/>
                <w:szCs w:val="20"/>
              </w:rPr>
              <w:t xml:space="preserve">1 = </w:t>
            </w:r>
            <w:r w:rsidRPr="00B27533">
              <w:rPr>
                <w:rFonts w:cstheme="minorHAnsi"/>
                <w:szCs w:val="20"/>
              </w:rPr>
              <w:t>Erroneous</w:t>
            </w:r>
            <w:r>
              <w:rPr>
                <w:rFonts w:cstheme="minorHAnsi"/>
                <w:szCs w:val="20"/>
              </w:rPr>
              <w:t xml:space="preserve"> trade</w:t>
            </w:r>
          </w:p>
        </w:tc>
      </w:tr>
    </w:tbl>
    <w:p w14:paraId="386EE2F7" w14:textId="77777777" w:rsidR="0042274E" w:rsidRDefault="0042274E" w:rsidP="0042274E">
      <w:pPr>
        <w:spacing w:before="120"/>
        <w:jc w:val="both"/>
        <w:rPr>
          <w:rFonts w:cstheme="minorHAnsi"/>
          <w:sz w:val="22"/>
          <w:szCs w:val="22"/>
        </w:rPr>
      </w:pPr>
      <w:r>
        <w:rPr>
          <w:rFonts w:cstheme="minorHAnsi"/>
          <w:sz w:val="22"/>
          <w:szCs w:val="22"/>
        </w:rPr>
        <w:t>Optional Fields:</w:t>
      </w:r>
    </w:p>
    <w:p w14:paraId="1105EA16" w14:textId="77777777" w:rsidR="0042274E" w:rsidRDefault="0042274E" w:rsidP="0042274E">
      <w:pPr>
        <w:spacing w:before="120"/>
        <w:jc w:val="both"/>
        <w:rPr>
          <w:rFonts w:cstheme="minorHAnsi"/>
          <w:sz w:val="22"/>
          <w:szCs w:val="22"/>
        </w:rPr>
      </w:pPr>
      <w:r>
        <w:rPr>
          <w:rFonts w:cstheme="minorHAnsi"/>
          <w:sz w:val="22"/>
          <w:szCs w:val="22"/>
        </w:rPr>
        <w:t>There is no optional field for this message.</w:t>
      </w:r>
    </w:p>
    <w:p w14:paraId="2AF204FE" w14:textId="77777777" w:rsidR="0042274E" w:rsidRDefault="0042274E" w:rsidP="0042274E">
      <w:pPr>
        <w:spacing w:before="120"/>
        <w:jc w:val="both"/>
        <w:rPr>
          <w:rFonts w:cstheme="minorHAnsi"/>
          <w:sz w:val="22"/>
          <w:szCs w:val="22"/>
        </w:rPr>
      </w:pPr>
    </w:p>
    <w:p w14:paraId="21B64430" w14:textId="78648713" w:rsidR="0042274E" w:rsidRPr="00417716" w:rsidRDefault="00AF3692" w:rsidP="0042274E">
      <w:pPr>
        <w:pStyle w:val="Heading3"/>
      </w:pPr>
      <w:bookmarkStart w:id="799" w:name="_Toc170578947"/>
      <w:r>
        <w:t>Error Trade Request Ack (84)</w:t>
      </w:r>
      <w:bookmarkEnd w:id="799"/>
    </w:p>
    <w:p w14:paraId="6862BCF4" w14:textId="77777777" w:rsidR="0042274E" w:rsidRDefault="0042274E" w:rsidP="0042274E">
      <w:pPr>
        <w:pStyle w:val="NormalNGMDS"/>
        <w:spacing w:after="120"/>
        <w:ind w:left="0"/>
      </w:pPr>
      <w:r>
        <w:t>The gateway sends this message to respond that the error trade request is rejected or registered.</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0"/>
        <w:gridCol w:w="6750"/>
        <w:gridCol w:w="9"/>
      </w:tblGrid>
      <w:tr w:rsidR="0042274E" w:rsidRPr="003C47FD" w14:paraId="1AD1B9B4" w14:textId="77777777" w:rsidTr="00D96643">
        <w:trPr>
          <w:gridAfter w:val="1"/>
          <w:wAfter w:w="5" w:type="pct"/>
          <w:trHeight w:val="300"/>
        </w:trPr>
        <w:tc>
          <w:tcPr>
            <w:tcW w:w="1249" w:type="pct"/>
            <w:shd w:val="clear" w:color="auto" w:fill="C6D9F1" w:themeFill="text2" w:themeFillTint="33"/>
            <w:noWrap/>
          </w:tcPr>
          <w:p w14:paraId="2EF7BC7A" w14:textId="77777777" w:rsidR="0042274E" w:rsidRPr="003C47FD" w:rsidRDefault="0042274E" w:rsidP="00D96643">
            <w:pPr>
              <w:pStyle w:val="Tablehead"/>
              <w:spacing w:after="0"/>
              <w:jc w:val="left"/>
              <w:rPr>
                <w:rFonts w:cstheme="minorHAnsi"/>
              </w:rPr>
            </w:pPr>
            <w:r>
              <w:rPr>
                <w:rFonts w:cstheme="minorHAnsi"/>
              </w:rPr>
              <w:t>Field Name</w:t>
            </w:r>
          </w:p>
        </w:tc>
        <w:tc>
          <w:tcPr>
            <w:tcW w:w="3746" w:type="pct"/>
            <w:shd w:val="clear" w:color="auto" w:fill="C6D9F1" w:themeFill="text2" w:themeFillTint="33"/>
          </w:tcPr>
          <w:p w14:paraId="71065402"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13878B49"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7ACDF44C" w14:textId="77777777" w:rsidR="0042274E" w:rsidRPr="00754E31" w:rsidRDefault="0042274E" w:rsidP="00D96643">
            <w:pPr>
              <w:spacing w:before="60" w:after="60"/>
              <w:rPr>
                <w:rFonts w:cstheme="minorHAnsi"/>
                <w:szCs w:val="20"/>
                <w:lang w:val="en-GB"/>
              </w:rPr>
            </w:pPr>
            <w:r w:rsidRPr="000A0DAA">
              <w:rPr>
                <w:rFonts w:cstheme="minorHAnsi"/>
                <w:szCs w:val="20"/>
                <w:lang w:val="en-GB"/>
              </w:rPr>
              <w:t>Trade Report ID</w:t>
            </w:r>
          </w:p>
        </w:tc>
        <w:tc>
          <w:tcPr>
            <w:tcW w:w="3746" w:type="pct"/>
            <w:shd w:val="clear" w:color="auto" w:fill="F2F2F2" w:themeFill="background1" w:themeFillShade="F2"/>
          </w:tcPr>
          <w:p w14:paraId="4A21F381" w14:textId="77777777" w:rsidR="0042274E" w:rsidRPr="00931B7A" w:rsidRDefault="0042274E" w:rsidP="00D96643">
            <w:pPr>
              <w:spacing w:before="60" w:after="60"/>
              <w:rPr>
                <w:rFonts w:cstheme="minorHAnsi"/>
                <w:szCs w:val="20"/>
              </w:rPr>
            </w:pPr>
            <w:r w:rsidRPr="00F71B20">
              <w:rPr>
                <w:rFonts w:cstheme="minorHAnsi"/>
                <w:szCs w:val="20"/>
              </w:rPr>
              <w:t xml:space="preserve">Client specified unique identifier for </w:t>
            </w:r>
            <w:r>
              <w:rPr>
                <w:rFonts w:cstheme="minorHAnsi"/>
                <w:szCs w:val="20"/>
              </w:rPr>
              <w:t>this</w:t>
            </w:r>
            <w:r w:rsidRPr="00F71B20">
              <w:rPr>
                <w:rFonts w:cstheme="minorHAnsi"/>
                <w:szCs w:val="20"/>
              </w:rPr>
              <w:t xml:space="preserve"> </w:t>
            </w:r>
            <w:r>
              <w:rPr>
                <w:rFonts w:cstheme="minorHAnsi"/>
                <w:szCs w:val="20"/>
              </w:rPr>
              <w:t>request message.</w:t>
            </w:r>
          </w:p>
        </w:tc>
      </w:tr>
      <w:tr w:rsidR="0042274E" w:rsidRPr="00754E31" w14:paraId="34FD6283"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51F726D1" w14:textId="77777777" w:rsidR="0042274E" w:rsidRPr="00754E31" w:rsidRDefault="0042274E" w:rsidP="00D96643">
            <w:pPr>
              <w:spacing w:before="60" w:after="60"/>
              <w:rPr>
                <w:rFonts w:cstheme="minorHAnsi"/>
                <w:szCs w:val="20"/>
                <w:lang w:val="en-GB"/>
              </w:rPr>
            </w:pPr>
            <w:r>
              <w:rPr>
                <w:rFonts w:cstheme="minorHAnsi"/>
                <w:szCs w:val="20"/>
                <w:lang w:val="en-GB"/>
              </w:rPr>
              <w:t>Secondary Trade ID</w:t>
            </w:r>
          </w:p>
        </w:tc>
        <w:tc>
          <w:tcPr>
            <w:tcW w:w="3746" w:type="pct"/>
            <w:shd w:val="clear" w:color="auto" w:fill="F2F2F2" w:themeFill="background1" w:themeFillShade="F2"/>
          </w:tcPr>
          <w:p w14:paraId="1198FBB7" w14:textId="77777777" w:rsidR="0042274E" w:rsidRPr="00931B7A" w:rsidRDefault="0042274E" w:rsidP="00D96643">
            <w:pPr>
              <w:spacing w:before="60" w:after="60"/>
              <w:rPr>
                <w:rFonts w:cstheme="minorHAnsi"/>
                <w:szCs w:val="20"/>
              </w:rPr>
            </w:pPr>
            <w:r>
              <w:rPr>
                <w:rFonts w:cstheme="minorHAnsi"/>
                <w:szCs w:val="20"/>
              </w:rPr>
              <w:t>HKEX assigned unique identifier for this error trade claim.</w:t>
            </w:r>
          </w:p>
        </w:tc>
      </w:tr>
      <w:tr w:rsidR="0042274E" w:rsidRPr="00073EA6" w14:paraId="318BF375" w14:textId="77777777" w:rsidTr="00D96643">
        <w:tblPrEx>
          <w:tblLook w:val="01E0" w:firstRow="1" w:lastRow="1" w:firstColumn="1" w:lastColumn="1" w:noHBand="0" w:noVBand="0"/>
        </w:tblPrEx>
        <w:trPr>
          <w:trHeight w:val="331"/>
        </w:trPr>
        <w:tc>
          <w:tcPr>
            <w:tcW w:w="1249" w:type="pct"/>
            <w:shd w:val="clear" w:color="auto" w:fill="F2F2F2" w:themeFill="background1" w:themeFillShade="F2"/>
          </w:tcPr>
          <w:p w14:paraId="77B91CEB" w14:textId="77777777" w:rsidR="0042274E" w:rsidRPr="00073EA6" w:rsidRDefault="0042274E" w:rsidP="00D96643">
            <w:pPr>
              <w:snapToGrid w:val="0"/>
              <w:spacing w:before="60" w:after="40"/>
              <w:rPr>
                <w:rFonts w:cstheme="minorHAnsi"/>
                <w:szCs w:val="20"/>
              </w:rPr>
            </w:pPr>
            <w:r w:rsidRPr="0049178E">
              <w:rPr>
                <w:rFonts w:cstheme="minorHAnsi"/>
                <w:szCs w:val="20"/>
              </w:rPr>
              <w:t>Transaction Time</w:t>
            </w:r>
          </w:p>
        </w:tc>
        <w:tc>
          <w:tcPr>
            <w:tcW w:w="3751" w:type="pct"/>
            <w:gridSpan w:val="2"/>
            <w:shd w:val="clear" w:color="auto" w:fill="F2F2F2" w:themeFill="background1" w:themeFillShade="F2"/>
          </w:tcPr>
          <w:p w14:paraId="139761B4" w14:textId="77777777" w:rsidR="0042274E" w:rsidRPr="00073EA6" w:rsidRDefault="0042274E" w:rsidP="00D96643">
            <w:pPr>
              <w:snapToGrid w:val="0"/>
              <w:spacing w:before="60" w:after="40"/>
              <w:rPr>
                <w:rFonts w:cstheme="minorHAnsi"/>
                <w:szCs w:val="20"/>
              </w:rPr>
            </w:pPr>
            <w:r w:rsidRPr="00AD055D">
              <w:rPr>
                <w:rFonts w:eastAsia="Calibri" w:cstheme="minorHAnsi"/>
                <w:szCs w:val="20"/>
                <w:lang w:val="en-GB"/>
              </w:rPr>
              <w:t xml:space="preserve">The time at which </w:t>
            </w:r>
            <w:r>
              <w:rPr>
                <w:rFonts w:eastAsia="Calibri" w:cstheme="minorHAnsi"/>
                <w:szCs w:val="20"/>
                <w:lang w:val="en-GB"/>
              </w:rPr>
              <w:t>this message is generated.</w:t>
            </w:r>
          </w:p>
        </w:tc>
      </w:tr>
      <w:tr w:rsidR="0042274E" w:rsidRPr="00754E31" w14:paraId="29D23E2C"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6107AAC4" w14:textId="77777777" w:rsidR="0042274E" w:rsidRPr="00754E31" w:rsidRDefault="0042274E" w:rsidP="00D96643">
            <w:pPr>
              <w:spacing w:before="60" w:after="60"/>
              <w:rPr>
                <w:rFonts w:cstheme="minorHAnsi"/>
                <w:szCs w:val="20"/>
                <w:lang w:val="en-GB"/>
              </w:rPr>
            </w:pPr>
            <w:r w:rsidRPr="000A56C1">
              <w:rPr>
                <w:rFonts w:cstheme="minorHAnsi"/>
                <w:szCs w:val="20"/>
                <w:lang w:val="en-GB"/>
              </w:rPr>
              <w:t>Executing Trader</w:t>
            </w:r>
          </w:p>
        </w:tc>
        <w:tc>
          <w:tcPr>
            <w:tcW w:w="3746" w:type="pct"/>
            <w:shd w:val="clear" w:color="auto" w:fill="F2F2F2" w:themeFill="background1" w:themeFillShade="F2"/>
          </w:tcPr>
          <w:p w14:paraId="7E2F042E" w14:textId="77777777" w:rsidR="0042274E" w:rsidRDefault="0042274E" w:rsidP="00D96643">
            <w:pPr>
              <w:spacing w:before="60" w:after="60"/>
              <w:rPr>
                <w:rFonts w:cstheme="minorHAnsi"/>
                <w:szCs w:val="20"/>
              </w:rPr>
            </w:pPr>
            <w:r w:rsidRPr="00F71B20">
              <w:rPr>
                <w:rFonts w:cstheme="minorHAnsi"/>
                <w:szCs w:val="20"/>
              </w:rPr>
              <w:t>Client specified</w:t>
            </w:r>
            <w:r>
              <w:rPr>
                <w:rFonts w:cstheme="minorHAnsi"/>
                <w:szCs w:val="20"/>
              </w:rPr>
              <w:t xml:space="preserve"> e</w:t>
            </w:r>
            <w:r w:rsidRPr="00F71B20">
              <w:rPr>
                <w:rFonts w:cstheme="minorHAnsi"/>
                <w:szCs w:val="20"/>
              </w:rPr>
              <w:t xml:space="preserve">xecuting </w:t>
            </w:r>
            <w:r>
              <w:rPr>
                <w:rFonts w:cstheme="minorHAnsi"/>
                <w:szCs w:val="20"/>
              </w:rPr>
              <w:t>t</w:t>
            </w:r>
            <w:r w:rsidRPr="00F71B20">
              <w:rPr>
                <w:rFonts w:cstheme="minorHAnsi"/>
                <w:szCs w:val="20"/>
              </w:rPr>
              <w:t>rader</w:t>
            </w:r>
            <w:r>
              <w:rPr>
                <w:rFonts w:cstheme="minorHAnsi"/>
                <w:szCs w:val="20"/>
              </w:rPr>
              <w:t xml:space="preserve"> or other entity form client side.</w:t>
            </w:r>
          </w:p>
          <w:p w14:paraId="6CC056E3" w14:textId="77777777" w:rsidR="0042274E" w:rsidRPr="00931B7A" w:rsidRDefault="0042274E" w:rsidP="00D96643">
            <w:pPr>
              <w:spacing w:before="60" w:after="60"/>
              <w:rPr>
                <w:rFonts w:cstheme="minorHAnsi"/>
                <w:szCs w:val="20"/>
              </w:rPr>
            </w:pPr>
            <w:r>
              <w:rPr>
                <w:rFonts w:cstheme="minorHAnsi"/>
                <w:szCs w:val="20"/>
              </w:rPr>
              <w:t>It may set to 0 if not used.</w:t>
            </w:r>
          </w:p>
        </w:tc>
      </w:tr>
      <w:tr w:rsidR="0042274E" w:rsidRPr="007452A6" w14:paraId="0AB2BEAB"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01A7F3A2" w14:textId="77777777" w:rsidR="0042274E" w:rsidRPr="007452A6" w:rsidRDefault="0042274E" w:rsidP="00D96643">
            <w:pPr>
              <w:spacing w:before="60" w:after="60"/>
              <w:rPr>
                <w:rFonts w:cstheme="minorHAnsi"/>
                <w:szCs w:val="20"/>
                <w:lang w:val="en-GB"/>
              </w:rPr>
            </w:pPr>
            <w:r w:rsidRPr="007452A6">
              <w:rPr>
                <w:rFonts w:cstheme="minorHAnsi"/>
                <w:szCs w:val="20"/>
              </w:rPr>
              <w:t>Trade ID</w:t>
            </w:r>
          </w:p>
        </w:tc>
        <w:tc>
          <w:tcPr>
            <w:tcW w:w="3746" w:type="pct"/>
            <w:shd w:val="clear" w:color="auto" w:fill="F2F2F2" w:themeFill="background1" w:themeFillShade="F2"/>
          </w:tcPr>
          <w:p w14:paraId="233A3292" w14:textId="77777777" w:rsidR="0042274E" w:rsidRPr="007452A6" w:rsidRDefault="0042274E" w:rsidP="00D96643">
            <w:pPr>
              <w:spacing w:before="60" w:after="60"/>
              <w:rPr>
                <w:rFonts w:cstheme="minorHAnsi"/>
                <w:szCs w:val="20"/>
              </w:rPr>
            </w:pPr>
            <w:r>
              <w:rPr>
                <w:rFonts w:cstheme="minorHAnsi"/>
                <w:szCs w:val="20"/>
              </w:rPr>
              <w:t xml:space="preserve">The </w:t>
            </w:r>
            <w:r w:rsidRPr="00F71B20">
              <w:rPr>
                <w:rFonts w:cstheme="minorHAnsi"/>
                <w:szCs w:val="20"/>
              </w:rPr>
              <w:t xml:space="preserve">identifier </w:t>
            </w:r>
            <w:r>
              <w:rPr>
                <w:rFonts w:cstheme="minorHAnsi"/>
                <w:szCs w:val="20"/>
              </w:rPr>
              <w:t>of the trade to be filed.</w:t>
            </w:r>
          </w:p>
        </w:tc>
      </w:tr>
      <w:tr w:rsidR="0042274E" w:rsidRPr="007452A6" w14:paraId="0D1F32CE"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06496ADF" w14:textId="77777777" w:rsidR="0042274E" w:rsidRPr="007452A6" w:rsidRDefault="0042274E" w:rsidP="00D96643">
            <w:pPr>
              <w:spacing w:before="60" w:after="60"/>
              <w:rPr>
                <w:rFonts w:cstheme="minorHAnsi"/>
                <w:szCs w:val="20"/>
                <w:lang w:val="en-GB"/>
              </w:rPr>
            </w:pPr>
            <w:r w:rsidRPr="007452A6">
              <w:rPr>
                <w:rFonts w:cstheme="minorHAnsi"/>
                <w:szCs w:val="20"/>
              </w:rPr>
              <w:t>Trade Date</w:t>
            </w:r>
          </w:p>
        </w:tc>
        <w:tc>
          <w:tcPr>
            <w:tcW w:w="3746" w:type="pct"/>
            <w:shd w:val="clear" w:color="auto" w:fill="F2F2F2" w:themeFill="background1" w:themeFillShade="F2"/>
          </w:tcPr>
          <w:p w14:paraId="4995A672" w14:textId="77777777" w:rsidR="0042274E" w:rsidRPr="007452A6" w:rsidRDefault="0042274E" w:rsidP="00D96643">
            <w:pPr>
              <w:spacing w:before="60" w:after="60"/>
              <w:rPr>
                <w:rFonts w:cstheme="minorHAnsi"/>
                <w:szCs w:val="20"/>
              </w:rPr>
            </w:pPr>
            <w:r>
              <w:rPr>
                <w:rFonts w:cstheme="minorHAnsi"/>
                <w:szCs w:val="20"/>
              </w:rPr>
              <w:t>Indicates the date of trading.</w:t>
            </w:r>
          </w:p>
        </w:tc>
      </w:tr>
      <w:tr w:rsidR="0042274E" w:rsidRPr="00754E31" w14:paraId="44FE4CA4"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00ECBA4B" w14:textId="77777777" w:rsidR="0042274E" w:rsidRPr="00065BAC" w:rsidRDefault="0042274E" w:rsidP="00D96643">
            <w:pPr>
              <w:spacing w:before="60" w:after="60"/>
              <w:rPr>
                <w:rFonts w:cstheme="minorHAnsi"/>
                <w:szCs w:val="20"/>
              </w:rPr>
            </w:pPr>
            <w:r w:rsidRPr="0012012C">
              <w:rPr>
                <w:rFonts w:cstheme="minorHAnsi"/>
                <w:szCs w:val="20"/>
              </w:rPr>
              <w:t>Security ID</w:t>
            </w:r>
          </w:p>
        </w:tc>
        <w:tc>
          <w:tcPr>
            <w:tcW w:w="3746" w:type="pct"/>
            <w:shd w:val="clear" w:color="auto" w:fill="F2F2F2" w:themeFill="background1" w:themeFillShade="F2"/>
          </w:tcPr>
          <w:p w14:paraId="14B37E3B" w14:textId="77777777" w:rsidR="0042274E" w:rsidRPr="00065BAC" w:rsidRDefault="0042274E" w:rsidP="00D96643">
            <w:pPr>
              <w:spacing w:before="60" w:after="60"/>
              <w:rPr>
                <w:rFonts w:cstheme="minorHAnsi"/>
                <w:szCs w:val="20"/>
              </w:rPr>
            </w:pPr>
            <w:r w:rsidRPr="0012012C">
              <w:rPr>
                <w:rFonts w:cstheme="minorHAnsi"/>
                <w:szCs w:val="20"/>
              </w:rPr>
              <w:t>Instrument identifier</w:t>
            </w:r>
          </w:p>
        </w:tc>
      </w:tr>
      <w:tr w:rsidR="0042274E" w:rsidRPr="00754E31" w14:paraId="43E85E49"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6ACEFF30" w14:textId="77777777" w:rsidR="0042274E" w:rsidRPr="00065BAC" w:rsidRDefault="0042274E" w:rsidP="00D96643">
            <w:pPr>
              <w:spacing w:before="60" w:after="60"/>
              <w:rPr>
                <w:rFonts w:cstheme="minorHAnsi"/>
                <w:szCs w:val="20"/>
              </w:rPr>
            </w:pPr>
            <w:r>
              <w:rPr>
                <w:rFonts w:cstheme="minorHAnsi"/>
                <w:szCs w:val="20"/>
              </w:rPr>
              <w:t>Side</w:t>
            </w:r>
          </w:p>
        </w:tc>
        <w:tc>
          <w:tcPr>
            <w:tcW w:w="3746" w:type="pct"/>
            <w:shd w:val="clear" w:color="auto" w:fill="F2F2F2" w:themeFill="background1" w:themeFillShade="F2"/>
          </w:tcPr>
          <w:p w14:paraId="2220C13C" w14:textId="77777777" w:rsidR="0042274E" w:rsidRDefault="0042274E" w:rsidP="00D96643">
            <w:pPr>
              <w:spacing w:before="60" w:after="60"/>
              <w:rPr>
                <w:rFonts w:eastAsia="Calibri" w:cstheme="minorHAnsi"/>
                <w:szCs w:val="20"/>
                <w:lang w:val="en-GB"/>
              </w:rPr>
            </w:pPr>
            <w:r>
              <w:rPr>
                <w:rFonts w:eastAsia="Calibri" w:cstheme="minorHAnsi"/>
                <w:szCs w:val="20"/>
                <w:lang w:val="en-GB"/>
              </w:rPr>
              <w:t>Side of the order</w:t>
            </w:r>
          </w:p>
          <w:p w14:paraId="5DA1EABE" w14:textId="77777777" w:rsidR="0042274E" w:rsidRDefault="0042274E" w:rsidP="00D96643">
            <w:pPr>
              <w:pStyle w:val="ListParagraph"/>
              <w:numPr>
                <w:ilvl w:val="0"/>
                <w:numId w:val="21"/>
              </w:numPr>
              <w:spacing w:before="60" w:after="60"/>
              <w:rPr>
                <w:rFonts w:eastAsiaTheme="minorHAnsi" w:cstheme="minorHAnsi"/>
                <w:szCs w:val="20"/>
                <w:lang w:val="en-GB"/>
              </w:rPr>
            </w:pPr>
            <w:r>
              <w:rPr>
                <w:rFonts w:eastAsiaTheme="minorHAnsi" w:cstheme="minorHAnsi"/>
                <w:szCs w:val="20"/>
                <w:lang w:val="en-GB"/>
              </w:rPr>
              <w:t>1 = Buy</w:t>
            </w:r>
          </w:p>
          <w:p w14:paraId="27B773F6" w14:textId="77777777" w:rsidR="0042274E" w:rsidRPr="004476B5" w:rsidRDefault="0042274E" w:rsidP="00D96643">
            <w:pPr>
              <w:pStyle w:val="ListParagraph"/>
              <w:numPr>
                <w:ilvl w:val="0"/>
                <w:numId w:val="21"/>
              </w:numPr>
              <w:spacing w:before="60" w:after="60"/>
              <w:rPr>
                <w:rFonts w:eastAsiaTheme="minorHAnsi" w:cstheme="minorHAnsi"/>
                <w:szCs w:val="20"/>
                <w:lang w:val="en-GB"/>
              </w:rPr>
            </w:pPr>
            <w:r>
              <w:rPr>
                <w:rFonts w:eastAsiaTheme="minorHAnsi" w:cstheme="minorHAnsi"/>
                <w:szCs w:val="20"/>
                <w:lang w:val="en-GB"/>
              </w:rPr>
              <w:t>2 = Sell</w:t>
            </w:r>
          </w:p>
        </w:tc>
      </w:tr>
      <w:tr w:rsidR="0042274E" w:rsidRPr="007452A6" w14:paraId="5102A442"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44760005" w14:textId="77777777" w:rsidR="0042274E" w:rsidRPr="007452A6" w:rsidRDefault="0042274E" w:rsidP="00D96643">
            <w:pPr>
              <w:spacing w:before="60" w:after="60"/>
              <w:rPr>
                <w:rFonts w:cstheme="minorHAnsi"/>
                <w:szCs w:val="20"/>
                <w:lang w:val="en-GB"/>
              </w:rPr>
            </w:pPr>
            <w:r w:rsidRPr="007452A6">
              <w:rPr>
                <w:rFonts w:cstheme="minorHAnsi"/>
                <w:szCs w:val="20"/>
              </w:rPr>
              <w:t>Execution Qty</w:t>
            </w:r>
          </w:p>
        </w:tc>
        <w:tc>
          <w:tcPr>
            <w:tcW w:w="3746" w:type="pct"/>
            <w:shd w:val="clear" w:color="auto" w:fill="F2F2F2" w:themeFill="background1" w:themeFillShade="F2"/>
          </w:tcPr>
          <w:p w14:paraId="7DEB9010" w14:textId="77777777" w:rsidR="0042274E" w:rsidRPr="007452A6" w:rsidRDefault="0042274E" w:rsidP="00D96643">
            <w:pPr>
              <w:spacing w:before="60" w:after="60"/>
              <w:rPr>
                <w:rFonts w:cstheme="minorHAnsi"/>
                <w:szCs w:val="20"/>
              </w:rPr>
            </w:pPr>
            <w:r w:rsidRPr="007452A6">
              <w:rPr>
                <w:rFonts w:cstheme="minorHAnsi"/>
                <w:szCs w:val="20"/>
              </w:rPr>
              <w:t>Execution quantity</w:t>
            </w:r>
          </w:p>
        </w:tc>
      </w:tr>
      <w:tr w:rsidR="0042274E" w:rsidRPr="007452A6" w14:paraId="0DA07D8F"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6D6447EC" w14:textId="77777777" w:rsidR="0042274E" w:rsidRPr="007452A6" w:rsidRDefault="0042274E" w:rsidP="00D96643">
            <w:pPr>
              <w:spacing w:before="60" w:after="60"/>
              <w:rPr>
                <w:rFonts w:cstheme="minorHAnsi"/>
                <w:szCs w:val="20"/>
                <w:lang w:val="en-GB"/>
              </w:rPr>
            </w:pPr>
            <w:r w:rsidRPr="007452A6">
              <w:rPr>
                <w:rFonts w:cstheme="minorHAnsi"/>
                <w:szCs w:val="20"/>
              </w:rPr>
              <w:t>Execution Price</w:t>
            </w:r>
          </w:p>
        </w:tc>
        <w:tc>
          <w:tcPr>
            <w:tcW w:w="3746" w:type="pct"/>
            <w:shd w:val="clear" w:color="auto" w:fill="F2F2F2" w:themeFill="background1" w:themeFillShade="F2"/>
          </w:tcPr>
          <w:p w14:paraId="3B2821AB" w14:textId="77777777" w:rsidR="0042274E" w:rsidRPr="007452A6" w:rsidRDefault="0042274E" w:rsidP="00D96643">
            <w:pPr>
              <w:spacing w:before="60" w:after="60"/>
              <w:rPr>
                <w:rFonts w:cstheme="minorHAnsi"/>
                <w:szCs w:val="20"/>
              </w:rPr>
            </w:pPr>
            <w:r w:rsidRPr="007452A6">
              <w:rPr>
                <w:rFonts w:cstheme="minorHAnsi"/>
                <w:szCs w:val="20"/>
              </w:rPr>
              <w:t>Execution Price</w:t>
            </w:r>
          </w:p>
        </w:tc>
      </w:tr>
      <w:tr w:rsidR="0042274E" w:rsidRPr="007452A6" w14:paraId="2E3D5040"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60FD81A8" w14:textId="77777777" w:rsidR="0042274E" w:rsidRPr="007452A6" w:rsidRDefault="0042274E" w:rsidP="00D96643">
            <w:pPr>
              <w:spacing w:before="60" w:after="60"/>
              <w:rPr>
                <w:rFonts w:cstheme="minorHAnsi"/>
                <w:szCs w:val="20"/>
              </w:rPr>
            </w:pPr>
            <w:r>
              <w:rPr>
                <w:rFonts w:cstheme="minorHAnsi"/>
                <w:szCs w:val="20"/>
              </w:rPr>
              <w:t>Claim Time</w:t>
            </w:r>
          </w:p>
        </w:tc>
        <w:tc>
          <w:tcPr>
            <w:tcW w:w="3746" w:type="pct"/>
            <w:shd w:val="clear" w:color="auto" w:fill="F2F2F2" w:themeFill="background1" w:themeFillShade="F2"/>
          </w:tcPr>
          <w:p w14:paraId="7863F866" w14:textId="77777777" w:rsidR="0042274E" w:rsidRPr="007452A6" w:rsidRDefault="0042274E" w:rsidP="00D96643">
            <w:pPr>
              <w:spacing w:before="60" w:after="60"/>
              <w:rPr>
                <w:rFonts w:cstheme="minorHAnsi"/>
                <w:szCs w:val="20"/>
              </w:rPr>
            </w:pPr>
            <w:r w:rsidRPr="00550F4A">
              <w:rPr>
                <w:rFonts w:cstheme="minorHAnsi"/>
                <w:szCs w:val="20"/>
              </w:rPr>
              <w:t xml:space="preserve">Time of the </w:t>
            </w:r>
            <w:r>
              <w:rPr>
                <w:rFonts w:cstheme="minorHAnsi"/>
                <w:szCs w:val="20"/>
              </w:rPr>
              <w:t>c</w:t>
            </w:r>
            <w:r w:rsidRPr="00550F4A">
              <w:rPr>
                <w:rFonts w:cstheme="minorHAnsi"/>
                <w:szCs w:val="20"/>
              </w:rPr>
              <w:t>laim</w:t>
            </w:r>
            <w:r>
              <w:rPr>
                <w:rFonts w:cstheme="minorHAnsi"/>
                <w:szCs w:val="20"/>
              </w:rPr>
              <w:t>, must be less than the current system clock.</w:t>
            </w:r>
          </w:p>
        </w:tc>
      </w:tr>
      <w:tr w:rsidR="0042274E" w:rsidRPr="007452A6" w14:paraId="2B335651"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013C7002" w14:textId="77777777" w:rsidR="0042274E" w:rsidRDefault="0042274E" w:rsidP="00D96643">
            <w:pPr>
              <w:spacing w:before="60" w:after="60"/>
              <w:rPr>
                <w:rFonts w:cstheme="minorHAnsi"/>
                <w:szCs w:val="20"/>
              </w:rPr>
            </w:pPr>
            <w:r>
              <w:rPr>
                <w:rFonts w:cstheme="minorHAnsi"/>
                <w:szCs w:val="20"/>
              </w:rPr>
              <w:t>Claim Reason</w:t>
            </w:r>
          </w:p>
        </w:tc>
        <w:tc>
          <w:tcPr>
            <w:tcW w:w="3746" w:type="pct"/>
            <w:shd w:val="clear" w:color="auto" w:fill="F2F2F2" w:themeFill="background1" w:themeFillShade="F2"/>
          </w:tcPr>
          <w:p w14:paraId="06A1BE84" w14:textId="77777777" w:rsidR="0042274E" w:rsidRDefault="0042274E" w:rsidP="00D96643">
            <w:pPr>
              <w:spacing w:before="60" w:after="60"/>
              <w:rPr>
                <w:rFonts w:cstheme="minorHAnsi"/>
                <w:szCs w:val="20"/>
              </w:rPr>
            </w:pPr>
            <w:r>
              <w:rPr>
                <w:rFonts w:cstheme="minorHAnsi"/>
                <w:szCs w:val="20"/>
              </w:rPr>
              <w:t>Reason of the claim:</w:t>
            </w:r>
          </w:p>
          <w:p w14:paraId="061693DE" w14:textId="77777777" w:rsidR="0042274E" w:rsidRPr="00B27533" w:rsidRDefault="0042274E" w:rsidP="00D96643">
            <w:pPr>
              <w:pStyle w:val="ListParagraph"/>
              <w:numPr>
                <w:ilvl w:val="0"/>
                <w:numId w:val="160"/>
              </w:numPr>
              <w:spacing w:before="60" w:after="60"/>
              <w:rPr>
                <w:rFonts w:cstheme="minorHAnsi"/>
                <w:szCs w:val="20"/>
              </w:rPr>
            </w:pPr>
            <w:r>
              <w:rPr>
                <w:rFonts w:cstheme="minorHAnsi"/>
                <w:szCs w:val="20"/>
              </w:rPr>
              <w:t xml:space="preserve">1 = </w:t>
            </w:r>
            <w:r w:rsidRPr="00B27533">
              <w:rPr>
                <w:rFonts w:cstheme="minorHAnsi"/>
                <w:szCs w:val="20"/>
              </w:rPr>
              <w:t>Erroneous</w:t>
            </w:r>
            <w:r>
              <w:rPr>
                <w:rFonts w:cstheme="minorHAnsi"/>
                <w:szCs w:val="20"/>
              </w:rPr>
              <w:t xml:space="preserve"> trade</w:t>
            </w:r>
          </w:p>
        </w:tc>
      </w:tr>
      <w:tr w:rsidR="0042274E" w:rsidRPr="007452A6" w14:paraId="248B9AD9"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6B833180" w14:textId="6440D069" w:rsidR="0042274E" w:rsidRDefault="00466407" w:rsidP="00D96643">
            <w:pPr>
              <w:spacing w:before="60" w:after="60"/>
              <w:rPr>
                <w:rFonts w:cstheme="minorHAnsi"/>
                <w:szCs w:val="20"/>
              </w:rPr>
            </w:pPr>
            <w:r>
              <w:rPr>
                <w:rFonts w:cstheme="minorHAnsi"/>
                <w:szCs w:val="20"/>
              </w:rPr>
              <w:lastRenderedPageBreak/>
              <w:t>Error Trade Claim Status</w:t>
            </w:r>
          </w:p>
        </w:tc>
        <w:tc>
          <w:tcPr>
            <w:tcW w:w="3746" w:type="pct"/>
            <w:shd w:val="clear" w:color="auto" w:fill="F2F2F2" w:themeFill="background1" w:themeFillShade="F2"/>
          </w:tcPr>
          <w:p w14:paraId="230EDC3C" w14:textId="77777777" w:rsidR="0042274E" w:rsidRDefault="0042274E" w:rsidP="00D96643">
            <w:pPr>
              <w:spacing w:before="60" w:after="60"/>
              <w:rPr>
                <w:rFonts w:cstheme="minorHAnsi"/>
                <w:szCs w:val="20"/>
              </w:rPr>
            </w:pPr>
            <w:r>
              <w:rPr>
                <w:rFonts w:cstheme="minorHAnsi"/>
                <w:szCs w:val="20"/>
              </w:rPr>
              <w:t xml:space="preserve">The status of </w:t>
            </w:r>
            <w:r>
              <w:t>error trade request:</w:t>
            </w:r>
          </w:p>
          <w:p w14:paraId="0C23B075" w14:textId="77777777" w:rsidR="0042274E" w:rsidRDefault="0042274E" w:rsidP="00D96643">
            <w:pPr>
              <w:pStyle w:val="ListParagraph"/>
              <w:numPr>
                <w:ilvl w:val="0"/>
                <w:numId w:val="160"/>
              </w:numPr>
              <w:spacing w:before="60" w:after="60"/>
              <w:rPr>
                <w:rFonts w:cstheme="minorHAnsi"/>
                <w:szCs w:val="20"/>
              </w:rPr>
            </w:pPr>
            <w:r>
              <w:rPr>
                <w:rFonts w:cstheme="minorHAnsi"/>
                <w:szCs w:val="20"/>
              </w:rPr>
              <w:t>1 = Rejected</w:t>
            </w:r>
          </w:p>
          <w:p w14:paraId="503536FE" w14:textId="77777777" w:rsidR="0042274E" w:rsidRPr="00B27533" w:rsidRDefault="0042274E" w:rsidP="00D96643">
            <w:pPr>
              <w:pStyle w:val="ListParagraph"/>
              <w:numPr>
                <w:ilvl w:val="0"/>
                <w:numId w:val="160"/>
              </w:numPr>
              <w:spacing w:before="60" w:after="60"/>
              <w:rPr>
                <w:rFonts w:cstheme="minorHAnsi"/>
                <w:szCs w:val="20"/>
              </w:rPr>
            </w:pPr>
            <w:r>
              <w:rPr>
                <w:rFonts w:cstheme="minorHAnsi"/>
                <w:szCs w:val="20"/>
              </w:rPr>
              <w:t>2 = Registered</w:t>
            </w:r>
          </w:p>
        </w:tc>
      </w:tr>
      <w:tr w:rsidR="0042274E" w:rsidRPr="00754E31" w14:paraId="5D346B9F"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1AC031E1" w14:textId="77777777" w:rsidR="0042274E" w:rsidRPr="000A56C1" w:rsidRDefault="0042274E" w:rsidP="00D96643">
            <w:pPr>
              <w:spacing w:before="60" w:after="60"/>
              <w:rPr>
                <w:rFonts w:cstheme="minorHAnsi"/>
                <w:szCs w:val="20"/>
                <w:lang w:val="en-GB"/>
              </w:rPr>
            </w:pPr>
            <w:r>
              <w:rPr>
                <w:rFonts w:cstheme="minorHAnsi"/>
                <w:szCs w:val="20"/>
              </w:rPr>
              <w:t>Error Trade Reject Reason</w:t>
            </w:r>
          </w:p>
        </w:tc>
        <w:tc>
          <w:tcPr>
            <w:tcW w:w="3746" w:type="pct"/>
            <w:shd w:val="clear" w:color="auto" w:fill="F2F2F2" w:themeFill="background1" w:themeFillShade="F2"/>
          </w:tcPr>
          <w:p w14:paraId="53AADEDB" w14:textId="75620C7B" w:rsidR="0042274E" w:rsidRPr="00F71B20" w:rsidRDefault="00675853" w:rsidP="00D96643">
            <w:pPr>
              <w:spacing w:before="60" w:after="60"/>
              <w:rPr>
                <w:rFonts w:cstheme="minorHAnsi"/>
                <w:szCs w:val="20"/>
              </w:rPr>
            </w:pPr>
            <w:r w:rsidRPr="004228E8">
              <w:rPr>
                <w:rFonts w:cstheme="minorHAnsi"/>
                <w:szCs w:val="20"/>
              </w:rPr>
              <w:t xml:space="preserve">Carries the reject reason code if </w:t>
            </w:r>
            <w:r w:rsidR="00466407">
              <w:rPr>
                <w:rFonts w:cstheme="minorHAnsi"/>
                <w:szCs w:val="20"/>
              </w:rPr>
              <w:t>Error Trade Claim Status</w:t>
            </w:r>
            <w:r>
              <w:rPr>
                <w:rFonts w:cstheme="minorHAnsi"/>
                <w:szCs w:val="20"/>
              </w:rPr>
              <w:t xml:space="preserve"> = 1 (Rejected)</w:t>
            </w:r>
            <w:r w:rsidRPr="004228E8">
              <w:rPr>
                <w:rFonts w:cstheme="minorHAnsi"/>
                <w:szCs w:val="20"/>
              </w:rPr>
              <w:t>; otherwise, it is 0 (Unused).</w:t>
            </w:r>
          </w:p>
        </w:tc>
      </w:tr>
    </w:tbl>
    <w:p w14:paraId="3F119A76" w14:textId="77777777" w:rsidR="0042274E" w:rsidRDefault="0042274E" w:rsidP="0042274E">
      <w:pPr>
        <w:spacing w:before="120"/>
        <w:jc w:val="both"/>
        <w:rPr>
          <w:rFonts w:cstheme="minorHAnsi"/>
          <w:sz w:val="22"/>
          <w:szCs w:val="22"/>
        </w:rPr>
      </w:pPr>
      <w:r>
        <w:rPr>
          <w:rFonts w:cstheme="minorHAnsi"/>
          <w:sz w:val="22"/>
          <w:szCs w:val="22"/>
        </w:rPr>
        <w:t>Optional Fields:</w:t>
      </w:r>
    </w:p>
    <w:p w14:paraId="215F89B2" w14:textId="77777777" w:rsidR="0042274E" w:rsidRDefault="0042274E" w:rsidP="0042274E">
      <w:pPr>
        <w:spacing w:before="120"/>
        <w:jc w:val="both"/>
        <w:rPr>
          <w:rFonts w:cstheme="minorHAnsi"/>
          <w:sz w:val="22"/>
          <w:szCs w:val="22"/>
        </w:rPr>
      </w:pPr>
      <w:r>
        <w:rPr>
          <w:rFonts w:cstheme="minorHAnsi"/>
          <w:sz w:val="22"/>
          <w:szCs w:val="22"/>
        </w:rPr>
        <w:t>There is no optional field for this message.</w:t>
      </w:r>
    </w:p>
    <w:p w14:paraId="6932298F" w14:textId="77777777" w:rsidR="0042274E" w:rsidRDefault="0042274E" w:rsidP="0042274E">
      <w:pPr>
        <w:pStyle w:val="NormalNGMDS"/>
        <w:ind w:left="0"/>
        <w:rPr>
          <w:rFonts w:asciiTheme="minorHAnsi" w:hAnsiTheme="minorHAnsi" w:cstheme="minorHAnsi"/>
          <w:szCs w:val="22"/>
          <w:lang w:val="en-US"/>
        </w:rPr>
      </w:pPr>
    </w:p>
    <w:p w14:paraId="4471401F" w14:textId="77777777" w:rsidR="0042274E" w:rsidRPr="00417716" w:rsidRDefault="0042274E" w:rsidP="0042274E">
      <w:pPr>
        <w:pStyle w:val="Heading3"/>
      </w:pPr>
      <w:bookmarkStart w:id="800" w:name="_Toc170578948"/>
      <w:r>
        <w:t>Error Trade Claim Notification (85)</w:t>
      </w:r>
      <w:bookmarkEnd w:id="800"/>
    </w:p>
    <w:p w14:paraId="47B5B1B0" w14:textId="77777777" w:rsidR="0042274E" w:rsidRDefault="0042274E" w:rsidP="0042274E">
      <w:pPr>
        <w:pStyle w:val="NormalNGMDS"/>
        <w:spacing w:after="120"/>
        <w:ind w:left="0"/>
      </w:pPr>
      <w:r>
        <w:t xml:space="preserve">The gateway sends this message to the session of </w:t>
      </w:r>
      <w:r w:rsidRPr="0033568D">
        <w:t xml:space="preserve">contra-side </w:t>
      </w:r>
      <w:r>
        <w:t xml:space="preserve">to indicate an error trade has been filed by the </w:t>
      </w:r>
      <w:r w:rsidRPr="00A15E6F">
        <w:t>claimant</w:t>
      </w:r>
      <w:r>
        <w:t>.</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0"/>
        <w:gridCol w:w="6750"/>
        <w:gridCol w:w="9"/>
      </w:tblGrid>
      <w:tr w:rsidR="0042274E" w:rsidRPr="003C47FD" w14:paraId="261832D1" w14:textId="77777777" w:rsidTr="00D96643">
        <w:trPr>
          <w:gridAfter w:val="1"/>
          <w:wAfter w:w="5" w:type="pct"/>
          <w:trHeight w:val="300"/>
        </w:trPr>
        <w:tc>
          <w:tcPr>
            <w:tcW w:w="1249" w:type="pct"/>
            <w:shd w:val="clear" w:color="auto" w:fill="C6D9F1" w:themeFill="text2" w:themeFillTint="33"/>
            <w:noWrap/>
          </w:tcPr>
          <w:p w14:paraId="206E9145" w14:textId="77777777" w:rsidR="0042274E" w:rsidRPr="003C47FD" w:rsidRDefault="0042274E" w:rsidP="00D96643">
            <w:pPr>
              <w:pStyle w:val="Tablehead"/>
              <w:spacing w:after="0"/>
              <w:jc w:val="left"/>
              <w:rPr>
                <w:rFonts w:cstheme="minorHAnsi"/>
              </w:rPr>
            </w:pPr>
            <w:r>
              <w:rPr>
                <w:rFonts w:cstheme="minorHAnsi"/>
              </w:rPr>
              <w:t>Field Name</w:t>
            </w:r>
          </w:p>
        </w:tc>
        <w:tc>
          <w:tcPr>
            <w:tcW w:w="3746" w:type="pct"/>
            <w:shd w:val="clear" w:color="auto" w:fill="C6D9F1" w:themeFill="text2" w:themeFillTint="33"/>
          </w:tcPr>
          <w:p w14:paraId="4CC7BFDC"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48D77623"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096231E1" w14:textId="77777777" w:rsidR="0042274E" w:rsidRPr="00754E31" w:rsidRDefault="0042274E" w:rsidP="00D96643">
            <w:pPr>
              <w:spacing w:before="60" w:after="60"/>
              <w:rPr>
                <w:rFonts w:cstheme="minorHAnsi"/>
                <w:szCs w:val="20"/>
                <w:lang w:val="en-GB"/>
              </w:rPr>
            </w:pPr>
            <w:r>
              <w:rPr>
                <w:rFonts w:cstheme="minorHAnsi"/>
                <w:szCs w:val="20"/>
                <w:lang w:val="en-GB"/>
              </w:rPr>
              <w:t>Secondary Trade ID</w:t>
            </w:r>
          </w:p>
        </w:tc>
        <w:tc>
          <w:tcPr>
            <w:tcW w:w="3746" w:type="pct"/>
            <w:shd w:val="clear" w:color="auto" w:fill="F2F2F2" w:themeFill="background1" w:themeFillShade="F2"/>
          </w:tcPr>
          <w:p w14:paraId="17202FD3" w14:textId="77777777" w:rsidR="0042274E" w:rsidRPr="00931B7A" w:rsidRDefault="0042274E" w:rsidP="00D96643">
            <w:pPr>
              <w:spacing w:before="60" w:after="60"/>
              <w:rPr>
                <w:rFonts w:cstheme="minorHAnsi"/>
                <w:szCs w:val="20"/>
              </w:rPr>
            </w:pPr>
            <w:r>
              <w:rPr>
                <w:rFonts w:cstheme="minorHAnsi"/>
                <w:szCs w:val="20"/>
              </w:rPr>
              <w:t>HKEX assigned unique identifier for this error trade claim.</w:t>
            </w:r>
          </w:p>
        </w:tc>
      </w:tr>
      <w:tr w:rsidR="0042274E" w:rsidRPr="00073EA6" w14:paraId="5C421B45" w14:textId="77777777" w:rsidTr="00D96643">
        <w:tblPrEx>
          <w:tblLook w:val="01E0" w:firstRow="1" w:lastRow="1" w:firstColumn="1" w:lastColumn="1" w:noHBand="0" w:noVBand="0"/>
        </w:tblPrEx>
        <w:trPr>
          <w:trHeight w:val="331"/>
        </w:trPr>
        <w:tc>
          <w:tcPr>
            <w:tcW w:w="1249" w:type="pct"/>
            <w:shd w:val="clear" w:color="auto" w:fill="F2F2F2" w:themeFill="background1" w:themeFillShade="F2"/>
          </w:tcPr>
          <w:p w14:paraId="0CDBF74E" w14:textId="77777777" w:rsidR="0042274E" w:rsidRPr="00073EA6" w:rsidRDefault="0042274E" w:rsidP="00D96643">
            <w:pPr>
              <w:snapToGrid w:val="0"/>
              <w:spacing w:before="60" w:after="40"/>
              <w:rPr>
                <w:rFonts w:cstheme="minorHAnsi"/>
                <w:szCs w:val="20"/>
              </w:rPr>
            </w:pPr>
            <w:r w:rsidRPr="0049178E">
              <w:rPr>
                <w:rFonts w:cstheme="minorHAnsi"/>
                <w:szCs w:val="20"/>
              </w:rPr>
              <w:t>Transaction Time</w:t>
            </w:r>
          </w:p>
        </w:tc>
        <w:tc>
          <w:tcPr>
            <w:tcW w:w="3751" w:type="pct"/>
            <w:gridSpan w:val="2"/>
            <w:shd w:val="clear" w:color="auto" w:fill="F2F2F2" w:themeFill="background1" w:themeFillShade="F2"/>
          </w:tcPr>
          <w:p w14:paraId="6DAB35F6" w14:textId="77777777" w:rsidR="0042274E" w:rsidRPr="00073EA6" w:rsidRDefault="0042274E" w:rsidP="00D96643">
            <w:pPr>
              <w:snapToGrid w:val="0"/>
              <w:spacing w:before="60" w:after="40"/>
              <w:rPr>
                <w:rFonts w:cstheme="minorHAnsi"/>
                <w:szCs w:val="20"/>
              </w:rPr>
            </w:pPr>
            <w:r w:rsidRPr="00AD055D">
              <w:rPr>
                <w:rFonts w:eastAsia="Calibri" w:cstheme="minorHAnsi"/>
                <w:szCs w:val="20"/>
                <w:lang w:val="en-GB"/>
              </w:rPr>
              <w:t xml:space="preserve">The time at which </w:t>
            </w:r>
            <w:r>
              <w:rPr>
                <w:rFonts w:eastAsia="Calibri" w:cstheme="minorHAnsi"/>
                <w:szCs w:val="20"/>
                <w:lang w:val="en-GB"/>
              </w:rPr>
              <w:t>this message is generated.</w:t>
            </w:r>
          </w:p>
        </w:tc>
      </w:tr>
      <w:tr w:rsidR="0042274E" w:rsidRPr="00754E31" w14:paraId="37890D9A"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6F1D1E79" w14:textId="77777777" w:rsidR="0042274E" w:rsidRPr="00754E31" w:rsidRDefault="0042274E" w:rsidP="00D96643">
            <w:pPr>
              <w:spacing w:before="60" w:after="60"/>
              <w:rPr>
                <w:rFonts w:cstheme="minorHAnsi"/>
                <w:szCs w:val="20"/>
                <w:lang w:val="en-GB"/>
              </w:rPr>
            </w:pPr>
            <w:r w:rsidRPr="000A56C1">
              <w:rPr>
                <w:rFonts w:cstheme="minorHAnsi"/>
                <w:szCs w:val="20"/>
                <w:lang w:val="en-GB"/>
              </w:rPr>
              <w:t>Executing Trader</w:t>
            </w:r>
          </w:p>
        </w:tc>
        <w:tc>
          <w:tcPr>
            <w:tcW w:w="3746" w:type="pct"/>
            <w:shd w:val="clear" w:color="auto" w:fill="F2F2F2" w:themeFill="background1" w:themeFillShade="F2"/>
          </w:tcPr>
          <w:p w14:paraId="4B270430" w14:textId="77777777" w:rsidR="0042274E" w:rsidRDefault="0042274E" w:rsidP="00D96643">
            <w:pPr>
              <w:spacing w:before="60" w:after="60"/>
              <w:rPr>
                <w:rFonts w:cstheme="minorHAnsi"/>
                <w:szCs w:val="20"/>
              </w:rPr>
            </w:pPr>
            <w:r w:rsidRPr="00F71B20">
              <w:rPr>
                <w:rFonts w:cstheme="minorHAnsi"/>
                <w:szCs w:val="20"/>
              </w:rPr>
              <w:t>Client specified</w:t>
            </w:r>
            <w:r>
              <w:rPr>
                <w:rFonts w:cstheme="minorHAnsi"/>
                <w:szCs w:val="20"/>
              </w:rPr>
              <w:t xml:space="preserve"> e</w:t>
            </w:r>
            <w:r w:rsidRPr="00F71B20">
              <w:rPr>
                <w:rFonts w:cstheme="minorHAnsi"/>
                <w:szCs w:val="20"/>
              </w:rPr>
              <w:t xml:space="preserve">xecuting </w:t>
            </w:r>
            <w:r>
              <w:rPr>
                <w:rFonts w:cstheme="minorHAnsi"/>
                <w:szCs w:val="20"/>
              </w:rPr>
              <w:t>t</w:t>
            </w:r>
            <w:r w:rsidRPr="00F71B20">
              <w:rPr>
                <w:rFonts w:cstheme="minorHAnsi"/>
                <w:szCs w:val="20"/>
              </w:rPr>
              <w:t>rader</w:t>
            </w:r>
            <w:r>
              <w:rPr>
                <w:rFonts w:cstheme="minorHAnsi"/>
                <w:szCs w:val="20"/>
              </w:rPr>
              <w:t xml:space="preserve"> or other entity form client side.</w:t>
            </w:r>
          </w:p>
          <w:p w14:paraId="32D88592" w14:textId="77777777" w:rsidR="0042274E" w:rsidRPr="00931B7A" w:rsidRDefault="0042274E" w:rsidP="00D96643">
            <w:pPr>
              <w:spacing w:before="60" w:after="60"/>
              <w:rPr>
                <w:rFonts w:cstheme="minorHAnsi"/>
                <w:szCs w:val="20"/>
              </w:rPr>
            </w:pPr>
            <w:r>
              <w:rPr>
                <w:rFonts w:cstheme="minorHAnsi"/>
                <w:szCs w:val="20"/>
              </w:rPr>
              <w:t>It may set to 0 if not used.</w:t>
            </w:r>
          </w:p>
        </w:tc>
      </w:tr>
      <w:tr w:rsidR="0042274E" w:rsidRPr="007452A6" w14:paraId="1F7073A9"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1FDBA570" w14:textId="77777777" w:rsidR="0042274E" w:rsidRPr="007452A6" w:rsidRDefault="0042274E" w:rsidP="00D96643">
            <w:pPr>
              <w:spacing w:before="60" w:after="60"/>
              <w:rPr>
                <w:rFonts w:cstheme="minorHAnsi"/>
                <w:szCs w:val="20"/>
                <w:lang w:val="en-GB"/>
              </w:rPr>
            </w:pPr>
            <w:r w:rsidRPr="007452A6">
              <w:rPr>
                <w:rFonts w:cstheme="minorHAnsi"/>
                <w:szCs w:val="20"/>
              </w:rPr>
              <w:t>Trade ID</w:t>
            </w:r>
          </w:p>
        </w:tc>
        <w:tc>
          <w:tcPr>
            <w:tcW w:w="3746" w:type="pct"/>
            <w:shd w:val="clear" w:color="auto" w:fill="F2F2F2" w:themeFill="background1" w:themeFillShade="F2"/>
          </w:tcPr>
          <w:p w14:paraId="48668105" w14:textId="77777777" w:rsidR="0042274E" w:rsidRPr="007452A6" w:rsidRDefault="0042274E" w:rsidP="00D96643">
            <w:pPr>
              <w:spacing w:before="60" w:after="60"/>
              <w:rPr>
                <w:rFonts w:cstheme="minorHAnsi"/>
                <w:szCs w:val="20"/>
              </w:rPr>
            </w:pPr>
            <w:r>
              <w:rPr>
                <w:rFonts w:cstheme="minorHAnsi"/>
                <w:szCs w:val="20"/>
              </w:rPr>
              <w:t xml:space="preserve">The </w:t>
            </w:r>
            <w:r w:rsidRPr="00F71B20">
              <w:rPr>
                <w:rFonts w:cstheme="minorHAnsi"/>
                <w:szCs w:val="20"/>
              </w:rPr>
              <w:t xml:space="preserve">identifier </w:t>
            </w:r>
            <w:r>
              <w:rPr>
                <w:rFonts w:cstheme="minorHAnsi"/>
                <w:szCs w:val="20"/>
              </w:rPr>
              <w:t>of the trade to be filed.</w:t>
            </w:r>
          </w:p>
        </w:tc>
      </w:tr>
      <w:tr w:rsidR="0042274E" w:rsidRPr="007452A6" w14:paraId="789E44C5"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3811E1E0" w14:textId="77777777" w:rsidR="0042274E" w:rsidRPr="007452A6" w:rsidRDefault="0042274E" w:rsidP="00D96643">
            <w:pPr>
              <w:spacing w:before="60" w:after="60"/>
              <w:rPr>
                <w:rFonts w:cstheme="minorHAnsi"/>
                <w:szCs w:val="20"/>
                <w:lang w:val="en-GB"/>
              </w:rPr>
            </w:pPr>
            <w:r w:rsidRPr="007452A6">
              <w:rPr>
                <w:rFonts w:cstheme="minorHAnsi"/>
                <w:szCs w:val="20"/>
              </w:rPr>
              <w:t>Trade Date</w:t>
            </w:r>
          </w:p>
        </w:tc>
        <w:tc>
          <w:tcPr>
            <w:tcW w:w="3746" w:type="pct"/>
            <w:shd w:val="clear" w:color="auto" w:fill="F2F2F2" w:themeFill="background1" w:themeFillShade="F2"/>
          </w:tcPr>
          <w:p w14:paraId="21133328" w14:textId="77777777" w:rsidR="0042274E" w:rsidRPr="007452A6" w:rsidRDefault="0042274E" w:rsidP="00D96643">
            <w:pPr>
              <w:spacing w:before="60" w:after="60"/>
              <w:rPr>
                <w:rFonts w:cstheme="minorHAnsi"/>
                <w:szCs w:val="20"/>
              </w:rPr>
            </w:pPr>
            <w:r>
              <w:rPr>
                <w:rFonts w:cstheme="minorHAnsi"/>
                <w:szCs w:val="20"/>
              </w:rPr>
              <w:t>Indicates the date of trading.</w:t>
            </w:r>
          </w:p>
        </w:tc>
      </w:tr>
      <w:tr w:rsidR="0042274E" w:rsidRPr="00754E31" w14:paraId="6843F858"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6AC11F18" w14:textId="77777777" w:rsidR="0042274E" w:rsidRPr="00065BAC" w:rsidRDefault="0042274E" w:rsidP="00D96643">
            <w:pPr>
              <w:spacing w:before="60" w:after="60"/>
              <w:rPr>
                <w:rFonts w:cstheme="minorHAnsi"/>
                <w:szCs w:val="20"/>
              </w:rPr>
            </w:pPr>
            <w:r w:rsidRPr="0012012C">
              <w:rPr>
                <w:rFonts w:cstheme="minorHAnsi"/>
                <w:szCs w:val="20"/>
              </w:rPr>
              <w:t>Security ID</w:t>
            </w:r>
          </w:p>
        </w:tc>
        <w:tc>
          <w:tcPr>
            <w:tcW w:w="3746" w:type="pct"/>
            <w:shd w:val="clear" w:color="auto" w:fill="F2F2F2" w:themeFill="background1" w:themeFillShade="F2"/>
          </w:tcPr>
          <w:p w14:paraId="0DD2BA5B" w14:textId="77777777" w:rsidR="0042274E" w:rsidRPr="00065BAC" w:rsidRDefault="0042274E" w:rsidP="00D96643">
            <w:pPr>
              <w:spacing w:before="60" w:after="60"/>
              <w:rPr>
                <w:rFonts w:cstheme="minorHAnsi"/>
                <w:szCs w:val="20"/>
              </w:rPr>
            </w:pPr>
            <w:r w:rsidRPr="0012012C">
              <w:rPr>
                <w:rFonts w:cstheme="minorHAnsi"/>
                <w:szCs w:val="20"/>
              </w:rPr>
              <w:t>Instrument identifier</w:t>
            </w:r>
          </w:p>
        </w:tc>
      </w:tr>
      <w:tr w:rsidR="0042274E" w:rsidRPr="00754E31" w14:paraId="4565FD18"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129B2628" w14:textId="77777777" w:rsidR="0042274E" w:rsidRPr="00065BAC" w:rsidRDefault="0042274E" w:rsidP="00D96643">
            <w:pPr>
              <w:spacing w:before="60" w:after="60"/>
              <w:rPr>
                <w:rFonts w:cstheme="minorHAnsi"/>
                <w:szCs w:val="20"/>
              </w:rPr>
            </w:pPr>
            <w:r>
              <w:rPr>
                <w:rFonts w:cstheme="minorHAnsi"/>
                <w:szCs w:val="20"/>
              </w:rPr>
              <w:t>Side</w:t>
            </w:r>
          </w:p>
        </w:tc>
        <w:tc>
          <w:tcPr>
            <w:tcW w:w="3746" w:type="pct"/>
            <w:shd w:val="clear" w:color="auto" w:fill="F2F2F2" w:themeFill="background1" w:themeFillShade="F2"/>
          </w:tcPr>
          <w:p w14:paraId="65138C5E" w14:textId="77777777" w:rsidR="0042274E" w:rsidRDefault="0042274E" w:rsidP="00D96643">
            <w:pPr>
              <w:spacing w:before="60" w:after="60"/>
              <w:rPr>
                <w:rFonts w:eastAsia="Calibri" w:cstheme="minorHAnsi"/>
                <w:szCs w:val="20"/>
                <w:lang w:val="en-GB"/>
              </w:rPr>
            </w:pPr>
            <w:r>
              <w:rPr>
                <w:rFonts w:eastAsia="Calibri" w:cstheme="minorHAnsi"/>
                <w:szCs w:val="20"/>
                <w:lang w:val="en-GB"/>
              </w:rPr>
              <w:t>Side of the order</w:t>
            </w:r>
          </w:p>
          <w:p w14:paraId="39FCE90F" w14:textId="77777777" w:rsidR="0042274E" w:rsidRDefault="0042274E" w:rsidP="00D96643">
            <w:pPr>
              <w:pStyle w:val="ListParagraph"/>
              <w:numPr>
                <w:ilvl w:val="0"/>
                <w:numId w:val="21"/>
              </w:numPr>
              <w:spacing w:before="60" w:after="60"/>
              <w:rPr>
                <w:rFonts w:eastAsiaTheme="minorHAnsi" w:cstheme="minorHAnsi"/>
                <w:szCs w:val="20"/>
                <w:lang w:val="en-GB"/>
              </w:rPr>
            </w:pPr>
            <w:r>
              <w:rPr>
                <w:rFonts w:eastAsiaTheme="minorHAnsi" w:cstheme="minorHAnsi"/>
                <w:szCs w:val="20"/>
                <w:lang w:val="en-GB"/>
              </w:rPr>
              <w:t>1 = Buy</w:t>
            </w:r>
          </w:p>
          <w:p w14:paraId="3685C868" w14:textId="77777777" w:rsidR="0042274E" w:rsidRPr="004476B5" w:rsidRDefault="0042274E" w:rsidP="00D96643">
            <w:pPr>
              <w:pStyle w:val="ListParagraph"/>
              <w:numPr>
                <w:ilvl w:val="0"/>
                <w:numId w:val="21"/>
              </w:numPr>
              <w:spacing w:before="60" w:after="60"/>
              <w:rPr>
                <w:rFonts w:eastAsiaTheme="minorHAnsi" w:cstheme="minorHAnsi"/>
                <w:szCs w:val="20"/>
                <w:lang w:val="en-GB"/>
              </w:rPr>
            </w:pPr>
            <w:r>
              <w:rPr>
                <w:rFonts w:eastAsiaTheme="minorHAnsi" w:cstheme="minorHAnsi"/>
                <w:szCs w:val="20"/>
                <w:lang w:val="en-GB"/>
              </w:rPr>
              <w:t>2 = Sell</w:t>
            </w:r>
          </w:p>
        </w:tc>
      </w:tr>
      <w:tr w:rsidR="0042274E" w:rsidRPr="007452A6" w14:paraId="50260200"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74AB6E36" w14:textId="77777777" w:rsidR="0042274E" w:rsidRPr="007452A6" w:rsidRDefault="0042274E" w:rsidP="00D96643">
            <w:pPr>
              <w:spacing w:before="60" w:after="60"/>
              <w:rPr>
                <w:rFonts w:cstheme="minorHAnsi"/>
                <w:szCs w:val="20"/>
                <w:lang w:val="en-GB"/>
              </w:rPr>
            </w:pPr>
            <w:r w:rsidRPr="007452A6">
              <w:rPr>
                <w:rFonts w:cstheme="minorHAnsi"/>
                <w:szCs w:val="20"/>
              </w:rPr>
              <w:t>Execution Qty</w:t>
            </w:r>
          </w:p>
        </w:tc>
        <w:tc>
          <w:tcPr>
            <w:tcW w:w="3746" w:type="pct"/>
            <w:shd w:val="clear" w:color="auto" w:fill="F2F2F2" w:themeFill="background1" w:themeFillShade="F2"/>
          </w:tcPr>
          <w:p w14:paraId="6FB00E6B" w14:textId="77777777" w:rsidR="0042274E" w:rsidRPr="007452A6" w:rsidRDefault="0042274E" w:rsidP="00D96643">
            <w:pPr>
              <w:spacing w:before="60" w:after="60"/>
              <w:rPr>
                <w:rFonts w:cstheme="minorHAnsi"/>
                <w:szCs w:val="20"/>
              </w:rPr>
            </w:pPr>
            <w:r w:rsidRPr="007452A6">
              <w:rPr>
                <w:rFonts w:cstheme="minorHAnsi"/>
                <w:szCs w:val="20"/>
              </w:rPr>
              <w:t>Execution quantity</w:t>
            </w:r>
          </w:p>
        </w:tc>
      </w:tr>
      <w:tr w:rsidR="0042274E" w:rsidRPr="007452A6" w14:paraId="1E788A31"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5D279FD3" w14:textId="77777777" w:rsidR="0042274E" w:rsidRPr="007452A6" w:rsidRDefault="0042274E" w:rsidP="00D96643">
            <w:pPr>
              <w:spacing w:before="60" w:after="60"/>
              <w:rPr>
                <w:rFonts w:cstheme="minorHAnsi"/>
                <w:szCs w:val="20"/>
                <w:lang w:val="en-GB"/>
              </w:rPr>
            </w:pPr>
            <w:r w:rsidRPr="007452A6">
              <w:rPr>
                <w:rFonts w:cstheme="minorHAnsi"/>
                <w:szCs w:val="20"/>
              </w:rPr>
              <w:t>Execution Price</w:t>
            </w:r>
          </w:p>
        </w:tc>
        <w:tc>
          <w:tcPr>
            <w:tcW w:w="3746" w:type="pct"/>
            <w:shd w:val="clear" w:color="auto" w:fill="F2F2F2" w:themeFill="background1" w:themeFillShade="F2"/>
          </w:tcPr>
          <w:p w14:paraId="542B5C16" w14:textId="77777777" w:rsidR="0042274E" w:rsidRPr="007452A6" w:rsidRDefault="0042274E" w:rsidP="00D96643">
            <w:pPr>
              <w:spacing w:before="60" w:after="60"/>
              <w:rPr>
                <w:rFonts w:cstheme="minorHAnsi"/>
                <w:szCs w:val="20"/>
              </w:rPr>
            </w:pPr>
            <w:r w:rsidRPr="007452A6">
              <w:rPr>
                <w:rFonts w:cstheme="minorHAnsi"/>
                <w:szCs w:val="20"/>
              </w:rPr>
              <w:t>Execution Price</w:t>
            </w:r>
          </w:p>
        </w:tc>
      </w:tr>
      <w:tr w:rsidR="0042274E" w:rsidRPr="007452A6" w14:paraId="7E9D8813"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115A373F" w14:textId="77777777" w:rsidR="0042274E" w:rsidRPr="007452A6" w:rsidRDefault="0042274E" w:rsidP="00D96643">
            <w:pPr>
              <w:spacing w:before="60" w:after="60"/>
              <w:rPr>
                <w:rFonts w:cstheme="minorHAnsi"/>
                <w:szCs w:val="20"/>
              </w:rPr>
            </w:pPr>
            <w:r>
              <w:rPr>
                <w:rFonts w:cstheme="minorHAnsi"/>
                <w:szCs w:val="20"/>
              </w:rPr>
              <w:t>Claim Time</w:t>
            </w:r>
          </w:p>
        </w:tc>
        <w:tc>
          <w:tcPr>
            <w:tcW w:w="3746" w:type="pct"/>
            <w:shd w:val="clear" w:color="auto" w:fill="F2F2F2" w:themeFill="background1" w:themeFillShade="F2"/>
          </w:tcPr>
          <w:p w14:paraId="4D061D44" w14:textId="77777777" w:rsidR="0042274E" w:rsidRPr="007452A6" w:rsidRDefault="0042274E" w:rsidP="00D96643">
            <w:pPr>
              <w:spacing w:before="60" w:after="60"/>
              <w:rPr>
                <w:rFonts w:cstheme="minorHAnsi"/>
                <w:szCs w:val="20"/>
              </w:rPr>
            </w:pPr>
            <w:r w:rsidRPr="00550F4A">
              <w:rPr>
                <w:rFonts w:cstheme="minorHAnsi"/>
                <w:szCs w:val="20"/>
              </w:rPr>
              <w:t xml:space="preserve">Time of the </w:t>
            </w:r>
            <w:r>
              <w:rPr>
                <w:rFonts w:cstheme="minorHAnsi"/>
                <w:szCs w:val="20"/>
              </w:rPr>
              <w:t>c</w:t>
            </w:r>
            <w:r w:rsidRPr="00550F4A">
              <w:rPr>
                <w:rFonts w:cstheme="minorHAnsi"/>
                <w:szCs w:val="20"/>
              </w:rPr>
              <w:t>laim</w:t>
            </w:r>
            <w:r>
              <w:rPr>
                <w:rFonts w:cstheme="minorHAnsi"/>
                <w:szCs w:val="20"/>
              </w:rPr>
              <w:t>, must be less than the current system clock.</w:t>
            </w:r>
          </w:p>
        </w:tc>
      </w:tr>
      <w:tr w:rsidR="0042274E" w:rsidRPr="007452A6" w14:paraId="117DA63E"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7C7A40F4" w14:textId="77777777" w:rsidR="0042274E" w:rsidRDefault="0042274E" w:rsidP="00D96643">
            <w:pPr>
              <w:spacing w:before="60" w:after="60"/>
              <w:rPr>
                <w:rFonts w:cstheme="minorHAnsi"/>
                <w:szCs w:val="20"/>
              </w:rPr>
            </w:pPr>
            <w:r>
              <w:t>C</w:t>
            </w:r>
            <w:r w:rsidRPr="00A15E6F">
              <w:t>laimant</w:t>
            </w:r>
            <w:r>
              <w:t xml:space="preserve"> ID</w:t>
            </w:r>
          </w:p>
        </w:tc>
        <w:tc>
          <w:tcPr>
            <w:tcW w:w="3746" w:type="pct"/>
            <w:shd w:val="clear" w:color="auto" w:fill="F2F2F2" w:themeFill="background1" w:themeFillShade="F2"/>
          </w:tcPr>
          <w:p w14:paraId="791ABAD0" w14:textId="77777777" w:rsidR="0042274E" w:rsidRDefault="0042274E" w:rsidP="00D96643">
            <w:pPr>
              <w:spacing w:before="60" w:after="60"/>
              <w:rPr>
                <w:rFonts w:cstheme="minorHAnsi"/>
                <w:szCs w:val="20"/>
              </w:rPr>
            </w:pPr>
            <w:r>
              <w:rPr>
                <w:rFonts w:cstheme="minorHAnsi"/>
                <w:szCs w:val="20"/>
              </w:rPr>
              <w:t>The HKEX assigned participant ID, who filed the error trade.</w:t>
            </w:r>
          </w:p>
        </w:tc>
      </w:tr>
    </w:tbl>
    <w:p w14:paraId="1C5F4290" w14:textId="77777777" w:rsidR="0042274E" w:rsidRDefault="0042274E" w:rsidP="0042274E">
      <w:pPr>
        <w:spacing w:before="120"/>
        <w:jc w:val="both"/>
        <w:rPr>
          <w:rFonts w:cstheme="minorHAnsi"/>
          <w:sz w:val="22"/>
          <w:szCs w:val="22"/>
        </w:rPr>
      </w:pPr>
      <w:r>
        <w:rPr>
          <w:rFonts w:cstheme="minorHAnsi"/>
          <w:sz w:val="22"/>
          <w:szCs w:val="22"/>
        </w:rPr>
        <w:t>Optional Fields:</w:t>
      </w:r>
    </w:p>
    <w:p w14:paraId="0D893DF8" w14:textId="77777777" w:rsidR="0042274E" w:rsidRDefault="0042274E" w:rsidP="0042274E">
      <w:pPr>
        <w:spacing w:before="120"/>
        <w:jc w:val="both"/>
        <w:rPr>
          <w:rFonts w:cstheme="minorHAnsi"/>
          <w:sz w:val="22"/>
          <w:szCs w:val="22"/>
        </w:rPr>
      </w:pPr>
      <w:r>
        <w:rPr>
          <w:rFonts w:cstheme="minorHAnsi"/>
          <w:sz w:val="22"/>
          <w:szCs w:val="22"/>
        </w:rPr>
        <w:t>There is no optional field for this message.</w:t>
      </w:r>
    </w:p>
    <w:p w14:paraId="651B1AA6" w14:textId="77777777" w:rsidR="0042274E" w:rsidRPr="00333979" w:rsidRDefault="0042274E" w:rsidP="0042274E">
      <w:pPr>
        <w:pStyle w:val="NormalNGMDS"/>
        <w:ind w:left="0"/>
        <w:rPr>
          <w:rFonts w:asciiTheme="minorHAnsi" w:hAnsiTheme="minorHAnsi" w:cstheme="minorHAnsi"/>
          <w:szCs w:val="22"/>
          <w:lang w:val="en-US"/>
        </w:rPr>
      </w:pPr>
    </w:p>
    <w:p w14:paraId="5BDA3E0D" w14:textId="77777777" w:rsidR="0042274E" w:rsidRPr="00417716" w:rsidRDefault="0042274E" w:rsidP="0042274E">
      <w:pPr>
        <w:pStyle w:val="Heading3"/>
      </w:pPr>
      <w:bookmarkStart w:id="801" w:name="_Toc170578949"/>
      <w:r>
        <w:t>Error Trade Contra-</w:t>
      </w:r>
      <w:proofErr w:type="gramStart"/>
      <w:r>
        <w:t>side</w:t>
      </w:r>
      <w:proofErr w:type="gramEnd"/>
      <w:r>
        <w:t xml:space="preserve"> Respond Request (28)</w:t>
      </w:r>
      <w:bookmarkEnd w:id="801"/>
    </w:p>
    <w:p w14:paraId="5E8B5A34" w14:textId="0E64142C" w:rsidR="0042274E" w:rsidRDefault="0042274E" w:rsidP="0042274E">
      <w:pPr>
        <w:pStyle w:val="NormalNGMDS"/>
        <w:spacing w:after="120"/>
        <w:ind w:left="0"/>
      </w:pPr>
      <w:r>
        <w:t xml:space="preserve">The client can </w:t>
      </w:r>
      <w:r w:rsidR="00B8740B">
        <w:t xml:space="preserve">send </w:t>
      </w:r>
      <w:r>
        <w:t xml:space="preserve">this message </w:t>
      </w:r>
      <w:r w:rsidR="00B8740B">
        <w:t xml:space="preserve">the gateway </w:t>
      </w:r>
      <w:r>
        <w:t>to accept or decline the error trade claim.</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0"/>
        <w:gridCol w:w="6750"/>
        <w:gridCol w:w="9"/>
      </w:tblGrid>
      <w:tr w:rsidR="0042274E" w:rsidRPr="003C47FD" w14:paraId="247E4D19" w14:textId="77777777" w:rsidTr="00D96643">
        <w:trPr>
          <w:gridAfter w:val="1"/>
          <w:wAfter w:w="5" w:type="pct"/>
          <w:trHeight w:val="300"/>
        </w:trPr>
        <w:tc>
          <w:tcPr>
            <w:tcW w:w="1249" w:type="pct"/>
            <w:shd w:val="clear" w:color="auto" w:fill="C6D9F1" w:themeFill="text2" w:themeFillTint="33"/>
            <w:noWrap/>
          </w:tcPr>
          <w:p w14:paraId="231062CC" w14:textId="77777777" w:rsidR="0042274E" w:rsidRPr="003C47FD" w:rsidRDefault="0042274E" w:rsidP="00D96643">
            <w:pPr>
              <w:pStyle w:val="Tablehead"/>
              <w:spacing w:after="0"/>
              <w:jc w:val="left"/>
              <w:rPr>
                <w:rFonts w:cstheme="minorHAnsi"/>
              </w:rPr>
            </w:pPr>
            <w:r>
              <w:rPr>
                <w:rFonts w:cstheme="minorHAnsi"/>
              </w:rPr>
              <w:t>Field Name</w:t>
            </w:r>
          </w:p>
        </w:tc>
        <w:tc>
          <w:tcPr>
            <w:tcW w:w="3746" w:type="pct"/>
            <w:shd w:val="clear" w:color="auto" w:fill="C6D9F1" w:themeFill="text2" w:themeFillTint="33"/>
          </w:tcPr>
          <w:p w14:paraId="46AAE0C9"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4997A810"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1C6075E6" w14:textId="77777777" w:rsidR="0042274E" w:rsidRPr="00754E31" w:rsidRDefault="0042274E" w:rsidP="00D96643">
            <w:pPr>
              <w:spacing w:before="60" w:after="60"/>
              <w:rPr>
                <w:rFonts w:cstheme="minorHAnsi"/>
                <w:szCs w:val="20"/>
                <w:lang w:val="en-GB"/>
              </w:rPr>
            </w:pPr>
            <w:r w:rsidRPr="000A0DAA">
              <w:rPr>
                <w:rFonts w:cstheme="minorHAnsi"/>
                <w:szCs w:val="20"/>
                <w:lang w:val="en-GB"/>
              </w:rPr>
              <w:t>Trade Report ID</w:t>
            </w:r>
          </w:p>
        </w:tc>
        <w:tc>
          <w:tcPr>
            <w:tcW w:w="3746" w:type="pct"/>
            <w:shd w:val="clear" w:color="auto" w:fill="F2F2F2" w:themeFill="background1" w:themeFillShade="F2"/>
          </w:tcPr>
          <w:p w14:paraId="3B97CCC6" w14:textId="77777777" w:rsidR="0042274E" w:rsidRPr="00931B7A" w:rsidRDefault="0042274E" w:rsidP="00D96643">
            <w:pPr>
              <w:spacing w:before="60" w:after="60"/>
              <w:rPr>
                <w:rFonts w:cstheme="minorHAnsi"/>
                <w:szCs w:val="20"/>
              </w:rPr>
            </w:pPr>
            <w:r w:rsidRPr="00F71B20">
              <w:rPr>
                <w:rFonts w:cstheme="minorHAnsi"/>
                <w:szCs w:val="20"/>
              </w:rPr>
              <w:t xml:space="preserve">Client specified unique identifier for </w:t>
            </w:r>
            <w:r>
              <w:rPr>
                <w:rFonts w:cstheme="minorHAnsi"/>
                <w:szCs w:val="20"/>
              </w:rPr>
              <w:t>this</w:t>
            </w:r>
            <w:r w:rsidRPr="00F71B20">
              <w:rPr>
                <w:rFonts w:cstheme="minorHAnsi"/>
                <w:szCs w:val="20"/>
              </w:rPr>
              <w:t xml:space="preserve"> </w:t>
            </w:r>
            <w:r>
              <w:rPr>
                <w:rFonts w:cstheme="minorHAnsi"/>
                <w:szCs w:val="20"/>
              </w:rPr>
              <w:t>request message.</w:t>
            </w:r>
          </w:p>
        </w:tc>
      </w:tr>
      <w:tr w:rsidR="0042274E" w:rsidRPr="00754E31" w14:paraId="62EE9D7A"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5A174960" w14:textId="77777777" w:rsidR="0042274E" w:rsidRPr="00754E31" w:rsidRDefault="0042274E" w:rsidP="00D96643">
            <w:pPr>
              <w:spacing w:before="60" w:after="60"/>
              <w:rPr>
                <w:rFonts w:cstheme="minorHAnsi"/>
                <w:szCs w:val="20"/>
                <w:lang w:val="en-GB"/>
              </w:rPr>
            </w:pPr>
            <w:r>
              <w:rPr>
                <w:rFonts w:cstheme="minorHAnsi"/>
                <w:szCs w:val="20"/>
                <w:lang w:val="en-GB"/>
              </w:rPr>
              <w:t>Secondary Trade ID</w:t>
            </w:r>
          </w:p>
        </w:tc>
        <w:tc>
          <w:tcPr>
            <w:tcW w:w="3746" w:type="pct"/>
            <w:shd w:val="clear" w:color="auto" w:fill="F2F2F2" w:themeFill="background1" w:themeFillShade="F2"/>
          </w:tcPr>
          <w:p w14:paraId="4A66C05D" w14:textId="77777777" w:rsidR="0042274E" w:rsidRPr="00931B7A" w:rsidRDefault="0042274E" w:rsidP="00D96643">
            <w:pPr>
              <w:spacing w:before="60" w:after="60"/>
              <w:rPr>
                <w:rFonts w:cstheme="minorHAnsi"/>
                <w:szCs w:val="20"/>
              </w:rPr>
            </w:pPr>
            <w:r>
              <w:rPr>
                <w:rFonts w:cstheme="minorHAnsi"/>
                <w:szCs w:val="20"/>
              </w:rPr>
              <w:t>HKEX assigned unique identifier for this error trade claim.</w:t>
            </w:r>
          </w:p>
        </w:tc>
      </w:tr>
      <w:tr w:rsidR="0042274E" w:rsidRPr="00073EA6" w14:paraId="7939F19B" w14:textId="77777777" w:rsidTr="00D96643">
        <w:tblPrEx>
          <w:tblLook w:val="01E0" w:firstRow="1" w:lastRow="1" w:firstColumn="1" w:lastColumn="1" w:noHBand="0" w:noVBand="0"/>
        </w:tblPrEx>
        <w:trPr>
          <w:trHeight w:val="331"/>
        </w:trPr>
        <w:tc>
          <w:tcPr>
            <w:tcW w:w="1249" w:type="pct"/>
            <w:shd w:val="clear" w:color="auto" w:fill="F2F2F2" w:themeFill="background1" w:themeFillShade="F2"/>
          </w:tcPr>
          <w:p w14:paraId="771C4E86" w14:textId="77777777" w:rsidR="0042274E" w:rsidRPr="00073EA6" w:rsidRDefault="0042274E" w:rsidP="00D96643">
            <w:pPr>
              <w:snapToGrid w:val="0"/>
              <w:spacing w:before="60" w:after="40"/>
              <w:rPr>
                <w:rFonts w:cstheme="minorHAnsi"/>
                <w:szCs w:val="20"/>
              </w:rPr>
            </w:pPr>
            <w:r w:rsidRPr="0049178E">
              <w:rPr>
                <w:rFonts w:cstheme="minorHAnsi"/>
                <w:szCs w:val="20"/>
              </w:rPr>
              <w:t>Transaction Time</w:t>
            </w:r>
          </w:p>
        </w:tc>
        <w:tc>
          <w:tcPr>
            <w:tcW w:w="3751" w:type="pct"/>
            <w:gridSpan w:val="2"/>
            <w:shd w:val="clear" w:color="auto" w:fill="F2F2F2" w:themeFill="background1" w:themeFillShade="F2"/>
          </w:tcPr>
          <w:p w14:paraId="13FD5887" w14:textId="77777777" w:rsidR="0042274E" w:rsidRPr="00073EA6" w:rsidRDefault="0042274E" w:rsidP="00D96643">
            <w:pPr>
              <w:snapToGrid w:val="0"/>
              <w:spacing w:before="60" w:after="40"/>
              <w:rPr>
                <w:rFonts w:cstheme="minorHAnsi"/>
                <w:szCs w:val="20"/>
              </w:rPr>
            </w:pPr>
            <w:r w:rsidRPr="00AD055D">
              <w:rPr>
                <w:rFonts w:eastAsia="Calibri" w:cstheme="minorHAnsi"/>
                <w:szCs w:val="20"/>
                <w:lang w:val="en-GB"/>
              </w:rPr>
              <w:t xml:space="preserve">The time at which </w:t>
            </w:r>
            <w:r>
              <w:rPr>
                <w:rFonts w:eastAsia="Calibri" w:cstheme="minorHAnsi"/>
                <w:szCs w:val="20"/>
                <w:lang w:val="en-GB"/>
              </w:rPr>
              <w:t>this message is generated.</w:t>
            </w:r>
          </w:p>
        </w:tc>
      </w:tr>
      <w:tr w:rsidR="0042274E" w:rsidRPr="00754E31" w14:paraId="21025AAD"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3EF6BAD9" w14:textId="77777777" w:rsidR="0042274E" w:rsidRPr="00754E31" w:rsidRDefault="0042274E" w:rsidP="00D96643">
            <w:pPr>
              <w:spacing w:before="60" w:after="60"/>
              <w:rPr>
                <w:rFonts w:cstheme="minorHAnsi"/>
                <w:szCs w:val="20"/>
                <w:lang w:val="en-GB"/>
              </w:rPr>
            </w:pPr>
            <w:r w:rsidRPr="000A56C1">
              <w:rPr>
                <w:rFonts w:cstheme="minorHAnsi"/>
                <w:szCs w:val="20"/>
                <w:lang w:val="en-GB"/>
              </w:rPr>
              <w:t>Executing Trader</w:t>
            </w:r>
          </w:p>
        </w:tc>
        <w:tc>
          <w:tcPr>
            <w:tcW w:w="3746" w:type="pct"/>
            <w:shd w:val="clear" w:color="auto" w:fill="F2F2F2" w:themeFill="background1" w:themeFillShade="F2"/>
          </w:tcPr>
          <w:p w14:paraId="1A6AF445" w14:textId="77777777" w:rsidR="0042274E" w:rsidRDefault="0042274E" w:rsidP="00D96643">
            <w:pPr>
              <w:spacing w:before="60" w:after="60"/>
              <w:rPr>
                <w:rFonts w:cstheme="minorHAnsi"/>
                <w:szCs w:val="20"/>
              </w:rPr>
            </w:pPr>
            <w:r w:rsidRPr="00F71B20">
              <w:rPr>
                <w:rFonts w:cstheme="minorHAnsi"/>
                <w:szCs w:val="20"/>
              </w:rPr>
              <w:t>Client specified</w:t>
            </w:r>
            <w:r>
              <w:rPr>
                <w:rFonts w:cstheme="minorHAnsi"/>
                <w:szCs w:val="20"/>
              </w:rPr>
              <w:t xml:space="preserve"> e</w:t>
            </w:r>
            <w:r w:rsidRPr="00F71B20">
              <w:rPr>
                <w:rFonts w:cstheme="minorHAnsi"/>
                <w:szCs w:val="20"/>
              </w:rPr>
              <w:t xml:space="preserve">xecuting </w:t>
            </w:r>
            <w:r>
              <w:rPr>
                <w:rFonts w:cstheme="minorHAnsi"/>
                <w:szCs w:val="20"/>
              </w:rPr>
              <w:t>t</w:t>
            </w:r>
            <w:r w:rsidRPr="00F71B20">
              <w:rPr>
                <w:rFonts w:cstheme="minorHAnsi"/>
                <w:szCs w:val="20"/>
              </w:rPr>
              <w:t>rader</w:t>
            </w:r>
            <w:r>
              <w:rPr>
                <w:rFonts w:cstheme="minorHAnsi"/>
                <w:szCs w:val="20"/>
              </w:rPr>
              <w:t xml:space="preserve"> or other entity form client side.</w:t>
            </w:r>
          </w:p>
          <w:p w14:paraId="1429C1F4" w14:textId="77777777" w:rsidR="0042274E" w:rsidRPr="00931B7A" w:rsidRDefault="0042274E" w:rsidP="00D96643">
            <w:pPr>
              <w:spacing w:before="60" w:after="60"/>
              <w:rPr>
                <w:rFonts w:cstheme="minorHAnsi"/>
                <w:szCs w:val="20"/>
              </w:rPr>
            </w:pPr>
            <w:r>
              <w:rPr>
                <w:rFonts w:cstheme="minorHAnsi"/>
                <w:szCs w:val="20"/>
              </w:rPr>
              <w:t>It may set to 0 if not used.</w:t>
            </w:r>
          </w:p>
        </w:tc>
      </w:tr>
      <w:tr w:rsidR="0042274E" w:rsidRPr="007452A6" w14:paraId="2F2F9FD3"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725D58B1" w14:textId="77777777" w:rsidR="0042274E" w:rsidRPr="007452A6" w:rsidRDefault="0042274E" w:rsidP="00D96643">
            <w:pPr>
              <w:spacing w:before="60" w:after="60"/>
              <w:rPr>
                <w:rFonts w:cstheme="minorHAnsi"/>
                <w:szCs w:val="20"/>
                <w:lang w:val="en-GB"/>
              </w:rPr>
            </w:pPr>
            <w:r w:rsidRPr="007452A6">
              <w:rPr>
                <w:rFonts w:cstheme="minorHAnsi"/>
                <w:szCs w:val="20"/>
              </w:rPr>
              <w:t>Trade ID</w:t>
            </w:r>
          </w:p>
        </w:tc>
        <w:tc>
          <w:tcPr>
            <w:tcW w:w="3746" w:type="pct"/>
            <w:shd w:val="clear" w:color="auto" w:fill="F2F2F2" w:themeFill="background1" w:themeFillShade="F2"/>
          </w:tcPr>
          <w:p w14:paraId="022060D6" w14:textId="77777777" w:rsidR="0042274E" w:rsidRPr="007452A6" w:rsidRDefault="0042274E" w:rsidP="00D96643">
            <w:pPr>
              <w:spacing w:before="60" w:after="60"/>
              <w:rPr>
                <w:rFonts w:cstheme="minorHAnsi"/>
                <w:szCs w:val="20"/>
              </w:rPr>
            </w:pPr>
            <w:r>
              <w:rPr>
                <w:rFonts w:cstheme="minorHAnsi"/>
                <w:szCs w:val="20"/>
              </w:rPr>
              <w:t xml:space="preserve">The </w:t>
            </w:r>
            <w:r w:rsidRPr="00F71B20">
              <w:rPr>
                <w:rFonts w:cstheme="minorHAnsi"/>
                <w:szCs w:val="20"/>
              </w:rPr>
              <w:t xml:space="preserve">identifier </w:t>
            </w:r>
            <w:r>
              <w:rPr>
                <w:rFonts w:cstheme="minorHAnsi"/>
                <w:szCs w:val="20"/>
              </w:rPr>
              <w:t>of the trade to be filed.</w:t>
            </w:r>
          </w:p>
        </w:tc>
      </w:tr>
      <w:tr w:rsidR="0042274E" w:rsidRPr="007452A6" w14:paraId="5E531F64"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51133054" w14:textId="77777777" w:rsidR="0042274E" w:rsidRPr="007452A6" w:rsidRDefault="0042274E" w:rsidP="00D96643">
            <w:pPr>
              <w:spacing w:before="60" w:after="60"/>
              <w:rPr>
                <w:rFonts w:cstheme="minorHAnsi"/>
                <w:szCs w:val="20"/>
                <w:lang w:val="en-GB"/>
              </w:rPr>
            </w:pPr>
            <w:r w:rsidRPr="007452A6">
              <w:rPr>
                <w:rFonts w:cstheme="minorHAnsi"/>
                <w:szCs w:val="20"/>
              </w:rPr>
              <w:lastRenderedPageBreak/>
              <w:t>Trade Date</w:t>
            </w:r>
          </w:p>
        </w:tc>
        <w:tc>
          <w:tcPr>
            <w:tcW w:w="3746" w:type="pct"/>
            <w:shd w:val="clear" w:color="auto" w:fill="F2F2F2" w:themeFill="background1" w:themeFillShade="F2"/>
          </w:tcPr>
          <w:p w14:paraId="6831ECB7" w14:textId="77777777" w:rsidR="0042274E" w:rsidRPr="007452A6" w:rsidRDefault="0042274E" w:rsidP="00D96643">
            <w:pPr>
              <w:spacing w:before="60" w:after="60"/>
              <w:rPr>
                <w:rFonts w:cstheme="minorHAnsi"/>
                <w:szCs w:val="20"/>
              </w:rPr>
            </w:pPr>
            <w:r>
              <w:rPr>
                <w:rFonts w:cstheme="minorHAnsi"/>
                <w:szCs w:val="20"/>
              </w:rPr>
              <w:t>Indicates the date of trading.</w:t>
            </w:r>
          </w:p>
        </w:tc>
      </w:tr>
      <w:tr w:rsidR="0042274E" w:rsidRPr="00754E31" w14:paraId="48DBE5E0"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35E82349" w14:textId="77777777" w:rsidR="0042274E" w:rsidRPr="00065BAC" w:rsidRDefault="0042274E" w:rsidP="00D96643">
            <w:pPr>
              <w:spacing w:before="60" w:after="60"/>
              <w:rPr>
                <w:rFonts w:cstheme="minorHAnsi"/>
                <w:szCs w:val="20"/>
              </w:rPr>
            </w:pPr>
            <w:r w:rsidRPr="0012012C">
              <w:rPr>
                <w:rFonts w:cstheme="minorHAnsi"/>
                <w:szCs w:val="20"/>
              </w:rPr>
              <w:t>Security ID</w:t>
            </w:r>
          </w:p>
        </w:tc>
        <w:tc>
          <w:tcPr>
            <w:tcW w:w="3746" w:type="pct"/>
            <w:shd w:val="clear" w:color="auto" w:fill="F2F2F2" w:themeFill="background1" w:themeFillShade="F2"/>
          </w:tcPr>
          <w:p w14:paraId="259E66D6" w14:textId="77777777" w:rsidR="0042274E" w:rsidRPr="00065BAC" w:rsidRDefault="0042274E" w:rsidP="00D96643">
            <w:pPr>
              <w:spacing w:before="60" w:after="60"/>
              <w:rPr>
                <w:rFonts w:cstheme="minorHAnsi"/>
                <w:szCs w:val="20"/>
              </w:rPr>
            </w:pPr>
            <w:r w:rsidRPr="0012012C">
              <w:rPr>
                <w:rFonts w:cstheme="minorHAnsi"/>
                <w:szCs w:val="20"/>
              </w:rPr>
              <w:t>Instrument identifier</w:t>
            </w:r>
          </w:p>
        </w:tc>
      </w:tr>
      <w:tr w:rsidR="0042274E" w:rsidRPr="00754E31" w14:paraId="7382B38D"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370E9CD0" w14:textId="77777777" w:rsidR="0042274E" w:rsidRPr="00065BAC" w:rsidRDefault="0042274E" w:rsidP="00D96643">
            <w:pPr>
              <w:spacing w:before="60" w:after="60"/>
              <w:rPr>
                <w:rFonts w:cstheme="minorHAnsi"/>
                <w:szCs w:val="20"/>
              </w:rPr>
            </w:pPr>
            <w:r>
              <w:rPr>
                <w:rFonts w:cstheme="minorHAnsi"/>
                <w:szCs w:val="20"/>
              </w:rPr>
              <w:t>Side</w:t>
            </w:r>
          </w:p>
        </w:tc>
        <w:tc>
          <w:tcPr>
            <w:tcW w:w="3746" w:type="pct"/>
            <w:shd w:val="clear" w:color="auto" w:fill="F2F2F2" w:themeFill="background1" w:themeFillShade="F2"/>
          </w:tcPr>
          <w:p w14:paraId="46A2BA9E" w14:textId="77777777" w:rsidR="0042274E" w:rsidRDefault="0042274E" w:rsidP="00D96643">
            <w:pPr>
              <w:spacing w:before="60" w:after="60"/>
              <w:rPr>
                <w:rFonts w:eastAsia="Calibri" w:cstheme="minorHAnsi"/>
                <w:szCs w:val="20"/>
                <w:lang w:val="en-GB"/>
              </w:rPr>
            </w:pPr>
            <w:r>
              <w:rPr>
                <w:rFonts w:eastAsia="Calibri" w:cstheme="minorHAnsi"/>
                <w:szCs w:val="20"/>
                <w:lang w:val="en-GB"/>
              </w:rPr>
              <w:t>Side of the order</w:t>
            </w:r>
          </w:p>
          <w:p w14:paraId="6BDE1E2E" w14:textId="77777777" w:rsidR="0042274E" w:rsidRDefault="0042274E" w:rsidP="00D96643">
            <w:pPr>
              <w:pStyle w:val="ListParagraph"/>
              <w:numPr>
                <w:ilvl w:val="0"/>
                <w:numId w:val="21"/>
              </w:numPr>
              <w:spacing w:before="60" w:after="60"/>
              <w:rPr>
                <w:rFonts w:eastAsiaTheme="minorHAnsi" w:cstheme="minorHAnsi"/>
                <w:szCs w:val="20"/>
                <w:lang w:val="en-GB"/>
              </w:rPr>
            </w:pPr>
            <w:r>
              <w:rPr>
                <w:rFonts w:eastAsiaTheme="minorHAnsi" w:cstheme="minorHAnsi"/>
                <w:szCs w:val="20"/>
                <w:lang w:val="en-GB"/>
              </w:rPr>
              <w:t>1 = Buy</w:t>
            </w:r>
          </w:p>
          <w:p w14:paraId="4338C24C" w14:textId="77777777" w:rsidR="0042274E" w:rsidRPr="004476B5" w:rsidRDefault="0042274E" w:rsidP="00D96643">
            <w:pPr>
              <w:pStyle w:val="ListParagraph"/>
              <w:numPr>
                <w:ilvl w:val="0"/>
                <w:numId w:val="21"/>
              </w:numPr>
              <w:spacing w:before="60" w:after="60"/>
              <w:rPr>
                <w:rFonts w:eastAsiaTheme="minorHAnsi" w:cstheme="minorHAnsi"/>
                <w:szCs w:val="20"/>
                <w:lang w:val="en-GB"/>
              </w:rPr>
            </w:pPr>
            <w:r>
              <w:rPr>
                <w:rFonts w:eastAsiaTheme="minorHAnsi" w:cstheme="minorHAnsi"/>
                <w:szCs w:val="20"/>
                <w:lang w:val="en-GB"/>
              </w:rPr>
              <w:t>2 = Sell</w:t>
            </w:r>
          </w:p>
        </w:tc>
      </w:tr>
      <w:tr w:rsidR="0042274E" w:rsidRPr="007452A6" w14:paraId="235B1E1F"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782F0F2C" w14:textId="77777777" w:rsidR="0042274E" w:rsidRPr="007452A6" w:rsidRDefault="0042274E" w:rsidP="00D96643">
            <w:pPr>
              <w:spacing w:before="60" w:after="60"/>
              <w:rPr>
                <w:rFonts w:cstheme="minorHAnsi"/>
                <w:szCs w:val="20"/>
                <w:lang w:val="en-GB"/>
              </w:rPr>
            </w:pPr>
            <w:r w:rsidRPr="007452A6">
              <w:rPr>
                <w:rFonts w:cstheme="minorHAnsi"/>
                <w:szCs w:val="20"/>
              </w:rPr>
              <w:t>Execution Qty</w:t>
            </w:r>
          </w:p>
        </w:tc>
        <w:tc>
          <w:tcPr>
            <w:tcW w:w="3746" w:type="pct"/>
            <w:shd w:val="clear" w:color="auto" w:fill="F2F2F2" w:themeFill="background1" w:themeFillShade="F2"/>
          </w:tcPr>
          <w:p w14:paraId="4065FB01" w14:textId="77777777" w:rsidR="0042274E" w:rsidRPr="007452A6" w:rsidRDefault="0042274E" w:rsidP="00D96643">
            <w:pPr>
              <w:spacing w:before="60" w:after="60"/>
              <w:rPr>
                <w:rFonts w:cstheme="minorHAnsi"/>
                <w:szCs w:val="20"/>
              </w:rPr>
            </w:pPr>
            <w:r w:rsidRPr="007452A6">
              <w:rPr>
                <w:rFonts w:cstheme="minorHAnsi"/>
                <w:szCs w:val="20"/>
              </w:rPr>
              <w:t>Execution quantity</w:t>
            </w:r>
          </w:p>
        </w:tc>
      </w:tr>
      <w:tr w:rsidR="0042274E" w:rsidRPr="007452A6" w14:paraId="2BBA5976"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799F4D0C" w14:textId="77777777" w:rsidR="0042274E" w:rsidRPr="007452A6" w:rsidRDefault="0042274E" w:rsidP="00D96643">
            <w:pPr>
              <w:spacing w:before="60" w:after="60"/>
              <w:rPr>
                <w:rFonts w:cstheme="minorHAnsi"/>
                <w:szCs w:val="20"/>
                <w:lang w:val="en-GB"/>
              </w:rPr>
            </w:pPr>
            <w:r w:rsidRPr="007452A6">
              <w:rPr>
                <w:rFonts w:cstheme="minorHAnsi"/>
                <w:szCs w:val="20"/>
              </w:rPr>
              <w:t>Execution Price</w:t>
            </w:r>
          </w:p>
        </w:tc>
        <w:tc>
          <w:tcPr>
            <w:tcW w:w="3746" w:type="pct"/>
            <w:shd w:val="clear" w:color="auto" w:fill="F2F2F2" w:themeFill="background1" w:themeFillShade="F2"/>
          </w:tcPr>
          <w:p w14:paraId="6F5BB1A1" w14:textId="77777777" w:rsidR="0042274E" w:rsidRPr="007452A6" w:rsidRDefault="0042274E" w:rsidP="00D96643">
            <w:pPr>
              <w:spacing w:before="60" w:after="60"/>
              <w:rPr>
                <w:rFonts w:cstheme="minorHAnsi"/>
                <w:szCs w:val="20"/>
              </w:rPr>
            </w:pPr>
            <w:r w:rsidRPr="007452A6">
              <w:rPr>
                <w:rFonts w:cstheme="minorHAnsi"/>
                <w:szCs w:val="20"/>
              </w:rPr>
              <w:t>Execution Price</w:t>
            </w:r>
          </w:p>
        </w:tc>
      </w:tr>
      <w:tr w:rsidR="0042274E" w:rsidRPr="007452A6" w14:paraId="7F307B33"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2706D3F8" w14:textId="77777777" w:rsidR="0042274E" w:rsidRPr="007452A6" w:rsidRDefault="0042274E" w:rsidP="00D96643">
            <w:pPr>
              <w:spacing w:before="60" w:after="60"/>
              <w:rPr>
                <w:rFonts w:cstheme="minorHAnsi"/>
                <w:szCs w:val="20"/>
              </w:rPr>
            </w:pPr>
            <w:r>
              <w:rPr>
                <w:rFonts w:cstheme="minorHAnsi"/>
                <w:szCs w:val="20"/>
              </w:rPr>
              <w:t>Claim Time</w:t>
            </w:r>
          </w:p>
        </w:tc>
        <w:tc>
          <w:tcPr>
            <w:tcW w:w="3746" w:type="pct"/>
            <w:shd w:val="clear" w:color="auto" w:fill="F2F2F2" w:themeFill="background1" w:themeFillShade="F2"/>
          </w:tcPr>
          <w:p w14:paraId="4BFE8B3D" w14:textId="77777777" w:rsidR="0042274E" w:rsidRPr="007452A6" w:rsidRDefault="0042274E" w:rsidP="00D96643">
            <w:pPr>
              <w:spacing w:before="60" w:after="60"/>
              <w:rPr>
                <w:rFonts w:cstheme="minorHAnsi"/>
                <w:szCs w:val="20"/>
              </w:rPr>
            </w:pPr>
            <w:r w:rsidRPr="00550F4A">
              <w:rPr>
                <w:rFonts w:cstheme="minorHAnsi"/>
                <w:szCs w:val="20"/>
              </w:rPr>
              <w:t xml:space="preserve">Time of the </w:t>
            </w:r>
            <w:r>
              <w:rPr>
                <w:rFonts w:cstheme="minorHAnsi"/>
                <w:szCs w:val="20"/>
              </w:rPr>
              <w:t>c</w:t>
            </w:r>
            <w:r w:rsidRPr="00550F4A">
              <w:rPr>
                <w:rFonts w:cstheme="minorHAnsi"/>
                <w:szCs w:val="20"/>
              </w:rPr>
              <w:t>laim</w:t>
            </w:r>
            <w:r>
              <w:rPr>
                <w:rFonts w:cstheme="minorHAnsi"/>
                <w:szCs w:val="20"/>
              </w:rPr>
              <w:t>, must be less than the current system clock.</w:t>
            </w:r>
          </w:p>
        </w:tc>
      </w:tr>
      <w:tr w:rsidR="0042274E" w:rsidRPr="007452A6" w14:paraId="6BA5E77A"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01F33DC8" w14:textId="77777777" w:rsidR="0042274E" w:rsidRDefault="0042274E" w:rsidP="00D96643">
            <w:pPr>
              <w:spacing w:before="60" w:after="60"/>
              <w:rPr>
                <w:rFonts w:cstheme="minorHAnsi"/>
                <w:szCs w:val="20"/>
              </w:rPr>
            </w:pPr>
            <w:r>
              <w:t>C</w:t>
            </w:r>
            <w:r w:rsidRPr="00A15E6F">
              <w:t>laimant</w:t>
            </w:r>
            <w:r>
              <w:t xml:space="preserve"> ID</w:t>
            </w:r>
          </w:p>
        </w:tc>
        <w:tc>
          <w:tcPr>
            <w:tcW w:w="3746" w:type="pct"/>
            <w:shd w:val="clear" w:color="auto" w:fill="F2F2F2" w:themeFill="background1" w:themeFillShade="F2"/>
          </w:tcPr>
          <w:p w14:paraId="6B95C4A5" w14:textId="77777777" w:rsidR="0042274E" w:rsidRDefault="0042274E" w:rsidP="00D96643">
            <w:pPr>
              <w:spacing w:before="60" w:after="60"/>
              <w:rPr>
                <w:rFonts w:cstheme="minorHAnsi"/>
                <w:szCs w:val="20"/>
              </w:rPr>
            </w:pPr>
            <w:r>
              <w:rPr>
                <w:rFonts w:cstheme="minorHAnsi"/>
                <w:szCs w:val="20"/>
              </w:rPr>
              <w:t>The HKEX assigned participant ID, who filed the error trade.</w:t>
            </w:r>
          </w:p>
        </w:tc>
      </w:tr>
      <w:tr w:rsidR="0042274E" w:rsidRPr="007452A6" w14:paraId="7444C470"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56AE15B3" w14:textId="77777777" w:rsidR="0042274E" w:rsidRDefault="0042274E" w:rsidP="00D96643">
            <w:pPr>
              <w:spacing w:before="60" w:after="60"/>
            </w:pPr>
            <w:r>
              <w:t>Response Action</w:t>
            </w:r>
          </w:p>
        </w:tc>
        <w:tc>
          <w:tcPr>
            <w:tcW w:w="3746" w:type="pct"/>
            <w:shd w:val="clear" w:color="auto" w:fill="F2F2F2" w:themeFill="background1" w:themeFillShade="F2"/>
          </w:tcPr>
          <w:p w14:paraId="6F8360E5" w14:textId="77777777" w:rsidR="0042274E" w:rsidRDefault="0042274E" w:rsidP="00D96643">
            <w:pPr>
              <w:spacing w:before="60" w:after="60"/>
              <w:rPr>
                <w:rFonts w:cstheme="minorHAnsi"/>
                <w:szCs w:val="20"/>
              </w:rPr>
            </w:pPr>
            <w:r>
              <w:rPr>
                <w:rFonts w:cstheme="minorHAnsi"/>
                <w:szCs w:val="20"/>
              </w:rPr>
              <w:t>The action to respond to the error trade claim:</w:t>
            </w:r>
          </w:p>
          <w:p w14:paraId="1E292E79" w14:textId="77777777" w:rsidR="0042274E" w:rsidRDefault="0042274E" w:rsidP="00D96643">
            <w:pPr>
              <w:pStyle w:val="ListParagraph"/>
              <w:numPr>
                <w:ilvl w:val="0"/>
                <w:numId w:val="21"/>
              </w:numPr>
              <w:spacing w:before="60" w:after="60"/>
              <w:rPr>
                <w:rFonts w:eastAsiaTheme="minorHAnsi" w:cstheme="minorHAnsi"/>
                <w:szCs w:val="20"/>
                <w:lang w:val="en-GB"/>
              </w:rPr>
            </w:pPr>
            <w:r>
              <w:rPr>
                <w:rFonts w:eastAsiaTheme="minorHAnsi" w:cstheme="minorHAnsi"/>
                <w:szCs w:val="20"/>
                <w:lang w:val="en-GB"/>
              </w:rPr>
              <w:t>1 = Decline</w:t>
            </w:r>
          </w:p>
          <w:p w14:paraId="2CE8A669" w14:textId="77777777" w:rsidR="0042274E" w:rsidRPr="005418DD" w:rsidRDefault="0042274E" w:rsidP="00D96643">
            <w:pPr>
              <w:pStyle w:val="ListParagraph"/>
              <w:numPr>
                <w:ilvl w:val="0"/>
                <w:numId w:val="21"/>
              </w:numPr>
              <w:spacing w:before="60" w:after="60"/>
              <w:rPr>
                <w:rFonts w:eastAsiaTheme="minorHAnsi" w:cstheme="minorHAnsi"/>
                <w:szCs w:val="20"/>
                <w:lang w:val="en-GB"/>
              </w:rPr>
            </w:pPr>
            <w:r w:rsidRPr="005418DD">
              <w:rPr>
                <w:rFonts w:eastAsiaTheme="minorHAnsi" w:cstheme="minorHAnsi"/>
                <w:szCs w:val="20"/>
                <w:lang w:val="en-GB"/>
              </w:rPr>
              <w:t xml:space="preserve">2 = </w:t>
            </w:r>
            <w:r>
              <w:rPr>
                <w:rFonts w:eastAsiaTheme="minorHAnsi" w:cstheme="minorHAnsi"/>
                <w:szCs w:val="20"/>
                <w:lang w:val="en-GB"/>
              </w:rPr>
              <w:t>Accept</w:t>
            </w:r>
          </w:p>
        </w:tc>
      </w:tr>
    </w:tbl>
    <w:p w14:paraId="0D30E2AB" w14:textId="77777777" w:rsidR="0042274E" w:rsidRDefault="0042274E" w:rsidP="0042274E">
      <w:pPr>
        <w:spacing w:before="120"/>
        <w:jc w:val="both"/>
        <w:rPr>
          <w:rFonts w:cstheme="minorHAnsi"/>
          <w:sz w:val="22"/>
          <w:szCs w:val="22"/>
        </w:rPr>
      </w:pPr>
      <w:r>
        <w:rPr>
          <w:rFonts w:cstheme="minorHAnsi"/>
          <w:sz w:val="22"/>
          <w:szCs w:val="22"/>
        </w:rPr>
        <w:t>Optional Fields:</w:t>
      </w:r>
    </w:p>
    <w:p w14:paraId="277475D7" w14:textId="77777777" w:rsidR="0042274E" w:rsidRDefault="0042274E" w:rsidP="0042274E">
      <w:pPr>
        <w:spacing w:before="120"/>
        <w:jc w:val="both"/>
        <w:rPr>
          <w:rFonts w:cstheme="minorHAnsi"/>
          <w:sz w:val="22"/>
          <w:szCs w:val="22"/>
        </w:rPr>
      </w:pPr>
      <w:r>
        <w:rPr>
          <w:rFonts w:cstheme="minorHAnsi"/>
          <w:sz w:val="22"/>
          <w:szCs w:val="22"/>
        </w:rPr>
        <w:t>There is no optional field for this message.</w:t>
      </w:r>
    </w:p>
    <w:p w14:paraId="39D98A07" w14:textId="77777777" w:rsidR="0042274E" w:rsidRDefault="0042274E" w:rsidP="0042274E">
      <w:pPr>
        <w:pStyle w:val="NormalNGMDS"/>
        <w:ind w:left="0"/>
        <w:rPr>
          <w:rFonts w:asciiTheme="minorHAnsi" w:hAnsiTheme="minorHAnsi" w:cstheme="minorHAnsi"/>
          <w:szCs w:val="22"/>
          <w:lang w:val="en-US"/>
        </w:rPr>
      </w:pPr>
    </w:p>
    <w:p w14:paraId="69910EF9" w14:textId="77777777" w:rsidR="0042274E" w:rsidRPr="00417716" w:rsidRDefault="0042274E" w:rsidP="0042274E">
      <w:pPr>
        <w:pStyle w:val="Heading3"/>
      </w:pPr>
      <w:bookmarkStart w:id="802" w:name="_Toc170578950"/>
      <w:r>
        <w:t>Error Trade Contra-</w:t>
      </w:r>
      <w:proofErr w:type="gramStart"/>
      <w:r>
        <w:t>side</w:t>
      </w:r>
      <w:proofErr w:type="gramEnd"/>
      <w:r>
        <w:t xml:space="preserve"> Respond Request Ack (86)</w:t>
      </w:r>
      <w:bookmarkEnd w:id="802"/>
    </w:p>
    <w:p w14:paraId="7CF85DE4" w14:textId="77777777" w:rsidR="0042274E" w:rsidRDefault="0042274E" w:rsidP="0042274E">
      <w:pPr>
        <w:pStyle w:val="NormalNGMDS"/>
        <w:spacing w:after="120"/>
        <w:ind w:left="0"/>
      </w:pPr>
      <w:r>
        <w:t>The gateway sends this message to respond that the error trade contra-side response request is rejected or accepted.</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0"/>
        <w:gridCol w:w="6750"/>
        <w:gridCol w:w="9"/>
      </w:tblGrid>
      <w:tr w:rsidR="0042274E" w:rsidRPr="003C47FD" w14:paraId="5EA87D0C" w14:textId="77777777" w:rsidTr="00D96643">
        <w:trPr>
          <w:gridAfter w:val="1"/>
          <w:wAfter w:w="5" w:type="pct"/>
          <w:trHeight w:val="300"/>
        </w:trPr>
        <w:tc>
          <w:tcPr>
            <w:tcW w:w="1249" w:type="pct"/>
            <w:shd w:val="clear" w:color="auto" w:fill="C6D9F1" w:themeFill="text2" w:themeFillTint="33"/>
            <w:noWrap/>
          </w:tcPr>
          <w:p w14:paraId="5F36E232" w14:textId="77777777" w:rsidR="0042274E" w:rsidRPr="003C47FD" w:rsidRDefault="0042274E" w:rsidP="00D96643">
            <w:pPr>
              <w:pStyle w:val="Tablehead"/>
              <w:spacing w:after="0"/>
              <w:jc w:val="left"/>
              <w:rPr>
                <w:rFonts w:cstheme="minorHAnsi"/>
              </w:rPr>
            </w:pPr>
            <w:r>
              <w:rPr>
                <w:rFonts w:cstheme="minorHAnsi"/>
              </w:rPr>
              <w:t>Field Name</w:t>
            </w:r>
          </w:p>
        </w:tc>
        <w:tc>
          <w:tcPr>
            <w:tcW w:w="3746" w:type="pct"/>
            <w:shd w:val="clear" w:color="auto" w:fill="C6D9F1" w:themeFill="text2" w:themeFillTint="33"/>
          </w:tcPr>
          <w:p w14:paraId="5790876E"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7B70640B"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00D21965" w14:textId="77777777" w:rsidR="0042274E" w:rsidRPr="00754E31" w:rsidRDefault="0042274E" w:rsidP="00D96643">
            <w:pPr>
              <w:spacing w:before="60" w:after="60"/>
              <w:rPr>
                <w:rFonts w:cstheme="minorHAnsi"/>
                <w:szCs w:val="20"/>
                <w:lang w:val="en-GB"/>
              </w:rPr>
            </w:pPr>
            <w:r w:rsidRPr="000A0DAA">
              <w:rPr>
                <w:rFonts w:cstheme="minorHAnsi"/>
                <w:szCs w:val="20"/>
                <w:lang w:val="en-GB"/>
              </w:rPr>
              <w:t>Trade Report ID</w:t>
            </w:r>
          </w:p>
        </w:tc>
        <w:tc>
          <w:tcPr>
            <w:tcW w:w="3746" w:type="pct"/>
            <w:shd w:val="clear" w:color="auto" w:fill="F2F2F2" w:themeFill="background1" w:themeFillShade="F2"/>
          </w:tcPr>
          <w:p w14:paraId="1724D79D" w14:textId="77777777" w:rsidR="0042274E" w:rsidRPr="00931B7A" w:rsidRDefault="0042274E" w:rsidP="00D96643">
            <w:pPr>
              <w:spacing w:before="60" w:after="60"/>
              <w:rPr>
                <w:rFonts w:cstheme="minorHAnsi"/>
                <w:szCs w:val="20"/>
              </w:rPr>
            </w:pPr>
            <w:r w:rsidRPr="00F71B20">
              <w:rPr>
                <w:rFonts w:cstheme="minorHAnsi"/>
                <w:szCs w:val="20"/>
              </w:rPr>
              <w:t xml:space="preserve">Client specified unique identifier for </w:t>
            </w:r>
            <w:r>
              <w:rPr>
                <w:rFonts w:cstheme="minorHAnsi"/>
                <w:szCs w:val="20"/>
              </w:rPr>
              <w:t>this</w:t>
            </w:r>
            <w:r w:rsidRPr="00F71B20">
              <w:rPr>
                <w:rFonts w:cstheme="minorHAnsi"/>
                <w:szCs w:val="20"/>
              </w:rPr>
              <w:t xml:space="preserve"> </w:t>
            </w:r>
            <w:r>
              <w:rPr>
                <w:rFonts w:cstheme="minorHAnsi"/>
                <w:szCs w:val="20"/>
              </w:rPr>
              <w:t>request message.</w:t>
            </w:r>
          </w:p>
        </w:tc>
      </w:tr>
      <w:tr w:rsidR="0042274E" w:rsidRPr="00754E31" w14:paraId="4034F4A6"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21BB06AD" w14:textId="77777777" w:rsidR="0042274E" w:rsidRPr="00754E31" w:rsidRDefault="0042274E" w:rsidP="00D96643">
            <w:pPr>
              <w:spacing w:before="60" w:after="60"/>
              <w:rPr>
                <w:rFonts w:cstheme="minorHAnsi"/>
                <w:szCs w:val="20"/>
                <w:lang w:val="en-GB"/>
              </w:rPr>
            </w:pPr>
            <w:r>
              <w:rPr>
                <w:rFonts w:cstheme="minorHAnsi"/>
                <w:szCs w:val="20"/>
                <w:lang w:val="en-GB"/>
              </w:rPr>
              <w:t>Secondary Trade ID</w:t>
            </w:r>
          </w:p>
        </w:tc>
        <w:tc>
          <w:tcPr>
            <w:tcW w:w="3746" w:type="pct"/>
            <w:shd w:val="clear" w:color="auto" w:fill="F2F2F2" w:themeFill="background1" w:themeFillShade="F2"/>
          </w:tcPr>
          <w:p w14:paraId="1EFBE2B5" w14:textId="77777777" w:rsidR="0042274E" w:rsidRPr="00931B7A" w:rsidRDefault="0042274E" w:rsidP="00D96643">
            <w:pPr>
              <w:spacing w:before="60" w:after="60"/>
              <w:rPr>
                <w:rFonts w:cstheme="minorHAnsi"/>
                <w:szCs w:val="20"/>
              </w:rPr>
            </w:pPr>
            <w:r>
              <w:rPr>
                <w:rFonts w:cstheme="minorHAnsi"/>
                <w:szCs w:val="20"/>
              </w:rPr>
              <w:t>HKEX assigned unique identifier for this error trade claim.</w:t>
            </w:r>
          </w:p>
        </w:tc>
      </w:tr>
      <w:tr w:rsidR="0042274E" w:rsidRPr="00073EA6" w14:paraId="02AFF9D5" w14:textId="77777777" w:rsidTr="00D96643">
        <w:tblPrEx>
          <w:tblLook w:val="01E0" w:firstRow="1" w:lastRow="1" w:firstColumn="1" w:lastColumn="1" w:noHBand="0" w:noVBand="0"/>
        </w:tblPrEx>
        <w:trPr>
          <w:trHeight w:val="331"/>
        </w:trPr>
        <w:tc>
          <w:tcPr>
            <w:tcW w:w="1249" w:type="pct"/>
            <w:shd w:val="clear" w:color="auto" w:fill="F2F2F2" w:themeFill="background1" w:themeFillShade="F2"/>
          </w:tcPr>
          <w:p w14:paraId="4A9A554D" w14:textId="77777777" w:rsidR="0042274E" w:rsidRPr="00073EA6" w:rsidRDefault="0042274E" w:rsidP="00D96643">
            <w:pPr>
              <w:snapToGrid w:val="0"/>
              <w:spacing w:before="60" w:after="40"/>
              <w:rPr>
                <w:rFonts w:cstheme="minorHAnsi"/>
                <w:szCs w:val="20"/>
              </w:rPr>
            </w:pPr>
            <w:r w:rsidRPr="0049178E">
              <w:rPr>
                <w:rFonts w:cstheme="minorHAnsi"/>
                <w:szCs w:val="20"/>
              </w:rPr>
              <w:t>Transaction Time</w:t>
            </w:r>
          </w:p>
        </w:tc>
        <w:tc>
          <w:tcPr>
            <w:tcW w:w="3751" w:type="pct"/>
            <w:gridSpan w:val="2"/>
            <w:shd w:val="clear" w:color="auto" w:fill="F2F2F2" w:themeFill="background1" w:themeFillShade="F2"/>
          </w:tcPr>
          <w:p w14:paraId="1DC75260" w14:textId="77777777" w:rsidR="0042274E" w:rsidRPr="00073EA6" w:rsidRDefault="0042274E" w:rsidP="00D96643">
            <w:pPr>
              <w:snapToGrid w:val="0"/>
              <w:spacing w:before="60" w:after="40"/>
              <w:rPr>
                <w:rFonts w:cstheme="minorHAnsi"/>
                <w:szCs w:val="20"/>
              </w:rPr>
            </w:pPr>
            <w:r w:rsidRPr="00AD055D">
              <w:rPr>
                <w:rFonts w:eastAsia="Calibri" w:cstheme="minorHAnsi"/>
                <w:szCs w:val="20"/>
                <w:lang w:val="en-GB"/>
              </w:rPr>
              <w:t xml:space="preserve">The time at which </w:t>
            </w:r>
            <w:r>
              <w:rPr>
                <w:rFonts w:eastAsia="Calibri" w:cstheme="minorHAnsi"/>
                <w:szCs w:val="20"/>
                <w:lang w:val="en-GB"/>
              </w:rPr>
              <w:t>this message is generated.</w:t>
            </w:r>
          </w:p>
        </w:tc>
      </w:tr>
      <w:tr w:rsidR="0042274E" w:rsidRPr="00754E31" w14:paraId="0E7F2FEF"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34100266" w14:textId="77777777" w:rsidR="0042274E" w:rsidRPr="00754E31" w:rsidRDefault="0042274E" w:rsidP="00D96643">
            <w:pPr>
              <w:spacing w:before="60" w:after="60"/>
              <w:rPr>
                <w:rFonts w:cstheme="minorHAnsi"/>
                <w:szCs w:val="20"/>
                <w:lang w:val="en-GB"/>
              </w:rPr>
            </w:pPr>
            <w:r w:rsidRPr="000A56C1">
              <w:rPr>
                <w:rFonts w:cstheme="minorHAnsi"/>
                <w:szCs w:val="20"/>
                <w:lang w:val="en-GB"/>
              </w:rPr>
              <w:t>Executing Trader</w:t>
            </w:r>
          </w:p>
        </w:tc>
        <w:tc>
          <w:tcPr>
            <w:tcW w:w="3746" w:type="pct"/>
            <w:shd w:val="clear" w:color="auto" w:fill="F2F2F2" w:themeFill="background1" w:themeFillShade="F2"/>
          </w:tcPr>
          <w:p w14:paraId="6538C85D" w14:textId="77777777" w:rsidR="0042274E" w:rsidRDefault="0042274E" w:rsidP="00D96643">
            <w:pPr>
              <w:spacing w:before="60" w:after="60"/>
              <w:rPr>
                <w:rFonts w:cstheme="minorHAnsi"/>
                <w:szCs w:val="20"/>
              </w:rPr>
            </w:pPr>
            <w:r w:rsidRPr="00F71B20">
              <w:rPr>
                <w:rFonts w:cstheme="minorHAnsi"/>
                <w:szCs w:val="20"/>
              </w:rPr>
              <w:t>Client specified</w:t>
            </w:r>
            <w:r>
              <w:rPr>
                <w:rFonts w:cstheme="minorHAnsi"/>
                <w:szCs w:val="20"/>
              </w:rPr>
              <w:t xml:space="preserve"> e</w:t>
            </w:r>
            <w:r w:rsidRPr="00F71B20">
              <w:rPr>
                <w:rFonts w:cstheme="minorHAnsi"/>
                <w:szCs w:val="20"/>
              </w:rPr>
              <w:t xml:space="preserve">xecuting </w:t>
            </w:r>
            <w:r>
              <w:rPr>
                <w:rFonts w:cstheme="minorHAnsi"/>
                <w:szCs w:val="20"/>
              </w:rPr>
              <w:t>t</w:t>
            </w:r>
            <w:r w:rsidRPr="00F71B20">
              <w:rPr>
                <w:rFonts w:cstheme="minorHAnsi"/>
                <w:szCs w:val="20"/>
              </w:rPr>
              <w:t>rader</w:t>
            </w:r>
            <w:r>
              <w:rPr>
                <w:rFonts w:cstheme="minorHAnsi"/>
                <w:szCs w:val="20"/>
              </w:rPr>
              <w:t xml:space="preserve"> or other entity form client side.</w:t>
            </w:r>
          </w:p>
          <w:p w14:paraId="4E6B894D" w14:textId="77777777" w:rsidR="0042274E" w:rsidRPr="00931B7A" w:rsidRDefault="0042274E" w:rsidP="00D96643">
            <w:pPr>
              <w:spacing w:before="60" w:after="60"/>
              <w:rPr>
                <w:rFonts w:cstheme="minorHAnsi"/>
                <w:szCs w:val="20"/>
              </w:rPr>
            </w:pPr>
            <w:r>
              <w:rPr>
                <w:rFonts w:cstheme="minorHAnsi"/>
                <w:szCs w:val="20"/>
              </w:rPr>
              <w:t>It may set to 0 if not used.</w:t>
            </w:r>
          </w:p>
        </w:tc>
      </w:tr>
      <w:tr w:rsidR="0042274E" w:rsidRPr="007452A6" w14:paraId="134D4AEE"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405E98F3" w14:textId="77777777" w:rsidR="0042274E" w:rsidRPr="007452A6" w:rsidRDefault="0042274E" w:rsidP="00D96643">
            <w:pPr>
              <w:spacing w:before="60" w:after="60"/>
              <w:rPr>
                <w:rFonts w:cstheme="minorHAnsi"/>
                <w:szCs w:val="20"/>
                <w:lang w:val="en-GB"/>
              </w:rPr>
            </w:pPr>
            <w:r w:rsidRPr="007452A6">
              <w:rPr>
                <w:rFonts w:cstheme="minorHAnsi"/>
                <w:szCs w:val="20"/>
              </w:rPr>
              <w:t>Trade ID</w:t>
            </w:r>
          </w:p>
        </w:tc>
        <w:tc>
          <w:tcPr>
            <w:tcW w:w="3746" w:type="pct"/>
            <w:shd w:val="clear" w:color="auto" w:fill="F2F2F2" w:themeFill="background1" w:themeFillShade="F2"/>
          </w:tcPr>
          <w:p w14:paraId="081E73CE" w14:textId="77777777" w:rsidR="0042274E" w:rsidRPr="007452A6" w:rsidRDefault="0042274E" w:rsidP="00D96643">
            <w:pPr>
              <w:spacing w:before="60" w:after="60"/>
              <w:rPr>
                <w:rFonts w:cstheme="minorHAnsi"/>
                <w:szCs w:val="20"/>
              </w:rPr>
            </w:pPr>
            <w:r>
              <w:rPr>
                <w:rFonts w:cstheme="minorHAnsi"/>
                <w:szCs w:val="20"/>
              </w:rPr>
              <w:t xml:space="preserve">The </w:t>
            </w:r>
            <w:r w:rsidRPr="00F71B20">
              <w:rPr>
                <w:rFonts w:cstheme="minorHAnsi"/>
                <w:szCs w:val="20"/>
              </w:rPr>
              <w:t xml:space="preserve">identifier </w:t>
            </w:r>
            <w:r>
              <w:rPr>
                <w:rFonts w:cstheme="minorHAnsi"/>
                <w:szCs w:val="20"/>
              </w:rPr>
              <w:t>of the trade to be filed.</w:t>
            </w:r>
          </w:p>
        </w:tc>
      </w:tr>
      <w:tr w:rsidR="0042274E" w:rsidRPr="007452A6" w14:paraId="082A533C"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17403C91" w14:textId="77777777" w:rsidR="0042274E" w:rsidRPr="007452A6" w:rsidRDefault="0042274E" w:rsidP="00D96643">
            <w:pPr>
              <w:spacing w:before="60" w:after="60"/>
              <w:rPr>
                <w:rFonts w:cstheme="minorHAnsi"/>
                <w:szCs w:val="20"/>
                <w:lang w:val="en-GB"/>
              </w:rPr>
            </w:pPr>
            <w:r w:rsidRPr="007452A6">
              <w:rPr>
                <w:rFonts w:cstheme="minorHAnsi"/>
                <w:szCs w:val="20"/>
              </w:rPr>
              <w:t>Trade Date</w:t>
            </w:r>
          </w:p>
        </w:tc>
        <w:tc>
          <w:tcPr>
            <w:tcW w:w="3746" w:type="pct"/>
            <w:shd w:val="clear" w:color="auto" w:fill="F2F2F2" w:themeFill="background1" w:themeFillShade="F2"/>
          </w:tcPr>
          <w:p w14:paraId="166051AF" w14:textId="77777777" w:rsidR="0042274E" w:rsidRPr="007452A6" w:rsidRDefault="0042274E" w:rsidP="00D96643">
            <w:pPr>
              <w:spacing w:before="60" w:after="60"/>
              <w:rPr>
                <w:rFonts w:cstheme="minorHAnsi"/>
                <w:szCs w:val="20"/>
              </w:rPr>
            </w:pPr>
            <w:r>
              <w:rPr>
                <w:rFonts w:cstheme="minorHAnsi"/>
                <w:szCs w:val="20"/>
              </w:rPr>
              <w:t>Indicates the date of trading.</w:t>
            </w:r>
          </w:p>
        </w:tc>
      </w:tr>
      <w:tr w:rsidR="0042274E" w:rsidRPr="00754E31" w14:paraId="3DF1A367"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5AC7E229" w14:textId="77777777" w:rsidR="0042274E" w:rsidRPr="00065BAC" w:rsidRDefault="0042274E" w:rsidP="00D96643">
            <w:pPr>
              <w:spacing w:before="60" w:after="60"/>
              <w:rPr>
                <w:rFonts w:cstheme="minorHAnsi"/>
                <w:szCs w:val="20"/>
              </w:rPr>
            </w:pPr>
            <w:r w:rsidRPr="0012012C">
              <w:rPr>
                <w:rFonts w:cstheme="minorHAnsi"/>
                <w:szCs w:val="20"/>
              </w:rPr>
              <w:t>Security ID</w:t>
            </w:r>
          </w:p>
        </w:tc>
        <w:tc>
          <w:tcPr>
            <w:tcW w:w="3746" w:type="pct"/>
            <w:shd w:val="clear" w:color="auto" w:fill="F2F2F2" w:themeFill="background1" w:themeFillShade="F2"/>
          </w:tcPr>
          <w:p w14:paraId="413C3608" w14:textId="77777777" w:rsidR="0042274E" w:rsidRPr="00065BAC" w:rsidRDefault="0042274E" w:rsidP="00D96643">
            <w:pPr>
              <w:spacing w:before="60" w:after="60"/>
              <w:rPr>
                <w:rFonts w:cstheme="minorHAnsi"/>
                <w:szCs w:val="20"/>
              </w:rPr>
            </w:pPr>
            <w:r w:rsidRPr="0012012C">
              <w:rPr>
                <w:rFonts w:cstheme="minorHAnsi"/>
                <w:szCs w:val="20"/>
              </w:rPr>
              <w:t>Instrument identifier</w:t>
            </w:r>
          </w:p>
        </w:tc>
      </w:tr>
      <w:tr w:rsidR="0042274E" w:rsidRPr="00754E31" w14:paraId="736E18E3"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7A167FBB" w14:textId="77777777" w:rsidR="0042274E" w:rsidRPr="00065BAC" w:rsidRDefault="0042274E" w:rsidP="00D96643">
            <w:pPr>
              <w:spacing w:before="60" w:after="60"/>
              <w:rPr>
                <w:rFonts w:cstheme="minorHAnsi"/>
                <w:szCs w:val="20"/>
              </w:rPr>
            </w:pPr>
            <w:r>
              <w:rPr>
                <w:rFonts w:cstheme="minorHAnsi"/>
                <w:szCs w:val="20"/>
              </w:rPr>
              <w:t>Side</w:t>
            </w:r>
          </w:p>
        </w:tc>
        <w:tc>
          <w:tcPr>
            <w:tcW w:w="3746" w:type="pct"/>
            <w:shd w:val="clear" w:color="auto" w:fill="F2F2F2" w:themeFill="background1" w:themeFillShade="F2"/>
          </w:tcPr>
          <w:p w14:paraId="4C2F168E" w14:textId="77777777" w:rsidR="0042274E" w:rsidRDefault="0042274E" w:rsidP="00D96643">
            <w:pPr>
              <w:spacing w:before="60" w:after="60"/>
              <w:rPr>
                <w:rFonts w:eastAsia="Calibri" w:cstheme="minorHAnsi"/>
                <w:szCs w:val="20"/>
                <w:lang w:val="en-GB"/>
              </w:rPr>
            </w:pPr>
            <w:r>
              <w:rPr>
                <w:rFonts w:eastAsia="Calibri" w:cstheme="minorHAnsi"/>
                <w:szCs w:val="20"/>
                <w:lang w:val="en-GB"/>
              </w:rPr>
              <w:t>Side of the order</w:t>
            </w:r>
          </w:p>
          <w:p w14:paraId="45811589" w14:textId="77777777" w:rsidR="0042274E" w:rsidRDefault="0042274E" w:rsidP="00D96643">
            <w:pPr>
              <w:pStyle w:val="ListParagraph"/>
              <w:numPr>
                <w:ilvl w:val="0"/>
                <w:numId w:val="21"/>
              </w:numPr>
              <w:spacing w:before="60" w:after="60"/>
              <w:rPr>
                <w:rFonts w:eastAsiaTheme="minorHAnsi" w:cstheme="minorHAnsi"/>
                <w:szCs w:val="20"/>
                <w:lang w:val="en-GB"/>
              </w:rPr>
            </w:pPr>
            <w:r>
              <w:rPr>
                <w:rFonts w:eastAsiaTheme="minorHAnsi" w:cstheme="minorHAnsi"/>
                <w:szCs w:val="20"/>
                <w:lang w:val="en-GB"/>
              </w:rPr>
              <w:t>1 = Buy</w:t>
            </w:r>
          </w:p>
          <w:p w14:paraId="0423FB58" w14:textId="77777777" w:rsidR="0042274E" w:rsidRPr="004476B5" w:rsidRDefault="0042274E" w:rsidP="00D96643">
            <w:pPr>
              <w:pStyle w:val="ListParagraph"/>
              <w:numPr>
                <w:ilvl w:val="0"/>
                <w:numId w:val="21"/>
              </w:numPr>
              <w:spacing w:before="60" w:after="60"/>
              <w:rPr>
                <w:rFonts w:eastAsiaTheme="minorHAnsi" w:cstheme="minorHAnsi"/>
                <w:szCs w:val="20"/>
                <w:lang w:val="en-GB"/>
              </w:rPr>
            </w:pPr>
            <w:r>
              <w:rPr>
                <w:rFonts w:eastAsiaTheme="minorHAnsi" w:cstheme="minorHAnsi"/>
                <w:szCs w:val="20"/>
                <w:lang w:val="en-GB"/>
              </w:rPr>
              <w:t>2 = Sell</w:t>
            </w:r>
          </w:p>
        </w:tc>
      </w:tr>
      <w:tr w:rsidR="0042274E" w:rsidRPr="007452A6" w14:paraId="3D559944"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61BDA5F6" w14:textId="77777777" w:rsidR="0042274E" w:rsidRPr="007452A6" w:rsidRDefault="0042274E" w:rsidP="00D96643">
            <w:pPr>
              <w:spacing w:before="60" w:after="60"/>
              <w:rPr>
                <w:rFonts w:cstheme="minorHAnsi"/>
                <w:szCs w:val="20"/>
                <w:lang w:val="en-GB"/>
              </w:rPr>
            </w:pPr>
            <w:r w:rsidRPr="007452A6">
              <w:rPr>
                <w:rFonts w:cstheme="minorHAnsi"/>
                <w:szCs w:val="20"/>
              </w:rPr>
              <w:t>Execution Qty</w:t>
            </w:r>
          </w:p>
        </w:tc>
        <w:tc>
          <w:tcPr>
            <w:tcW w:w="3746" w:type="pct"/>
            <w:shd w:val="clear" w:color="auto" w:fill="F2F2F2" w:themeFill="background1" w:themeFillShade="F2"/>
          </w:tcPr>
          <w:p w14:paraId="4394C4FB" w14:textId="77777777" w:rsidR="0042274E" w:rsidRPr="007452A6" w:rsidRDefault="0042274E" w:rsidP="00D96643">
            <w:pPr>
              <w:spacing w:before="60" w:after="60"/>
              <w:rPr>
                <w:rFonts w:cstheme="minorHAnsi"/>
                <w:szCs w:val="20"/>
              </w:rPr>
            </w:pPr>
            <w:r w:rsidRPr="007452A6">
              <w:rPr>
                <w:rFonts w:cstheme="minorHAnsi"/>
                <w:szCs w:val="20"/>
              </w:rPr>
              <w:t>Execution quantity</w:t>
            </w:r>
          </w:p>
        </w:tc>
      </w:tr>
      <w:tr w:rsidR="0042274E" w:rsidRPr="007452A6" w14:paraId="26C202AA"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17E59581" w14:textId="77777777" w:rsidR="0042274E" w:rsidRPr="007452A6" w:rsidRDefault="0042274E" w:rsidP="00D96643">
            <w:pPr>
              <w:spacing w:before="60" w:after="60"/>
              <w:rPr>
                <w:rFonts w:cstheme="minorHAnsi"/>
                <w:szCs w:val="20"/>
                <w:lang w:val="en-GB"/>
              </w:rPr>
            </w:pPr>
            <w:r w:rsidRPr="007452A6">
              <w:rPr>
                <w:rFonts w:cstheme="minorHAnsi"/>
                <w:szCs w:val="20"/>
              </w:rPr>
              <w:t>Execution Price</w:t>
            </w:r>
          </w:p>
        </w:tc>
        <w:tc>
          <w:tcPr>
            <w:tcW w:w="3746" w:type="pct"/>
            <w:shd w:val="clear" w:color="auto" w:fill="F2F2F2" w:themeFill="background1" w:themeFillShade="F2"/>
          </w:tcPr>
          <w:p w14:paraId="5DA53A7F" w14:textId="77777777" w:rsidR="0042274E" w:rsidRPr="007452A6" w:rsidRDefault="0042274E" w:rsidP="00D96643">
            <w:pPr>
              <w:spacing w:before="60" w:after="60"/>
              <w:rPr>
                <w:rFonts w:cstheme="minorHAnsi"/>
                <w:szCs w:val="20"/>
              </w:rPr>
            </w:pPr>
            <w:r w:rsidRPr="007452A6">
              <w:rPr>
                <w:rFonts w:cstheme="minorHAnsi"/>
                <w:szCs w:val="20"/>
              </w:rPr>
              <w:t>Execution Price</w:t>
            </w:r>
          </w:p>
        </w:tc>
      </w:tr>
      <w:tr w:rsidR="0042274E" w:rsidRPr="007452A6" w14:paraId="740DB74C"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7BECF624" w14:textId="77777777" w:rsidR="0042274E" w:rsidRPr="007452A6" w:rsidRDefault="0042274E" w:rsidP="00D96643">
            <w:pPr>
              <w:spacing w:before="60" w:after="60"/>
              <w:rPr>
                <w:rFonts w:cstheme="minorHAnsi"/>
                <w:szCs w:val="20"/>
              </w:rPr>
            </w:pPr>
            <w:r>
              <w:rPr>
                <w:rFonts w:cstheme="minorHAnsi"/>
                <w:szCs w:val="20"/>
              </w:rPr>
              <w:t>Claim Time</w:t>
            </w:r>
          </w:p>
        </w:tc>
        <w:tc>
          <w:tcPr>
            <w:tcW w:w="3746" w:type="pct"/>
            <w:shd w:val="clear" w:color="auto" w:fill="F2F2F2" w:themeFill="background1" w:themeFillShade="F2"/>
          </w:tcPr>
          <w:p w14:paraId="4CABC0BC" w14:textId="77777777" w:rsidR="0042274E" w:rsidRPr="007452A6" w:rsidRDefault="0042274E" w:rsidP="00D96643">
            <w:pPr>
              <w:spacing w:before="60" w:after="60"/>
              <w:rPr>
                <w:rFonts w:cstheme="minorHAnsi"/>
                <w:szCs w:val="20"/>
              </w:rPr>
            </w:pPr>
            <w:r w:rsidRPr="00550F4A">
              <w:rPr>
                <w:rFonts w:cstheme="minorHAnsi"/>
                <w:szCs w:val="20"/>
              </w:rPr>
              <w:t xml:space="preserve">Time of the </w:t>
            </w:r>
            <w:r>
              <w:rPr>
                <w:rFonts w:cstheme="minorHAnsi"/>
                <w:szCs w:val="20"/>
              </w:rPr>
              <w:t>c</w:t>
            </w:r>
            <w:r w:rsidRPr="00550F4A">
              <w:rPr>
                <w:rFonts w:cstheme="minorHAnsi"/>
                <w:szCs w:val="20"/>
              </w:rPr>
              <w:t>laim</w:t>
            </w:r>
            <w:r>
              <w:rPr>
                <w:rFonts w:cstheme="minorHAnsi"/>
                <w:szCs w:val="20"/>
              </w:rPr>
              <w:t>, must be less than the current system clock.</w:t>
            </w:r>
          </w:p>
        </w:tc>
      </w:tr>
      <w:tr w:rsidR="0042274E" w:rsidRPr="007452A6" w14:paraId="43106A23"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4D3DD7FE" w14:textId="77777777" w:rsidR="0042274E" w:rsidRDefault="0042274E" w:rsidP="00D96643">
            <w:pPr>
              <w:spacing w:before="60" w:after="60"/>
              <w:rPr>
                <w:rFonts w:cstheme="minorHAnsi"/>
                <w:szCs w:val="20"/>
              </w:rPr>
            </w:pPr>
            <w:r>
              <w:t>C</w:t>
            </w:r>
            <w:r w:rsidRPr="00A15E6F">
              <w:t>laimant</w:t>
            </w:r>
            <w:r>
              <w:t xml:space="preserve"> ID</w:t>
            </w:r>
          </w:p>
        </w:tc>
        <w:tc>
          <w:tcPr>
            <w:tcW w:w="3746" w:type="pct"/>
            <w:shd w:val="clear" w:color="auto" w:fill="F2F2F2" w:themeFill="background1" w:themeFillShade="F2"/>
          </w:tcPr>
          <w:p w14:paraId="58940F00" w14:textId="77777777" w:rsidR="0042274E" w:rsidRDefault="0042274E" w:rsidP="00D96643">
            <w:pPr>
              <w:spacing w:before="60" w:after="60"/>
              <w:rPr>
                <w:rFonts w:cstheme="minorHAnsi"/>
                <w:szCs w:val="20"/>
              </w:rPr>
            </w:pPr>
            <w:r>
              <w:rPr>
                <w:rFonts w:cstheme="minorHAnsi"/>
                <w:szCs w:val="20"/>
              </w:rPr>
              <w:t>The HKEX assigned participant ID, who filed the error trade.</w:t>
            </w:r>
          </w:p>
        </w:tc>
      </w:tr>
      <w:tr w:rsidR="0042274E" w:rsidRPr="007452A6" w14:paraId="51360C56"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67C49335" w14:textId="77777777" w:rsidR="0042274E" w:rsidRDefault="0042274E" w:rsidP="00D96643">
            <w:pPr>
              <w:spacing w:before="60" w:after="60"/>
            </w:pPr>
            <w:r>
              <w:t>Response Action</w:t>
            </w:r>
          </w:p>
        </w:tc>
        <w:tc>
          <w:tcPr>
            <w:tcW w:w="3746" w:type="pct"/>
            <w:shd w:val="clear" w:color="auto" w:fill="F2F2F2" w:themeFill="background1" w:themeFillShade="F2"/>
          </w:tcPr>
          <w:p w14:paraId="7B5057EE" w14:textId="77777777" w:rsidR="0042274E" w:rsidRDefault="0042274E" w:rsidP="00D96643">
            <w:pPr>
              <w:spacing w:before="60" w:after="60"/>
              <w:rPr>
                <w:rFonts w:cstheme="minorHAnsi"/>
                <w:szCs w:val="20"/>
              </w:rPr>
            </w:pPr>
            <w:r>
              <w:rPr>
                <w:rFonts w:cstheme="minorHAnsi"/>
                <w:szCs w:val="20"/>
              </w:rPr>
              <w:t>The action to respond to the error trade claim:</w:t>
            </w:r>
          </w:p>
          <w:p w14:paraId="544A3315" w14:textId="77777777" w:rsidR="0042274E" w:rsidRDefault="0042274E" w:rsidP="00D96643">
            <w:pPr>
              <w:pStyle w:val="ListParagraph"/>
              <w:numPr>
                <w:ilvl w:val="0"/>
                <w:numId w:val="21"/>
              </w:numPr>
              <w:spacing w:before="60" w:after="60"/>
              <w:rPr>
                <w:rFonts w:eastAsiaTheme="minorHAnsi" w:cstheme="minorHAnsi"/>
                <w:szCs w:val="20"/>
                <w:lang w:val="en-GB"/>
              </w:rPr>
            </w:pPr>
            <w:r>
              <w:rPr>
                <w:rFonts w:eastAsiaTheme="minorHAnsi" w:cstheme="minorHAnsi"/>
                <w:szCs w:val="20"/>
                <w:lang w:val="en-GB"/>
              </w:rPr>
              <w:t>1 = Decline</w:t>
            </w:r>
          </w:p>
          <w:p w14:paraId="3D967C94" w14:textId="77777777" w:rsidR="0042274E" w:rsidRPr="005418DD" w:rsidRDefault="0042274E" w:rsidP="00D96643">
            <w:pPr>
              <w:pStyle w:val="ListParagraph"/>
              <w:numPr>
                <w:ilvl w:val="0"/>
                <w:numId w:val="21"/>
              </w:numPr>
              <w:spacing w:before="60" w:after="60"/>
              <w:rPr>
                <w:rFonts w:eastAsiaTheme="minorHAnsi" w:cstheme="minorHAnsi"/>
                <w:szCs w:val="20"/>
                <w:lang w:val="en-GB"/>
              </w:rPr>
            </w:pPr>
            <w:r w:rsidRPr="005418DD">
              <w:rPr>
                <w:rFonts w:eastAsiaTheme="minorHAnsi" w:cstheme="minorHAnsi"/>
                <w:szCs w:val="20"/>
                <w:lang w:val="en-GB"/>
              </w:rPr>
              <w:t xml:space="preserve">2 = </w:t>
            </w:r>
            <w:r>
              <w:rPr>
                <w:rFonts w:eastAsiaTheme="minorHAnsi" w:cstheme="minorHAnsi"/>
                <w:szCs w:val="20"/>
                <w:lang w:val="en-GB"/>
              </w:rPr>
              <w:t>Accept</w:t>
            </w:r>
          </w:p>
        </w:tc>
      </w:tr>
      <w:tr w:rsidR="0042274E" w:rsidRPr="007452A6" w14:paraId="026C9594" w14:textId="77777777" w:rsidTr="00D96643">
        <w:tblPrEx>
          <w:tblLook w:val="01E0" w:firstRow="1" w:lastRow="1" w:firstColumn="1" w:lastColumn="1" w:noHBand="0" w:noVBand="0"/>
        </w:tblPrEx>
        <w:trPr>
          <w:gridAfter w:val="1"/>
          <w:wAfter w:w="5" w:type="pct"/>
          <w:cantSplit/>
          <w:trHeight w:val="343"/>
        </w:trPr>
        <w:tc>
          <w:tcPr>
            <w:tcW w:w="1249"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21841F87" w14:textId="1E8931E0" w:rsidR="0042274E" w:rsidRPr="00552339" w:rsidRDefault="00466407" w:rsidP="00D96643">
            <w:pPr>
              <w:spacing w:before="60" w:after="60"/>
            </w:pPr>
            <w:r>
              <w:rPr>
                <w:rFonts w:cstheme="minorHAnsi"/>
                <w:szCs w:val="20"/>
              </w:rPr>
              <w:lastRenderedPageBreak/>
              <w:t>Error Trade Claim Status</w:t>
            </w:r>
          </w:p>
        </w:tc>
        <w:tc>
          <w:tcPr>
            <w:tcW w:w="374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64BA412D" w14:textId="77777777" w:rsidR="0042274E" w:rsidRDefault="0042274E" w:rsidP="00D96643">
            <w:pPr>
              <w:spacing w:before="60" w:after="60"/>
              <w:rPr>
                <w:rFonts w:cstheme="minorHAnsi"/>
                <w:szCs w:val="20"/>
              </w:rPr>
            </w:pPr>
            <w:r>
              <w:rPr>
                <w:rFonts w:cstheme="minorHAnsi"/>
                <w:szCs w:val="20"/>
              </w:rPr>
              <w:t xml:space="preserve">The status of </w:t>
            </w:r>
            <w:r>
              <w:t>error trade contra-side response request</w:t>
            </w:r>
            <w:r w:rsidRPr="00552339">
              <w:rPr>
                <w:rFonts w:cstheme="minorHAnsi"/>
                <w:szCs w:val="20"/>
              </w:rPr>
              <w:t>:</w:t>
            </w:r>
          </w:p>
          <w:p w14:paraId="586351F5" w14:textId="77777777" w:rsidR="0042274E" w:rsidRDefault="0042274E" w:rsidP="00D96643">
            <w:pPr>
              <w:pStyle w:val="ListParagraph"/>
              <w:numPr>
                <w:ilvl w:val="0"/>
                <w:numId w:val="160"/>
              </w:numPr>
              <w:spacing w:before="60" w:after="60"/>
              <w:rPr>
                <w:rFonts w:cstheme="minorHAnsi"/>
                <w:szCs w:val="20"/>
              </w:rPr>
            </w:pPr>
            <w:r>
              <w:rPr>
                <w:rFonts w:cstheme="minorHAnsi"/>
                <w:szCs w:val="20"/>
              </w:rPr>
              <w:t>1 = Rejected</w:t>
            </w:r>
          </w:p>
          <w:p w14:paraId="754C1272" w14:textId="77777777" w:rsidR="0042274E" w:rsidRPr="00B27533" w:rsidRDefault="0042274E" w:rsidP="00D96643">
            <w:pPr>
              <w:pStyle w:val="ListParagraph"/>
              <w:numPr>
                <w:ilvl w:val="0"/>
                <w:numId w:val="160"/>
              </w:numPr>
              <w:spacing w:before="60" w:after="60"/>
              <w:rPr>
                <w:rFonts w:cstheme="minorHAnsi"/>
                <w:szCs w:val="20"/>
              </w:rPr>
            </w:pPr>
            <w:r>
              <w:rPr>
                <w:rFonts w:cstheme="minorHAnsi"/>
                <w:szCs w:val="20"/>
              </w:rPr>
              <w:t>2 = Registered</w:t>
            </w:r>
          </w:p>
        </w:tc>
      </w:tr>
      <w:tr w:rsidR="0042274E" w:rsidRPr="00754E31" w14:paraId="70893DBE" w14:textId="77777777" w:rsidTr="00D96643">
        <w:tblPrEx>
          <w:tblLook w:val="01E0" w:firstRow="1" w:lastRow="1" w:firstColumn="1" w:lastColumn="1" w:noHBand="0" w:noVBand="0"/>
        </w:tblPrEx>
        <w:trPr>
          <w:gridAfter w:val="1"/>
          <w:wAfter w:w="5" w:type="pct"/>
          <w:cantSplit/>
          <w:trHeight w:val="343"/>
        </w:trPr>
        <w:tc>
          <w:tcPr>
            <w:tcW w:w="1249"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1AB3137A" w14:textId="77777777" w:rsidR="0042274E" w:rsidRPr="00552339" w:rsidRDefault="0042274E" w:rsidP="00D96643">
            <w:pPr>
              <w:spacing w:before="60" w:after="60"/>
            </w:pPr>
            <w:r w:rsidRPr="00552339">
              <w:t>Trade Cancel Reject Reason</w:t>
            </w:r>
          </w:p>
        </w:tc>
        <w:tc>
          <w:tcPr>
            <w:tcW w:w="374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Pr>
          <w:p w14:paraId="6A8E4F68" w14:textId="2D1231AF" w:rsidR="0042274E" w:rsidRPr="00F71B20" w:rsidRDefault="000108DB" w:rsidP="00D96643">
            <w:pPr>
              <w:spacing w:before="60" w:after="60"/>
              <w:rPr>
                <w:rFonts w:cstheme="minorHAnsi"/>
                <w:szCs w:val="20"/>
              </w:rPr>
            </w:pPr>
            <w:r w:rsidRPr="004228E8">
              <w:rPr>
                <w:rFonts w:cstheme="minorHAnsi"/>
                <w:szCs w:val="20"/>
              </w:rPr>
              <w:t xml:space="preserve">Carries the reject reason code if </w:t>
            </w:r>
            <w:r w:rsidR="00466407">
              <w:rPr>
                <w:rFonts w:cstheme="minorHAnsi"/>
                <w:szCs w:val="20"/>
              </w:rPr>
              <w:t>Error Trade Claim Status</w:t>
            </w:r>
            <w:r>
              <w:rPr>
                <w:rFonts w:cstheme="minorHAnsi"/>
                <w:szCs w:val="20"/>
              </w:rPr>
              <w:t xml:space="preserve"> = 1 (Rejected)</w:t>
            </w:r>
            <w:r w:rsidRPr="004228E8">
              <w:rPr>
                <w:rFonts w:cstheme="minorHAnsi"/>
                <w:szCs w:val="20"/>
              </w:rPr>
              <w:t>; otherwise, it is 0 (Unused).</w:t>
            </w:r>
          </w:p>
        </w:tc>
      </w:tr>
    </w:tbl>
    <w:p w14:paraId="5C12909E" w14:textId="77777777" w:rsidR="0042274E" w:rsidRDefault="0042274E" w:rsidP="0042274E">
      <w:pPr>
        <w:spacing w:before="120"/>
        <w:jc w:val="both"/>
        <w:rPr>
          <w:rFonts w:cstheme="minorHAnsi"/>
          <w:sz w:val="22"/>
          <w:szCs w:val="22"/>
        </w:rPr>
      </w:pPr>
      <w:r>
        <w:rPr>
          <w:rFonts w:cstheme="minorHAnsi"/>
          <w:sz w:val="22"/>
          <w:szCs w:val="22"/>
        </w:rPr>
        <w:t>Optional Fields:</w:t>
      </w:r>
    </w:p>
    <w:p w14:paraId="4F42DB22" w14:textId="77777777" w:rsidR="0042274E" w:rsidRDefault="0042274E" w:rsidP="0042274E">
      <w:pPr>
        <w:spacing w:before="120"/>
        <w:jc w:val="both"/>
        <w:rPr>
          <w:rFonts w:cstheme="minorHAnsi"/>
          <w:sz w:val="22"/>
          <w:szCs w:val="22"/>
        </w:rPr>
      </w:pPr>
      <w:r>
        <w:rPr>
          <w:rFonts w:cstheme="minorHAnsi"/>
          <w:sz w:val="22"/>
          <w:szCs w:val="22"/>
        </w:rPr>
        <w:t>There is no optional field for this message.</w:t>
      </w:r>
    </w:p>
    <w:p w14:paraId="52DD8A1B" w14:textId="77777777" w:rsidR="0042274E" w:rsidRPr="004A4C98" w:rsidRDefault="0042274E" w:rsidP="0042274E">
      <w:pPr>
        <w:pStyle w:val="NormalNGMDS"/>
        <w:ind w:left="0"/>
        <w:rPr>
          <w:rFonts w:asciiTheme="minorHAnsi" w:hAnsiTheme="minorHAnsi" w:cstheme="minorHAnsi"/>
          <w:szCs w:val="22"/>
          <w:lang w:val="en-US"/>
        </w:rPr>
      </w:pPr>
    </w:p>
    <w:p w14:paraId="18081716" w14:textId="77777777" w:rsidR="0042274E" w:rsidRPr="00417716" w:rsidRDefault="0042274E" w:rsidP="0042274E">
      <w:pPr>
        <w:pStyle w:val="Heading3"/>
      </w:pPr>
      <w:bookmarkStart w:id="803" w:name="_Toc170578951"/>
      <w:r>
        <w:t>Error Trade Claim Status Report (87)</w:t>
      </w:r>
      <w:bookmarkEnd w:id="803"/>
    </w:p>
    <w:p w14:paraId="096A6257" w14:textId="77777777" w:rsidR="0042274E" w:rsidRDefault="0042274E" w:rsidP="0042274E">
      <w:pPr>
        <w:pStyle w:val="NormalNGMDS"/>
        <w:spacing w:after="120"/>
        <w:ind w:left="0"/>
      </w:pPr>
      <w:r>
        <w:t>The gateway sends this message to convey the final status of the error trade by HKEX. This message will be sent to:</w:t>
      </w:r>
    </w:p>
    <w:p w14:paraId="514B51B0" w14:textId="77777777" w:rsidR="0042274E" w:rsidRDefault="0042274E" w:rsidP="0042274E">
      <w:pPr>
        <w:pStyle w:val="NormalNGMDS"/>
        <w:numPr>
          <w:ilvl w:val="0"/>
          <w:numId w:val="89"/>
        </w:numPr>
        <w:spacing w:after="120"/>
      </w:pPr>
      <w:r>
        <w:t>The c</w:t>
      </w:r>
      <w:r w:rsidRPr="003227B0">
        <w:t>laimant</w:t>
      </w:r>
      <w:r>
        <w:t xml:space="preserve"> session that files this error trade; and</w:t>
      </w:r>
    </w:p>
    <w:p w14:paraId="51899B9D" w14:textId="77777777" w:rsidR="0042274E" w:rsidRPr="0033568D" w:rsidRDefault="0042274E" w:rsidP="0042274E">
      <w:pPr>
        <w:pStyle w:val="NormalNGMDS"/>
        <w:numPr>
          <w:ilvl w:val="0"/>
          <w:numId w:val="89"/>
        </w:numPr>
        <w:spacing w:after="120"/>
      </w:pPr>
      <w:r>
        <w:t xml:space="preserve">The session of </w:t>
      </w:r>
      <w:r w:rsidRPr="0033568D">
        <w:t>contra-side</w:t>
      </w:r>
      <w:r>
        <w:t>.</w:t>
      </w:r>
      <w:r w:rsidRPr="0033568D">
        <w:t xml:space="preserve"> </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0"/>
        <w:gridCol w:w="6750"/>
        <w:gridCol w:w="9"/>
      </w:tblGrid>
      <w:tr w:rsidR="0042274E" w:rsidRPr="003C47FD" w14:paraId="56C34746" w14:textId="77777777" w:rsidTr="00D96643">
        <w:trPr>
          <w:gridAfter w:val="1"/>
          <w:wAfter w:w="5" w:type="pct"/>
          <w:trHeight w:val="300"/>
        </w:trPr>
        <w:tc>
          <w:tcPr>
            <w:tcW w:w="1249" w:type="pct"/>
            <w:shd w:val="clear" w:color="auto" w:fill="C6D9F1" w:themeFill="text2" w:themeFillTint="33"/>
            <w:noWrap/>
          </w:tcPr>
          <w:p w14:paraId="2723A53C" w14:textId="77777777" w:rsidR="0042274E" w:rsidRPr="003C47FD" w:rsidRDefault="0042274E" w:rsidP="00D96643">
            <w:pPr>
              <w:pStyle w:val="Tablehead"/>
              <w:spacing w:after="0"/>
              <w:jc w:val="left"/>
              <w:rPr>
                <w:rFonts w:cstheme="minorHAnsi"/>
              </w:rPr>
            </w:pPr>
            <w:r>
              <w:rPr>
                <w:rFonts w:cstheme="minorHAnsi"/>
              </w:rPr>
              <w:t>Field Name</w:t>
            </w:r>
          </w:p>
        </w:tc>
        <w:tc>
          <w:tcPr>
            <w:tcW w:w="3746" w:type="pct"/>
            <w:shd w:val="clear" w:color="auto" w:fill="C6D9F1" w:themeFill="text2" w:themeFillTint="33"/>
          </w:tcPr>
          <w:p w14:paraId="1D86C86A"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54E31" w14:paraId="17129F31"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1C922E2F" w14:textId="77777777" w:rsidR="0042274E" w:rsidRPr="00754E31" w:rsidRDefault="0042274E" w:rsidP="00D96643">
            <w:pPr>
              <w:spacing w:before="60" w:after="60"/>
              <w:rPr>
                <w:rFonts w:cstheme="minorHAnsi"/>
                <w:szCs w:val="20"/>
                <w:lang w:val="en-GB"/>
              </w:rPr>
            </w:pPr>
            <w:r w:rsidRPr="000A0DAA">
              <w:rPr>
                <w:rFonts w:cstheme="minorHAnsi"/>
                <w:szCs w:val="20"/>
                <w:lang w:val="en-GB"/>
              </w:rPr>
              <w:t>Trade Report ID</w:t>
            </w:r>
          </w:p>
        </w:tc>
        <w:tc>
          <w:tcPr>
            <w:tcW w:w="3746" w:type="pct"/>
            <w:shd w:val="clear" w:color="auto" w:fill="F2F2F2" w:themeFill="background1" w:themeFillShade="F2"/>
          </w:tcPr>
          <w:p w14:paraId="2F028E2D" w14:textId="77777777" w:rsidR="0042274E" w:rsidRDefault="0042274E" w:rsidP="00D96643">
            <w:pPr>
              <w:spacing w:before="60" w:after="60"/>
              <w:rPr>
                <w:rFonts w:cstheme="minorHAnsi"/>
                <w:szCs w:val="20"/>
              </w:rPr>
            </w:pPr>
            <w:proofErr w:type="gramStart"/>
            <w:r w:rsidRPr="00F71B20">
              <w:rPr>
                <w:rFonts w:cstheme="minorHAnsi"/>
                <w:szCs w:val="20"/>
              </w:rPr>
              <w:t>Client</w:t>
            </w:r>
            <w:proofErr w:type="gramEnd"/>
            <w:r w:rsidRPr="00F71B20">
              <w:rPr>
                <w:rFonts w:cstheme="minorHAnsi"/>
                <w:szCs w:val="20"/>
              </w:rPr>
              <w:t xml:space="preserve"> specified unique identifier for </w:t>
            </w:r>
            <w:r>
              <w:rPr>
                <w:rFonts w:cstheme="minorHAnsi"/>
                <w:szCs w:val="20"/>
              </w:rPr>
              <w:t>this</w:t>
            </w:r>
            <w:r w:rsidRPr="00F71B20">
              <w:rPr>
                <w:rFonts w:cstheme="minorHAnsi"/>
                <w:szCs w:val="20"/>
              </w:rPr>
              <w:t xml:space="preserve"> </w:t>
            </w:r>
            <w:r>
              <w:rPr>
                <w:rFonts w:cstheme="minorHAnsi"/>
                <w:szCs w:val="20"/>
              </w:rPr>
              <w:t>request message.</w:t>
            </w:r>
          </w:p>
          <w:p w14:paraId="10152AAB" w14:textId="3F2DEB6B" w:rsidR="0042274E" w:rsidRPr="00931B7A" w:rsidRDefault="0042274E" w:rsidP="00D96643">
            <w:pPr>
              <w:spacing w:before="60" w:after="60"/>
              <w:rPr>
                <w:rFonts w:cstheme="minorHAnsi"/>
                <w:szCs w:val="20"/>
              </w:rPr>
            </w:pPr>
            <w:r>
              <w:rPr>
                <w:rFonts w:cstheme="minorHAnsi"/>
                <w:szCs w:val="20"/>
              </w:rPr>
              <w:t xml:space="preserve">May set to 0 if contra-side hasn’t </w:t>
            </w:r>
            <w:r w:rsidR="0031616B">
              <w:rPr>
                <w:rFonts w:cstheme="minorHAnsi"/>
                <w:szCs w:val="20"/>
              </w:rPr>
              <w:t>responded</w:t>
            </w:r>
            <w:r>
              <w:rPr>
                <w:rFonts w:cstheme="minorHAnsi"/>
                <w:szCs w:val="20"/>
              </w:rPr>
              <w:t xml:space="preserve"> the error trade claim.</w:t>
            </w:r>
          </w:p>
        </w:tc>
      </w:tr>
      <w:tr w:rsidR="0042274E" w:rsidRPr="00754E31" w14:paraId="6DACC98A"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4071CFB3" w14:textId="77777777" w:rsidR="0042274E" w:rsidRPr="00754E31" w:rsidRDefault="0042274E" w:rsidP="00D96643">
            <w:pPr>
              <w:spacing w:before="60" w:after="60"/>
              <w:rPr>
                <w:rFonts w:cstheme="minorHAnsi"/>
                <w:szCs w:val="20"/>
                <w:lang w:val="en-GB"/>
              </w:rPr>
            </w:pPr>
            <w:r>
              <w:rPr>
                <w:rFonts w:cstheme="minorHAnsi"/>
                <w:szCs w:val="20"/>
                <w:lang w:val="en-GB"/>
              </w:rPr>
              <w:t>Secondary Trade ID</w:t>
            </w:r>
          </w:p>
        </w:tc>
        <w:tc>
          <w:tcPr>
            <w:tcW w:w="3746" w:type="pct"/>
            <w:shd w:val="clear" w:color="auto" w:fill="F2F2F2" w:themeFill="background1" w:themeFillShade="F2"/>
          </w:tcPr>
          <w:p w14:paraId="6939E901" w14:textId="77777777" w:rsidR="0042274E" w:rsidRPr="00931B7A" w:rsidRDefault="0042274E" w:rsidP="00D96643">
            <w:pPr>
              <w:spacing w:before="60" w:after="60"/>
              <w:rPr>
                <w:rFonts w:cstheme="minorHAnsi"/>
                <w:szCs w:val="20"/>
              </w:rPr>
            </w:pPr>
            <w:r>
              <w:rPr>
                <w:rFonts w:cstheme="minorHAnsi"/>
                <w:szCs w:val="20"/>
              </w:rPr>
              <w:t>HKEX assigned unique identifier for this error trade claim.</w:t>
            </w:r>
          </w:p>
        </w:tc>
      </w:tr>
      <w:tr w:rsidR="0042274E" w:rsidRPr="00073EA6" w14:paraId="350FE7D4" w14:textId="77777777" w:rsidTr="00D96643">
        <w:tblPrEx>
          <w:tblLook w:val="01E0" w:firstRow="1" w:lastRow="1" w:firstColumn="1" w:lastColumn="1" w:noHBand="0" w:noVBand="0"/>
        </w:tblPrEx>
        <w:trPr>
          <w:trHeight w:val="331"/>
        </w:trPr>
        <w:tc>
          <w:tcPr>
            <w:tcW w:w="1249" w:type="pct"/>
            <w:shd w:val="clear" w:color="auto" w:fill="F2F2F2" w:themeFill="background1" w:themeFillShade="F2"/>
          </w:tcPr>
          <w:p w14:paraId="18BCAED8" w14:textId="77777777" w:rsidR="0042274E" w:rsidRPr="00073EA6" w:rsidRDefault="0042274E" w:rsidP="00D96643">
            <w:pPr>
              <w:snapToGrid w:val="0"/>
              <w:spacing w:before="60" w:after="40"/>
              <w:rPr>
                <w:rFonts w:cstheme="minorHAnsi"/>
                <w:szCs w:val="20"/>
              </w:rPr>
            </w:pPr>
            <w:r w:rsidRPr="0049178E">
              <w:rPr>
                <w:rFonts w:cstheme="minorHAnsi"/>
                <w:szCs w:val="20"/>
              </w:rPr>
              <w:t>Transaction Time</w:t>
            </w:r>
          </w:p>
        </w:tc>
        <w:tc>
          <w:tcPr>
            <w:tcW w:w="3751" w:type="pct"/>
            <w:gridSpan w:val="2"/>
            <w:shd w:val="clear" w:color="auto" w:fill="F2F2F2" w:themeFill="background1" w:themeFillShade="F2"/>
          </w:tcPr>
          <w:p w14:paraId="198C43C0" w14:textId="77777777" w:rsidR="0042274E" w:rsidRPr="00073EA6" w:rsidRDefault="0042274E" w:rsidP="00D96643">
            <w:pPr>
              <w:snapToGrid w:val="0"/>
              <w:spacing w:before="60" w:after="40"/>
              <w:rPr>
                <w:rFonts w:cstheme="minorHAnsi"/>
                <w:szCs w:val="20"/>
              </w:rPr>
            </w:pPr>
            <w:r w:rsidRPr="00AD055D">
              <w:rPr>
                <w:rFonts w:eastAsia="Calibri" w:cstheme="minorHAnsi"/>
                <w:szCs w:val="20"/>
                <w:lang w:val="en-GB"/>
              </w:rPr>
              <w:t xml:space="preserve">The time at which </w:t>
            </w:r>
            <w:r>
              <w:rPr>
                <w:rFonts w:eastAsia="Calibri" w:cstheme="minorHAnsi"/>
                <w:szCs w:val="20"/>
                <w:lang w:val="en-GB"/>
              </w:rPr>
              <w:t>this message is generated.</w:t>
            </w:r>
          </w:p>
        </w:tc>
      </w:tr>
      <w:tr w:rsidR="0042274E" w:rsidRPr="00754E31" w14:paraId="0B2DA549"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3E3D8A01" w14:textId="77777777" w:rsidR="0042274E" w:rsidRPr="00754E31" w:rsidRDefault="0042274E" w:rsidP="00D96643">
            <w:pPr>
              <w:spacing w:before="60" w:after="60"/>
              <w:rPr>
                <w:rFonts w:cstheme="minorHAnsi"/>
                <w:szCs w:val="20"/>
                <w:lang w:val="en-GB"/>
              </w:rPr>
            </w:pPr>
            <w:r w:rsidRPr="000A56C1">
              <w:rPr>
                <w:rFonts w:cstheme="minorHAnsi"/>
                <w:szCs w:val="20"/>
                <w:lang w:val="en-GB"/>
              </w:rPr>
              <w:t>Executing Trader</w:t>
            </w:r>
          </w:p>
        </w:tc>
        <w:tc>
          <w:tcPr>
            <w:tcW w:w="3746" w:type="pct"/>
            <w:shd w:val="clear" w:color="auto" w:fill="F2F2F2" w:themeFill="background1" w:themeFillShade="F2"/>
          </w:tcPr>
          <w:p w14:paraId="59E427F8" w14:textId="77777777" w:rsidR="0042274E" w:rsidRDefault="0042274E" w:rsidP="00D96643">
            <w:pPr>
              <w:spacing w:before="60" w:after="60"/>
              <w:rPr>
                <w:rFonts w:cstheme="minorHAnsi"/>
                <w:szCs w:val="20"/>
              </w:rPr>
            </w:pPr>
            <w:r w:rsidRPr="00F71B20">
              <w:rPr>
                <w:rFonts w:cstheme="minorHAnsi"/>
                <w:szCs w:val="20"/>
              </w:rPr>
              <w:t>Client specified</w:t>
            </w:r>
            <w:r>
              <w:rPr>
                <w:rFonts w:cstheme="minorHAnsi"/>
                <w:szCs w:val="20"/>
              </w:rPr>
              <w:t xml:space="preserve"> e</w:t>
            </w:r>
            <w:r w:rsidRPr="00F71B20">
              <w:rPr>
                <w:rFonts w:cstheme="minorHAnsi"/>
                <w:szCs w:val="20"/>
              </w:rPr>
              <w:t xml:space="preserve">xecuting </w:t>
            </w:r>
            <w:r>
              <w:rPr>
                <w:rFonts w:cstheme="minorHAnsi"/>
                <w:szCs w:val="20"/>
              </w:rPr>
              <w:t>t</w:t>
            </w:r>
            <w:r w:rsidRPr="00F71B20">
              <w:rPr>
                <w:rFonts w:cstheme="minorHAnsi"/>
                <w:szCs w:val="20"/>
              </w:rPr>
              <w:t>rader</w:t>
            </w:r>
            <w:r>
              <w:rPr>
                <w:rFonts w:cstheme="minorHAnsi"/>
                <w:szCs w:val="20"/>
              </w:rPr>
              <w:t xml:space="preserve"> or other entity form client side.</w:t>
            </w:r>
          </w:p>
          <w:p w14:paraId="20DE4C9B" w14:textId="77777777" w:rsidR="0042274E" w:rsidRPr="00931B7A" w:rsidRDefault="0042274E" w:rsidP="00D96643">
            <w:pPr>
              <w:spacing w:before="60" w:after="60"/>
              <w:rPr>
                <w:rFonts w:cstheme="minorHAnsi"/>
                <w:szCs w:val="20"/>
              </w:rPr>
            </w:pPr>
            <w:r>
              <w:rPr>
                <w:rFonts w:cstheme="minorHAnsi"/>
                <w:szCs w:val="20"/>
              </w:rPr>
              <w:t>It may set to 0 if not used.</w:t>
            </w:r>
          </w:p>
        </w:tc>
      </w:tr>
      <w:tr w:rsidR="0042274E" w:rsidRPr="007452A6" w14:paraId="58C7EEF1"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712AA63A" w14:textId="77777777" w:rsidR="0042274E" w:rsidRPr="007452A6" w:rsidRDefault="0042274E" w:rsidP="00D96643">
            <w:pPr>
              <w:spacing w:before="60" w:after="60"/>
              <w:rPr>
                <w:rFonts w:cstheme="minorHAnsi"/>
                <w:szCs w:val="20"/>
                <w:lang w:val="en-GB"/>
              </w:rPr>
            </w:pPr>
            <w:r w:rsidRPr="007452A6">
              <w:rPr>
                <w:rFonts w:cstheme="minorHAnsi"/>
                <w:szCs w:val="20"/>
              </w:rPr>
              <w:t>Trade ID</w:t>
            </w:r>
          </w:p>
        </w:tc>
        <w:tc>
          <w:tcPr>
            <w:tcW w:w="3746" w:type="pct"/>
            <w:shd w:val="clear" w:color="auto" w:fill="F2F2F2" w:themeFill="background1" w:themeFillShade="F2"/>
          </w:tcPr>
          <w:p w14:paraId="0C37EE91" w14:textId="77777777" w:rsidR="0042274E" w:rsidRPr="007452A6" w:rsidRDefault="0042274E" w:rsidP="00D96643">
            <w:pPr>
              <w:spacing w:before="60" w:after="60"/>
              <w:rPr>
                <w:rFonts w:cstheme="minorHAnsi"/>
                <w:szCs w:val="20"/>
              </w:rPr>
            </w:pPr>
            <w:r>
              <w:rPr>
                <w:rFonts w:cstheme="minorHAnsi"/>
                <w:szCs w:val="20"/>
              </w:rPr>
              <w:t xml:space="preserve">The </w:t>
            </w:r>
            <w:r w:rsidRPr="00F71B20">
              <w:rPr>
                <w:rFonts w:cstheme="minorHAnsi"/>
                <w:szCs w:val="20"/>
              </w:rPr>
              <w:t xml:space="preserve">identifier </w:t>
            </w:r>
            <w:r>
              <w:rPr>
                <w:rFonts w:cstheme="minorHAnsi"/>
                <w:szCs w:val="20"/>
              </w:rPr>
              <w:t>of the trade to be filed.</w:t>
            </w:r>
          </w:p>
        </w:tc>
      </w:tr>
      <w:tr w:rsidR="0042274E" w:rsidRPr="007452A6" w14:paraId="7765458F"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09266B38" w14:textId="77777777" w:rsidR="0042274E" w:rsidRPr="007452A6" w:rsidRDefault="0042274E" w:rsidP="00D96643">
            <w:pPr>
              <w:spacing w:before="60" w:after="60"/>
              <w:rPr>
                <w:rFonts w:cstheme="minorHAnsi"/>
                <w:szCs w:val="20"/>
                <w:lang w:val="en-GB"/>
              </w:rPr>
            </w:pPr>
            <w:r w:rsidRPr="007452A6">
              <w:rPr>
                <w:rFonts w:cstheme="minorHAnsi"/>
                <w:szCs w:val="20"/>
              </w:rPr>
              <w:t>Trade Date</w:t>
            </w:r>
          </w:p>
        </w:tc>
        <w:tc>
          <w:tcPr>
            <w:tcW w:w="3746" w:type="pct"/>
            <w:shd w:val="clear" w:color="auto" w:fill="F2F2F2" w:themeFill="background1" w:themeFillShade="F2"/>
          </w:tcPr>
          <w:p w14:paraId="21EC0AC1" w14:textId="77777777" w:rsidR="0042274E" w:rsidRPr="007452A6" w:rsidRDefault="0042274E" w:rsidP="00D96643">
            <w:pPr>
              <w:spacing w:before="60" w:after="60"/>
              <w:rPr>
                <w:rFonts w:cstheme="minorHAnsi"/>
                <w:szCs w:val="20"/>
              </w:rPr>
            </w:pPr>
            <w:r>
              <w:rPr>
                <w:rFonts w:cstheme="minorHAnsi"/>
                <w:szCs w:val="20"/>
              </w:rPr>
              <w:t>Indicates the date of trading.</w:t>
            </w:r>
          </w:p>
        </w:tc>
      </w:tr>
      <w:tr w:rsidR="0042274E" w:rsidRPr="00754E31" w14:paraId="18A9F62C"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032A68AD" w14:textId="77777777" w:rsidR="0042274E" w:rsidRPr="00065BAC" w:rsidRDefault="0042274E" w:rsidP="00D96643">
            <w:pPr>
              <w:spacing w:before="60" w:after="60"/>
              <w:rPr>
                <w:rFonts w:cstheme="minorHAnsi"/>
                <w:szCs w:val="20"/>
              </w:rPr>
            </w:pPr>
            <w:r w:rsidRPr="0012012C">
              <w:rPr>
                <w:rFonts w:cstheme="minorHAnsi"/>
                <w:szCs w:val="20"/>
              </w:rPr>
              <w:t>Security ID</w:t>
            </w:r>
          </w:p>
        </w:tc>
        <w:tc>
          <w:tcPr>
            <w:tcW w:w="3746" w:type="pct"/>
            <w:shd w:val="clear" w:color="auto" w:fill="F2F2F2" w:themeFill="background1" w:themeFillShade="F2"/>
          </w:tcPr>
          <w:p w14:paraId="0CFE73B7" w14:textId="77777777" w:rsidR="0042274E" w:rsidRPr="00065BAC" w:rsidRDefault="0042274E" w:rsidP="00D96643">
            <w:pPr>
              <w:spacing w:before="60" w:after="60"/>
              <w:rPr>
                <w:rFonts w:cstheme="minorHAnsi"/>
                <w:szCs w:val="20"/>
              </w:rPr>
            </w:pPr>
            <w:r w:rsidRPr="0012012C">
              <w:rPr>
                <w:rFonts w:cstheme="minorHAnsi"/>
                <w:szCs w:val="20"/>
              </w:rPr>
              <w:t>Instrument identifier</w:t>
            </w:r>
          </w:p>
        </w:tc>
      </w:tr>
      <w:tr w:rsidR="0042274E" w:rsidRPr="00754E31" w14:paraId="3C344045"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4B55B36A" w14:textId="77777777" w:rsidR="0042274E" w:rsidRPr="00065BAC" w:rsidRDefault="0042274E" w:rsidP="00D96643">
            <w:pPr>
              <w:spacing w:before="60" w:after="60"/>
              <w:rPr>
                <w:rFonts w:cstheme="minorHAnsi"/>
                <w:szCs w:val="20"/>
              </w:rPr>
            </w:pPr>
            <w:r>
              <w:rPr>
                <w:rFonts w:cstheme="minorHAnsi"/>
                <w:szCs w:val="20"/>
              </w:rPr>
              <w:t>Side</w:t>
            </w:r>
          </w:p>
        </w:tc>
        <w:tc>
          <w:tcPr>
            <w:tcW w:w="3746" w:type="pct"/>
            <w:shd w:val="clear" w:color="auto" w:fill="F2F2F2" w:themeFill="background1" w:themeFillShade="F2"/>
          </w:tcPr>
          <w:p w14:paraId="31D0D85E" w14:textId="77777777" w:rsidR="0042274E" w:rsidRDefault="0042274E" w:rsidP="00D96643">
            <w:pPr>
              <w:spacing w:before="60" w:after="60"/>
              <w:rPr>
                <w:rFonts w:eastAsia="Calibri" w:cstheme="minorHAnsi"/>
                <w:szCs w:val="20"/>
                <w:lang w:val="en-GB"/>
              </w:rPr>
            </w:pPr>
            <w:r>
              <w:rPr>
                <w:rFonts w:eastAsia="Calibri" w:cstheme="minorHAnsi"/>
                <w:szCs w:val="20"/>
                <w:lang w:val="en-GB"/>
              </w:rPr>
              <w:t>Side of the order</w:t>
            </w:r>
          </w:p>
          <w:p w14:paraId="34094AB1" w14:textId="77777777" w:rsidR="0042274E" w:rsidRDefault="0042274E" w:rsidP="00D96643">
            <w:pPr>
              <w:pStyle w:val="ListParagraph"/>
              <w:numPr>
                <w:ilvl w:val="0"/>
                <w:numId w:val="21"/>
              </w:numPr>
              <w:spacing w:before="60" w:after="60"/>
              <w:rPr>
                <w:rFonts w:eastAsiaTheme="minorHAnsi" w:cstheme="minorHAnsi"/>
                <w:szCs w:val="20"/>
                <w:lang w:val="en-GB"/>
              </w:rPr>
            </w:pPr>
            <w:r>
              <w:rPr>
                <w:rFonts w:eastAsiaTheme="minorHAnsi" w:cstheme="minorHAnsi"/>
                <w:szCs w:val="20"/>
                <w:lang w:val="en-GB"/>
              </w:rPr>
              <w:t>1 = Buy</w:t>
            </w:r>
          </w:p>
          <w:p w14:paraId="63833926" w14:textId="77777777" w:rsidR="0042274E" w:rsidRPr="004476B5" w:rsidRDefault="0042274E" w:rsidP="00D96643">
            <w:pPr>
              <w:pStyle w:val="ListParagraph"/>
              <w:numPr>
                <w:ilvl w:val="0"/>
                <w:numId w:val="21"/>
              </w:numPr>
              <w:spacing w:before="60" w:after="60"/>
              <w:rPr>
                <w:rFonts w:eastAsiaTheme="minorHAnsi" w:cstheme="minorHAnsi"/>
                <w:szCs w:val="20"/>
                <w:lang w:val="en-GB"/>
              </w:rPr>
            </w:pPr>
            <w:r>
              <w:rPr>
                <w:rFonts w:eastAsiaTheme="minorHAnsi" w:cstheme="minorHAnsi"/>
                <w:szCs w:val="20"/>
                <w:lang w:val="en-GB"/>
              </w:rPr>
              <w:t>2 = Sell</w:t>
            </w:r>
          </w:p>
        </w:tc>
      </w:tr>
      <w:tr w:rsidR="0042274E" w:rsidRPr="007452A6" w14:paraId="4934D5CF"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3B926C43" w14:textId="77777777" w:rsidR="0042274E" w:rsidRPr="007452A6" w:rsidRDefault="0042274E" w:rsidP="00D96643">
            <w:pPr>
              <w:spacing w:before="60" w:after="60"/>
              <w:rPr>
                <w:rFonts w:cstheme="minorHAnsi"/>
                <w:szCs w:val="20"/>
                <w:lang w:val="en-GB"/>
              </w:rPr>
            </w:pPr>
            <w:r w:rsidRPr="007452A6">
              <w:rPr>
                <w:rFonts w:cstheme="minorHAnsi"/>
                <w:szCs w:val="20"/>
              </w:rPr>
              <w:t>Execution Qty</w:t>
            </w:r>
          </w:p>
        </w:tc>
        <w:tc>
          <w:tcPr>
            <w:tcW w:w="3746" w:type="pct"/>
            <w:shd w:val="clear" w:color="auto" w:fill="F2F2F2" w:themeFill="background1" w:themeFillShade="F2"/>
          </w:tcPr>
          <w:p w14:paraId="7B500DF8" w14:textId="77777777" w:rsidR="0042274E" w:rsidRPr="007452A6" w:rsidRDefault="0042274E" w:rsidP="00D96643">
            <w:pPr>
              <w:spacing w:before="60" w:after="60"/>
              <w:rPr>
                <w:rFonts w:cstheme="minorHAnsi"/>
                <w:szCs w:val="20"/>
              </w:rPr>
            </w:pPr>
            <w:r w:rsidRPr="007452A6">
              <w:rPr>
                <w:rFonts w:cstheme="minorHAnsi"/>
                <w:szCs w:val="20"/>
              </w:rPr>
              <w:t>Execution quantity</w:t>
            </w:r>
          </w:p>
        </w:tc>
      </w:tr>
      <w:tr w:rsidR="0042274E" w:rsidRPr="007452A6" w14:paraId="1A0B117B"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0AFB43A3" w14:textId="77777777" w:rsidR="0042274E" w:rsidRPr="007452A6" w:rsidRDefault="0042274E" w:rsidP="00D96643">
            <w:pPr>
              <w:spacing w:before="60" w:after="60"/>
              <w:rPr>
                <w:rFonts w:cstheme="minorHAnsi"/>
                <w:szCs w:val="20"/>
                <w:lang w:val="en-GB"/>
              </w:rPr>
            </w:pPr>
            <w:r w:rsidRPr="007452A6">
              <w:rPr>
                <w:rFonts w:cstheme="minorHAnsi"/>
                <w:szCs w:val="20"/>
              </w:rPr>
              <w:t>Execution Price</w:t>
            </w:r>
          </w:p>
        </w:tc>
        <w:tc>
          <w:tcPr>
            <w:tcW w:w="3746" w:type="pct"/>
            <w:shd w:val="clear" w:color="auto" w:fill="F2F2F2" w:themeFill="background1" w:themeFillShade="F2"/>
          </w:tcPr>
          <w:p w14:paraId="645E8B18" w14:textId="77777777" w:rsidR="0042274E" w:rsidRPr="007452A6" w:rsidRDefault="0042274E" w:rsidP="00D96643">
            <w:pPr>
              <w:spacing w:before="60" w:after="60"/>
              <w:rPr>
                <w:rFonts w:cstheme="minorHAnsi"/>
                <w:szCs w:val="20"/>
              </w:rPr>
            </w:pPr>
            <w:r w:rsidRPr="007452A6">
              <w:rPr>
                <w:rFonts w:cstheme="minorHAnsi"/>
                <w:szCs w:val="20"/>
              </w:rPr>
              <w:t>Execution Price</w:t>
            </w:r>
          </w:p>
        </w:tc>
      </w:tr>
      <w:tr w:rsidR="0042274E" w:rsidRPr="007452A6" w14:paraId="2EF621C6"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35AA5587" w14:textId="77777777" w:rsidR="0042274E" w:rsidRPr="007452A6" w:rsidRDefault="0042274E" w:rsidP="00D96643">
            <w:pPr>
              <w:spacing w:before="60" w:after="60"/>
              <w:rPr>
                <w:rFonts w:cstheme="minorHAnsi"/>
                <w:szCs w:val="20"/>
              </w:rPr>
            </w:pPr>
            <w:r>
              <w:rPr>
                <w:rFonts w:cstheme="minorHAnsi"/>
                <w:szCs w:val="20"/>
              </w:rPr>
              <w:t>Claim Time</w:t>
            </w:r>
          </w:p>
        </w:tc>
        <w:tc>
          <w:tcPr>
            <w:tcW w:w="3746" w:type="pct"/>
            <w:shd w:val="clear" w:color="auto" w:fill="F2F2F2" w:themeFill="background1" w:themeFillShade="F2"/>
          </w:tcPr>
          <w:p w14:paraId="629FFE92" w14:textId="77777777" w:rsidR="0042274E" w:rsidRPr="007452A6" w:rsidRDefault="0042274E" w:rsidP="00D96643">
            <w:pPr>
              <w:spacing w:before="60" w:after="60"/>
              <w:rPr>
                <w:rFonts w:cstheme="minorHAnsi"/>
                <w:szCs w:val="20"/>
              </w:rPr>
            </w:pPr>
            <w:r w:rsidRPr="00550F4A">
              <w:rPr>
                <w:rFonts w:cstheme="minorHAnsi"/>
                <w:szCs w:val="20"/>
              </w:rPr>
              <w:t xml:space="preserve">Time of the </w:t>
            </w:r>
            <w:r>
              <w:rPr>
                <w:rFonts w:cstheme="minorHAnsi"/>
                <w:szCs w:val="20"/>
              </w:rPr>
              <w:t>c</w:t>
            </w:r>
            <w:r w:rsidRPr="00550F4A">
              <w:rPr>
                <w:rFonts w:cstheme="minorHAnsi"/>
                <w:szCs w:val="20"/>
              </w:rPr>
              <w:t>laim</w:t>
            </w:r>
            <w:r>
              <w:rPr>
                <w:rFonts w:cstheme="minorHAnsi"/>
                <w:szCs w:val="20"/>
              </w:rPr>
              <w:t>, must be less than the current system clock.</w:t>
            </w:r>
          </w:p>
        </w:tc>
      </w:tr>
      <w:tr w:rsidR="0042274E" w:rsidRPr="007452A6" w14:paraId="73F6E073"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337A70A3" w14:textId="77777777" w:rsidR="0042274E" w:rsidRDefault="0042274E" w:rsidP="00D96643">
            <w:pPr>
              <w:spacing w:before="60" w:after="60"/>
              <w:rPr>
                <w:rFonts w:cstheme="minorHAnsi"/>
                <w:szCs w:val="20"/>
              </w:rPr>
            </w:pPr>
            <w:r>
              <w:rPr>
                <w:rFonts w:cstheme="minorHAnsi"/>
                <w:szCs w:val="20"/>
              </w:rPr>
              <w:t>Claim Reason</w:t>
            </w:r>
          </w:p>
        </w:tc>
        <w:tc>
          <w:tcPr>
            <w:tcW w:w="3746" w:type="pct"/>
            <w:shd w:val="clear" w:color="auto" w:fill="F2F2F2" w:themeFill="background1" w:themeFillShade="F2"/>
          </w:tcPr>
          <w:p w14:paraId="7B3FF088" w14:textId="77777777" w:rsidR="0042274E" w:rsidRDefault="0042274E" w:rsidP="00D96643">
            <w:pPr>
              <w:spacing w:before="60" w:after="60"/>
              <w:rPr>
                <w:rFonts w:cstheme="minorHAnsi"/>
                <w:szCs w:val="20"/>
              </w:rPr>
            </w:pPr>
            <w:r>
              <w:rPr>
                <w:rFonts w:cstheme="minorHAnsi"/>
                <w:szCs w:val="20"/>
              </w:rPr>
              <w:t>Reason of the claim:</w:t>
            </w:r>
          </w:p>
          <w:p w14:paraId="5EFB9102" w14:textId="77777777" w:rsidR="0042274E" w:rsidRPr="00B27533" w:rsidRDefault="0042274E" w:rsidP="00D96643">
            <w:pPr>
              <w:pStyle w:val="ListParagraph"/>
              <w:numPr>
                <w:ilvl w:val="0"/>
                <w:numId w:val="160"/>
              </w:numPr>
              <w:spacing w:before="60" w:after="60"/>
              <w:rPr>
                <w:rFonts w:cstheme="minorHAnsi"/>
                <w:szCs w:val="20"/>
              </w:rPr>
            </w:pPr>
            <w:r>
              <w:rPr>
                <w:rFonts w:cstheme="minorHAnsi"/>
                <w:szCs w:val="20"/>
              </w:rPr>
              <w:t xml:space="preserve">1 = </w:t>
            </w:r>
            <w:r w:rsidRPr="00B27533">
              <w:rPr>
                <w:rFonts w:cstheme="minorHAnsi"/>
                <w:szCs w:val="20"/>
              </w:rPr>
              <w:t>Erroneous</w:t>
            </w:r>
            <w:r>
              <w:rPr>
                <w:rFonts w:cstheme="minorHAnsi"/>
                <w:szCs w:val="20"/>
              </w:rPr>
              <w:t xml:space="preserve"> trade</w:t>
            </w:r>
          </w:p>
        </w:tc>
      </w:tr>
      <w:tr w:rsidR="0042274E" w:rsidRPr="007452A6" w14:paraId="4517E28E"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610D9D1A" w14:textId="77777777" w:rsidR="0042274E" w:rsidRDefault="0042274E" w:rsidP="00D96643">
            <w:pPr>
              <w:spacing w:before="60" w:after="60"/>
              <w:rPr>
                <w:rFonts w:cstheme="minorHAnsi"/>
                <w:szCs w:val="20"/>
              </w:rPr>
            </w:pPr>
            <w:r>
              <w:rPr>
                <w:rFonts w:cstheme="minorHAnsi"/>
                <w:szCs w:val="20"/>
              </w:rPr>
              <w:t>Error Trade Claim Status</w:t>
            </w:r>
          </w:p>
        </w:tc>
        <w:tc>
          <w:tcPr>
            <w:tcW w:w="3746" w:type="pct"/>
            <w:shd w:val="clear" w:color="auto" w:fill="F2F2F2" w:themeFill="background1" w:themeFillShade="F2"/>
          </w:tcPr>
          <w:p w14:paraId="6250DC10" w14:textId="77777777" w:rsidR="0042274E" w:rsidRDefault="0042274E" w:rsidP="00D96643">
            <w:pPr>
              <w:spacing w:before="60" w:after="60"/>
              <w:rPr>
                <w:rFonts w:cstheme="minorHAnsi"/>
                <w:szCs w:val="20"/>
              </w:rPr>
            </w:pPr>
            <w:r>
              <w:rPr>
                <w:rFonts w:cstheme="minorHAnsi"/>
                <w:szCs w:val="20"/>
              </w:rPr>
              <w:t xml:space="preserve">The final status of the </w:t>
            </w:r>
            <w:r>
              <w:t>error trade claim:</w:t>
            </w:r>
          </w:p>
          <w:p w14:paraId="5317480C" w14:textId="77777777" w:rsidR="0042274E" w:rsidRDefault="0042274E" w:rsidP="00D96643">
            <w:pPr>
              <w:pStyle w:val="ListParagraph"/>
              <w:numPr>
                <w:ilvl w:val="0"/>
                <w:numId w:val="160"/>
              </w:numPr>
              <w:spacing w:before="60" w:after="60"/>
              <w:rPr>
                <w:rFonts w:cstheme="minorHAnsi"/>
                <w:szCs w:val="20"/>
              </w:rPr>
            </w:pPr>
            <w:r>
              <w:rPr>
                <w:rFonts w:cstheme="minorHAnsi"/>
                <w:szCs w:val="20"/>
              </w:rPr>
              <w:t>1 = Rejected</w:t>
            </w:r>
          </w:p>
          <w:p w14:paraId="3F33E653" w14:textId="25037AC7" w:rsidR="0042274E" w:rsidRPr="00B27533" w:rsidRDefault="00466407" w:rsidP="00D96643">
            <w:pPr>
              <w:pStyle w:val="ListParagraph"/>
              <w:numPr>
                <w:ilvl w:val="0"/>
                <w:numId w:val="160"/>
              </w:numPr>
              <w:spacing w:before="60" w:after="60"/>
              <w:rPr>
                <w:rFonts w:cstheme="minorHAnsi"/>
                <w:szCs w:val="20"/>
              </w:rPr>
            </w:pPr>
            <w:r>
              <w:rPr>
                <w:rFonts w:cstheme="minorHAnsi"/>
                <w:szCs w:val="20"/>
              </w:rPr>
              <w:t>3</w:t>
            </w:r>
            <w:r w:rsidR="0042274E">
              <w:rPr>
                <w:rFonts w:cstheme="minorHAnsi"/>
                <w:szCs w:val="20"/>
              </w:rPr>
              <w:t xml:space="preserve"> = Accepted</w:t>
            </w:r>
          </w:p>
        </w:tc>
      </w:tr>
      <w:tr w:rsidR="0042274E" w:rsidRPr="00754E31" w14:paraId="16097619"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405B4AB6" w14:textId="77777777" w:rsidR="0042274E" w:rsidRPr="000A56C1" w:rsidRDefault="0042274E" w:rsidP="00D96643">
            <w:pPr>
              <w:spacing w:before="60" w:after="60"/>
              <w:rPr>
                <w:rFonts w:cstheme="minorHAnsi"/>
                <w:szCs w:val="20"/>
                <w:lang w:val="en-GB"/>
              </w:rPr>
            </w:pPr>
            <w:r>
              <w:rPr>
                <w:rFonts w:cstheme="minorHAnsi"/>
                <w:szCs w:val="20"/>
              </w:rPr>
              <w:t>Error Trade Claim Reject Reason</w:t>
            </w:r>
          </w:p>
        </w:tc>
        <w:tc>
          <w:tcPr>
            <w:tcW w:w="3746" w:type="pct"/>
            <w:shd w:val="clear" w:color="auto" w:fill="F2F2F2" w:themeFill="background1" w:themeFillShade="F2"/>
          </w:tcPr>
          <w:p w14:paraId="0FC51028" w14:textId="29D31378" w:rsidR="0042274E" w:rsidRPr="00F71B20" w:rsidRDefault="006D6D4E" w:rsidP="00D96643">
            <w:pPr>
              <w:spacing w:before="60" w:after="60"/>
              <w:rPr>
                <w:rFonts w:cstheme="minorHAnsi"/>
                <w:szCs w:val="20"/>
              </w:rPr>
            </w:pPr>
            <w:r w:rsidRPr="004228E8">
              <w:rPr>
                <w:rFonts w:cstheme="minorHAnsi"/>
                <w:szCs w:val="20"/>
              </w:rPr>
              <w:t xml:space="preserve">Carries the reject reason code if </w:t>
            </w:r>
            <w:r>
              <w:rPr>
                <w:rFonts w:cstheme="minorHAnsi"/>
                <w:szCs w:val="20"/>
              </w:rPr>
              <w:t>Error Trade Claim Status = 1 (Rejected)</w:t>
            </w:r>
            <w:r w:rsidRPr="004228E8">
              <w:rPr>
                <w:rFonts w:cstheme="minorHAnsi"/>
                <w:szCs w:val="20"/>
              </w:rPr>
              <w:t>; otherwise, it is 0 (Unused).</w:t>
            </w:r>
          </w:p>
        </w:tc>
      </w:tr>
    </w:tbl>
    <w:p w14:paraId="04044CF7" w14:textId="77777777" w:rsidR="0042274E" w:rsidRDefault="0042274E" w:rsidP="0042274E">
      <w:pPr>
        <w:spacing w:before="120"/>
        <w:jc w:val="both"/>
        <w:rPr>
          <w:rFonts w:cstheme="minorHAnsi"/>
          <w:sz w:val="22"/>
          <w:szCs w:val="22"/>
        </w:rPr>
      </w:pPr>
      <w:r>
        <w:rPr>
          <w:rFonts w:cstheme="minorHAnsi"/>
          <w:sz w:val="22"/>
          <w:szCs w:val="22"/>
        </w:rPr>
        <w:t>Optional Fields:</w:t>
      </w:r>
    </w:p>
    <w:p w14:paraId="340955D4" w14:textId="77777777" w:rsidR="0042274E" w:rsidRDefault="0042274E" w:rsidP="0042274E">
      <w:pPr>
        <w:spacing w:before="120"/>
        <w:jc w:val="both"/>
        <w:rPr>
          <w:rFonts w:cstheme="minorHAnsi"/>
          <w:sz w:val="22"/>
          <w:szCs w:val="22"/>
        </w:rPr>
      </w:pPr>
      <w:r>
        <w:rPr>
          <w:rFonts w:cstheme="minorHAnsi"/>
          <w:sz w:val="22"/>
          <w:szCs w:val="22"/>
        </w:rPr>
        <w:t>There is no optional field for this message.</w:t>
      </w:r>
    </w:p>
    <w:p w14:paraId="652E8566" w14:textId="77777777" w:rsidR="0042274E" w:rsidRDefault="0042274E" w:rsidP="0042274E">
      <w:pPr>
        <w:pStyle w:val="NormalNGMDS"/>
        <w:ind w:left="0"/>
        <w:rPr>
          <w:rFonts w:asciiTheme="minorHAnsi" w:hAnsiTheme="minorHAnsi" w:cstheme="minorHAnsi"/>
          <w:szCs w:val="22"/>
          <w:lang w:val="en-US"/>
        </w:rPr>
      </w:pPr>
    </w:p>
    <w:p w14:paraId="44C07CA9" w14:textId="77777777" w:rsidR="0042274E" w:rsidRDefault="0042274E" w:rsidP="0042274E">
      <w:pPr>
        <w:pStyle w:val="Heading3"/>
      </w:pPr>
      <w:bookmarkStart w:id="804" w:name="_Toc170578952"/>
      <w:r>
        <w:lastRenderedPageBreak/>
        <w:t>Trade Cancelled (88)</w:t>
      </w:r>
      <w:bookmarkEnd w:id="804"/>
    </w:p>
    <w:p w14:paraId="277B3ABC" w14:textId="77777777" w:rsidR="0042274E" w:rsidRDefault="0042274E" w:rsidP="0042274E">
      <w:pPr>
        <w:pStyle w:val="NormalNGMDS"/>
        <w:spacing w:after="120"/>
        <w:ind w:left="0"/>
      </w:pPr>
      <w:r w:rsidRPr="00DC147C">
        <w:t xml:space="preserve">The gateway sends this message to convey the </w:t>
      </w:r>
      <w:r>
        <w:t xml:space="preserve">trade has been cancelled </w:t>
      </w:r>
      <w:r w:rsidRPr="00DC147C">
        <w:t>by HKEX</w:t>
      </w:r>
      <w:r>
        <w:t xml:space="preserve"> (e.g. due to an error trade filing or other reason)</w:t>
      </w:r>
    </w:p>
    <w:tbl>
      <w:tblPr>
        <w:tblW w:w="4995"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890"/>
        <w:gridCol w:w="7110"/>
      </w:tblGrid>
      <w:tr w:rsidR="0042274E" w:rsidRPr="003C47FD" w14:paraId="1EB67DD4" w14:textId="77777777" w:rsidTr="00811197">
        <w:trPr>
          <w:trHeight w:val="300"/>
        </w:trPr>
        <w:tc>
          <w:tcPr>
            <w:tcW w:w="1050" w:type="pct"/>
            <w:shd w:val="clear" w:color="auto" w:fill="C6D9F1" w:themeFill="text2" w:themeFillTint="33"/>
            <w:noWrap/>
          </w:tcPr>
          <w:p w14:paraId="3D8901E2" w14:textId="77777777" w:rsidR="0042274E" w:rsidRPr="001161AF" w:rsidRDefault="0042274E" w:rsidP="00D96643">
            <w:pPr>
              <w:pStyle w:val="Tablehead"/>
              <w:spacing w:after="0"/>
              <w:rPr>
                <w:rFonts w:cstheme="minorHAnsi"/>
                <w:lang w:val="en-GB"/>
              </w:rPr>
            </w:pPr>
            <w:r>
              <w:rPr>
                <w:rFonts w:cstheme="minorHAnsi"/>
                <w:lang w:val="en-GB"/>
              </w:rPr>
              <w:t>Field Name</w:t>
            </w:r>
          </w:p>
        </w:tc>
        <w:tc>
          <w:tcPr>
            <w:tcW w:w="3950" w:type="pct"/>
            <w:shd w:val="clear" w:color="auto" w:fill="C6D9F1" w:themeFill="text2" w:themeFillTint="33"/>
          </w:tcPr>
          <w:p w14:paraId="4C1A0ECC"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452A6" w14:paraId="4F276232" w14:textId="77777777" w:rsidTr="00811197">
        <w:tblPrEx>
          <w:tblLook w:val="01E0" w:firstRow="1" w:lastRow="1" w:firstColumn="1" w:lastColumn="1" w:noHBand="0" w:noVBand="0"/>
        </w:tblPrEx>
        <w:trPr>
          <w:cantSplit/>
          <w:trHeight w:val="343"/>
        </w:trPr>
        <w:tc>
          <w:tcPr>
            <w:tcW w:w="1050" w:type="pct"/>
            <w:shd w:val="clear" w:color="auto" w:fill="F2F2F2" w:themeFill="background1" w:themeFillShade="F2"/>
          </w:tcPr>
          <w:p w14:paraId="5A060010" w14:textId="77777777" w:rsidR="0042274E" w:rsidRPr="007452A6" w:rsidRDefault="0042274E" w:rsidP="00D96643">
            <w:pPr>
              <w:spacing w:before="60" w:after="60"/>
              <w:rPr>
                <w:rFonts w:cstheme="minorHAnsi"/>
                <w:szCs w:val="20"/>
                <w:lang w:val="en-GB"/>
              </w:rPr>
            </w:pPr>
            <w:r w:rsidRPr="007452A6">
              <w:rPr>
                <w:rFonts w:cstheme="minorHAnsi"/>
                <w:szCs w:val="20"/>
              </w:rPr>
              <w:t>Trade ID</w:t>
            </w:r>
          </w:p>
        </w:tc>
        <w:tc>
          <w:tcPr>
            <w:tcW w:w="3950" w:type="pct"/>
            <w:shd w:val="clear" w:color="auto" w:fill="F2F2F2" w:themeFill="background1" w:themeFillShade="F2"/>
          </w:tcPr>
          <w:p w14:paraId="333D3BAE" w14:textId="77777777" w:rsidR="0042274E" w:rsidRPr="007452A6" w:rsidRDefault="0042274E" w:rsidP="00D96643">
            <w:pPr>
              <w:spacing w:before="60" w:after="60"/>
              <w:rPr>
                <w:rFonts w:cstheme="minorHAnsi"/>
                <w:szCs w:val="20"/>
              </w:rPr>
            </w:pPr>
            <w:r>
              <w:rPr>
                <w:rFonts w:cstheme="minorHAnsi"/>
                <w:szCs w:val="20"/>
              </w:rPr>
              <w:t xml:space="preserve">The </w:t>
            </w:r>
            <w:r w:rsidRPr="00F71B20">
              <w:rPr>
                <w:rFonts w:cstheme="minorHAnsi"/>
                <w:szCs w:val="20"/>
              </w:rPr>
              <w:t xml:space="preserve">identifier </w:t>
            </w:r>
            <w:r>
              <w:rPr>
                <w:rFonts w:cstheme="minorHAnsi"/>
                <w:szCs w:val="20"/>
              </w:rPr>
              <w:t>of the trade to be filed.</w:t>
            </w:r>
          </w:p>
        </w:tc>
      </w:tr>
      <w:tr w:rsidR="0042274E" w:rsidRPr="007452A6" w14:paraId="2B04E07C" w14:textId="77777777" w:rsidTr="00811197">
        <w:tblPrEx>
          <w:tblLook w:val="01E0" w:firstRow="1" w:lastRow="1" w:firstColumn="1" w:lastColumn="1" w:noHBand="0" w:noVBand="0"/>
        </w:tblPrEx>
        <w:trPr>
          <w:cantSplit/>
          <w:trHeight w:val="343"/>
        </w:trPr>
        <w:tc>
          <w:tcPr>
            <w:tcW w:w="1050" w:type="pct"/>
            <w:shd w:val="clear" w:color="auto" w:fill="F2F2F2" w:themeFill="background1" w:themeFillShade="F2"/>
          </w:tcPr>
          <w:p w14:paraId="34EEE5CA" w14:textId="77777777" w:rsidR="0042274E" w:rsidRPr="007452A6" w:rsidRDefault="0042274E" w:rsidP="00D96643">
            <w:pPr>
              <w:spacing w:before="60" w:after="60"/>
              <w:rPr>
                <w:rFonts w:cstheme="minorHAnsi"/>
                <w:szCs w:val="20"/>
                <w:lang w:val="en-GB"/>
              </w:rPr>
            </w:pPr>
            <w:r w:rsidRPr="007452A6">
              <w:rPr>
                <w:rFonts w:cstheme="minorHAnsi"/>
                <w:szCs w:val="20"/>
              </w:rPr>
              <w:t>Trade Date</w:t>
            </w:r>
          </w:p>
        </w:tc>
        <w:tc>
          <w:tcPr>
            <w:tcW w:w="3950" w:type="pct"/>
            <w:shd w:val="clear" w:color="auto" w:fill="F2F2F2" w:themeFill="background1" w:themeFillShade="F2"/>
          </w:tcPr>
          <w:p w14:paraId="4BF2571D" w14:textId="77777777" w:rsidR="0042274E" w:rsidRPr="007452A6" w:rsidRDefault="0042274E" w:rsidP="00D96643">
            <w:pPr>
              <w:spacing w:before="60" w:after="60"/>
              <w:rPr>
                <w:rFonts w:cstheme="minorHAnsi"/>
                <w:szCs w:val="20"/>
              </w:rPr>
            </w:pPr>
            <w:r>
              <w:rPr>
                <w:rFonts w:cstheme="minorHAnsi"/>
                <w:szCs w:val="20"/>
              </w:rPr>
              <w:t>Indicates the date of trading.</w:t>
            </w:r>
          </w:p>
        </w:tc>
      </w:tr>
      <w:tr w:rsidR="0042274E" w:rsidRPr="00754E31" w14:paraId="7CDC222D" w14:textId="77777777" w:rsidTr="00811197">
        <w:tblPrEx>
          <w:tblLook w:val="01E0" w:firstRow="1" w:lastRow="1" w:firstColumn="1" w:lastColumn="1" w:noHBand="0" w:noVBand="0"/>
        </w:tblPrEx>
        <w:trPr>
          <w:cantSplit/>
          <w:trHeight w:val="343"/>
        </w:trPr>
        <w:tc>
          <w:tcPr>
            <w:tcW w:w="1050" w:type="pct"/>
            <w:shd w:val="clear" w:color="auto" w:fill="F2F2F2" w:themeFill="background1" w:themeFillShade="F2"/>
          </w:tcPr>
          <w:p w14:paraId="7524AC91" w14:textId="77777777" w:rsidR="0042274E" w:rsidRDefault="0042274E" w:rsidP="00D96643">
            <w:pPr>
              <w:spacing w:before="60" w:after="60"/>
              <w:rPr>
                <w:rFonts w:cstheme="minorHAnsi"/>
                <w:szCs w:val="20"/>
              </w:rPr>
            </w:pPr>
            <w:r>
              <w:rPr>
                <w:rFonts w:cstheme="minorHAnsi"/>
                <w:szCs w:val="20"/>
              </w:rPr>
              <w:t>Transact Time</w:t>
            </w:r>
          </w:p>
        </w:tc>
        <w:tc>
          <w:tcPr>
            <w:tcW w:w="3950" w:type="pct"/>
            <w:shd w:val="clear" w:color="auto" w:fill="F2F2F2" w:themeFill="background1" w:themeFillShade="F2"/>
          </w:tcPr>
          <w:p w14:paraId="1AFD275F" w14:textId="77777777" w:rsidR="0042274E" w:rsidRDefault="0042274E" w:rsidP="00D96643">
            <w:pPr>
              <w:spacing w:before="60" w:after="60"/>
              <w:rPr>
                <w:rFonts w:eastAsia="Calibri" w:cstheme="minorHAnsi"/>
                <w:szCs w:val="20"/>
              </w:rPr>
            </w:pPr>
            <w:r w:rsidRPr="00486712">
              <w:rPr>
                <w:rFonts w:eastAsia="Calibri" w:cstheme="minorHAnsi"/>
                <w:szCs w:val="20"/>
              </w:rPr>
              <w:t xml:space="preserve">The time at which the </w:t>
            </w:r>
            <w:r>
              <w:rPr>
                <w:rFonts w:eastAsia="Calibri" w:cstheme="minorHAnsi"/>
                <w:szCs w:val="20"/>
              </w:rPr>
              <w:t>message is generated</w:t>
            </w:r>
            <w:r w:rsidRPr="00486712">
              <w:rPr>
                <w:rFonts w:eastAsia="Calibri" w:cstheme="minorHAnsi"/>
                <w:szCs w:val="20"/>
              </w:rPr>
              <w:t>.</w:t>
            </w:r>
          </w:p>
        </w:tc>
      </w:tr>
      <w:tr w:rsidR="0042274E" w:rsidRPr="00754E31" w14:paraId="12BA3DC0" w14:textId="77777777" w:rsidTr="00811197">
        <w:tblPrEx>
          <w:tblLook w:val="01E0" w:firstRow="1" w:lastRow="1" w:firstColumn="1" w:lastColumn="1" w:noHBand="0" w:noVBand="0"/>
        </w:tblPrEx>
        <w:trPr>
          <w:cantSplit/>
          <w:trHeight w:val="343"/>
        </w:trPr>
        <w:tc>
          <w:tcPr>
            <w:tcW w:w="1050" w:type="pct"/>
            <w:shd w:val="clear" w:color="auto" w:fill="F2F2F2" w:themeFill="background1" w:themeFillShade="F2"/>
          </w:tcPr>
          <w:p w14:paraId="2418212B" w14:textId="77777777" w:rsidR="0042274E" w:rsidRPr="00065BAC" w:rsidRDefault="0042274E" w:rsidP="00D96643">
            <w:pPr>
              <w:spacing w:before="60" w:after="60"/>
              <w:rPr>
                <w:rFonts w:cstheme="minorHAnsi"/>
                <w:szCs w:val="20"/>
              </w:rPr>
            </w:pPr>
            <w:r w:rsidRPr="0012012C">
              <w:rPr>
                <w:rFonts w:cstheme="minorHAnsi"/>
                <w:szCs w:val="20"/>
              </w:rPr>
              <w:t>Security ID</w:t>
            </w:r>
          </w:p>
        </w:tc>
        <w:tc>
          <w:tcPr>
            <w:tcW w:w="3950" w:type="pct"/>
            <w:shd w:val="clear" w:color="auto" w:fill="F2F2F2" w:themeFill="background1" w:themeFillShade="F2"/>
          </w:tcPr>
          <w:p w14:paraId="4CBD3C2C" w14:textId="77777777" w:rsidR="0042274E" w:rsidRPr="00065BAC" w:rsidRDefault="0042274E" w:rsidP="00D96643">
            <w:pPr>
              <w:spacing w:before="60" w:after="60"/>
              <w:rPr>
                <w:rFonts w:cstheme="minorHAnsi"/>
                <w:szCs w:val="20"/>
              </w:rPr>
            </w:pPr>
            <w:r w:rsidRPr="0012012C">
              <w:rPr>
                <w:rFonts w:cstheme="minorHAnsi"/>
                <w:szCs w:val="20"/>
              </w:rPr>
              <w:t>Instrument identifier</w:t>
            </w:r>
          </w:p>
        </w:tc>
      </w:tr>
      <w:tr w:rsidR="0042274E" w:rsidRPr="00754E31" w14:paraId="4931E270" w14:textId="77777777" w:rsidTr="00811197">
        <w:tblPrEx>
          <w:tblLook w:val="01E0" w:firstRow="1" w:lastRow="1" w:firstColumn="1" w:lastColumn="1" w:noHBand="0" w:noVBand="0"/>
        </w:tblPrEx>
        <w:trPr>
          <w:cantSplit/>
          <w:trHeight w:val="343"/>
        </w:trPr>
        <w:tc>
          <w:tcPr>
            <w:tcW w:w="1050" w:type="pct"/>
            <w:shd w:val="clear" w:color="auto" w:fill="F2F2F2" w:themeFill="background1" w:themeFillShade="F2"/>
          </w:tcPr>
          <w:p w14:paraId="0DDFB975" w14:textId="77777777" w:rsidR="0042274E" w:rsidRPr="00065BAC" w:rsidRDefault="0042274E" w:rsidP="00D96643">
            <w:pPr>
              <w:spacing w:before="60" w:after="60"/>
              <w:rPr>
                <w:rFonts w:cstheme="minorHAnsi"/>
                <w:szCs w:val="20"/>
              </w:rPr>
            </w:pPr>
            <w:r>
              <w:rPr>
                <w:rFonts w:cstheme="minorHAnsi"/>
                <w:szCs w:val="20"/>
              </w:rPr>
              <w:t>Side</w:t>
            </w:r>
          </w:p>
        </w:tc>
        <w:tc>
          <w:tcPr>
            <w:tcW w:w="3950" w:type="pct"/>
            <w:shd w:val="clear" w:color="auto" w:fill="F2F2F2" w:themeFill="background1" w:themeFillShade="F2"/>
          </w:tcPr>
          <w:p w14:paraId="5ADA74A6" w14:textId="77777777" w:rsidR="0042274E" w:rsidRDefault="0042274E" w:rsidP="00D96643">
            <w:pPr>
              <w:spacing w:before="60" w:after="60"/>
              <w:rPr>
                <w:rFonts w:eastAsia="Calibri" w:cstheme="minorHAnsi"/>
                <w:szCs w:val="20"/>
                <w:lang w:val="en-GB"/>
              </w:rPr>
            </w:pPr>
            <w:r>
              <w:rPr>
                <w:rFonts w:eastAsia="Calibri" w:cstheme="minorHAnsi"/>
                <w:szCs w:val="20"/>
                <w:lang w:val="en-GB"/>
              </w:rPr>
              <w:t>Side of the order</w:t>
            </w:r>
          </w:p>
          <w:p w14:paraId="09B9F886" w14:textId="77777777" w:rsidR="0042274E" w:rsidRDefault="0042274E" w:rsidP="00D96643">
            <w:pPr>
              <w:pStyle w:val="ListParagraph"/>
              <w:numPr>
                <w:ilvl w:val="0"/>
                <w:numId w:val="21"/>
              </w:numPr>
              <w:spacing w:before="60" w:after="60"/>
              <w:rPr>
                <w:rFonts w:eastAsiaTheme="minorHAnsi" w:cstheme="minorHAnsi"/>
                <w:szCs w:val="20"/>
                <w:lang w:val="en-GB"/>
              </w:rPr>
            </w:pPr>
            <w:r>
              <w:rPr>
                <w:rFonts w:eastAsiaTheme="minorHAnsi" w:cstheme="minorHAnsi"/>
                <w:szCs w:val="20"/>
                <w:lang w:val="en-GB"/>
              </w:rPr>
              <w:t>1 = Buy</w:t>
            </w:r>
          </w:p>
          <w:p w14:paraId="3E7FD597" w14:textId="77777777" w:rsidR="0042274E" w:rsidRPr="004476B5" w:rsidRDefault="0042274E" w:rsidP="00D96643">
            <w:pPr>
              <w:pStyle w:val="ListParagraph"/>
              <w:numPr>
                <w:ilvl w:val="0"/>
                <w:numId w:val="21"/>
              </w:numPr>
              <w:spacing w:before="60" w:after="60"/>
              <w:rPr>
                <w:rFonts w:eastAsiaTheme="minorHAnsi" w:cstheme="minorHAnsi"/>
                <w:szCs w:val="20"/>
                <w:lang w:val="en-GB"/>
              </w:rPr>
            </w:pPr>
            <w:r>
              <w:rPr>
                <w:rFonts w:eastAsiaTheme="minorHAnsi" w:cstheme="minorHAnsi"/>
                <w:szCs w:val="20"/>
                <w:lang w:val="en-GB"/>
              </w:rPr>
              <w:t>2 = Sell</w:t>
            </w:r>
          </w:p>
        </w:tc>
      </w:tr>
      <w:tr w:rsidR="00811197" w:rsidRPr="00754E31" w14:paraId="2F9C99BA" w14:textId="77777777" w:rsidTr="00811197">
        <w:tblPrEx>
          <w:tblLook w:val="01E0" w:firstRow="1" w:lastRow="1" w:firstColumn="1" w:lastColumn="1" w:noHBand="0" w:noVBand="0"/>
        </w:tblPrEx>
        <w:trPr>
          <w:cantSplit/>
          <w:trHeight w:val="343"/>
        </w:trPr>
        <w:tc>
          <w:tcPr>
            <w:tcW w:w="1050" w:type="pct"/>
            <w:shd w:val="clear" w:color="auto" w:fill="F2F2F2" w:themeFill="background1" w:themeFillShade="F2"/>
          </w:tcPr>
          <w:p w14:paraId="7528A285" w14:textId="77777777" w:rsidR="00811197" w:rsidRDefault="00811197" w:rsidP="00D96643">
            <w:pPr>
              <w:spacing w:before="60" w:after="60"/>
              <w:rPr>
                <w:rFonts w:cstheme="minorHAnsi"/>
                <w:szCs w:val="20"/>
              </w:rPr>
            </w:pPr>
            <w:r w:rsidRPr="00ED69E4">
              <w:rPr>
                <w:rFonts w:cstheme="minorHAnsi"/>
                <w:szCs w:val="20"/>
              </w:rPr>
              <w:t>Execution ID</w:t>
            </w:r>
          </w:p>
        </w:tc>
        <w:tc>
          <w:tcPr>
            <w:tcW w:w="3950" w:type="pct"/>
            <w:shd w:val="clear" w:color="auto" w:fill="F2F2F2" w:themeFill="background1" w:themeFillShade="F2"/>
          </w:tcPr>
          <w:p w14:paraId="32EFABBF" w14:textId="77777777" w:rsidR="00811197" w:rsidRPr="009D6754" w:rsidRDefault="00811197" w:rsidP="00D96643">
            <w:pPr>
              <w:spacing w:before="60" w:after="60"/>
              <w:rPr>
                <w:rFonts w:eastAsia="Calibri" w:cstheme="minorHAnsi"/>
                <w:szCs w:val="20"/>
                <w:lang w:val="en-GB"/>
              </w:rPr>
            </w:pPr>
            <w:r w:rsidRPr="00AD055D">
              <w:rPr>
                <w:rFonts w:eastAsia="Calibri" w:cstheme="minorHAnsi"/>
                <w:szCs w:val="20"/>
                <w:lang w:val="en-GB"/>
              </w:rPr>
              <w:t>Unique Execution ID assigned by the system</w:t>
            </w:r>
            <w:r>
              <w:rPr>
                <w:rFonts w:eastAsia="Calibri" w:cstheme="minorHAnsi"/>
                <w:szCs w:val="20"/>
                <w:lang w:val="en-GB"/>
              </w:rPr>
              <w:t>.</w:t>
            </w:r>
          </w:p>
        </w:tc>
      </w:tr>
      <w:tr w:rsidR="00811197" w:rsidRPr="00754E31" w14:paraId="0CEDC8CB" w14:textId="77777777" w:rsidTr="00811197">
        <w:tblPrEx>
          <w:tblLook w:val="01E0" w:firstRow="1" w:lastRow="1" w:firstColumn="1" w:lastColumn="1" w:noHBand="0" w:noVBand="0"/>
        </w:tblPrEx>
        <w:trPr>
          <w:cantSplit/>
          <w:trHeight w:val="343"/>
        </w:trPr>
        <w:tc>
          <w:tcPr>
            <w:tcW w:w="1050" w:type="pct"/>
            <w:shd w:val="clear" w:color="auto" w:fill="F2F2F2" w:themeFill="background1" w:themeFillShade="F2"/>
          </w:tcPr>
          <w:p w14:paraId="25C23828" w14:textId="77777777" w:rsidR="00811197" w:rsidRDefault="00811197" w:rsidP="00D96643">
            <w:pPr>
              <w:spacing w:before="60" w:after="60"/>
              <w:rPr>
                <w:rFonts w:cstheme="minorHAnsi"/>
                <w:szCs w:val="20"/>
              </w:rPr>
            </w:pPr>
            <w:r>
              <w:rPr>
                <w:rFonts w:cstheme="minorHAnsi"/>
                <w:szCs w:val="20"/>
              </w:rPr>
              <w:t>Order ID</w:t>
            </w:r>
          </w:p>
        </w:tc>
        <w:tc>
          <w:tcPr>
            <w:tcW w:w="3950" w:type="pct"/>
            <w:shd w:val="clear" w:color="auto" w:fill="F2F2F2" w:themeFill="background1" w:themeFillShade="F2"/>
          </w:tcPr>
          <w:p w14:paraId="26F12A3A" w14:textId="77777777" w:rsidR="00811197" w:rsidRPr="009D6754" w:rsidRDefault="00811197" w:rsidP="00D96643">
            <w:pPr>
              <w:spacing w:before="60" w:after="60"/>
              <w:rPr>
                <w:rFonts w:eastAsia="Calibri" w:cstheme="minorHAnsi"/>
                <w:szCs w:val="20"/>
                <w:lang w:val="en-GB"/>
              </w:rPr>
            </w:pPr>
            <w:r>
              <w:rPr>
                <w:rFonts w:eastAsia="Calibri" w:cstheme="minorHAnsi"/>
                <w:szCs w:val="20"/>
                <w:lang w:val="en-GB"/>
              </w:rPr>
              <w:t>Order ID assigned for the order</w:t>
            </w:r>
          </w:p>
        </w:tc>
      </w:tr>
      <w:tr w:rsidR="0042274E" w:rsidRPr="007452A6" w14:paraId="4C53C853" w14:textId="77777777" w:rsidTr="00811197">
        <w:tblPrEx>
          <w:tblLook w:val="01E0" w:firstRow="1" w:lastRow="1" w:firstColumn="1" w:lastColumn="1" w:noHBand="0" w:noVBand="0"/>
        </w:tblPrEx>
        <w:trPr>
          <w:cantSplit/>
          <w:trHeight w:val="343"/>
        </w:trPr>
        <w:tc>
          <w:tcPr>
            <w:tcW w:w="1050" w:type="pct"/>
            <w:shd w:val="clear" w:color="auto" w:fill="F2F2F2" w:themeFill="background1" w:themeFillShade="F2"/>
          </w:tcPr>
          <w:p w14:paraId="19C8C1B3" w14:textId="77777777" w:rsidR="0042274E" w:rsidRPr="007452A6" w:rsidRDefault="0042274E" w:rsidP="00D96643">
            <w:pPr>
              <w:spacing w:before="60" w:after="60"/>
              <w:rPr>
                <w:rFonts w:cstheme="minorHAnsi"/>
                <w:szCs w:val="20"/>
                <w:lang w:val="en-GB"/>
              </w:rPr>
            </w:pPr>
            <w:r w:rsidRPr="007452A6">
              <w:rPr>
                <w:rFonts w:cstheme="minorHAnsi"/>
                <w:szCs w:val="20"/>
              </w:rPr>
              <w:t>Execution Qty</w:t>
            </w:r>
          </w:p>
        </w:tc>
        <w:tc>
          <w:tcPr>
            <w:tcW w:w="3950" w:type="pct"/>
            <w:shd w:val="clear" w:color="auto" w:fill="F2F2F2" w:themeFill="background1" w:themeFillShade="F2"/>
          </w:tcPr>
          <w:p w14:paraId="45BBAFCB" w14:textId="77777777" w:rsidR="0042274E" w:rsidRPr="007452A6" w:rsidRDefault="0042274E" w:rsidP="00D96643">
            <w:pPr>
              <w:spacing w:before="60" w:after="60"/>
              <w:rPr>
                <w:rFonts w:cstheme="minorHAnsi"/>
                <w:szCs w:val="20"/>
              </w:rPr>
            </w:pPr>
            <w:r w:rsidRPr="007452A6">
              <w:rPr>
                <w:rFonts w:cstheme="minorHAnsi"/>
                <w:szCs w:val="20"/>
              </w:rPr>
              <w:t>Execution quantity</w:t>
            </w:r>
          </w:p>
        </w:tc>
      </w:tr>
      <w:tr w:rsidR="0042274E" w:rsidRPr="007452A6" w14:paraId="14F7AA88" w14:textId="77777777" w:rsidTr="00811197">
        <w:tblPrEx>
          <w:tblLook w:val="01E0" w:firstRow="1" w:lastRow="1" w:firstColumn="1" w:lastColumn="1" w:noHBand="0" w:noVBand="0"/>
        </w:tblPrEx>
        <w:trPr>
          <w:cantSplit/>
          <w:trHeight w:val="343"/>
        </w:trPr>
        <w:tc>
          <w:tcPr>
            <w:tcW w:w="1050" w:type="pct"/>
            <w:shd w:val="clear" w:color="auto" w:fill="F2F2F2" w:themeFill="background1" w:themeFillShade="F2"/>
          </w:tcPr>
          <w:p w14:paraId="4539003A" w14:textId="77777777" w:rsidR="0042274E" w:rsidRPr="007452A6" w:rsidRDefault="0042274E" w:rsidP="00D96643">
            <w:pPr>
              <w:spacing w:before="60" w:after="60"/>
              <w:rPr>
                <w:rFonts w:cstheme="minorHAnsi"/>
                <w:szCs w:val="20"/>
                <w:lang w:val="en-GB"/>
              </w:rPr>
            </w:pPr>
            <w:r w:rsidRPr="007452A6">
              <w:rPr>
                <w:rFonts w:cstheme="minorHAnsi"/>
                <w:szCs w:val="20"/>
              </w:rPr>
              <w:t>Execution Price</w:t>
            </w:r>
          </w:p>
        </w:tc>
        <w:tc>
          <w:tcPr>
            <w:tcW w:w="3950" w:type="pct"/>
            <w:shd w:val="clear" w:color="auto" w:fill="F2F2F2" w:themeFill="background1" w:themeFillShade="F2"/>
          </w:tcPr>
          <w:p w14:paraId="36CA9660" w14:textId="77777777" w:rsidR="0042274E" w:rsidRPr="007452A6" w:rsidRDefault="0042274E" w:rsidP="00D96643">
            <w:pPr>
              <w:spacing w:before="60" w:after="60"/>
              <w:rPr>
                <w:rFonts w:cstheme="minorHAnsi"/>
                <w:szCs w:val="20"/>
              </w:rPr>
            </w:pPr>
            <w:r w:rsidRPr="007452A6">
              <w:rPr>
                <w:rFonts w:cstheme="minorHAnsi"/>
                <w:szCs w:val="20"/>
              </w:rPr>
              <w:t>Execution Price</w:t>
            </w:r>
          </w:p>
        </w:tc>
      </w:tr>
      <w:tr w:rsidR="0042274E" w:rsidRPr="007452A6" w14:paraId="2D608745" w14:textId="77777777" w:rsidTr="00811197">
        <w:tblPrEx>
          <w:tblLook w:val="01E0" w:firstRow="1" w:lastRow="1" w:firstColumn="1" w:lastColumn="1" w:noHBand="0" w:noVBand="0"/>
        </w:tblPrEx>
        <w:trPr>
          <w:cantSplit/>
          <w:trHeight w:val="343"/>
        </w:trPr>
        <w:tc>
          <w:tcPr>
            <w:tcW w:w="1050" w:type="pct"/>
            <w:shd w:val="clear" w:color="auto" w:fill="F2F2F2" w:themeFill="background1" w:themeFillShade="F2"/>
          </w:tcPr>
          <w:p w14:paraId="7C55EC15" w14:textId="77777777" w:rsidR="0042274E" w:rsidRPr="007452A6" w:rsidRDefault="0042274E" w:rsidP="00D96643">
            <w:pPr>
              <w:spacing w:before="60" w:after="60"/>
              <w:rPr>
                <w:rFonts w:cstheme="minorHAnsi"/>
                <w:szCs w:val="20"/>
              </w:rPr>
            </w:pPr>
            <w:r>
              <w:rPr>
                <w:rFonts w:cstheme="minorHAnsi"/>
                <w:szCs w:val="20"/>
              </w:rPr>
              <w:t xml:space="preserve">Trade </w:t>
            </w:r>
            <w:r>
              <w:t xml:space="preserve">Cancel </w:t>
            </w:r>
            <w:r>
              <w:rPr>
                <w:rFonts w:cstheme="minorHAnsi"/>
                <w:szCs w:val="20"/>
              </w:rPr>
              <w:t>Reason</w:t>
            </w:r>
          </w:p>
        </w:tc>
        <w:tc>
          <w:tcPr>
            <w:tcW w:w="3950" w:type="pct"/>
            <w:shd w:val="clear" w:color="auto" w:fill="F2F2F2" w:themeFill="background1" w:themeFillShade="F2"/>
          </w:tcPr>
          <w:p w14:paraId="074EE92E" w14:textId="7D76693A" w:rsidR="0042274E" w:rsidRDefault="0042274E" w:rsidP="00D96643">
            <w:pPr>
              <w:spacing w:before="60" w:after="60"/>
            </w:pPr>
            <w:r w:rsidRPr="00EC34BE">
              <w:rPr>
                <w:rFonts w:cstheme="minorHAnsi"/>
                <w:szCs w:val="20"/>
              </w:rPr>
              <w:t xml:space="preserve">Reason for </w:t>
            </w:r>
            <w:r>
              <w:rPr>
                <w:rFonts w:cstheme="minorHAnsi"/>
                <w:szCs w:val="20"/>
              </w:rPr>
              <w:t xml:space="preserve">the trade </w:t>
            </w:r>
            <w:r w:rsidR="00234144">
              <w:rPr>
                <w:rFonts w:cstheme="minorHAnsi"/>
                <w:szCs w:val="20"/>
              </w:rPr>
              <w:t>c</w:t>
            </w:r>
            <w:r>
              <w:t>ancelled:</w:t>
            </w:r>
          </w:p>
          <w:p w14:paraId="79542D73" w14:textId="77777777" w:rsidR="0042274E" w:rsidRPr="00DC147C" w:rsidRDefault="0042274E" w:rsidP="00D96643">
            <w:pPr>
              <w:pStyle w:val="ListParagraph"/>
              <w:numPr>
                <w:ilvl w:val="0"/>
                <w:numId w:val="21"/>
              </w:numPr>
              <w:spacing w:before="60" w:after="60"/>
              <w:rPr>
                <w:rFonts w:eastAsiaTheme="minorHAnsi" w:cstheme="minorHAnsi"/>
                <w:szCs w:val="20"/>
                <w:lang w:val="en-GB"/>
              </w:rPr>
            </w:pPr>
            <w:r>
              <w:rPr>
                <w:rFonts w:eastAsiaTheme="minorHAnsi" w:cstheme="minorHAnsi"/>
                <w:szCs w:val="20"/>
                <w:lang w:val="en-GB"/>
              </w:rPr>
              <w:t xml:space="preserve">1 = </w:t>
            </w:r>
            <w:r w:rsidRPr="00B27533">
              <w:rPr>
                <w:rFonts w:cstheme="minorHAnsi"/>
                <w:szCs w:val="20"/>
              </w:rPr>
              <w:t>Erroneous</w:t>
            </w:r>
            <w:r>
              <w:rPr>
                <w:rFonts w:cstheme="minorHAnsi"/>
                <w:szCs w:val="20"/>
              </w:rPr>
              <w:t xml:space="preserve"> trade</w:t>
            </w:r>
          </w:p>
        </w:tc>
      </w:tr>
    </w:tbl>
    <w:p w14:paraId="6B322A85" w14:textId="77777777" w:rsidR="0042274E" w:rsidRDefault="0042274E" w:rsidP="0042274E">
      <w:pPr>
        <w:spacing w:before="120"/>
        <w:jc w:val="both"/>
        <w:rPr>
          <w:rFonts w:cstheme="minorHAnsi"/>
          <w:sz w:val="22"/>
          <w:szCs w:val="22"/>
        </w:rPr>
      </w:pPr>
      <w:r>
        <w:rPr>
          <w:rFonts w:cstheme="minorHAnsi"/>
          <w:sz w:val="22"/>
          <w:szCs w:val="22"/>
        </w:rPr>
        <w:t>Optional Fields:</w:t>
      </w:r>
    </w:p>
    <w:p w14:paraId="7E9622F4" w14:textId="77777777" w:rsidR="0042274E" w:rsidRDefault="0042274E" w:rsidP="0042274E">
      <w:pPr>
        <w:spacing w:before="120"/>
        <w:jc w:val="both"/>
        <w:rPr>
          <w:rFonts w:cstheme="minorHAnsi"/>
          <w:sz w:val="22"/>
          <w:szCs w:val="22"/>
        </w:rPr>
      </w:pPr>
      <w:r>
        <w:rPr>
          <w:rFonts w:cstheme="minorHAnsi"/>
          <w:sz w:val="22"/>
          <w:szCs w:val="22"/>
        </w:rPr>
        <w:t>There is no optional field for this message.</w:t>
      </w:r>
    </w:p>
    <w:p w14:paraId="60C7E78B" w14:textId="77777777" w:rsidR="0042274E" w:rsidRDefault="0042274E" w:rsidP="0042274E">
      <w:pPr>
        <w:pStyle w:val="NormalNGMDS"/>
        <w:ind w:left="0"/>
        <w:rPr>
          <w:rFonts w:asciiTheme="minorHAnsi" w:hAnsiTheme="minorHAnsi" w:cstheme="minorHAnsi"/>
          <w:szCs w:val="22"/>
          <w:lang w:val="en-US"/>
        </w:rPr>
      </w:pPr>
    </w:p>
    <w:p w14:paraId="700AB7E7" w14:textId="77777777" w:rsidR="0042274E" w:rsidRDefault="0042274E" w:rsidP="0042274E">
      <w:pPr>
        <w:spacing w:after="200" w:line="276" w:lineRule="auto"/>
        <w:rPr>
          <w:rFonts w:cstheme="minorHAnsi"/>
          <w:b/>
          <w:color w:val="365F91"/>
          <w:sz w:val="24"/>
          <w:lang w:val="en-GB"/>
        </w:rPr>
      </w:pPr>
      <w:r>
        <w:rPr>
          <w:rFonts w:cstheme="minorHAnsi"/>
        </w:rPr>
        <w:br w:type="page"/>
      </w:r>
    </w:p>
    <w:p w14:paraId="663E1526" w14:textId="77777777" w:rsidR="0042274E" w:rsidRPr="00417716" w:rsidRDefault="0042274E" w:rsidP="0042274E">
      <w:pPr>
        <w:pStyle w:val="Heading2"/>
        <w:rPr>
          <w:rFonts w:asciiTheme="minorHAnsi" w:hAnsiTheme="minorHAnsi" w:cstheme="minorHAnsi"/>
        </w:rPr>
      </w:pPr>
      <w:bookmarkStart w:id="805" w:name="_Toc170578953"/>
      <w:r w:rsidRPr="00417716">
        <w:rPr>
          <w:rFonts w:asciiTheme="minorHAnsi" w:hAnsiTheme="minorHAnsi" w:cstheme="minorHAnsi"/>
        </w:rPr>
        <w:lastRenderedPageBreak/>
        <w:t>Business Messages –</w:t>
      </w:r>
      <w:r>
        <w:rPr>
          <w:rFonts w:asciiTheme="minorHAnsi" w:hAnsiTheme="minorHAnsi" w:cstheme="minorHAnsi"/>
        </w:rPr>
        <w:t xml:space="preserve"> </w:t>
      </w:r>
      <w:r w:rsidRPr="00417716">
        <w:rPr>
          <w:rFonts w:asciiTheme="minorHAnsi" w:hAnsiTheme="minorHAnsi" w:cstheme="minorHAnsi"/>
        </w:rPr>
        <w:t xml:space="preserve">Trade </w:t>
      </w:r>
      <w:r>
        <w:rPr>
          <w:rFonts w:asciiTheme="minorHAnsi" w:hAnsiTheme="minorHAnsi" w:cstheme="minorHAnsi"/>
        </w:rPr>
        <w:t>Amendment</w:t>
      </w:r>
      <w:bookmarkEnd w:id="805"/>
    </w:p>
    <w:p w14:paraId="76BE32EF" w14:textId="77777777" w:rsidR="0042274E" w:rsidRPr="00417716" w:rsidRDefault="0042274E" w:rsidP="0042274E">
      <w:pPr>
        <w:pStyle w:val="Heading3"/>
      </w:pPr>
      <w:bookmarkStart w:id="806" w:name="_Toc170578954"/>
      <w:r>
        <w:t>Trade Corrected (89)</w:t>
      </w:r>
      <w:bookmarkEnd w:id="806"/>
    </w:p>
    <w:p w14:paraId="79B4FCBF" w14:textId="77777777" w:rsidR="0042274E" w:rsidRDefault="0042274E" w:rsidP="0042274E">
      <w:pPr>
        <w:pStyle w:val="NormalNGMDS"/>
        <w:spacing w:after="120"/>
        <w:ind w:left="0"/>
      </w:pPr>
      <w:r w:rsidRPr="00DC147C">
        <w:t xml:space="preserve">The gateway sends this message to convey the </w:t>
      </w:r>
      <w:r>
        <w:t xml:space="preserve">trade has been corrected </w:t>
      </w:r>
      <w:r w:rsidRPr="00DC147C">
        <w:t>by HKEX</w:t>
      </w:r>
      <w:r>
        <w:t>.</w:t>
      </w: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0"/>
        <w:gridCol w:w="6750"/>
        <w:gridCol w:w="9"/>
      </w:tblGrid>
      <w:tr w:rsidR="0042274E" w:rsidRPr="003C47FD" w14:paraId="7E03830D" w14:textId="77777777" w:rsidTr="00D96643">
        <w:trPr>
          <w:gridAfter w:val="1"/>
          <w:wAfter w:w="5" w:type="pct"/>
          <w:trHeight w:val="300"/>
        </w:trPr>
        <w:tc>
          <w:tcPr>
            <w:tcW w:w="1249" w:type="pct"/>
            <w:shd w:val="clear" w:color="auto" w:fill="C6D9F1" w:themeFill="text2" w:themeFillTint="33"/>
            <w:noWrap/>
          </w:tcPr>
          <w:p w14:paraId="2F512A64" w14:textId="77777777" w:rsidR="0042274E" w:rsidRPr="003C47FD" w:rsidRDefault="0042274E" w:rsidP="00D96643">
            <w:pPr>
              <w:pStyle w:val="Tablehead"/>
              <w:spacing w:after="0"/>
              <w:jc w:val="left"/>
              <w:rPr>
                <w:rFonts w:cstheme="minorHAnsi"/>
              </w:rPr>
            </w:pPr>
            <w:r>
              <w:rPr>
                <w:rFonts w:cstheme="minorHAnsi"/>
              </w:rPr>
              <w:t>Field Name</w:t>
            </w:r>
          </w:p>
        </w:tc>
        <w:tc>
          <w:tcPr>
            <w:tcW w:w="3746" w:type="pct"/>
            <w:shd w:val="clear" w:color="auto" w:fill="C6D9F1" w:themeFill="text2" w:themeFillTint="33"/>
          </w:tcPr>
          <w:p w14:paraId="57D413AC"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452A6" w14:paraId="3F65BC89"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67C77432" w14:textId="77777777" w:rsidR="0042274E" w:rsidRPr="007452A6" w:rsidRDefault="0042274E" w:rsidP="00D96643">
            <w:pPr>
              <w:spacing w:before="60" w:after="60"/>
              <w:rPr>
                <w:rFonts w:cstheme="minorHAnsi"/>
                <w:szCs w:val="20"/>
                <w:lang w:val="en-GB"/>
              </w:rPr>
            </w:pPr>
            <w:r w:rsidRPr="007452A6">
              <w:rPr>
                <w:rFonts w:cstheme="minorHAnsi"/>
                <w:szCs w:val="20"/>
              </w:rPr>
              <w:t>Trade ID</w:t>
            </w:r>
          </w:p>
        </w:tc>
        <w:tc>
          <w:tcPr>
            <w:tcW w:w="3746" w:type="pct"/>
            <w:shd w:val="clear" w:color="auto" w:fill="F2F2F2" w:themeFill="background1" w:themeFillShade="F2"/>
          </w:tcPr>
          <w:p w14:paraId="69C18059" w14:textId="77777777" w:rsidR="0042274E" w:rsidRPr="007452A6" w:rsidRDefault="0042274E" w:rsidP="00D96643">
            <w:pPr>
              <w:spacing w:before="60" w:after="60"/>
              <w:rPr>
                <w:rFonts w:cstheme="minorHAnsi"/>
                <w:szCs w:val="20"/>
              </w:rPr>
            </w:pPr>
            <w:r>
              <w:rPr>
                <w:rFonts w:cstheme="minorHAnsi"/>
                <w:szCs w:val="20"/>
              </w:rPr>
              <w:t xml:space="preserve">The </w:t>
            </w:r>
            <w:r w:rsidRPr="00F71B20">
              <w:rPr>
                <w:rFonts w:cstheme="minorHAnsi"/>
                <w:szCs w:val="20"/>
              </w:rPr>
              <w:t xml:space="preserve">identifier </w:t>
            </w:r>
            <w:r>
              <w:rPr>
                <w:rFonts w:cstheme="minorHAnsi"/>
                <w:szCs w:val="20"/>
              </w:rPr>
              <w:t>of the trade to be filed.</w:t>
            </w:r>
          </w:p>
        </w:tc>
      </w:tr>
      <w:tr w:rsidR="0042274E" w:rsidRPr="007452A6" w14:paraId="693FBDEA"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3CFEA451" w14:textId="77777777" w:rsidR="0042274E" w:rsidRPr="007452A6" w:rsidRDefault="0042274E" w:rsidP="00D96643">
            <w:pPr>
              <w:spacing w:before="60" w:after="60"/>
              <w:rPr>
                <w:rFonts w:cstheme="minorHAnsi"/>
                <w:szCs w:val="20"/>
                <w:lang w:val="en-GB"/>
              </w:rPr>
            </w:pPr>
            <w:r w:rsidRPr="007452A6">
              <w:rPr>
                <w:rFonts w:cstheme="minorHAnsi"/>
                <w:szCs w:val="20"/>
              </w:rPr>
              <w:t>Trade Date</w:t>
            </w:r>
          </w:p>
        </w:tc>
        <w:tc>
          <w:tcPr>
            <w:tcW w:w="3746" w:type="pct"/>
            <w:shd w:val="clear" w:color="auto" w:fill="F2F2F2" w:themeFill="background1" w:themeFillShade="F2"/>
          </w:tcPr>
          <w:p w14:paraId="0FF29B62" w14:textId="77777777" w:rsidR="0042274E" w:rsidRPr="007452A6" w:rsidRDefault="0042274E" w:rsidP="00D96643">
            <w:pPr>
              <w:spacing w:before="60" w:after="60"/>
              <w:rPr>
                <w:rFonts w:cstheme="minorHAnsi"/>
                <w:szCs w:val="20"/>
              </w:rPr>
            </w:pPr>
            <w:r>
              <w:rPr>
                <w:rFonts w:cstheme="minorHAnsi"/>
                <w:szCs w:val="20"/>
              </w:rPr>
              <w:t>Indicates the date of trading.</w:t>
            </w:r>
          </w:p>
        </w:tc>
      </w:tr>
      <w:tr w:rsidR="0042274E" w:rsidRPr="00073EA6" w14:paraId="6720D607" w14:textId="77777777" w:rsidTr="00D96643">
        <w:tblPrEx>
          <w:tblLook w:val="01E0" w:firstRow="1" w:lastRow="1" w:firstColumn="1" w:lastColumn="1" w:noHBand="0" w:noVBand="0"/>
        </w:tblPrEx>
        <w:trPr>
          <w:trHeight w:val="331"/>
        </w:trPr>
        <w:tc>
          <w:tcPr>
            <w:tcW w:w="1249" w:type="pct"/>
            <w:shd w:val="clear" w:color="auto" w:fill="F2F2F2" w:themeFill="background1" w:themeFillShade="F2"/>
          </w:tcPr>
          <w:p w14:paraId="4D65A681" w14:textId="77777777" w:rsidR="0042274E" w:rsidRPr="00073EA6" w:rsidRDefault="0042274E" w:rsidP="00D96643">
            <w:pPr>
              <w:snapToGrid w:val="0"/>
              <w:spacing w:before="60" w:after="40"/>
              <w:rPr>
                <w:rFonts w:cstheme="minorHAnsi"/>
                <w:szCs w:val="20"/>
              </w:rPr>
            </w:pPr>
            <w:r w:rsidRPr="0049178E">
              <w:rPr>
                <w:rFonts w:cstheme="minorHAnsi"/>
                <w:szCs w:val="20"/>
              </w:rPr>
              <w:t>Transaction Time</w:t>
            </w:r>
          </w:p>
        </w:tc>
        <w:tc>
          <w:tcPr>
            <w:tcW w:w="3751" w:type="pct"/>
            <w:gridSpan w:val="2"/>
            <w:shd w:val="clear" w:color="auto" w:fill="F2F2F2" w:themeFill="background1" w:themeFillShade="F2"/>
          </w:tcPr>
          <w:p w14:paraId="4FB17D4D" w14:textId="77777777" w:rsidR="0042274E" w:rsidRPr="00073EA6" w:rsidRDefault="0042274E" w:rsidP="00D96643">
            <w:pPr>
              <w:snapToGrid w:val="0"/>
              <w:spacing w:before="60" w:after="40"/>
              <w:rPr>
                <w:rFonts w:cstheme="minorHAnsi"/>
                <w:szCs w:val="20"/>
              </w:rPr>
            </w:pPr>
            <w:r w:rsidRPr="00AD055D">
              <w:rPr>
                <w:rFonts w:eastAsia="Calibri" w:cstheme="minorHAnsi"/>
                <w:szCs w:val="20"/>
                <w:lang w:val="en-GB"/>
              </w:rPr>
              <w:t xml:space="preserve">The time at which </w:t>
            </w:r>
            <w:r>
              <w:rPr>
                <w:rFonts w:eastAsia="Calibri" w:cstheme="minorHAnsi"/>
                <w:szCs w:val="20"/>
                <w:lang w:val="en-GB"/>
              </w:rPr>
              <w:t>this message is generated.</w:t>
            </w:r>
          </w:p>
        </w:tc>
      </w:tr>
      <w:tr w:rsidR="0042274E" w:rsidRPr="00754E31" w14:paraId="1EEE449B"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71BFA953" w14:textId="77777777" w:rsidR="0042274E" w:rsidRPr="00065BAC" w:rsidRDefault="0042274E" w:rsidP="00D96643">
            <w:pPr>
              <w:spacing w:before="60" w:after="60"/>
              <w:rPr>
                <w:rFonts w:cstheme="minorHAnsi"/>
                <w:szCs w:val="20"/>
              </w:rPr>
            </w:pPr>
            <w:r w:rsidRPr="0012012C">
              <w:rPr>
                <w:rFonts w:cstheme="minorHAnsi"/>
                <w:szCs w:val="20"/>
              </w:rPr>
              <w:t>Security ID</w:t>
            </w:r>
          </w:p>
        </w:tc>
        <w:tc>
          <w:tcPr>
            <w:tcW w:w="3746" w:type="pct"/>
            <w:shd w:val="clear" w:color="auto" w:fill="F2F2F2" w:themeFill="background1" w:themeFillShade="F2"/>
          </w:tcPr>
          <w:p w14:paraId="60CFCCBC" w14:textId="77777777" w:rsidR="0042274E" w:rsidRPr="00065BAC" w:rsidRDefault="0042274E" w:rsidP="00D96643">
            <w:pPr>
              <w:spacing w:before="60" w:after="60"/>
              <w:rPr>
                <w:rFonts w:cstheme="minorHAnsi"/>
                <w:szCs w:val="20"/>
              </w:rPr>
            </w:pPr>
            <w:r w:rsidRPr="0012012C">
              <w:rPr>
                <w:rFonts w:cstheme="minorHAnsi"/>
                <w:szCs w:val="20"/>
              </w:rPr>
              <w:t>Instrument identifier</w:t>
            </w:r>
          </w:p>
        </w:tc>
      </w:tr>
      <w:tr w:rsidR="0042274E" w:rsidRPr="00754E31" w14:paraId="0F6D7C5F"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35CAAEE6" w14:textId="77777777" w:rsidR="0042274E" w:rsidRPr="00065BAC" w:rsidRDefault="0042274E" w:rsidP="00D96643">
            <w:pPr>
              <w:spacing w:before="60" w:after="60"/>
              <w:rPr>
                <w:rFonts w:cstheme="minorHAnsi"/>
                <w:szCs w:val="20"/>
              </w:rPr>
            </w:pPr>
            <w:r>
              <w:rPr>
                <w:rFonts w:cstheme="minorHAnsi"/>
                <w:szCs w:val="20"/>
              </w:rPr>
              <w:t>Side</w:t>
            </w:r>
          </w:p>
        </w:tc>
        <w:tc>
          <w:tcPr>
            <w:tcW w:w="3746" w:type="pct"/>
            <w:shd w:val="clear" w:color="auto" w:fill="F2F2F2" w:themeFill="background1" w:themeFillShade="F2"/>
          </w:tcPr>
          <w:p w14:paraId="3BA4770F" w14:textId="77777777" w:rsidR="0042274E" w:rsidRDefault="0042274E" w:rsidP="00D96643">
            <w:pPr>
              <w:spacing w:before="60" w:after="60"/>
              <w:rPr>
                <w:rFonts w:eastAsia="Calibri" w:cstheme="minorHAnsi"/>
                <w:szCs w:val="20"/>
                <w:lang w:val="en-GB"/>
              </w:rPr>
            </w:pPr>
            <w:r>
              <w:rPr>
                <w:rFonts w:eastAsia="Calibri" w:cstheme="minorHAnsi"/>
                <w:szCs w:val="20"/>
                <w:lang w:val="en-GB"/>
              </w:rPr>
              <w:t>Side of the order</w:t>
            </w:r>
          </w:p>
          <w:p w14:paraId="2F785B8F" w14:textId="77777777" w:rsidR="0042274E" w:rsidRDefault="0042274E" w:rsidP="00D96643">
            <w:pPr>
              <w:pStyle w:val="ListParagraph"/>
              <w:numPr>
                <w:ilvl w:val="0"/>
                <w:numId w:val="21"/>
              </w:numPr>
              <w:spacing w:before="60" w:after="60"/>
              <w:rPr>
                <w:rFonts w:eastAsiaTheme="minorHAnsi" w:cstheme="minorHAnsi"/>
                <w:szCs w:val="20"/>
                <w:lang w:val="en-GB"/>
              </w:rPr>
            </w:pPr>
            <w:r>
              <w:rPr>
                <w:rFonts w:eastAsiaTheme="minorHAnsi" w:cstheme="minorHAnsi"/>
                <w:szCs w:val="20"/>
                <w:lang w:val="en-GB"/>
              </w:rPr>
              <w:t>1 = Buy</w:t>
            </w:r>
          </w:p>
          <w:p w14:paraId="375D4003" w14:textId="77777777" w:rsidR="0042274E" w:rsidRPr="004476B5" w:rsidRDefault="0042274E" w:rsidP="00D96643">
            <w:pPr>
              <w:pStyle w:val="ListParagraph"/>
              <w:numPr>
                <w:ilvl w:val="0"/>
                <w:numId w:val="21"/>
              </w:numPr>
              <w:spacing w:before="60" w:after="60"/>
              <w:rPr>
                <w:rFonts w:eastAsiaTheme="minorHAnsi" w:cstheme="minorHAnsi"/>
                <w:szCs w:val="20"/>
                <w:lang w:val="en-GB"/>
              </w:rPr>
            </w:pPr>
            <w:r>
              <w:rPr>
                <w:rFonts w:eastAsiaTheme="minorHAnsi" w:cstheme="minorHAnsi"/>
                <w:szCs w:val="20"/>
                <w:lang w:val="en-GB"/>
              </w:rPr>
              <w:t>2 = Sell</w:t>
            </w:r>
          </w:p>
        </w:tc>
      </w:tr>
      <w:tr w:rsidR="00811197" w:rsidRPr="00754E31" w14:paraId="1318899F"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555F2A5E" w14:textId="77777777" w:rsidR="00811197" w:rsidRDefault="00811197" w:rsidP="00D96643">
            <w:pPr>
              <w:spacing w:before="60" w:after="60"/>
              <w:rPr>
                <w:rFonts w:cstheme="minorHAnsi"/>
                <w:szCs w:val="20"/>
              </w:rPr>
            </w:pPr>
            <w:r w:rsidRPr="00ED69E4">
              <w:rPr>
                <w:rFonts w:cstheme="minorHAnsi"/>
                <w:szCs w:val="20"/>
              </w:rPr>
              <w:t>Execution ID</w:t>
            </w:r>
          </w:p>
        </w:tc>
        <w:tc>
          <w:tcPr>
            <w:tcW w:w="3746" w:type="pct"/>
            <w:shd w:val="clear" w:color="auto" w:fill="F2F2F2" w:themeFill="background1" w:themeFillShade="F2"/>
          </w:tcPr>
          <w:p w14:paraId="3EE93163" w14:textId="77777777" w:rsidR="00811197" w:rsidRPr="009D6754" w:rsidRDefault="00811197" w:rsidP="00D96643">
            <w:pPr>
              <w:spacing w:before="60" w:after="60"/>
              <w:rPr>
                <w:rFonts w:eastAsia="Calibri" w:cstheme="minorHAnsi"/>
                <w:szCs w:val="20"/>
                <w:lang w:val="en-GB"/>
              </w:rPr>
            </w:pPr>
            <w:r w:rsidRPr="00AD055D">
              <w:rPr>
                <w:rFonts w:eastAsia="Calibri" w:cstheme="minorHAnsi"/>
                <w:szCs w:val="20"/>
                <w:lang w:val="en-GB"/>
              </w:rPr>
              <w:t>Unique Execution ID assigned by the system</w:t>
            </w:r>
            <w:r>
              <w:rPr>
                <w:rFonts w:eastAsia="Calibri" w:cstheme="minorHAnsi"/>
                <w:szCs w:val="20"/>
                <w:lang w:val="en-GB"/>
              </w:rPr>
              <w:t>.</w:t>
            </w:r>
          </w:p>
        </w:tc>
      </w:tr>
      <w:tr w:rsidR="00811197" w:rsidRPr="00754E31" w14:paraId="10EC2E4D"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2F644665" w14:textId="77777777" w:rsidR="00811197" w:rsidRDefault="00811197" w:rsidP="00D96643">
            <w:pPr>
              <w:spacing w:before="60" w:after="60"/>
              <w:rPr>
                <w:rFonts w:cstheme="minorHAnsi"/>
                <w:szCs w:val="20"/>
              </w:rPr>
            </w:pPr>
            <w:r>
              <w:rPr>
                <w:rFonts w:cstheme="minorHAnsi"/>
                <w:szCs w:val="20"/>
              </w:rPr>
              <w:t>Order ID</w:t>
            </w:r>
          </w:p>
        </w:tc>
        <w:tc>
          <w:tcPr>
            <w:tcW w:w="3746" w:type="pct"/>
            <w:shd w:val="clear" w:color="auto" w:fill="F2F2F2" w:themeFill="background1" w:themeFillShade="F2"/>
          </w:tcPr>
          <w:p w14:paraId="34ED5BEC" w14:textId="77777777" w:rsidR="00811197" w:rsidRPr="009D6754" w:rsidRDefault="00811197" w:rsidP="00D96643">
            <w:pPr>
              <w:spacing w:before="60" w:after="60"/>
              <w:rPr>
                <w:rFonts w:eastAsia="Calibri" w:cstheme="minorHAnsi"/>
                <w:szCs w:val="20"/>
                <w:lang w:val="en-GB"/>
              </w:rPr>
            </w:pPr>
            <w:r>
              <w:rPr>
                <w:rFonts w:eastAsia="Calibri" w:cstheme="minorHAnsi"/>
                <w:szCs w:val="20"/>
                <w:lang w:val="en-GB"/>
              </w:rPr>
              <w:t>Order ID assigned for the order</w:t>
            </w:r>
          </w:p>
        </w:tc>
      </w:tr>
      <w:tr w:rsidR="0042274E" w:rsidRPr="007452A6" w14:paraId="30B3AF70"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764914B6" w14:textId="77777777" w:rsidR="0042274E" w:rsidRPr="007452A6" w:rsidRDefault="0042274E" w:rsidP="00D96643">
            <w:pPr>
              <w:spacing w:before="60" w:after="60"/>
              <w:rPr>
                <w:rFonts w:cstheme="minorHAnsi"/>
                <w:szCs w:val="20"/>
                <w:lang w:val="en-GB"/>
              </w:rPr>
            </w:pPr>
            <w:r w:rsidRPr="007452A6">
              <w:rPr>
                <w:rFonts w:cstheme="minorHAnsi"/>
                <w:szCs w:val="20"/>
              </w:rPr>
              <w:t>Execution Qty</w:t>
            </w:r>
          </w:p>
        </w:tc>
        <w:tc>
          <w:tcPr>
            <w:tcW w:w="3746" w:type="pct"/>
            <w:shd w:val="clear" w:color="auto" w:fill="F2F2F2" w:themeFill="background1" w:themeFillShade="F2"/>
          </w:tcPr>
          <w:p w14:paraId="6CAC7FE7" w14:textId="77777777" w:rsidR="0042274E" w:rsidRPr="007452A6" w:rsidRDefault="0042274E" w:rsidP="00D96643">
            <w:pPr>
              <w:spacing w:before="60" w:after="60"/>
              <w:rPr>
                <w:rFonts w:cstheme="minorHAnsi"/>
                <w:szCs w:val="20"/>
              </w:rPr>
            </w:pPr>
            <w:r>
              <w:rPr>
                <w:rFonts w:cstheme="minorHAnsi"/>
                <w:szCs w:val="20"/>
              </w:rPr>
              <w:t>Presents the final e</w:t>
            </w:r>
            <w:r w:rsidRPr="007452A6">
              <w:rPr>
                <w:rFonts w:cstheme="minorHAnsi"/>
                <w:szCs w:val="20"/>
              </w:rPr>
              <w:t>xecution quantity</w:t>
            </w:r>
            <w:r>
              <w:rPr>
                <w:rFonts w:cstheme="minorHAnsi"/>
                <w:szCs w:val="20"/>
              </w:rPr>
              <w:t>.</w:t>
            </w:r>
          </w:p>
        </w:tc>
      </w:tr>
      <w:tr w:rsidR="0042274E" w:rsidRPr="007452A6" w14:paraId="3D09B365"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785E3287" w14:textId="77777777" w:rsidR="0042274E" w:rsidRPr="007452A6" w:rsidRDefault="0042274E" w:rsidP="00D96643">
            <w:pPr>
              <w:spacing w:before="60" w:after="60"/>
              <w:rPr>
                <w:rFonts w:cstheme="minorHAnsi"/>
                <w:szCs w:val="20"/>
                <w:lang w:val="en-GB"/>
              </w:rPr>
            </w:pPr>
            <w:r w:rsidRPr="007452A6">
              <w:rPr>
                <w:rFonts w:cstheme="minorHAnsi"/>
                <w:szCs w:val="20"/>
              </w:rPr>
              <w:t>Execution Price</w:t>
            </w:r>
          </w:p>
        </w:tc>
        <w:tc>
          <w:tcPr>
            <w:tcW w:w="3746" w:type="pct"/>
            <w:shd w:val="clear" w:color="auto" w:fill="F2F2F2" w:themeFill="background1" w:themeFillShade="F2"/>
          </w:tcPr>
          <w:p w14:paraId="50C552E3" w14:textId="77777777" w:rsidR="0042274E" w:rsidRPr="007452A6" w:rsidRDefault="0042274E" w:rsidP="00D96643">
            <w:pPr>
              <w:spacing w:before="60" w:after="60"/>
              <w:rPr>
                <w:rFonts w:cstheme="minorHAnsi"/>
                <w:szCs w:val="20"/>
              </w:rPr>
            </w:pPr>
            <w:r>
              <w:rPr>
                <w:rFonts w:cstheme="minorHAnsi"/>
                <w:szCs w:val="20"/>
              </w:rPr>
              <w:t>Presents the final e</w:t>
            </w:r>
            <w:r w:rsidRPr="007452A6">
              <w:rPr>
                <w:rFonts w:cstheme="minorHAnsi"/>
                <w:szCs w:val="20"/>
              </w:rPr>
              <w:t xml:space="preserve">xecution </w:t>
            </w:r>
            <w:r>
              <w:rPr>
                <w:rFonts w:cstheme="minorHAnsi"/>
                <w:szCs w:val="20"/>
              </w:rPr>
              <w:t>p</w:t>
            </w:r>
            <w:r w:rsidRPr="007452A6">
              <w:rPr>
                <w:rFonts w:cstheme="minorHAnsi"/>
                <w:szCs w:val="20"/>
              </w:rPr>
              <w:t>rice</w:t>
            </w:r>
          </w:p>
        </w:tc>
      </w:tr>
      <w:tr w:rsidR="0042274E" w:rsidRPr="007452A6" w14:paraId="2DAA9AFE"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3833F6DE" w14:textId="77777777" w:rsidR="0042274E" w:rsidRPr="007452A6" w:rsidRDefault="0042274E" w:rsidP="00D96643">
            <w:pPr>
              <w:spacing w:before="60" w:after="60"/>
              <w:rPr>
                <w:rFonts w:cstheme="minorHAnsi"/>
                <w:szCs w:val="20"/>
              </w:rPr>
            </w:pPr>
            <w:r>
              <w:t>Correction Action</w:t>
            </w:r>
          </w:p>
        </w:tc>
        <w:tc>
          <w:tcPr>
            <w:tcW w:w="3746" w:type="pct"/>
            <w:shd w:val="clear" w:color="auto" w:fill="F2F2F2" w:themeFill="background1" w:themeFillShade="F2"/>
          </w:tcPr>
          <w:p w14:paraId="3C927FEF" w14:textId="77777777" w:rsidR="0042274E" w:rsidRDefault="0042274E" w:rsidP="00D96643">
            <w:pPr>
              <w:spacing w:before="60" w:after="60"/>
              <w:rPr>
                <w:rFonts w:eastAsia="Calibri" w:cstheme="minorHAnsi"/>
                <w:szCs w:val="20"/>
                <w:lang w:val="en-GB"/>
              </w:rPr>
            </w:pPr>
            <w:r>
              <w:rPr>
                <w:rFonts w:eastAsia="Calibri" w:cstheme="minorHAnsi"/>
                <w:szCs w:val="20"/>
                <w:lang w:val="en-GB"/>
              </w:rPr>
              <w:t>Indicates the c</w:t>
            </w:r>
            <w:r w:rsidRPr="00D00BFC">
              <w:rPr>
                <w:rFonts w:eastAsia="Calibri" w:cstheme="minorHAnsi"/>
                <w:szCs w:val="20"/>
                <w:lang w:val="en-GB"/>
              </w:rPr>
              <w:t xml:space="preserve">orrection </w:t>
            </w:r>
            <w:r>
              <w:rPr>
                <w:rFonts w:eastAsia="Calibri" w:cstheme="minorHAnsi"/>
                <w:szCs w:val="20"/>
                <w:lang w:val="en-GB"/>
              </w:rPr>
              <w:t>a</w:t>
            </w:r>
            <w:r w:rsidRPr="00D00BFC">
              <w:rPr>
                <w:rFonts w:eastAsia="Calibri" w:cstheme="minorHAnsi"/>
                <w:szCs w:val="20"/>
                <w:lang w:val="en-GB"/>
              </w:rPr>
              <w:t>ction</w:t>
            </w:r>
            <w:r>
              <w:rPr>
                <w:rFonts w:eastAsia="Calibri" w:cstheme="minorHAnsi"/>
                <w:szCs w:val="20"/>
                <w:lang w:val="en-GB"/>
              </w:rPr>
              <w:t>:</w:t>
            </w:r>
          </w:p>
          <w:p w14:paraId="5B42D322" w14:textId="77777777" w:rsidR="0042274E" w:rsidRPr="00D00BFC" w:rsidRDefault="0042274E" w:rsidP="00D96643">
            <w:pPr>
              <w:pStyle w:val="ListParagraph"/>
              <w:numPr>
                <w:ilvl w:val="0"/>
                <w:numId w:val="21"/>
              </w:numPr>
              <w:spacing w:before="60" w:after="60"/>
              <w:rPr>
                <w:rFonts w:eastAsiaTheme="minorHAnsi" w:cstheme="minorHAnsi"/>
                <w:szCs w:val="20"/>
                <w:lang w:val="en-GB"/>
              </w:rPr>
            </w:pPr>
            <w:r>
              <w:rPr>
                <w:rFonts w:eastAsiaTheme="minorHAnsi" w:cstheme="minorHAnsi"/>
                <w:szCs w:val="20"/>
                <w:lang w:val="en-GB"/>
              </w:rPr>
              <w:t>1</w:t>
            </w:r>
            <w:r w:rsidRPr="00D00BFC">
              <w:rPr>
                <w:rFonts w:eastAsiaTheme="minorHAnsi" w:cstheme="minorHAnsi"/>
                <w:szCs w:val="20"/>
                <w:lang w:val="en-GB"/>
              </w:rPr>
              <w:t xml:space="preserve"> = </w:t>
            </w:r>
            <w:r>
              <w:rPr>
                <w:rFonts w:eastAsiaTheme="minorHAnsi" w:cstheme="minorHAnsi"/>
                <w:szCs w:val="20"/>
                <w:lang w:val="en-GB"/>
              </w:rPr>
              <w:t>Trade amendment on a confirmed trade</w:t>
            </w:r>
          </w:p>
        </w:tc>
      </w:tr>
      <w:tr w:rsidR="0042274E" w:rsidRPr="007452A6" w14:paraId="60BB066C" w14:textId="77777777" w:rsidTr="00D96643">
        <w:tblPrEx>
          <w:tblLook w:val="01E0" w:firstRow="1" w:lastRow="1" w:firstColumn="1" w:lastColumn="1" w:noHBand="0" w:noVBand="0"/>
        </w:tblPrEx>
        <w:trPr>
          <w:gridAfter w:val="1"/>
          <w:wAfter w:w="5" w:type="pct"/>
          <w:cantSplit/>
          <w:trHeight w:val="343"/>
        </w:trPr>
        <w:tc>
          <w:tcPr>
            <w:tcW w:w="1249" w:type="pct"/>
            <w:shd w:val="clear" w:color="auto" w:fill="F2F2F2" w:themeFill="background1" w:themeFillShade="F2"/>
          </w:tcPr>
          <w:p w14:paraId="0508BB5F" w14:textId="77777777" w:rsidR="0042274E" w:rsidRPr="007452A6" w:rsidRDefault="0042274E" w:rsidP="00D96643">
            <w:pPr>
              <w:spacing w:before="60" w:after="60"/>
              <w:rPr>
                <w:rFonts w:cstheme="minorHAnsi"/>
                <w:szCs w:val="20"/>
              </w:rPr>
            </w:pPr>
            <w:r>
              <w:t>Correction Reason</w:t>
            </w:r>
          </w:p>
        </w:tc>
        <w:tc>
          <w:tcPr>
            <w:tcW w:w="3746" w:type="pct"/>
            <w:shd w:val="clear" w:color="auto" w:fill="F2F2F2" w:themeFill="background1" w:themeFillShade="F2"/>
          </w:tcPr>
          <w:p w14:paraId="3B08EEB9" w14:textId="77777777" w:rsidR="0042274E" w:rsidRPr="008E1511" w:rsidRDefault="0042274E" w:rsidP="00D96643">
            <w:pPr>
              <w:spacing w:before="60" w:after="60"/>
              <w:rPr>
                <w:rFonts w:cstheme="minorHAnsi"/>
                <w:szCs w:val="20"/>
              </w:rPr>
            </w:pPr>
            <w:r>
              <w:rPr>
                <w:rFonts w:cstheme="minorHAnsi"/>
                <w:szCs w:val="20"/>
              </w:rPr>
              <w:t>Carries the correction reason code.</w:t>
            </w:r>
          </w:p>
        </w:tc>
      </w:tr>
    </w:tbl>
    <w:p w14:paraId="01F24790" w14:textId="77777777" w:rsidR="0042274E" w:rsidRDefault="0042274E" w:rsidP="0042274E">
      <w:pPr>
        <w:spacing w:before="120"/>
        <w:jc w:val="both"/>
        <w:rPr>
          <w:rFonts w:cstheme="minorHAnsi"/>
          <w:sz w:val="22"/>
          <w:szCs w:val="22"/>
        </w:rPr>
      </w:pPr>
      <w:r>
        <w:rPr>
          <w:rFonts w:cstheme="minorHAnsi"/>
          <w:sz w:val="22"/>
          <w:szCs w:val="22"/>
        </w:rPr>
        <w:t>Optional Fields:</w:t>
      </w:r>
    </w:p>
    <w:p w14:paraId="46B0091F" w14:textId="77777777" w:rsidR="0042274E" w:rsidRDefault="0042274E" w:rsidP="0042274E">
      <w:pPr>
        <w:spacing w:before="120"/>
        <w:jc w:val="both"/>
        <w:rPr>
          <w:rFonts w:cstheme="minorHAnsi"/>
          <w:sz w:val="22"/>
          <w:szCs w:val="22"/>
        </w:rPr>
      </w:pPr>
      <w:r>
        <w:rPr>
          <w:rFonts w:cstheme="minorHAnsi"/>
          <w:sz w:val="22"/>
          <w:szCs w:val="22"/>
        </w:rPr>
        <w:t>There is no optional field for this message.</w:t>
      </w:r>
    </w:p>
    <w:p w14:paraId="6A5AD1BD" w14:textId="77777777" w:rsidR="0042274E" w:rsidRDefault="0042274E" w:rsidP="0042274E">
      <w:pPr>
        <w:spacing w:before="120"/>
        <w:jc w:val="both"/>
        <w:rPr>
          <w:rFonts w:cstheme="minorHAnsi"/>
          <w:sz w:val="22"/>
          <w:szCs w:val="22"/>
        </w:rPr>
      </w:pPr>
    </w:p>
    <w:p w14:paraId="392D2A95" w14:textId="77777777" w:rsidR="0042274E" w:rsidRDefault="0042274E" w:rsidP="0042274E">
      <w:pPr>
        <w:pStyle w:val="NormalNGMDS"/>
        <w:ind w:left="0"/>
        <w:rPr>
          <w:rFonts w:asciiTheme="minorHAnsi" w:hAnsiTheme="minorHAnsi" w:cstheme="minorHAnsi"/>
          <w:szCs w:val="22"/>
          <w:lang w:val="en-US"/>
        </w:rPr>
      </w:pPr>
    </w:p>
    <w:p w14:paraId="14C777B0" w14:textId="77777777" w:rsidR="0042274E" w:rsidRDefault="0042274E" w:rsidP="0042274E">
      <w:pPr>
        <w:pStyle w:val="Heading2"/>
      </w:pPr>
      <w:bookmarkStart w:id="807" w:name="_Toc142489364"/>
      <w:bookmarkStart w:id="808" w:name="_Toc143269929"/>
      <w:bookmarkStart w:id="809" w:name="_Toc170578955"/>
      <w:r>
        <w:t>Throttle Entitlement</w:t>
      </w:r>
      <w:bookmarkEnd w:id="807"/>
      <w:bookmarkEnd w:id="808"/>
      <w:bookmarkEnd w:id="809"/>
    </w:p>
    <w:p w14:paraId="43476172" w14:textId="77777777" w:rsidR="0042274E" w:rsidRDefault="0042274E" w:rsidP="0042274E">
      <w:pPr>
        <w:rPr>
          <w:lang w:val="en-GB"/>
        </w:rPr>
      </w:pPr>
    </w:p>
    <w:p w14:paraId="24722955" w14:textId="77777777" w:rsidR="0042274E" w:rsidRDefault="0042274E" w:rsidP="0042274E">
      <w:pPr>
        <w:pStyle w:val="Heading3"/>
        <w:rPr>
          <w:lang w:val="en-GB"/>
        </w:rPr>
      </w:pPr>
      <w:bookmarkStart w:id="810" w:name="_Toc170578956"/>
      <w:r>
        <w:rPr>
          <w:lang w:val="en-GB"/>
        </w:rPr>
        <w:t>Throttle Entitlement Request (29)</w:t>
      </w:r>
      <w:bookmarkEnd w:id="810"/>
    </w:p>
    <w:p w14:paraId="4AA87054" w14:textId="77777777" w:rsidR="0042274E" w:rsidRDefault="0042274E" w:rsidP="0042274E">
      <w:pPr>
        <w:pStyle w:val="NormalNGMDS"/>
        <w:ind w:left="0"/>
        <w:rPr>
          <w:rFonts w:asciiTheme="minorHAnsi" w:hAnsiTheme="minorHAnsi" w:cstheme="minorHAnsi"/>
          <w:szCs w:val="22"/>
        </w:rPr>
      </w:pPr>
      <w:r w:rsidRPr="00417716">
        <w:rPr>
          <w:rFonts w:asciiTheme="minorHAnsi" w:hAnsiTheme="minorHAnsi" w:cstheme="minorHAnsi"/>
          <w:szCs w:val="22"/>
        </w:rPr>
        <w:t xml:space="preserve">The client </w:t>
      </w:r>
      <w:r>
        <w:rPr>
          <w:rFonts w:asciiTheme="minorHAnsi" w:hAnsiTheme="minorHAnsi" w:cstheme="minorHAnsi"/>
          <w:szCs w:val="22"/>
        </w:rPr>
        <w:t xml:space="preserve">can this message to </w:t>
      </w:r>
      <w:r>
        <w:t>request for throttle entitlement details for this requesting client</w:t>
      </w:r>
      <w:r w:rsidRPr="00417716">
        <w:rPr>
          <w:rFonts w:asciiTheme="minorHAnsi" w:hAnsiTheme="minorHAnsi" w:cstheme="minorHAnsi"/>
          <w:szCs w:val="22"/>
        </w:rPr>
        <w:t>.</w:t>
      </w:r>
    </w:p>
    <w:tbl>
      <w:tblPr>
        <w:tblW w:w="4995"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0"/>
        <w:gridCol w:w="6750"/>
      </w:tblGrid>
      <w:tr w:rsidR="0042274E" w:rsidRPr="003C47FD" w14:paraId="0F77C760" w14:textId="77777777" w:rsidTr="00D96643">
        <w:trPr>
          <w:trHeight w:val="300"/>
        </w:trPr>
        <w:tc>
          <w:tcPr>
            <w:tcW w:w="1250" w:type="pct"/>
            <w:shd w:val="clear" w:color="auto" w:fill="C6D9F1" w:themeFill="text2" w:themeFillTint="33"/>
            <w:noWrap/>
          </w:tcPr>
          <w:p w14:paraId="3AEA272C" w14:textId="77777777" w:rsidR="0042274E" w:rsidRPr="003C47FD" w:rsidRDefault="0042274E" w:rsidP="00D96643">
            <w:pPr>
              <w:pStyle w:val="Tablehead"/>
              <w:spacing w:after="0"/>
              <w:jc w:val="left"/>
              <w:rPr>
                <w:rFonts w:cstheme="minorHAnsi"/>
              </w:rPr>
            </w:pPr>
            <w:r>
              <w:rPr>
                <w:rFonts w:cstheme="minorHAnsi"/>
              </w:rPr>
              <w:t>Field Name</w:t>
            </w:r>
          </w:p>
        </w:tc>
        <w:tc>
          <w:tcPr>
            <w:tcW w:w="3750" w:type="pct"/>
            <w:shd w:val="clear" w:color="auto" w:fill="C6D9F1" w:themeFill="text2" w:themeFillTint="33"/>
          </w:tcPr>
          <w:p w14:paraId="43EDA8F6"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452A6" w14:paraId="2D1285BD"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012877D5" w14:textId="77777777" w:rsidR="0042274E" w:rsidRPr="007452A6" w:rsidRDefault="0042274E" w:rsidP="00D96643">
            <w:pPr>
              <w:spacing w:before="60" w:after="60"/>
              <w:rPr>
                <w:rFonts w:cstheme="minorHAnsi"/>
                <w:szCs w:val="20"/>
                <w:lang w:val="en-GB"/>
              </w:rPr>
            </w:pPr>
            <w:r w:rsidRPr="0088099A">
              <w:rPr>
                <w:rFonts w:eastAsia="Calibri" w:cstheme="minorHAnsi"/>
                <w:szCs w:val="20"/>
              </w:rPr>
              <w:t xml:space="preserve">User Request ID </w:t>
            </w:r>
          </w:p>
        </w:tc>
        <w:tc>
          <w:tcPr>
            <w:tcW w:w="3750" w:type="pct"/>
            <w:shd w:val="clear" w:color="auto" w:fill="F2F2F2" w:themeFill="background1" w:themeFillShade="F2"/>
          </w:tcPr>
          <w:p w14:paraId="0889E493" w14:textId="77777777" w:rsidR="0042274E" w:rsidRPr="007452A6" w:rsidRDefault="0042274E" w:rsidP="00D96643">
            <w:pPr>
              <w:spacing w:before="60" w:after="60"/>
              <w:rPr>
                <w:rFonts w:cstheme="minorHAnsi"/>
                <w:szCs w:val="20"/>
              </w:rPr>
            </w:pPr>
            <w:r w:rsidRPr="0084068E">
              <w:rPr>
                <w:rFonts w:eastAsia="Calibri" w:cstheme="minorHAnsi"/>
                <w:szCs w:val="20"/>
              </w:rPr>
              <w:t>Client specified unique identifier for this request message.</w:t>
            </w:r>
          </w:p>
        </w:tc>
      </w:tr>
      <w:tr w:rsidR="0042274E" w:rsidRPr="007452A6" w14:paraId="5A345F6E"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3AA17AB1" w14:textId="77777777" w:rsidR="0042274E" w:rsidRPr="007452A6" w:rsidRDefault="0042274E" w:rsidP="00D96643">
            <w:pPr>
              <w:spacing w:before="60" w:after="60"/>
              <w:rPr>
                <w:rFonts w:cstheme="minorHAnsi"/>
                <w:szCs w:val="20"/>
                <w:lang w:val="en-GB"/>
              </w:rPr>
            </w:pPr>
            <w:r w:rsidRPr="0088099A">
              <w:rPr>
                <w:rFonts w:eastAsia="Calibri" w:cstheme="minorHAnsi"/>
                <w:szCs w:val="20"/>
              </w:rPr>
              <w:t xml:space="preserve">User Request Type </w:t>
            </w:r>
          </w:p>
        </w:tc>
        <w:tc>
          <w:tcPr>
            <w:tcW w:w="3750" w:type="pct"/>
            <w:shd w:val="clear" w:color="auto" w:fill="F2F2F2" w:themeFill="background1" w:themeFillShade="F2"/>
          </w:tcPr>
          <w:p w14:paraId="5FEC9E05" w14:textId="77777777" w:rsidR="0042274E" w:rsidRPr="0088099A" w:rsidRDefault="0042274E" w:rsidP="00D96643">
            <w:pPr>
              <w:spacing w:before="60" w:after="60"/>
              <w:rPr>
                <w:rFonts w:eastAsia="Calibri" w:cstheme="minorHAnsi"/>
                <w:szCs w:val="20"/>
              </w:rPr>
            </w:pPr>
            <w:r w:rsidRPr="0088099A">
              <w:rPr>
                <w:rFonts w:eastAsia="Calibri" w:cstheme="minorHAnsi"/>
                <w:szCs w:val="20"/>
              </w:rPr>
              <w:t>Indicates the action required</w:t>
            </w:r>
            <w:r>
              <w:rPr>
                <w:rFonts w:eastAsia="Calibri" w:cstheme="minorHAnsi"/>
                <w:szCs w:val="20"/>
              </w:rPr>
              <w:t>:</w:t>
            </w:r>
          </w:p>
          <w:p w14:paraId="13771384" w14:textId="77777777" w:rsidR="0042274E" w:rsidRPr="007452A6" w:rsidRDefault="0042274E" w:rsidP="00D96643">
            <w:pPr>
              <w:spacing w:before="60" w:after="60"/>
              <w:rPr>
                <w:rFonts w:cstheme="minorHAnsi"/>
                <w:szCs w:val="20"/>
              </w:rPr>
            </w:pPr>
            <w:r w:rsidRPr="0088099A">
              <w:rPr>
                <w:rFonts w:eastAsia="Calibri" w:cstheme="minorHAnsi"/>
                <w:szCs w:val="20"/>
              </w:rPr>
              <w:t xml:space="preserve">5 = Request Throttle Limit </w:t>
            </w:r>
          </w:p>
        </w:tc>
      </w:tr>
    </w:tbl>
    <w:p w14:paraId="263DECCF" w14:textId="77777777" w:rsidR="0042274E" w:rsidRPr="0088099A" w:rsidRDefault="0042274E" w:rsidP="0042274E"/>
    <w:p w14:paraId="30B27F9E" w14:textId="77777777" w:rsidR="0042274E" w:rsidRDefault="0042274E" w:rsidP="0042274E">
      <w:pPr>
        <w:pStyle w:val="Heading3"/>
        <w:rPr>
          <w:lang w:val="en-GB"/>
        </w:rPr>
      </w:pPr>
      <w:bookmarkStart w:id="811" w:name="_Hlk170505423"/>
      <w:bookmarkStart w:id="812" w:name="_Toc170578957"/>
      <w:r>
        <w:rPr>
          <w:lang w:val="en-GB"/>
        </w:rPr>
        <w:t xml:space="preserve">Throttle Entitlement Response </w:t>
      </w:r>
      <w:bookmarkEnd w:id="811"/>
      <w:r>
        <w:rPr>
          <w:lang w:val="en-GB"/>
        </w:rPr>
        <w:t>(90)</w:t>
      </w:r>
      <w:bookmarkEnd w:id="812"/>
    </w:p>
    <w:p w14:paraId="4AD68FA3" w14:textId="0D765226" w:rsidR="0042274E" w:rsidRDefault="0042274E" w:rsidP="0042274E">
      <w:pPr>
        <w:pStyle w:val="NormalNGMDS"/>
        <w:spacing w:after="120"/>
        <w:ind w:left="0"/>
      </w:pPr>
      <w:r>
        <w:t>The gateway sends this message to client to respond the t</w:t>
      </w:r>
      <w:r w:rsidRPr="0084068E">
        <w:t xml:space="preserve">hrottle </w:t>
      </w:r>
      <w:r>
        <w:t>e</w:t>
      </w:r>
      <w:r w:rsidRPr="0084068E">
        <w:t xml:space="preserve">ntitlement </w:t>
      </w:r>
      <w:r>
        <w:t>request to provide throttle entitlement details for the requesting client.</w:t>
      </w:r>
    </w:p>
    <w:p w14:paraId="520DFE3A" w14:textId="157A1EFB" w:rsidR="009E0B65" w:rsidRDefault="009E0B65" w:rsidP="0042274E">
      <w:pPr>
        <w:pStyle w:val="NormalNGMDS"/>
        <w:spacing w:after="120"/>
        <w:ind w:left="0"/>
      </w:pPr>
      <w:r>
        <w:t>Note:</w:t>
      </w:r>
    </w:p>
    <w:p w14:paraId="5F4B756A" w14:textId="623DE535" w:rsidR="009E0B65" w:rsidRDefault="009E0B65" w:rsidP="0042274E">
      <w:pPr>
        <w:pStyle w:val="NormalNGMDS"/>
        <w:spacing w:after="120"/>
        <w:ind w:left="0"/>
      </w:pPr>
      <w:r>
        <w:t>If the T</w:t>
      </w:r>
      <w:r w:rsidRPr="009E0B65">
        <w:t xml:space="preserve">hrottle Entitlement </w:t>
      </w:r>
      <w:r>
        <w:t>Request is rejected, the gateway will return Reject (3) or Business Message Reject (8). The Throttle Entitlement Response (90) always represents a positive acknowledgement.</w:t>
      </w:r>
    </w:p>
    <w:tbl>
      <w:tblPr>
        <w:tblW w:w="4995"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250"/>
        <w:gridCol w:w="6750"/>
      </w:tblGrid>
      <w:tr w:rsidR="0042274E" w:rsidRPr="003C47FD" w14:paraId="1AD1FED0" w14:textId="77777777" w:rsidTr="00D96643">
        <w:trPr>
          <w:trHeight w:val="300"/>
        </w:trPr>
        <w:tc>
          <w:tcPr>
            <w:tcW w:w="1250" w:type="pct"/>
            <w:shd w:val="clear" w:color="auto" w:fill="C6D9F1" w:themeFill="text2" w:themeFillTint="33"/>
            <w:noWrap/>
          </w:tcPr>
          <w:p w14:paraId="245145BF" w14:textId="77777777" w:rsidR="0042274E" w:rsidRPr="003C47FD" w:rsidRDefault="0042274E" w:rsidP="00D96643">
            <w:pPr>
              <w:pStyle w:val="Tablehead"/>
              <w:spacing w:after="0"/>
              <w:jc w:val="left"/>
              <w:rPr>
                <w:rFonts w:cstheme="minorHAnsi"/>
              </w:rPr>
            </w:pPr>
            <w:r>
              <w:rPr>
                <w:rFonts w:cstheme="minorHAnsi"/>
              </w:rPr>
              <w:lastRenderedPageBreak/>
              <w:t>Field Name</w:t>
            </w:r>
          </w:p>
        </w:tc>
        <w:tc>
          <w:tcPr>
            <w:tcW w:w="3750" w:type="pct"/>
            <w:shd w:val="clear" w:color="auto" w:fill="C6D9F1" w:themeFill="text2" w:themeFillTint="33"/>
          </w:tcPr>
          <w:p w14:paraId="5CED6895" w14:textId="77777777" w:rsidR="0042274E" w:rsidRPr="003C47FD" w:rsidRDefault="0042274E" w:rsidP="00D96643">
            <w:pPr>
              <w:pStyle w:val="Tablehead"/>
              <w:spacing w:after="0"/>
              <w:jc w:val="left"/>
              <w:rPr>
                <w:rFonts w:cstheme="minorHAnsi"/>
              </w:rPr>
            </w:pPr>
            <w:r>
              <w:rPr>
                <w:rFonts w:cstheme="minorHAnsi"/>
              </w:rPr>
              <w:t>Description</w:t>
            </w:r>
          </w:p>
        </w:tc>
      </w:tr>
      <w:tr w:rsidR="0042274E" w:rsidRPr="007452A6" w14:paraId="4505C15F"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05292D82" w14:textId="77777777" w:rsidR="0042274E" w:rsidRPr="007452A6" w:rsidRDefault="0042274E" w:rsidP="00D96643">
            <w:pPr>
              <w:spacing w:before="60" w:after="60"/>
              <w:rPr>
                <w:rFonts w:cstheme="minorHAnsi"/>
                <w:szCs w:val="20"/>
                <w:lang w:val="en-GB"/>
              </w:rPr>
            </w:pPr>
            <w:r w:rsidRPr="0088099A">
              <w:rPr>
                <w:rFonts w:eastAsia="Calibri" w:cstheme="minorHAnsi"/>
                <w:szCs w:val="20"/>
              </w:rPr>
              <w:t xml:space="preserve">User Request ID </w:t>
            </w:r>
          </w:p>
        </w:tc>
        <w:tc>
          <w:tcPr>
            <w:tcW w:w="3750" w:type="pct"/>
            <w:shd w:val="clear" w:color="auto" w:fill="F2F2F2" w:themeFill="background1" w:themeFillShade="F2"/>
          </w:tcPr>
          <w:p w14:paraId="17C393B2" w14:textId="77777777" w:rsidR="0042274E" w:rsidRPr="007452A6" w:rsidRDefault="0042274E" w:rsidP="00D96643">
            <w:pPr>
              <w:spacing w:before="60" w:after="60"/>
              <w:rPr>
                <w:rFonts w:cstheme="minorHAnsi"/>
                <w:szCs w:val="20"/>
              </w:rPr>
            </w:pPr>
            <w:r w:rsidRPr="0084068E">
              <w:rPr>
                <w:rFonts w:eastAsia="Calibri" w:cstheme="minorHAnsi"/>
                <w:szCs w:val="20"/>
              </w:rPr>
              <w:t>Client specified unique identifier</w:t>
            </w:r>
            <w:r>
              <w:rPr>
                <w:rFonts w:eastAsia="Calibri" w:cstheme="minorHAnsi"/>
                <w:szCs w:val="20"/>
              </w:rPr>
              <w:t>, as from the input.</w:t>
            </w:r>
          </w:p>
        </w:tc>
      </w:tr>
      <w:tr w:rsidR="0042274E" w:rsidRPr="007452A6" w14:paraId="254A97AD"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08D82BB6" w14:textId="77777777" w:rsidR="0042274E" w:rsidRPr="007452A6" w:rsidRDefault="0042274E" w:rsidP="00D96643">
            <w:pPr>
              <w:spacing w:before="60" w:after="60"/>
              <w:rPr>
                <w:rFonts w:cstheme="minorHAnsi"/>
                <w:szCs w:val="20"/>
                <w:lang w:val="en-GB"/>
              </w:rPr>
            </w:pPr>
            <w:r w:rsidRPr="0088099A">
              <w:rPr>
                <w:rFonts w:eastAsia="Calibri" w:cstheme="minorHAnsi"/>
                <w:szCs w:val="20"/>
              </w:rPr>
              <w:t xml:space="preserve">User Request Type </w:t>
            </w:r>
          </w:p>
        </w:tc>
        <w:tc>
          <w:tcPr>
            <w:tcW w:w="3750" w:type="pct"/>
            <w:shd w:val="clear" w:color="auto" w:fill="F2F2F2" w:themeFill="background1" w:themeFillShade="F2"/>
          </w:tcPr>
          <w:p w14:paraId="6811A28E" w14:textId="77777777" w:rsidR="0042274E" w:rsidRPr="0088099A" w:rsidRDefault="0042274E" w:rsidP="00D96643">
            <w:pPr>
              <w:spacing w:before="60" w:after="60"/>
              <w:rPr>
                <w:rFonts w:eastAsia="Calibri" w:cstheme="minorHAnsi"/>
                <w:szCs w:val="20"/>
              </w:rPr>
            </w:pPr>
            <w:r w:rsidRPr="0088099A">
              <w:rPr>
                <w:rFonts w:eastAsia="Calibri" w:cstheme="minorHAnsi"/>
                <w:szCs w:val="20"/>
              </w:rPr>
              <w:t>Indicates the action required</w:t>
            </w:r>
            <w:r>
              <w:rPr>
                <w:rFonts w:eastAsia="Calibri" w:cstheme="minorHAnsi"/>
                <w:szCs w:val="20"/>
              </w:rPr>
              <w:t>:</w:t>
            </w:r>
          </w:p>
          <w:p w14:paraId="07961FB2" w14:textId="77777777" w:rsidR="0042274E" w:rsidRPr="0084068E" w:rsidRDefault="0042274E" w:rsidP="00D96643">
            <w:pPr>
              <w:pStyle w:val="ListParagraph"/>
              <w:numPr>
                <w:ilvl w:val="0"/>
                <w:numId w:val="21"/>
              </w:numPr>
              <w:spacing w:before="60" w:after="60"/>
              <w:rPr>
                <w:rFonts w:cstheme="minorHAnsi"/>
                <w:szCs w:val="20"/>
              </w:rPr>
            </w:pPr>
            <w:r w:rsidRPr="0084068E">
              <w:rPr>
                <w:rFonts w:eastAsia="Calibri" w:cstheme="minorHAnsi"/>
                <w:szCs w:val="20"/>
              </w:rPr>
              <w:t xml:space="preserve">5 = Request Throttle Limit </w:t>
            </w:r>
          </w:p>
        </w:tc>
      </w:tr>
      <w:tr w:rsidR="0042274E" w:rsidRPr="007452A6" w14:paraId="749D70A5"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39A9A18A" w14:textId="77777777" w:rsidR="0042274E" w:rsidRPr="0088099A" w:rsidRDefault="0042274E" w:rsidP="00D96643">
            <w:pPr>
              <w:spacing w:before="60" w:after="60"/>
              <w:rPr>
                <w:rFonts w:eastAsia="Calibri" w:cstheme="minorHAnsi"/>
                <w:b/>
                <w:bCs/>
                <w:iCs/>
                <w:szCs w:val="20"/>
              </w:rPr>
            </w:pPr>
            <w:r w:rsidRPr="0088099A">
              <w:rPr>
                <w:rFonts w:eastAsia="Calibri" w:cstheme="minorHAnsi"/>
                <w:szCs w:val="20"/>
              </w:rPr>
              <w:t xml:space="preserve">Throttle Action </w:t>
            </w:r>
          </w:p>
          <w:p w14:paraId="3BA6EEDE" w14:textId="77777777" w:rsidR="0042274E" w:rsidRPr="0088099A" w:rsidRDefault="0042274E" w:rsidP="00D96643">
            <w:pPr>
              <w:spacing w:before="60" w:after="60"/>
              <w:rPr>
                <w:rFonts w:eastAsia="Calibri" w:cstheme="minorHAnsi"/>
                <w:szCs w:val="20"/>
              </w:rPr>
            </w:pPr>
          </w:p>
        </w:tc>
        <w:tc>
          <w:tcPr>
            <w:tcW w:w="3750" w:type="pct"/>
            <w:shd w:val="clear" w:color="auto" w:fill="F2F2F2" w:themeFill="background1" w:themeFillShade="F2"/>
          </w:tcPr>
          <w:p w14:paraId="0E269C49" w14:textId="77777777" w:rsidR="0042274E" w:rsidRPr="0088099A" w:rsidRDefault="0042274E" w:rsidP="00D96643">
            <w:pPr>
              <w:spacing w:before="60" w:after="60"/>
              <w:rPr>
                <w:rFonts w:eastAsia="Calibri" w:cstheme="minorHAnsi"/>
                <w:b/>
                <w:bCs/>
                <w:iCs/>
                <w:szCs w:val="20"/>
              </w:rPr>
            </w:pPr>
            <w:r w:rsidRPr="0088099A">
              <w:rPr>
                <w:rFonts w:eastAsia="Calibri" w:cstheme="minorHAnsi"/>
                <w:szCs w:val="20"/>
              </w:rPr>
              <w:t>Indicates the action to be taken should</w:t>
            </w:r>
            <w:r>
              <w:rPr>
                <w:rFonts w:eastAsia="Calibri" w:cstheme="minorHAnsi"/>
                <w:szCs w:val="20"/>
              </w:rPr>
              <w:t xml:space="preserve"> the throttle limit be exceeded:</w:t>
            </w:r>
          </w:p>
          <w:p w14:paraId="7A4643A1" w14:textId="77777777" w:rsidR="0042274E" w:rsidRPr="0084068E" w:rsidRDefault="0042274E" w:rsidP="00D96643">
            <w:pPr>
              <w:pStyle w:val="ListParagraph"/>
              <w:numPr>
                <w:ilvl w:val="0"/>
                <w:numId w:val="21"/>
              </w:numPr>
              <w:spacing w:before="60" w:after="60"/>
              <w:rPr>
                <w:rFonts w:eastAsia="Calibri" w:cstheme="minorHAnsi"/>
                <w:szCs w:val="20"/>
              </w:rPr>
            </w:pPr>
            <w:r w:rsidRPr="0084068E">
              <w:rPr>
                <w:rFonts w:eastAsia="Calibri" w:cstheme="minorHAnsi"/>
                <w:szCs w:val="20"/>
              </w:rPr>
              <w:t xml:space="preserve">2 = Rejected </w:t>
            </w:r>
          </w:p>
        </w:tc>
      </w:tr>
      <w:tr w:rsidR="0042274E" w:rsidRPr="007452A6" w14:paraId="36B8563C"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56F75F34" w14:textId="77777777" w:rsidR="0042274E" w:rsidRPr="0088099A" w:rsidRDefault="0042274E" w:rsidP="00D96643">
            <w:pPr>
              <w:spacing w:before="60" w:after="60"/>
              <w:rPr>
                <w:rFonts w:eastAsia="Calibri" w:cstheme="minorHAnsi"/>
                <w:b/>
                <w:bCs/>
                <w:iCs/>
                <w:szCs w:val="20"/>
              </w:rPr>
            </w:pPr>
            <w:r w:rsidRPr="0088099A">
              <w:rPr>
                <w:rFonts w:eastAsia="Calibri" w:cstheme="minorHAnsi"/>
                <w:szCs w:val="20"/>
              </w:rPr>
              <w:t xml:space="preserve">Throttle Type </w:t>
            </w:r>
          </w:p>
          <w:p w14:paraId="6B0C3211" w14:textId="77777777" w:rsidR="0042274E" w:rsidRPr="0088099A" w:rsidRDefault="0042274E" w:rsidP="00D96643">
            <w:pPr>
              <w:spacing w:before="60" w:after="60"/>
              <w:rPr>
                <w:rFonts w:eastAsia="Calibri" w:cstheme="minorHAnsi"/>
                <w:szCs w:val="20"/>
              </w:rPr>
            </w:pPr>
          </w:p>
        </w:tc>
        <w:tc>
          <w:tcPr>
            <w:tcW w:w="3750" w:type="pct"/>
            <w:shd w:val="clear" w:color="auto" w:fill="F2F2F2" w:themeFill="background1" w:themeFillShade="F2"/>
          </w:tcPr>
          <w:p w14:paraId="4DE9B0C2" w14:textId="77777777" w:rsidR="0042274E" w:rsidRPr="0088099A" w:rsidRDefault="0042274E" w:rsidP="00D96643">
            <w:pPr>
              <w:spacing w:before="60" w:after="60"/>
              <w:rPr>
                <w:rFonts w:eastAsia="Calibri" w:cstheme="minorHAnsi"/>
                <w:b/>
                <w:bCs/>
                <w:iCs/>
                <w:szCs w:val="20"/>
              </w:rPr>
            </w:pPr>
            <w:r w:rsidRPr="0088099A">
              <w:rPr>
                <w:rFonts w:eastAsia="Calibri" w:cstheme="minorHAnsi"/>
                <w:szCs w:val="20"/>
              </w:rPr>
              <w:t xml:space="preserve">The type of </w:t>
            </w:r>
            <w:proofErr w:type="gramStart"/>
            <w:r w:rsidRPr="0088099A">
              <w:rPr>
                <w:rFonts w:eastAsia="Calibri" w:cstheme="minorHAnsi"/>
                <w:szCs w:val="20"/>
              </w:rPr>
              <w:t>throttle;</w:t>
            </w:r>
            <w:proofErr w:type="gramEnd"/>
          </w:p>
          <w:p w14:paraId="192EE29D" w14:textId="77777777" w:rsidR="0042274E" w:rsidRPr="0084068E" w:rsidRDefault="0042274E" w:rsidP="00D96643">
            <w:pPr>
              <w:pStyle w:val="ListParagraph"/>
              <w:numPr>
                <w:ilvl w:val="0"/>
                <w:numId w:val="21"/>
              </w:numPr>
              <w:spacing w:before="60" w:after="60"/>
              <w:rPr>
                <w:rFonts w:eastAsia="Calibri" w:cstheme="minorHAnsi"/>
                <w:szCs w:val="20"/>
              </w:rPr>
            </w:pPr>
            <w:r w:rsidRPr="0084068E">
              <w:rPr>
                <w:rFonts w:eastAsia="Calibri" w:cstheme="minorHAnsi"/>
                <w:szCs w:val="20"/>
              </w:rPr>
              <w:t>0 = Inbound Rate (Absolute Throttle Rate)</w:t>
            </w:r>
          </w:p>
        </w:tc>
      </w:tr>
      <w:tr w:rsidR="0042274E" w:rsidRPr="007452A6" w14:paraId="01A16ED4"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58D11449" w14:textId="77777777" w:rsidR="0042274E" w:rsidRPr="0088099A" w:rsidRDefault="0042274E" w:rsidP="00D96643">
            <w:pPr>
              <w:spacing w:before="60" w:after="60"/>
              <w:rPr>
                <w:rFonts w:eastAsia="Calibri" w:cstheme="minorHAnsi"/>
                <w:szCs w:val="20"/>
              </w:rPr>
            </w:pPr>
            <w:r w:rsidRPr="0088099A">
              <w:rPr>
                <w:rFonts w:eastAsia="Calibri" w:cstheme="minorHAnsi"/>
                <w:szCs w:val="20"/>
              </w:rPr>
              <w:t>Throttle No Messages</w:t>
            </w:r>
          </w:p>
        </w:tc>
        <w:tc>
          <w:tcPr>
            <w:tcW w:w="3750" w:type="pct"/>
            <w:shd w:val="clear" w:color="auto" w:fill="F2F2F2" w:themeFill="background1" w:themeFillShade="F2"/>
          </w:tcPr>
          <w:p w14:paraId="68042236" w14:textId="77777777" w:rsidR="0042274E" w:rsidRPr="0088099A" w:rsidRDefault="0042274E" w:rsidP="00D96643">
            <w:pPr>
              <w:spacing w:before="60" w:after="60"/>
              <w:rPr>
                <w:rFonts w:eastAsia="Calibri" w:cstheme="minorHAnsi"/>
                <w:szCs w:val="20"/>
              </w:rPr>
            </w:pPr>
            <w:r w:rsidRPr="0088099A">
              <w:rPr>
                <w:rFonts w:eastAsia="Calibri" w:cstheme="minorHAnsi"/>
                <w:szCs w:val="20"/>
              </w:rPr>
              <w:t>The maximum number of m</w:t>
            </w:r>
            <w:r>
              <w:rPr>
                <w:rFonts w:eastAsia="Calibri" w:cstheme="minorHAnsi"/>
                <w:szCs w:val="20"/>
              </w:rPr>
              <w:t>essages allowed by the throttle.</w:t>
            </w:r>
          </w:p>
        </w:tc>
      </w:tr>
      <w:tr w:rsidR="0042274E" w:rsidRPr="007452A6" w14:paraId="35C54E88"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29255C23" w14:textId="77777777" w:rsidR="0042274E" w:rsidRPr="0088099A" w:rsidRDefault="0042274E" w:rsidP="00D96643">
            <w:pPr>
              <w:spacing w:before="60" w:after="60"/>
              <w:rPr>
                <w:rFonts w:eastAsia="Calibri" w:cstheme="minorHAnsi"/>
                <w:b/>
                <w:bCs/>
                <w:iCs/>
                <w:szCs w:val="20"/>
              </w:rPr>
            </w:pPr>
            <w:r w:rsidRPr="0088099A">
              <w:rPr>
                <w:rFonts w:eastAsia="Calibri" w:cstheme="minorHAnsi"/>
                <w:szCs w:val="20"/>
              </w:rPr>
              <w:t xml:space="preserve">Throttle Time Interval </w:t>
            </w:r>
          </w:p>
          <w:p w14:paraId="194C6922" w14:textId="77777777" w:rsidR="0042274E" w:rsidRPr="0088099A" w:rsidRDefault="0042274E" w:rsidP="00D96643">
            <w:pPr>
              <w:spacing w:before="60" w:after="60"/>
              <w:rPr>
                <w:rFonts w:eastAsia="Calibri" w:cstheme="minorHAnsi"/>
                <w:szCs w:val="20"/>
              </w:rPr>
            </w:pPr>
          </w:p>
        </w:tc>
        <w:tc>
          <w:tcPr>
            <w:tcW w:w="3750" w:type="pct"/>
            <w:shd w:val="clear" w:color="auto" w:fill="F2F2F2" w:themeFill="background1" w:themeFillShade="F2"/>
          </w:tcPr>
          <w:p w14:paraId="236A0818" w14:textId="77777777" w:rsidR="0042274E" w:rsidRPr="0084068E" w:rsidRDefault="0042274E" w:rsidP="00D96643">
            <w:pPr>
              <w:spacing w:before="60" w:after="60"/>
              <w:rPr>
                <w:rFonts w:eastAsia="Calibri" w:cstheme="minorHAnsi"/>
                <w:b/>
                <w:bCs/>
                <w:iCs/>
                <w:szCs w:val="20"/>
              </w:rPr>
            </w:pPr>
            <w:r w:rsidRPr="0088099A">
              <w:rPr>
                <w:rFonts w:eastAsia="Calibri" w:cstheme="minorHAnsi"/>
                <w:szCs w:val="20"/>
              </w:rPr>
              <w:t xml:space="preserve">Indicates the interval of time in which the </w:t>
            </w:r>
            <w:r w:rsidRPr="004C2F6C">
              <w:rPr>
                <w:rFonts w:eastAsia="Calibri" w:cstheme="minorHAnsi"/>
                <w:szCs w:val="20"/>
              </w:rPr>
              <w:t>Throttle No Messages</w:t>
            </w:r>
            <w:r w:rsidRPr="0088099A">
              <w:rPr>
                <w:rFonts w:eastAsia="Calibri" w:cstheme="minorHAnsi"/>
                <w:szCs w:val="20"/>
              </w:rPr>
              <w:t xml:space="preserve"> may be sent based on the </w:t>
            </w:r>
            <w:r w:rsidRPr="004C2F6C">
              <w:rPr>
                <w:rFonts w:eastAsia="Calibri" w:cstheme="minorHAnsi"/>
                <w:szCs w:val="20"/>
              </w:rPr>
              <w:t>Throttle Time Unit</w:t>
            </w:r>
            <w:r w:rsidRPr="0088099A">
              <w:rPr>
                <w:rFonts w:eastAsia="Calibri" w:cstheme="minorHAnsi"/>
                <w:szCs w:val="20"/>
              </w:rPr>
              <w:t xml:space="preserve"> specified. </w:t>
            </w:r>
          </w:p>
        </w:tc>
      </w:tr>
      <w:tr w:rsidR="0042274E" w:rsidRPr="007452A6" w14:paraId="10488ADA" w14:textId="77777777" w:rsidTr="00D96643">
        <w:tblPrEx>
          <w:tblLook w:val="01E0" w:firstRow="1" w:lastRow="1" w:firstColumn="1" w:lastColumn="1" w:noHBand="0" w:noVBand="0"/>
        </w:tblPrEx>
        <w:trPr>
          <w:cantSplit/>
          <w:trHeight w:val="343"/>
        </w:trPr>
        <w:tc>
          <w:tcPr>
            <w:tcW w:w="1250" w:type="pct"/>
            <w:shd w:val="clear" w:color="auto" w:fill="F2F2F2" w:themeFill="background1" w:themeFillShade="F2"/>
          </w:tcPr>
          <w:p w14:paraId="6D629660" w14:textId="77777777" w:rsidR="0042274E" w:rsidRPr="0088099A" w:rsidRDefault="0042274E" w:rsidP="00D96643">
            <w:pPr>
              <w:spacing w:before="60" w:after="60"/>
              <w:rPr>
                <w:rFonts w:eastAsia="Calibri" w:cstheme="minorHAnsi"/>
                <w:szCs w:val="20"/>
              </w:rPr>
            </w:pPr>
            <w:r w:rsidRPr="0088099A">
              <w:rPr>
                <w:rFonts w:eastAsia="Calibri" w:cstheme="minorHAnsi"/>
                <w:szCs w:val="20"/>
              </w:rPr>
              <w:t>Throttle Time Unit</w:t>
            </w:r>
          </w:p>
        </w:tc>
        <w:tc>
          <w:tcPr>
            <w:tcW w:w="3750" w:type="pct"/>
            <w:shd w:val="clear" w:color="auto" w:fill="F2F2F2" w:themeFill="background1" w:themeFillShade="F2"/>
          </w:tcPr>
          <w:p w14:paraId="7A2FD6A9" w14:textId="77777777" w:rsidR="0042274E" w:rsidRPr="0088099A" w:rsidRDefault="0042274E" w:rsidP="00D96643">
            <w:pPr>
              <w:spacing w:before="60" w:after="60"/>
              <w:rPr>
                <w:rFonts w:eastAsia="Calibri" w:cstheme="minorHAnsi"/>
                <w:b/>
                <w:bCs/>
                <w:iCs/>
                <w:szCs w:val="20"/>
              </w:rPr>
            </w:pPr>
            <w:r w:rsidRPr="0088099A">
              <w:rPr>
                <w:rFonts w:eastAsia="Calibri" w:cstheme="minorHAnsi"/>
                <w:szCs w:val="20"/>
              </w:rPr>
              <w:t>Indicates the unit in which Throttle Time Interval is expressed</w:t>
            </w:r>
            <w:r>
              <w:rPr>
                <w:rFonts w:eastAsia="Calibri" w:cstheme="minorHAnsi"/>
                <w:szCs w:val="20"/>
              </w:rPr>
              <w:t>:</w:t>
            </w:r>
          </w:p>
          <w:p w14:paraId="184AFFEB" w14:textId="77777777" w:rsidR="0042274E" w:rsidRPr="0084068E" w:rsidRDefault="0042274E" w:rsidP="00D96643">
            <w:pPr>
              <w:pStyle w:val="ListParagraph"/>
              <w:numPr>
                <w:ilvl w:val="0"/>
                <w:numId w:val="156"/>
              </w:numPr>
              <w:spacing w:before="60" w:after="60"/>
              <w:rPr>
                <w:rFonts w:eastAsia="Calibri" w:cstheme="minorHAnsi"/>
                <w:b/>
                <w:bCs/>
                <w:iCs/>
                <w:szCs w:val="20"/>
              </w:rPr>
            </w:pPr>
            <w:r w:rsidRPr="0088099A">
              <w:rPr>
                <w:rFonts w:eastAsia="Calibri" w:cstheme="minorHAnsi"/>
                <w:szCs w:val="20"/>
              </w:rPr>
              <w:t xml:space="preserve">0 = </w:t>
            </w:r>
            <w:proofErr w:type="gramStart"/>
            <w:r w:rsidRPr="0088099A">
              <w:rPr>
                <w:rFonts w:eastAsia="Calibri" w:cstheme="minorHAnsi"/>
                <w:szCs w:val="20"/>
              </w:rPr>
              <w:t>Seconds(</w:t>
            </w:r>
            <w:proofErr w:type="gramEnd"/>
            <w:r w:rsidRPr="0088099A">
              <w:rPr>
                <w:rFonts w:eastAsia="Calibri" w:cstheme="minorHAnsi"/>
                <w:szCs w:val="20"/>
              </w:rPr>
              <w:t>default if no</w:t>
            </w:r>
            <w:r>
              <w:rPr>
                <w:rFonts w:eastAsia="Calibri" w:cstheme="minorHAnsi"/>
                <w:szCs w:val="20"/>
              </w:rPr>
              <w:t>t</w:t>
            </w:r>
            <w:r w:rsidRPr="0088099A">
              <w:rPr>
                <w:rFonts w:eastAsia="Calibri" w:cstheme="minorHAnsi"/>
                <w:szCs w:val="20"/>
              </w:rPr>
              <w:t xml:space="preserve"> specified)</w:t>
            </w:r>
          </w:p>
        </w:tc>
      </w:tr>
    </w:tbl>
    <w:p w14:paraId="4A0394AD" w14:textId="77777777" w:rsidR="0042274E" w:rsidRDefault="0042274E" w:rsidP="0042274E">
      <w:pPr>
        <w:tabs>
          <w:tab w:val="left" w:pos="1728"/>
          <w:tab w:val="left" w:pos="3712"/>
          <w:tab w:val="left" w:pos="4715"/>
        </w:tabs>
        <w:spacing w:before="60" w:after="60"/>
        <w:ind w:left="828"/>
        <w:rPr>
          <w:rFonts w:cstheme="minorHAnsi"/>
          <w:szCs w:val="20"/>
          <w:lang w:val="en-GB"/>
        </w:rPr>
      </w:pPr>
    </w:p>
    <w:p w14:paraId="066B95A1" w14:textId="77777777" w:rsidR="0042274E" w:rsidRPr="00417716" w:rsidRDefault="0042274E" w:rsidP="0042274E">
      <w:pPr>
        <w:tabs>
          <w:tab w:val="left" w:pos="1728"/>
          <w:tab w:val="left" w:pos="3712"/>
          <w:tab w:val="left" w:pos="4715"/>
        </w:tabs>
        <w:spacing w:before="60" w:after="60"/>
        <w:ind w:left="828"/>
        <w:rPr>
          <w:rFonts w:cstheme="minorHAnsi"/>
          <w:szCs w:val="20"/>
          <w:lang w:val="en-GB"/>
        </w:rPr>
      </w:pPr>
      <w:r w:rsidRPr="00417716">
        <w:rPr>
          <w:rFonts w:cstheme="minorHAnsi"/>
          <w:szCs w:val="20"/>
          <w:lang w:val="en-GB"/>
        </w:rPr>
        <w:tab/>
      </w:r>
    </w:p>
    <w:p w14:paraId="685800BA" w14:textId="77777777" w:rsidR="0042274E" w:rsidRPr="00417716" w:rsidRDefault="0042274E" w:rsidP="0042274E">
      <w:pPr>
        <w:tabs>
          <w:tab w:val="left" w:pos="1728"/>
          <w:tab w:val="left" w:pos="3712"/>
          <w:tab w:val="left" w:pos="4715"/>
        </w:tabs>
        <w:spacing w:before="60" w:after="60"/>
        <w:ind w:left="828"/>
        <w:rPr>
          <w:rFonts w:cstheme="minorHAnsi"/>
          <w:szCs w:val="20"/>
          <w:lang w:val="en-GB"/>
        </w:rPr>
      </w:pPr>
    </w:p>
    <w:p w14:paraId="1320C51A" w14:textId="77777777" w:rsidR="0042274E" w:rsidRPr="00417716" w:rsidRDefault="0042274E" w:rsidP="0042274E">
      <w:pPr>
        <w:pStyle w:val="Heading1"/>
        <w:rPr>
          <w:lang w:val="en-GB"/>
        </w:rPr>
        <w:sectPr w:rsidR="0042274E" w:rsidRPr="00417716" w:rsidSect="0042274E">
          <w:pgSz w:w="11909" w:h="16834" w:code="9"/>
          <w:pgMar w:top="1440" w:right="1440" w:bottom="1440" w:left="1440" w:header="720" w:footer="720" w:gutter="0"/>
          <w:cols w:space="720"/>
          <w:docGrid w:linePitch="360"/>
        </w:sectPr>
      </w:pPr>
    </w:p>
    <w:p w14:paraId="6B362EA4" w14:textId="77777777" w:rsidR="0042274E" w:rsidRPr="00417716" w:rsidRDefault="0042274E" w:rsidP="0042274E">
      <w:pPr>
        <w:pStyle w:val="Heading1"/>
        <w:rPr>
          <w:lang w:val="en-GB"/>
        </w:rPr>
      </w:pPr>
      <w:bookmarkStart w:id="813" w:name="_Ref337109726"/>
      <w:bookmarkStart w:id="814" w:name="_Toc170578958"/>
      <w:r w:rsidRPr="00417716">
        <w:rPr>
          <w:lang w:val="en-GB"/>
        </w:rPr>
        <w:lastRenderedPageBreak/>
        <w:t>Data Dictionary</w:t>
      </w:r>
      <w:bookmarkEnd w:id="813"/>
      <w:bookmarkEnd w:id="814"/>
    </w:p>
    <w:p w14:paraId="18A82C43" w14:textId="77777777" w:rsidR="0042274E" w:rsidRPr="00417716" w:rsidRDefault="0042274E" w:rsidP="0042274E">
      <w:pPr>
        <w:tabs>
          <w:tab w:val="left" w:pos="1728"/>
          <w:tab w:val="left" w:pos="3712"/>
          <w:tab w:val="left" w:pos="4715"/>
        </w:tabs>
        <w:spacing w:before="60" w:after="60"/>
        <w:ind w:left="828"/>
        <w:rPr>
          <w:rFonts w:cstheme="minorHAnsi"/>
          <w:szCs w:val="20"/>
          <w:lang w:val="en-GB"/>
        </w:rPr>
      </w:pPr>
    </w:p>
    <w:p w14:paraId="06B6C25C" w14:textId="77777777" w:rsidR="0042274E" w:rsidRDefault="0042274E" w:rsidP="0042274E">
      <w:pPr>
        <w:pStyle w:val="Heading2"/>
        <w:rPr>
          <w:rFonts w:asciiTheme="minorHAnsi" w:hAnsiTheme="minorHAnsi" w:cstheme="minorHAnsi"/>
        </w:rPr>
      </w:pPr>
      <w:bookmarkStart w:id="815" w:name="_Toc170578959"/>
      <w:r w:rsidRPr="00417716">
        <w:rPr>
          <w:rFonts w:asciiTheme="minorHAnsi" w:hAnsiTheme="minorHAnsi" w:cstheme="minorHAnsi"/>
        </w:rPr>
        <w:t>Session Level</w:t>
      </w:r>
      <w:bookmarkEnd w:id="815"/>
    </w:p>
    <w:tbl>
      <w:tblPr>
        <w:tblW w:w="4527"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949"/>
        <w:gridCol w:w="3527"/>
        <w:gridCol w:w="2344"/>
        <w:gridCol w:w="5796"/>
      </w:tblGrid>
      <w:tr w:rsidR="0042274E" w:rsidRPr="00ED71C0" w14:paraId="5F9342D3" w14:textId="77777777" w:rsidTr="00D96643">
        <w:trPr>
          <w:trHeight w:val="300"/>
        </w:trPr>
        <w:tc>
          <w:tcPr>
            <w:tcW w:w="376" w:type="pct"/>
            <w:shd w:val="clear" w:color="auto" w:fill="C6D9F1" w:themeFill="text2" w:themeFillTint="33"/>
          </w:tcPr>
          <w:p w14:paraId="2C4B09DB" w14:textId="77777777" w:rsidR="0042274E" w:rsidRPr="00ED71C0" w:rsidRDefault="0042274E" w:rsidP="00D96643">
            <w:pPr>
              <w:pStyle w:val="Tablehead"/>
              <w:spacing w:after="0"/>
              <w:rPr>
                <w:rFonts w:cstheme="minorHAnsi"/>
              </w:rPr>
            </w:pPr>
            <w:r>
              <w:rPr>
                <w:rFonts w:cstheme="minorHAnsi"/>
              </w:rPr>
              <w:t>#</w:t>
            </w:r>
          </w:p>
        </w:tc>
        <w:tc>
          <w:tcPr>
            <w:tcW w:w="1398" w:type="pct"/>
            <w:shd w:val="clear" w:color="auto" w:fill="C6D9F1" w:themeFill="text2" w:themeFillTint="33"/>
            <w:noWrap/>
          </w:tcPr>
          <w:p w14:paraId="55C5E682" w14:textId="77777777" w:rsidR="0042274E" w:rsidRPr="00ED71C0" w:rsidRDefault="0042274E" w:rsidP="00D96643">
            <w:pPr>
              <w:pStyle w:val="Tablehead"/>
              <w:spacing w:after="0"/>
              <w:rPr>
                <w:rFonts w:cstheme="minorHAnsi"/>
              </w:rPr>
            </w:pPr>
            <w:r w:rsidRPr="00ED71C0">
              <w:rPr>
                <w:rFonts w:cstheme="minorHAnsi"/>
              </w:rPr>
              <w:t>Field Name</w:t>
            </w:r>
          </w:p>
        </w:tc>
        <w:tc>
          <w:tcPr>
            <w:tcW w:w="929" w:type="pct"/>
            <w:shd w:val="clear" w:color="auto" w:fill="C6D9F1" w:themeFill="text2" w:themeFillTint="33"/>
            <w:noWrap/>
          </w:tcPr>
          <w:p w14:paraId="2428DBCD" w14:textId="77777777" w:rsidR="0042274E" w:rsidRPr="00ED71C0" w:rsidRDefault="0042274E" w:rsidP="00D96643">
            <w:pPr>
              <w:pStyle w:val="Tablehead"/>
              <w:spacing w:after="0"/>
              <w:rPr>
                <w:rFonts w:cstheme="minorHAnsi"/>
              </w:rPr>
            </w:pPr>
            <w:r>
              <w:rPr>
                <w:rFonts w:cstheme="minorHAnsi"/>
              </w:rPr>
              <w:t>Data Type</w:t>
            </w:r>
          </w:p>
        </w:tc>
        <w:tc>
          <w:tcPr>
            <w:tcW w:w="2297" w:type="pct"/>
            <w:shd w:val="clear" w:color="auto" w:fill="C6D9F1" w:themeFill="text2" w:themeFillTint="33"/>
          </w:tcPr>
          <w:p w14:paraId="4E850164" w14:textId="77777777" w:rsidR="0042274E" w:rsidRPr="00ED71C0" w:rsidRDefault="0042274E" w:rsidP="00D96643">
            <w:pPr>
              <w:pStyle w:val="Tablehead"/>
              <w:spacing w:after="0"/>
              <w:jc w:val="left"/>
              <w:rPr>
                <w:rFonts w:cstheme="minorHAnsi"/>
              </w:rPr>
            </w:pPr>
            <w:r w:rsidRPr="00ED71C0">
              <w:rPr>
                <w:rFonts w:cstheme="minorHAnsi"/>
              </w:rPr>
              <w:t>Description</w:t>
            </w:r>
          </w:p>
        </w:tc>
      </w:tr>
      <w:tr w:rsidR="0042274E" w:rsidRPr="000A756A" w14:paraId="3FEC8742" w14:textId="77777777" w:rsidTr="00D96643">
        <w:tblPrEx>
          <w:tblLook w:val="01E0" w:firstRow="1" w:lastRow="1" w:firstColumn="1" w:lastColumn="1" w:noHBand="0" w:noVBand="0"/>
        </w:tblPrEx>
        <w:trPr>
          <w:trHeight w:val="343"/>
        </w:trPr>
        <w:tc>
          <w:tcPr>
            <w:tcW w:w="376" w:type="pct"/>
            <w:shd w:val="clear" w:color="auto" w:fill="F2F2F2" w:themeFill="background1" w:themeFillShade="F2"/>
          </w:tcPr>
          <w:p w14:paraId="2F778F44" w14:textId="77777777" w:rsidR="0042274E" w:rsidRPr="000A756A" w:rsidRDefault="0042274E" w:rsidP="00D96643">
            <w:pPr>
              <w:pStyle w:val="ListParagraph"/>
              <w:numPr>
                <w:ilvl w:val="0"/>
                <w:numId w:val="157"/>
              </w:numPr>
              <w:spacing w:before="60" w:after="60"/>
              <w:jc w:val="center"/>
              <w:rPr>
                <w:rFonts w:cstheme="minorHAnsi"/>
                <w:szCs w:val="20"/>
                <w:lang w:val="en-GB"/>
              </w:rPr>
            </w:pPr>
          </w:p>
        </w:tc>
        <w:tc>
          <w:tcPr>
            <w:tcW w:w="1398" w:type="pct"/>
            <w:shd w:val="clear" w:color="auto" w:fill="F2F2F2" w:themeFill="background1" w:themeFillShade="F2"/>
          </w:tcPr>
          <w:p w14:paraId="18BFEBC9" w14:textId="77777777" w:rsidR="0042274E" w:rsidRPr="000A756A" w:rsidRDefault="0042274E" w:rsidP="00D96643">
            <w:pPr>
              <w:spacing w:before="60" w:after="60"/>
              <w:rPr>
                <w:rFonts w:cstheme="minorHAnsi"/>
                <w:szCs w:val="20"/>
                <w:lang w:val="en-GB"/>
              </w:rPr>
            </w:pPr>
            <w:r w:rsidRPr="000A756A">
              <w:rPr>
                <w:rFonts w:cstheme="minorHAnsi"/>
                <w:color w:val="000000"/>
                <w:szCs w:val="20"/>
              </w:rPr>
              <w:t>Body Fields Presence Map</w:t>
            </w:r>
          </w:p>
        </w:tc>
        <w:tc>
          <w:tcPr>
            <w:tcW w:w="929" w:type="pct"/>
            <w:shd w:val="clear" w:color="auto" w:fill="F2F2F2" w:themeFill="background1" w:themeFillShade="F2"/>
          </w:tcPr>
          <w:p w14:paraId="15C54DD2" w14:textId="77777777" w:rsidR="0042274E" w:rsidRPr="000A756A" w:rsidRDefault="0042274E" w:rsidP="00D96643">
            <w:pPr>
              <w:spacing w:before="60" w:after="60"/>
              <w:jc w:val="center"/>
              <w:rPr>
                <w:rFonts w:cstheme="minorHAnsi"/>
                <w:szCs w:val="20"/>
                <w:lang w:val="en-GB"/>
              </w:rPr>
            </w:pPr>
            <w:r w:rsidRPr="000A756A">
              <w:rPr>
                <w:rFonts w:cstheme="minorHAnsi"/>
                <w:szCs w:val="20"/>
                <w:lang w:val="en-GB"/>
              </w:rPr>
              <w:t>Bitmap Fixed Length</w:t>
            </w:r>
          </w:p>
        </w:tc>
        <w:tc>
          <w:tcPr>
            <w:tcW w:w="2297" w:type="pct"/>
            <w:shd w:val="clear" w:color="auto" w:fill="F2F2F2" w:themeFill="background1" w:themeFillShade="F2"/>
          </w:tcPr>
          <w:p w14:paraId="4D4735EC" w14:textId="77777777" w:rsidR="0042274E" w:rsidRPr="000A756A" w:rsidRDefault="0042274E" w:rsidP="00D96643">
            <w:pPr>
              <w:spacing w:before="60" w:after="60"/>
              <w:rPr>
                <w:rFonts w:cstheme="minorHAnsi"/>
                <w:b/>
                <w:szCs w:val="20"/>
                <w:lang w:val="en-GB"/>
              </w:rPr>
            </w:pPr>
            <w:r>
              <w:rPr>
                <w:rFonts w:eastAsia="SimSun" w:cstheme="minorHAnsi" w:hint="eastAsia"/>
                <w:szCs w:val="20"/>
                <w:lang w:val="en-GB" w:eastAsia="zh-CN"/>
              </w:rPr>
              <w:t>B</w:t>
            </w:r>
            <w:r w:rsidRPr="000A756A">
              <w:rPr>
                <w:rFonts w:cstheme="minorHAnsi"/>
                <w:szCs w:val="20"/>
                <w:lang w:val="en-GB"/>
              </w:rPr>
              <w:t>itmap indicat</w:t>
            </w:r>
            <w:r>
              <w:rPr>
                <w:rFonts w:eastAsia="SimSun" w:cstheme="minorHAnsi" w:hint="eastAsia"/>
                <w:szCs w:val="20"/>
                <w:lang w:val="en-GB" w:eastAsia="zh-CN"/>
              </w:rPr>
              <w:t>es</w:t>
            </w:r>
            <w:r w:rsidRPr="000A756A">
              <w:rPr>
                <w:rFonts w:cstheme="minorHAnsi"/>
                <w:szCs w:val="20"/>
                <w:lang w:val="en-GB"/>
              </w:rPr>
              <w:t xml:space="preserve"> the fields and repeating blocks present in the body of the message. To indicate availability set 1 to the applicable bit position and 0 for unavailability. </w:t>
            </w:r>
          </w:p>
        </w:tc>
      </w:tr>
      <w:tr w:rsidR="0042274E" w:rsidRPr="000A756A" w14:paraId="574F2CA5" w14:textId="77777777" w:rsidTr="00D96643">
        <w:tblPrEx>
          <w:tblLook w:val="01E0" w:firstRow="1" w:lastRow="1" w:firstColumn="1" w:lastColumn="1" w:noHBand="0" w:noVBand="0"/>
        </w:tblPrEx>
        <w:trPr>
          <w:trHeight w:val="343"/>
        </w:trPr>
        <w:tc>
          <w:tcPr>
            <w:tcW w:w="376" w:type="pct"/>
            <w:shd w:val="clear" w:color="auto" w:fill="F2F2F2" w:themeFill="background1" w:themeFillShade="F2"/>
          </w:tcPr>
          <w:p w14:paraId="700DD7B9" w14:textId="77777777" w:rsidR="0042274E" w:rsidRPr="000A756A" w:rsidRDefault="0042274E" w:rsidP="00D96643">
            <w:pPr>
              <w:pStyle w:val="ListParagraph"/>
              <w:numPr>
                <w:ilvl w:val="0"/>
                <w:numId w:val="157"/>
              </w:numPr>
              <w:spacing w:before="60" w:after="60"/>
              <w:jc w:val="center"/>
              <w:rPr>
                <w:rFonts w:cstheme="minorHAnsi"/>
                <w:szCs w:val="20"/>
                <w:lang w:val="en-GB"/>
              </w:rPr>
            </w:pPr>
          </w:p>
        </w:tc>
        <w:tc>
          <w:tcPr>
            <w:tcW w:w="1398" w:type="pct"/>
            <w:shd w:val="clear" w:color="auto" w:fill="F2F2F2" w:themeFill="background1" w:themeFillShade="F2"/>
          </w:tcPr>
          <w:p w14:paraId="5E19D1DC" w14:textId="77777777" w:rsidR="0042274E" w:rsidRPr="000A756A" w:rsidRDefault="0042274E" w:rsidP="00D96643">
            <w:pPr>
              <w:spacing w:before="60" w:after="60"/>
              <w:rPr>
                <w:rFonts w:cstheme="minorHAnsi"/>
                <w:szCs w:val="20"/>
              </w:rPr>
            </w:pPr>
            <w:r w:rsidRPr="000A756A">
              <w:rPr>
                <w:rFonts w:cstheme="minorHAnsi"/>
                <w:color w:val="000000"/>
                <w:szCs w:val="20"/>
                <w:lang w:val="en-GB"/>
              </w:rPr>
              <w:t>Comp</w:t>
            </w:r>
            <w:r>
              <w:rPr>
                <w:rFonts w:cstheme="minorHAnsi"/>
                <w:color w:val="000000"/>
                <w:szCs w:val="20"/>
                <w:lang w:val="en-GB"/>
              </w:rPr>
              <w:t xml:space="preserve"> </w:t>
            </w:r>
            <w:r w:rsidRPr="000A756A">
              <w:rPr>
                <w:rFonts w:cstheme="minorHAnsi"/>
                <w:color w:val="000000"/>
                <w:szCs w:val="20"/>
                <w:lang w:val="en-GB"/>
              </w:rPr>
              <w:t>ID</w:t>
            </w:r>
          </w:p>
        </w:tc>
        <w:tc>
          <w:tcPr>
            <w:tcW w:w="929" w:type="pct"/>
            <w:shd w:val="clear" w:color="auto" w:fill="F2F2F2" w:themeFill="background1" w:themeFillShade="F2"/>
          </w:tcPr>
          <w:p w14:paraId="1F94D64A" w14:textId="77777777" w:rsidR="0042274E" w:rsidRPr="000A756A" w:rsidRDefault="0042274E" w:rsidP="00D96643">
            <w:pPr>
              <w:spacing w:before="60" w:after="60"/>
              <w:jc w:val="center"/>
              <w:rPr>
                <w:rFonts w:cstheme="minorHAnsi"/>
                <w:szCs w:val="20"/>
                <w:lang w:val="en-GB"/>
              </w:rPr>
            </w:pPr>
            <w:r>
              <w:rPr>
                <w:rFonts w:cstheme="minorHAnsi"/>
                <w:szCs w:val="20"/>
                <w:lang w:val="en-GB"/>
              </w:rPr>
              <w:t>Char Array (10)</w:t>
            </w:r>
          </w:p>
        </w:tc>
        <w:tc>
          <w:tcPr>
            <w:tcW w:w="2297" w:type="pct"/>
            <w:shd w:val="clear" w:color="auto" w:fill="F2F2F2" w:themeFill="background1" w:themeFillShade="F2"/>
          </w:tcPr>
          <w:p w14:paraId="2BEDA7E8" w14:textId="77777777" w:rsidR="0042274E" w:rsidRPr="000A756A" w:rsidRDefault="0042274E" w:rsidP="00D96643">
            <w:pPr>
              <w:spacing w:before="60" w:after="60"/>
              <w:rPr>
                <w:rFonts w:cstheme="minorHAnsi"/>
                <w:szCs w:val="20"/>
                <w:lang w:val="en-GB"/>
              </w:rPr>
            </w:pPr>
            <w:r w:rsidRPr="000A756A">
              <w:rPr>
                <w:rFonts w:cstheme="minorHAnsi"/>
                <w:szCs w:val="20"/>
                <w:lang w:val="en-GB"/>
              </w:rPr>
              <w:t>Comp</w:t>
            </w:r>
            <w:r>
              <w:rPr>
                <w:rFonts w:cstheme="minorHAnsi"/>
                <w:szCs w:val="20"/>
                <w:lang w:val="en-GB"/>
              </w:rPr>
              <w:t xml:space="preserve"> </w:t>
            </w:r>
            <w:r w:rsidRPr="000A756A">
              <w:rPr>
                <w:rFonts w:cstheme="minorHAnsi"/>
                <w:szCs w:val="20"/>
                <w:lang w:val="en-GB"/>
              </w:rPr>
              <w:t>ID assigned to the sender of the message.</w:t>
            </w:r>
          </w:p>
        </w:tc>
      </w:tr>
      <w:tr w:rsidR="0042274E" w:rsidRPr="000A756A" w14:paraId="05BC1A43" w14:textId="77777777" w:rsidTr="00D96643">
        <w:tblPrEx>
          <w:tblLook w:val="01E0" w:firstRow="1" w:lastRow="1" w:firstColumn="1" w:lastColumn="1" w:noHBand="0" w:noVBand="0"/>
        </w:tblPrEx>
        <w:trPr>
          <w:trHeight w:val="343"/>
        </w:trPr>
        <w:tc>
          <w:tcPr>
            <w:tcW w:w="376" w:type="pct"/>
            <w:shd w:val="clear" w:color="auto" w:fill="F2F2F2" w:themeFill="background1" w:themeFillShade="F2"/>
          </w:tcPr>
          <w:p w14:paraId="1370AD15" w14:textId="77777777" w:rsidR="0042274E" w:rsidRPr="000A756A" w:rsidRDefault="0042274E" w:rsidP="00D96643">
            <w:pPr>
              <w:pStyle w:val="ListParagraph"/>
              <w:numPr>
                <w:ilvl w:val="0"/>
                <w:numId w:val="157"/>
              </w:numPr>
              <w:spacing w:before="60" w:after="60"/>
              <w:jc w:val="center"/>
              <w:rPr>
                <w:rFonts w:cstheme="minorHAnsi"/>
                <w:szCs w:val="20"/>
                <w:lang w:val="en-GB"/>
              </w:rPr>
            </w:pPr>
          </w:p>
        </w:tc>
        <w:tc>
          <w:tcPr>
            <w:tcW w:w="1398" w:type="pct"/>
            <w:shd w:val="clear" w:color="auto" w:fill="F2F2F2" w:themeFill="background1" w:themeFillShade="F2"/>
          </w:tcPr>
          <w:p w14:paraId="64ACAAC2" w14:textId="77777777" w:rsidR="0042274E" w:rsidRPr="000A756A" w:rsidRDefault="0042274E" w:rsidP="00D96643">
            <w:pPr>
              <w:spacing w:before="60" w:after="60"/>
              <w:rPr>
                <w:rFonts w:cstheme="minorHAnsi"/>
                <w:szCs w:val="20"/>
              </w:rPr>
            </w:pPr>
            <w:r w:rsidRPr="000A756A">
              <w:rPr>
                <w:rFonts w:cstheme="minorHAnsi"/>
                <w:color w:val="000000"/>
                <w:szCs w:val="20"/>
              </w:rPr>
              <w:t>Length</w:t>
            </w:r>
          </w:p>
        </w:tc>
        <w:tc>
          <w:tcPr>
            <w:tcW w:w="929" w:type="pct"/>
            <w:shd w:val="clear" w:color="auto" w:fill="F2F2F2" w:themeFill="background1" w:themeFillShade="F2"/>
          </w:tcPr>
          <w:p w14:paraId="4F1FD427" w14:textId="77777777" w:rsidR="0042274E" w:rsidRPr="000A756A" w:rsidRDefault="0042274E" w:rsidP="00D96643">
            <w:pPr>
              <w:spacing w:before="60" w:after="60"/>
              <w:jc w:val="center"/>
              <w:rPr>
                <w:rFonts w:cstheme="minorHAnsi"/>
                <w:szCs w:val="20"/>
                <w:lang w:val="en-GB"/>
              </w:rPr>
            </w:pPr>
            <w:r w:rsidRPr="000A756A">
              <w:rPr>
                <w:rFonts w:cstheme="minorHAnsi"/>
                <w:szCs w:val="20"/>
                <w:lang w:val="en-GB"/>
              </w:rPr>
              <w:t>UInt16</w:t>
            </w:r>
          </w:p>
        </w:tc>
        <w:tc>
          <w:tcPr>
            <w:tcW w:w="2297" w:type="pct"/>
            <w:shd w:val="clear" w:color="auto" w:fill="F2F2F2" w:themeFill="background1" w:themeFillShade="F2"/>
          </w:tcPr>
          <w:p w14:paraId="131AC9CB" w14:textId="77777777" w:rsidR="0042274E" w:rsidRPr="000A756A" w:rsidRDefault="0042274E" w:rsidP="00D96643">
            <w:pPr>
              <w:spacing w:before="60" w:after="60"/>
              <w:rPr>
                <w:rFonts w:cstheme="minorHAnsi"/>
                <w:szCs w:val="20"/>
                <w:lang w:val="en-GB"/>
              </w:rPr>
            </w:pPr>
            <w:r w:rsidRPr="000A756A">
              <w:rPr>
                <w:rFonts w:cstheme="minorHAnsi"/>
                <w:szCs w:val="20"/>
                <w:lang w:val="en-GB"/>
              </w:rPr>
              <w:t xml:space="preserve">Length of the message including all the fields in the message (i.e. length of all </w:t>
            </w:r>
            <w:proofErr w:type="gramStart"/>
            <w:r w:rsidRPr="000A756A">
              <w:rPr>
                <w:rFonts w:cstheme="minorHAnsi"/>
                <w:szCs w:val="20"/>
                <w:lang w:val="en-GB"/>
              </w:rPr>
              <w:t>header</w:t>
            </w:r>
            <w:proofErr w:type="gramEnd"/>
            <w:r w:rsidRPr="000A756A">
              <w:rPr>
                <w:rFonts w:cstheme="minorHAnsi"/>
                <w:szCs w:val="20"/>
                <w:lang w:val="en-GB"/>
              </w:rPr>
              <w:t>, body and trailer fields)</w:t>
            </w:r>
          </w:p>
        </w:tc>
      </w:tr>
      <w:tr w:rsidR="0042274E" w:rsidRPr="000A756A" w14:paraId="2557383E" w14:textId="77777777" w:rsidTr="00D96643">
        <w:tblPrEx>
          <w:tblLook w:val="01E0" w:firstRow="1" w:lastRow="1" w:firstColumn="1" w:lastColumn="1" w:noHBand="0" w:noVBand="0"/>
        </w:tblPrEx>
        <w:trPr>
          <w:trHeight w:val="343"/>
        </w:trPr>
        <w:tc>
          <w:tcPr>
            <w:tcW w:w="376" w:type="pct"/>
            <w:shd w:val="clear" w:color="auto" w:fill="F2F2F2" w:themeFill="background1" w:themeFillShade="F2"/>
          </w:tcPr>
          <w:p w14:paraId="1C482195" w14:textId="77777777" w:rsidR="0042274E" w:rsidRPr="000A756A" w:rsidRDefault="0042274E" w:rsidP="00D96643">
            <w:pPr>
              <w:pStyle w:val="ListParagraph"/>
              <w:numPr>
                <w:ilvl w:val="0"/>
                <w:numId w:val="157"/>
              </w:numPr>
              <w:spacing w:before="60" w:after="60"/>
              <w:jc w:val="center"/>
              <w:rPr>
                <w:rFonts w:cstheme="minorHAnsi"/>
                <w:szCs w:val="20"/>
                <w:lang w:val="en-GB"/>
              </w:rPr>
            </w:pPr>
          </w:p>
        </w:tc>
        <w:tc>
          <w:tcPr>
            <w:tcW w:w="1398" w:type="pct"/>
            <w:shd w:val="clear" w:color="auto" w:fill="F2F2F2" w:themeFill="background1" w:themeFillShade="F2"/>
          </w:tcPr>
          <w:p w14:paraId="163D0F2C" w14:textId="77777777" w:rsidR="0042274E" w:rsidRPr="000A756A" w:rsidRDefault="0042274E" w:rsidP="00D96643">
            <w:pPr>
              <w:spacing w:before="60" w:after="60"/>
              <w:rPr>
                <w:rFonts w:cstheme="minorHAnsi"/>
                <w:szCs w:val="20"/>
              </w:rPr>
            </w:pPr>
            <w:r w:rsidRPr="000A756A">
              <w:rPr>
                <w:rFonts w:cstheme="minorHAnsi"/>
                <w:szCs w:val="20"/>
              </w:rPr>
              <w:t xml:space="preserve">Message </w:t>
            </w:r>
            <w:r>
              <w:rPr>
                <w:rFonts w:cstheme="minorHAnsi"/>
                <w:szCs w:val="20"/>
              </w:rPr>
              <w:t>ID</w:t>
            </w:r>
          </w:p>
        </w:tc>
        <w:tc>
          <w:tcPr>
            <w:tcW w:w="929" w:type="pct"/>
            <w:shd w:val="clear" w:color="auto" w:fill="F2F2F2" w:themeFill="background1" w:themeFillShade="F2"/>
          </w:tcPr>
          <w:p w14:paraId="3F7BCDBF" w14:textId="77777777" w:rsidR="0042274E" w:rsidRPr="000A756A" w:rsidRDefault="0042274E" w:rsidP="00D96643">
            <w:pPr>
              <w:spacing w:before="60" w:after="60"/>
              <w:jc w:val="center"/>
              <w:rPr>
                <w:rFonts w:cstheme="minorHAnsi"/>
                <w:szCs w:val="20"/>
                <w:lang w:val="en-GB"/>
              </w:rPr>
            </w:pPr>
            <w:r w:rsidRPr="000A756A">
              <w:rPr>
                <w:rFonts w:cstheme="minorHAnsi"/>
                <w:szCs w:val="20"/>
                <w:lang w:val="en-GB"/>
              </w:rPr>
              <w:t>UInt</w:t>
            </w:r>
            <w:r>
              <w:rPr>
                <w:rFonts w:cstheme="minorHAnsi"/>
                <w:szCs w:val="20"/>
                <w:lang w:val="en-GB"/>
              </w:rPr>
              <w:t>8</w:t>
            </w:r>
          </w:p>
        </w:tc>
        <w:tc>
          <w:tcPr>
            <w:tcW w:w="2297" w:type="pct"/>
            <w:shd w:val="clear" w:color="auto" w:fill="F2F2F2" w:themeFill="background1" w:themeFillShade="F2"/>
          </w:tcPr>
          <w:p w14:paraId="146943B5" w14:textId="25476AD0" w:rsidR="0042274E" w:rsidRPr="00A557E8" w:rsidRDefault="0042274E" w:rsidP="00A557E8">
            <w:pPr>
              <w:tabs>
                <w:tab w:val="left" w:pos="756"/>
              </w:tabs>
              <w:spacing w:before="60" w:after="60"/>
              <w:rPr>
                <w:rFonts w:cstheme="minorHAnsi"/>
                <w:szCs w:val="20"/>
                <w:lang w:val="en-GB"/>
              </w:rPr>
            </w:pPr>
            <w:r>
              <w:rPr>
                <w:rFonts w:cstheme="minorHAnsi"/>
                <w:szCs w:val="20"/>
                <w:lang w:val="en-GB"/>
              </w:rPr>
              <w:t xml:space="preserve">Defines the message </w:t>
            </w:r>
            <w:r w:rsidR="00A557E8">
              <w:rPr>
                <w:rFonts w:cstheme="minorHAnsi"/>
                <w:szCs w:val="20"/>
                <w:lang w:val="en-GB"/>
              </w:rPr>
              <w:t>ID. Refer to Section 7.3.2 &amp; 7.3.3</w:t>
            </w:r>
          </w:p>
        </w:tc>
      </w:tr>
      <w:tr w:rsidR="0042274E" w:rsidRPr="000A756A" w14:paraId="351509BD" w14:textId="77777777" w:rsidTr="00D96643">
        <w:tblPrEx>
          <w:tblLook w:val="01E0" w:firstRow="1" w:lastRow="1" w:firstColumn="1" w:lastColumn="1" w:noHBand="0" w:noVBand="0"/>
        </w:tblPrEx>
        <w:trPr>
          <w:trHeight w:val="343"/>
        </w:trPr>
        <w:tc>
          <w:tcPr>
            <w:tcW w:w="376" w:type="pct"/>
            <w:shd w:val="clear" w:color="auto" w:fill="F2F2F2" w:themeFill="background1" w:themeFillShade="F2"/>
          </w:tcPr>
          <w:p w14:paraId="1E1572ED" w14:textId="77777777" w:rsidR="0042274E" w:rsidRPr="000A756A" w:rsidRDefault="0042274E" w:rsidP="00D96643">
            <w:pPr>
              <w:pStyle w:val="ListParagraph"/>
              <w:numPr>
                <w:ilvl w:val="0"/>
                <w:numId w:val="157"/>
              </w:numPr>
              <w:spacing w:before="60" w:after="60"/>
              <w:jc w:val="center"/>
              <w:rPr>
                <w:rFonts w:cstheme="minorHAnsi"/>
                <w:szCs w:val="20"/>
                <w:lang w:val="en-GB"/>
              </w:rPr>
            </w:pPr>
          </w:p>
        </w:tc>
        <w:tc>
          <w:tcPr>
            <w:tcW w:w="1398" w:type="pct"/>
            <w:shd w:val="clear" w:color="auto" w:fill="F2F2F2" w:themeFill="background1" w:themeFillShade="F2"/>
          </w:tcPr>
          <w:p w14:paraId="37E69DC1" w14:textId="77777777" w:rsidR="0042274E" w:rsidRPr="000A756A" w:rsidRDefault="0042274E" w:rsidP="00D96643">
            <w:pPr>
              <w:spacing w:before="60" w:after="60"/>
              <w:rPr>
                <w:rFonts w:cstheme="minorHAnsi"/>
                <w:color w:val="000000"/>
                <w:szCs w:val="20"/>
              </w:rPr>
            </w:pPr>
            <w:r w:rsidRPr="000A756A">
              <w:rPr>
                <w:rFonts w:cstheme="minorHAnsi"/>
                <w:color w:val="000000"/>
                <w:szCs w:val="20"/>
              </w:rPr>
              <w:t xml:space="preserve">PossDup </w:t>
            </w:r>
          </w:p>
        </w:tc>
        <w:tc>
          <w:tcPr>
            <w:tcW w:w="929" w:type="pct"/>
            <w:shd w:val="clear" w:color="auto" w:fill="F2F2F2" w:themeFill="background1" w:themeFillShade="F2"/>
          </w:tcPr>
          <w:p w14:paraId="253EBCAC" w14:textId="77777777" w:rsidR="0042274E" w:rsidRPr="000A756A" w:rsidRDefault="0042274E" w:rsidP="00D96643">
            <w:pPr>
              <w:spacing w:before="60" w:after="60"/>
              <w:jc w:val="center"/>
              <w:rPr>
                <w:rFonts w:cstheme="minorHAnsi"/>
                <w:szCs w:val="20"/>
              </w:rPr>
            </w:pPr>
            <w:r w:rsidRPr="000A756A">
              <w:rPr>
                <w:rFonts w:cstheme="minorHAnsi"/>
                <w:szCs w:val="20"/>
              </w:rPr>
              <w:t>UInt8</w:t>
            </w:r>
          </w:p>
        </w:tc>
        <w:tc>
          <w:tcPr>
            <w:tcW w:w="2297" w:type="pct"/>
            <w:shd w:val="clear" w:color="auto" w:fill="F2F2F2" w:themeFill="background1" w:themeFillShade="F2"/>
          </w:tcPr>
          <w:p w14:paraId="72D8D7DD" w14:textId="77777777" w:rsidR="0042274E" w:rsidRPr="000A756A" w:rsidRDefault="0042274E" w:rsidP="00D96643">
            <w:pPr>
              <w:spacing w:before="30" w:after="30"/>
              <w:rPr>
                <w:rFonts w:eastAsia="Times New Roman" w:cstheme="minorHAnsi"/>
                <w:color w:val="000000"/>
                <w:szCs w:val="20"/>
                <w:lang w:eastAsia="en-US"/>
              </w:rPr>
            </w:pPr>
            <w:r w:rsidRPr="000A756A">
              <w:rPr>
                <w:rFonts w:eastAsia="Times New Roman" w:cstheme="minorHAnsi"/>
                <w:color w:val="000000"/>
                <w:szCs w:val="20"/>
                <w:lang w:eastAsia="en-US"/>
              </w:rPr>
              <w:t>Indicates possible retransmission of message with this sequence number:</w:t>
            </w:r>
          </w:p>
          <w:p w14:paraId="03DE4122" w14:textId="77777777" w:rsidR="0042274E" w:rsidRPr="000A756A" w:rsidRDefault="0042274E" w:rsidP="00D96643">
            <w:pPr>
              <w:pStyle w:val="ListParagraph"/>
              <w:numPr>
                <w:ilvl w:val="0"/>
                <w:numId w:val="158"/>
              </w:numPr>
              <w:spacing w:before="60" w:after="60"/>
              <w:rPr>
                <w:rFonts w:cstheme="minorHAnsi"/>
                <w:szCs w:val="20"/>
                <w:lang w:val="en-GB"/>
              </w:rPr>
            </w:pPr>
            <w:r w:rsidRPr="000A756A">
              <w:rPr>
                <w:rFonts w:cstheme="minorHAnsi"/>
                <w:szCs w:val="20"/>
                <w:lang w:val="en-GB"/>
              </w:rPr>
              <w:t>0 – No (original transmission)</w:t>
            </w:r>
          </w:p>
          <w:p w14:paraId="007574F8" w14:textId="77777777" w:rsidR="0042274E" w:rsidRPr="000A756A" w:rsidRDefault="0042274E" w:rsidP="00D96643">
            <w:pPr>
              <w:pStyle w:val="ListParagraph"/>
              <w:numPr>
                <w:ilvl w:val="0"/>
                <w:numId w:val="158"/>
              </w:numPr>
              <w:spacing w:before="60" w:after="60"/>
              <w:rPr>
                <w:rFonts w:cstheme="minorHAnsi"/>
                <w:b/>
                <w:szCs w:val="20"/>
                <w:lang w:val="en-GB"/>
              </w:rPr>
            </w:pPr>
            <w:r w:rsidRPr="000A756A">
              <w:rPr>
                <w:rFonts w:cstheme="minorHAnsi"/>
                <w:szCs w:val="20"/>
                <w:lang w:val="en-GB"/>
              </w:rPr>
              <w:t>1 – Yes (possible duplicate)</w:t>
            </w:r>
          </w:p>
        </w:tc>
      </w:tr>
      <w:tr w:rsidR="0042274E" w:rsidRPr="000A756A" w14:paraId="704D717D" w14:textId="77777777" w:rsidTr="00D96643">
        <w:tblPrEx>
          <w:tblLook w:val="01E0" w:firstRow="1" w:lastRow="1" w:firstColumn="1" w:lastColumn="1" w:noHBand="0" w:noVBand="0"/>
        </w:tblPrEx>
        <w:trPr>
          <w:trHeight w:val="343"/>
        </w:trPr>
        <w:tc>
          <w:tcPr>
            <w:tcW w:w="376" w:type="pct"/>
            <w:shd w:val="clear" w:color="auto" w:fill="F2F2F2" w:themeFill="background1" w:themeFillShade="F2"/>
          </w:tcPr>
          <w:p w14:paraId="0323619F" w14:textId="77777777" w:rsidR="0042274E" w:rsidRPr="000A756A" w:rsidRDefault="0042274E" w:rsidP="00D96643">
            <w:pPr>
              <w:pStyle w:val="ListParagraph"/>
              <w:numPr>
                <w:ilvl w:val="0"/>
                <w:numId w:val="157"/>
              </w:numPr>
              <w:spacing w:before="60" w:after="60"/>
              <w:jc w:val="center"/>
              <w:rPr>
                <w:rFonts w:cstheme="minorHAnsi"/>
                <w:szCs w:val="20"/>
                <w:lang w:val="en-GB"/>
              </w:rPr>
            </w:pPr>
          </w:p>
        </w:tc>
        <w:tc>
          <w:tcPr>
            <w:tcW w:w="1398" w:type="pct"/>
            <w:shd w:val="clear" w:color="auto" w:fill="F2F2F2" w:themeFill="background1" w:themeFillShade="F2"/>
          </w:tcPr>
          <w:p w14:paraId="7F64B416" w14:textId="77777777" w:rsidR="0042274E" w:rsidRPr="000A756A" w:rsidRDefault="0042274E" w:rsidP="00D96643">
            <w:pPr>
              <w:spacing w:before="60" w:after="60"/>
              <w:rPr>
                <w:rFonts w:cstheme="minorHAnsi"/>
                <w:color w:val="000000"/>
                <w:szCs w:val="20"/>
              </w:rPr>
            </w:pPr>
            <w:r w:rsidRPr="000A756A">
              <w:rPr>
                <w:rFonts w:cstheme="minorHAnsi"/>
                <w:color w:val="000000"/>
                <w:szCs w:val="20"/>
              </w:rPr>
              <w:t xml:space="preserve">PossResend </w:t>
            </w:r>
          </w:p>
        </w:tc>
        <w:tc>
          <w:tcPr>
            <w:tcW w:w="929" w:type="pct"/>
            <w:shd w:val="clear" w:color="auto" w:fill="F2F2F2" w:themeFill="background1" w:themeFillShade="F2"/>
          </w:tcPr>
          <w:p w14:paraId="555DB5B4" w14:textId="77777777" w:rsidR="0042274E" w:rsidRPr="000A756A" w:rsidRDefault="0042274E" w:rsidP="00D96643">
            <w:pPr>
              <w:spacing w:before="60" w:after="60"/>
              <w:jc w:val="center"/>
              <w:rPr>
                <w:rFonts w:cstheme="minorHAnsi"/>
                <w:szCs w:val="20"/>
              </w:rPr>
            </w:pPr>
            <w:r w:rsidRPr="000A756A">
              <w:rPr>
                <w:rFonts w:cstheme="minorHAnsi"/>
                <w:szCs w:val="20"/>
              </w:rPr>
              <w:t>UInt8</w:t>
            </w:r>
          </w:p>
        </w:tc>
        <w:tc>
          <w:tcPr>
            <w:tcW w:w="2297" w:type="pct"/>
            <w:shd w:val="clear" w:color="auto" w:fill="F2F2F2" w:themeFill="background1" w:themeFillShade="F2"/>
          </w:tcPr>
          <w:p w14:paraId="07109D60" w14:textId="77777777" w:rsidR="0042274E" w:rsidRPr="000A756A" w:rsidRDefault="0042274E" w:rsidP="00D96643">
            <w:pPr>
              <w:spacing w:before="60" w:after="60"/>
              <w:rPr>
                <w:rFonts w:cstheme="minorHAnsi"/>
                <w:szCs w:val="20"/>
                <w:lang w:val="en-GB"/>
              </w:rPr>
            </w:pPr>
            <w:r w:rsidRPr="000A756A">
              <w:rPr>
                <w:rFonts w:cstheme="minorHAnsi"/>
                <w:color w:val="000000"/>
                <w:szCs w:val="20"/>
              </w:rPr>
              <w:t>Indicates that message may contain information that has been sent under another sequence number:</w:t>
            </w:r>
          </w:p>
          <w:p w14:paraId="23721D54" w14:textId="77777777" w:rsidR="0042274E" w:rsidRPr="000A756A" w:rsidRDefault="0042274E" w:rsidP="00D96643">
            <w:pPr>
              <w:pStyle w:val="ListParagraph"/>
              <w:numPr>
                <w:ilvl w:val="0"/>
                <w:numId w:val="159"/>
              </w:numPr>
              <w:spacing w:before="60" w:after="60"/>
              <w:rPr>
                <w:rFonts w:cstheme="minorHAnsi"/>
                <w:szCs w:val="20"/>
                <w:lang w:val="en-GB"/>
              </w:rPr>
            </w:pPr>
            <w:r w:rsidRPr="000A756A">
              <w:rPr>
                <w:rFonts w:cstheme="minorHAnsi"/>
                <w:szCs w:val="20"/>
                <w:lang w:val="en-GB"/>
              </w:rPr>
              <w:t>0 – No (original transmission)</w:t>
            </w:r>
          </w:p>
          <w:p w14:paraId="6BDBF4DB" w14:textId="77777777" w:rsidR="0042274E" w:rsidRPr="000A756A" w:rsidRDefault="0042274E" w:rsidP="00D96643">
            <w:pPr>
              <w:pStyle w:val="ListParagraph"/>
              <w:numPr>
                <w:ilvl w:val="0"/>
                <w:numId w:val="159"/>
              </w:numPr>
              <w:spacing w:before="60" w:after="60"/>
              <w:rPr>
                <w:rFonts w:cstheme="minorHAnsi"/>
                <w:b/>
                <w:szCs w:val="20"/>
                <w:lang w:val="en-GB"/>
              </w:rPr>
            </w:pPr>
            <w:r w:rsidRPr="000A756A">
              <w:rPr>
                <w:rFonts w:cstheme="minorHAnsi"/>
                <w:szCs w:val="20"/>
                <w:lang w:val="en-GB"/>
              </w:rPr>
              <w:t>1 – Yes (possible resend)</w:t>
            </w:r>
          </w:p>
        </w:tc>
      </w:tr>
      <w:tr w:rsidR="0042274E" w:rsidRPr="000A756A" w14:paraId="36E047CE" w14:textId="77777777" w:rsidTr="00D96643">
        <w:tblPrEx>
          <w:tblLook w:val="01E0" w:firstRow="1" w:lastRow="1" w:firstColumn="1" w:lastColumn="1" w:noHBand="0" w:noVBand="0"/>
        </w:tblPrEx>
        <w:trPr>
          <w:trHeight w:val="343"/>
        </w:trPr>
        <w:tc>
          <w:tcPr>
            <w:tcW w:w="376" w:type="pct"/>
            <w:shd w:val="clear" w:color="auto" w:fill="F2F2F2" w:themeFill="background1" w:themeFillShade="F2"/>
          </w:tcPr>
          <w:p w14:paraId="6607B308" w14:textId="77777777" w:rsidR="0042274E" w:rsidRPr="000A756A" w:rsidRDefault="0042274E" w:rsidP="00D96643">
            <w:pPr>
              <w:pStyle w:val="ListParagraph"/>
              <w:numPr>
                <w:ilvl w:val="0"/>
                <w:numId w:val="157"/>
              </w:numPr>
              <w:spacing w:before="60" w:after="60"/>
              <w:jc w:val="center"/>
              <w:rPr>
                <w:rFonts w:cstheme="minorHAnsi"/>
                <w:szCs w:val="20"/>
                <w:lang w:val="en-GB"/>
              </w:rPr>
            </w:pPr>
          </w:p>
        </w:tc>
        <w:tc>
          <w:tcPr>
            <w:tcW w:w="1398" w:type="pct"/>
            <w:shd w:val="clear" w:color="auto" w:fill="F2F2F2" w:themeFill="background1" w:themeFillShade="F2"/>
          </w:tcPr>
          <w:p w14:paraId="506C2607" w14:textId="77777777" w:rsidR="0042274E" w:rsidRPr="000A756A" w:rsidRDefault="0042274E" w:rsidP="00D96643">
            <w:pPr>
              <w:spacing w:before="60" w:after="60"/>
              <w:rPr>
                <w:rFonts w:cstheme="minorHAnsi"/>
                <w:szCs w:val="20"/>
              </w:rPr>
            </w:pPr>
            <w:r w:rsidRPr="000A756A">
              <w:rPr>
                <w:rFonts w:cstheme="minorHAnsi"/>
                <w:color w:val="000000"/>
                <w:szCs w:val="20"/>
              </w:rPr>
              <w:t>Sequence Number</w:t>
            </w:r>
          </w:p>
        </w:tc>
        <w:tc>
          <w:tcPr>
            <w:tcW w:w="929" w:type="pct"/>
            <w:shd w:val="clear" w:color="auto" w:fill="F2F2F2" w:themeFill="background1" w:themeFillShade="F2"/>
          </w:tcPr>
          <w:p w14:paraId="5FFBB880" w14:textId="77777777" w:rsidR="0042274E" w:rsidRPr="000A756A" w:rsidRDefault="0042274E" w:rsidP="00D96643">
            <w:pPr>
              <w:spacing w:before="60" w:after="60"/>
              <w:jc w:val="center"/>
              <w:rPr>
                <w:rFonts w:cstheme="minorHAnsi"/>
                <w:szCs w:val="20"/>
                <w:lang w:val="en-GB"/>
              </w:rPr>
            </w:pPr>
            <w:r w:rsidRPr="000A756A">
              <w:rPr>
                <w:rFonts w:cstheme="minorHAnsi"/>
                <w:szCs w:val="20"/>
              </w:rPr>
              <w:t>UInt32</w:t>
            </w:r>
          </w:p>
        </w:tc>
        <w:tc>
          <w:tcPr>
            <w:tcW w:w="2297" w:type="pct"/>
            <w:shd w:val="clear" w:color="auto" w:fill="F2F2F2" w:themeFill="background1" w:themeFillShade="F2"/>
          </w:tcPr>
          <w:p w14:paraId="56E1FE29" w14:textId="77777777" w:rsidR="0042274E" w:rsidRPr="000A756A" w:rsidRDefault="0042274E" w:rsidP="00D96643">
            <w:pPr>
              <w:spacing w:before="60" w:after="60"/>
              <w:rPr>
                <w:rFonts w:cstheme="minorHAnsi"/>
                <w:szCs w:val="20"/>
                <w:lang w:val="en-GB"/>
              </w:rPr>
            </w:pPr>
            <w:r w:rsidRPr="000A756A">
              <w:rPr>
                <w:rFonts w:cstheme="minorHAnsi"/>
                <w:szCs w:val="20"/>
                <w:lang w:val="en-GB"/>
              </w:rPr>
              <w:t>Message sequence number applicable to the message</w:t>
            </w:r>
            <w:r>
              <w:rPr>
                <w:rFonts w:cstheme="minorHAnsi"/>
                <w:szCs w:val="20"/>
                <w:lang w:val="en-GB"/>
              </w:rPr>
              <w:t>.</w:t>
            </w:r>
          </w:p>
        </w:tc>
      </w:tr>
    </w:tbl>
    <w:p w14:paraId="552F8CAA" w14:textId="77777777" w:rsidR="0042274E" w:rsidRDefault="0042274E" w:rsidP="0042274E">
      <w:pPr>
        <w:tabs>
          <w:tab w:val="left" w:pos="1728"/>
          <w:tab w:val="left" w:pos="3712"/>
          <w:tab w:val="left" w:pos="4715"/>
        </w:tabs>
        <w:spacing w:before="60" w:after="60"/>
        <w:ind w:left="828"/>
        <w:rPr>
          <w:rFonts w:cstheme="minorHAnsi"/>
          <w:szCs w:val="20"/>
          <w:lang w:val="en-GB"/>
        </w:rPr>
      </w:pPr>
    </w:p>
    <w:p w14:paraId="1C344601" w14:textId="77777777" w:rsidR="0042274E" w:rsidRPr="00417716" w:rsidRDefault="0042274E" w:rsidP="0042274E">
      <w:pPr>
        <w:pStyle w:val="Heading2"/>
        <w:rPr>
          <w:rFonts w:asciiTheme="minorHAnsi" w:hAnsiTheme="minorHAnsi" w:cstheme="minorHAnsi"/>
        </w:rPr>
      </w:pPr>
      <w:bookmarkStart w:id="816" w:name="_Toc170578960"/>
      <w:r w:rsidRPr="00417716">
        <w:rPr>
          <w:rFonts w:asciiTheme="minorHAnsi" w:hAnsiTheme="minorHAnsi" w:cstheme="minorHAnsi"/>
        </w:rPr>
        <w:t>Business Level</w:t>
      </w:r>
      <w:bookmarkEnd w:id="816"/>
    </w:p>
    <w:p w14:paraId="1C6E4B97" w14:textId="77777777" w:rsidR="0042274E" w:rsidRDefault="0042274E" w:rsidP="0042274E">
      <w:pPr>
        <w:tabs>
          <w:tab w:val="left" w:pos="1728"/>
          <w:tab w:val="left" w:pos="3712"/>
          <w:tab w:val="left" w:pos="4715"/>
        </w:tabs>
        <w:spacing w:before="60" w:after="60"/>
        <w:rPr>
          <w:rFonts w:cstheme="minorHAnsi"/>
          <w:szCs w:val="20"/>
          <w:lang w:val="en-GB"/>
        </w:rPr>
      </w:pPr>
    </w:p>
    <w:tbl>
      <w:tblPr>
        <w:tblW w:w="5000" w:type="pct"/>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774"/>
        <w:gridCol w:w="2497"/>
        <w:gridCol w:w="1678"/>
        <w:gridCol w:w="5401"/>
        <w:gridCol w:w="3584"/>
      </w:tblGrid>
      <w:tr w:rsidR="0042274E" w:rsidRPr="00417716" w14:paraId="3DBA23D6" w14:textId="77777777" w:rsidTr="00D96643">
        <w:trPr>
          <w:trHeight w:val="300"/>
        </w:trPr>
        <w:tc>
          <w:tcPr>
            <w:tcW w:w="278" w:type="pct"/>
            <w:shd w:val="clear" w:color="auto" w:fill="C6D9F1" w:themeFill="text2" w:themeFillTint="33"/>
          </w:tcPr>
          <w:p w14:paraId="4E568E4F" w14:textId="77777777" w:rsidR="0042274E" w:rsidRPr="00417716" w:rsidRDefault="0042274E" w:rsidP="00D96643">
            <w:pPr>
              <w:pStyle w:val="Tablehead"/>
              <w:spacing w:after="0"/>
              <w:rPr>
                <w:rFonts w:cstheme="minorHAnsi"/>
              </w:rPr>
            </w:pPr>
            <w:r w:rsidRPr="00417716">
              <w:rPr>
                <w:rFonts w:cstheme="minorHAnsi"/>
              </w:rPr>
              <w:t>Tag</w:t>
            </w:r>
          </w:p>
        </w:tc>
        <w:tc>
          <w:tcPr>
            <w:tcW w:w="896" w:type="pct"/>
            <w:shd w:val="clear" w:color="auto" w:fill="C6D9F1" w:themeFill="text2" w:themeFillTint="33"/>
            <w:noWrap/>
          </w:tcPr>
          <w:p w14:paraId="699E5E37" w14:textId="77777777" w:rsidR="0042274E" w:rsidRPr="00417716" w:rsidRDefault="0042274E" w:rsidP="00D96643">
            <w:pPr>
              <w:pStyle w:val="Tablehead"/>
              <w:spacing w:after="0"/>
              <w:rPr>
                <w:rFonts w:cstheme="minorHAnsi"/>
              </w:rPr>
            </w:pPr>
            <w:r w:rsidRPr="00417716">
              <w:rPr>
                <w:rFonts w:cstheme="minorHAnsi"/>
              </w:rPr>
              <w:t>Field Name</w:t>
            </w:r>
          </w:p>
        </w:tc>
        <w:tc>
          <w:tcPr>
            <w:tcW w:w="602" w:type="pct"/>
            <w:shd w:val="clear" w:color="auto" w:fill="C6D9F1" w:themeFill="text2" w:themeFillTint="33"/>
            <w:noWrap/>
          </w:tcPr>
          <w:p w14:paraId="7B9144EF" w14:textId="77777777" w:rsidR="0042274E" w:rsidRPr="00417716" w:rsidRDefault="0042274E" w:rsidP="00D96643">
            <w:pPr>
              <w:pStyle w:val="Tablehead"/>
              <w:spacing w:after="0"/>
              <w:rPr>
                <w:rFonts w:cstheme="minorHAnsi"/>
              </w:rPr>
            </w:pPr>
            <w:r w:rsidRPr="00417716">
              <w:rPr>
                <w:rFonts w:cstheme="minorHAnsi"/>
              </w:rPr>
              <w:t>Data Type</w:t>
            </w:r>
          </w:p>
        </w:tc>
        <w:tc>
          <w:tcPr>
            <w:tcW w:w="1938" w:type="pct"/>
            <w:shd w:val="clear" w:color="auto" w:fill="C6D9F1" w:themeFill="text2" w:themeFillTint="33"/>
          </w:tcPr>
          <w:p w14:paraId="0F0E86AE" w14:textId="77777777" w:rsidR="0042274E" w:rsidRPr="00417716" w:rsidRDefault="0042274E" w:rsidP="00D96643">
            <w:pPr>
              <w:pStyle w:val="Tablehead"/>
              <w:spacing w:after="0"/>
              <w:jc w:val="left"/>
              <w:rPr>
                <w:rFonts w:cstheme="minorHAnsi"/>
              </w:rPr>
            </w:pPr>
            <w:r w:rsidRPr="00417716">
              <w:rPr>
                <w:rFonts w:cstheme="minorHAnsi"/>
              </w:rPr>
              <w:t>Description</w:t>
            </w:r>
          </w:p>
        </w:tc>
        <w:tc>
          <w:tcPr>
            <w:tcW w:w="1286" w:type="pct"/>
            <w:shd w:val="clear" w:color="auto" w:fill="C6D9F1" w:themeFill="text2" w:themeFillTint="33"/>
          </w:tcPr>
          <w:p w14:paraId="3B516C72" w14:textId="77777777" w:rsidR="0042274E" w:rsidRPr="00417716" w:rsidRDefault="0042274E" w:rsidP="00D96643">
            <w:pPr>
              <w:pStyle w:val="Tablehead"/>
              <w:spacing w:after="0"/>
              <w:jc w:val="left"/>
              <w:rPr>
                <w:rFonts w:cstheme="minorHAnsi"/>
              </w:rPr>
            </w:pPr>
            <w:r w:rsidRPr="00417716">
              <w:rPr>
                <w:rFonts w:cstheme="minorHAnsi"/>
              </w:rPr>
              <w:t>Comments</w:t>
            </w:r>
          </w:p>
        </w:tc>
      </w:tr>
      <w:tr w:rsidR="0042274E" w:rsidRPr="00417716" w14:paraId="21E4C261" w14:textId="77777777" w:rsidTr="00D96643">
        <w:tblPrEx>
          <w:tblLook w:val="01E0" w:firstRow="1" w:lastRow="1" w:firstColumn="1" w:lastColumn="1" w:noHBand="0" w:noVBand="0"/>
        </w:tblPrEx>
        <w:trPr>
          <w:trHeight w:val="343"/>
        </w:trPr>
        <w:tc>
          <w:tcPr>
            <w:tcW w:w="278" w:type="pct"/>
            <w:shd w:val="clear" w:color="auto" w:fill="F2F2F2" w:themeFill="background1" w:themeFillShade="F2"/>
          </w:tcPr>
          <w:p w14:paraId="28FD9B17" w14:textId="77777777" w:rsidR="0042274E" w:rsidRPr="00417716" w:rsidRDefault="0042274E" w:rsidP="00D96643">
            <w:pPr>
              <w:spacing w:before="60" w:after="60"/>
              <w:jc w:val="center"/>
              <w:rPr>
                <w:rFonts w:cstheme="minorHAnsi"/>
                <w:color w:val="000000"/>
                <w:szCs w:val="20"/>
              </w:rPr>
            </w:pPr>
          </w:p>
        </w:tc>
        <w:tc>
          <w:tcPr>
            <w:tcW w:w="896" w:type="pct"/>
            <w:shd w:val="clear" w:color="auto" w:fill="F2F2F2" w:themeFill="background1" w:themeFillShade="F2"/>
          </w:tcPr>
          <w:p w14:paraId="24338CBC" w14:textId="77777777" w:rsidR="0042274E" w:rsidRPr="00417716" w:rsidRDefault="0042274E" w:rsidP="00D96643">
            <w:pPr>
              <w:spacing w:before="60" w:after="60"/>
              <w:rPr>
                <w:rFonts w:cstheme="minorHAnsi"/>
                <w:color w:val="000000"/>
                <w:szCs w:val="20"/>
              </w:rPr>
            </w:pPr>
          </w:p>
        </w:tc>
        <w:tc>
          <w:tcPr>
            <w:tcW w:w="602" w:type="pct"/>
            <w:shd w:val="clear" w:color="auto" w:fill="F2F2F2" w:themeFill="background1" w:themeFillShade="F2"/>
          </w:tcPr>
          <w:p w14:paraId="68AAD7CB" w14:textId="77777777" w:rsidR="0042274E" w:rsidRPr="00417716" w:rsidRDefault="0042274E" w:rsidP="00D96643">
            <w:pPr>
              <w:spacing w:before="60" w:after="60"/>
              <w:jc w:val="center"/>
              <w:rPr>
                <w:rFonts w:cstheme="minorHAnsi"/>
                <w:szCs w:val="20"/>
                <w:lang w:val="en-GB"/>
              </w:rPr>
            </w:pPr>
          </w:p>
        </w:tc>
        <w:tc>
          <w:tcPr>
            <w:tcW w:w="1938" w:type="pct"/>
            <w:shd w:val="clear" w:color="auto" w:fill="F2F2F2" w:themeFill="background1" w:themeFillShade="F2"/>
          </w:tcPr>
          <w:p w14:paraId="7D257C3B" w14:textId="77777777" w:rsidR="0042274E" w:rsidRPr="00417716" w:rsidRDefault="0042274E" w:rsidP="00D96643">
            <w:pPr>
              <w:spacing w:before="60" w:after="60"/>
              <w:rPr>
                <w:rFonts w:cstheme="minorHAnsi"/>
                <w:b/>
                <w:szCs w:val="20"/>
                <w:lang w:val="en-GB"/>
              </w:rPr>
            </w:pPr>
          </w:p>
        </w:tc>
        <w:tc>
          <w:tcPr>
            <w:tcW w:w="1286" w:type="pct"/>
            <w:shd w:val="clear" w:color="auto" w:fill="F2F2F2" w:themeFill="background1" w:themeFillShade="F2"/>
          </w:tcPr>
          <w:p w14:paraId="221BDC72" w14:textId="77777777" w:rsidR="0042274E" w:rsidRPr="00417716" w:rsidRDefault="0042274E" w:rsidP="00D96643">
            <w:pPr>
              <w:spacing w:before="60" w:after="60"/>
              <w:rPr>
                <w:rFonts w:cstheme="minorHAnsi"/>
                <w:szCs w:val="20"/>
                <w:lang w:val="en-GB"/>
              </w:rPr>
            </w:pPr>
          </w:p>
        </w:tc>
      </w:tr>
    </w:tbl>
    <w:p w14:paraId="6001C938" w14:textId="77777777" w:rsidR="0042274E" w:rsidRPr="007C7B4D" w:rsidRDefault="0042274E" w:rsidP="0042274E">
      <w:pPr>
        <w:tabs>
          <w:tab w:val="left" w:pos="1728"/>
          <w:tab w:val="left" w:pos="3712"/>
          <w:tab w:val="left" w:pos="4715"/>
        </w:tabs>
        <w:spacing w:before="60" w:after="60"/>
        <w:rPr>
          <w:rFonts w:cstheme="minorHAnsi"/>
          <w:szCs w:val="20"/>
        </w:rPr>
      </w:pPr>
    </w:p>
    <w:p w14:paraId="3F915C36" w14:textId="77777777" w:rsidR="0042274E" w:rsidRPr="00417716" w:rsidRDefault="0042274E" w:rsidP="0042274E">
      <w:pPr>
        <w:tabs>
          <w:tab w:val="left" w:pos="1728"/>
          <w:tab w:val="left" w:pos="3712"/>
          <w:tab w:val="left" w:pos="4715"/>
        </w:tabs>
        <w:spacing w:before="60" w:after="60"/>
        <w:ind w:left="828"/>
        <w:rPr>
          <w:rFonts w:cstheme="minorHAnsi"/>
          <w:szCs w:val="20"/>
          <w:lang w:val="en-GB"/>
        </w:rPr>
      </w:pPr>
    </w:p>
    <w:p w14:paraId="468B488D" w14:textId="77777777" w:rsidR="0042274E" w:rsidRPr="00417716" w:rsidRDefault="0042274E" w:rsidP="0042274E">
      <w:pPr>
        <w:spacing w:before="120"/>
        <w:ind w:left="720"/>
        <w:jc w:val="both"/>
        <w:rPr>
          <w:rFonts w:cstheme="minorHAnsi"/>
          <w:sz w:val="22"/>
          <w:szCs w:val="22"/>
        </w:rPr>
      </w:pPr>
    </w:p>
    <w:p w14:paraId="686B2741" w14:textId="77777777" w:rsidR="0042274E" w:rsidRPr="00417716" w:rsidRDefault="0042274E" w:rsidP="0042274E">
      <w:pPr>
        <w:spacing w:before="120"/>
        <w:ind w:left="720"/>
        <w:jc w:val="both"/>
        <w:rPr>
          <w:rFonts w:cstheme="minorHAnsi"/>
          <w:sz w:val="22"/>
          <w:szCs w:val="22"/>
        </w:rPr>
        <w:sectPr w:rsidR="0042274E" w:rsidRPr="00417716" w:rsidSect="0042274E">
          <w:headerReference w:type="default" r:id="rId57"/>
          <w:footerReference w:type="default" r:id="rId58"/>
          <w:pgSz w:w="16834" w:h="11909" w:orient="landscape" w:code="9"/>
          <w:pgMar w:top="1440" w:right="1440" w:bottom="1440" w:left="1440" w:header="720" w:footer="720" w:gutter="0"/>
          <w:cols w:space="720"/>
          <w:docGrid w:linePitch="360"/>
        </w:sectPr>
      </w:pPr>
    </w:p>
    <w:p w14:paraId="71CDE73D" w14:textId="77777777" w:rsidR="0042274E" w:rsidRPr="00417716" w:rsidRDefault="0042274E" w:rsidP="0042274E">
      <w:pPr>
        <w:spacing w:before="120"/>
        <w:ind w:left="720"/>
        <w:jc w:val="both"/>
        <w:rPr>
          <w:rFonts w:cstheme="minorHAnsi"/>
          <w:sz w:val="22"/>
          <w:szCs w:val="22"/>
        </w:rPr>
      </w:pPr>
    </w:p>
    <w:p w14:paraId="032D0E51" w14:textId="77777777" w:rsidR="0042274E" w:rsidRPr="00417716" w:rsidRDefault="0042274E" w:rsidP="0042274E">
      <w:pPr>
        <w:spacing w:before="120"/>
        <w:ind w:left="720"/>
        <w:jc w:val="both"/>
        <w:rPr>
          <w:rFonts w:cstheme="minorHAnsi"/>
          <w:sz w:val="22"/>
          <w:szCs w:val="22"/>
        </w:rPr>
      </w:pPr>
    </w:p>
    <w:p w14:paraId="728AF657" w14:textId="77777777" w:rsidR="0042274E" w:rsidRPr="00417716" w:rsidRDefault="0042274E" w:rsidP="0042274E">
      <w:pPr>
        <w:spacing w:before="120"/>
        <w:ind w:left="720"/>
        <w:jc w:val="both"/>
        <w:rPr>
          <w:rFonts w:cstheme="minorHAnsi"/>
          <w:sz w:val="22"/>
          <w:szCs w:val="22"/>
        </w:rPr>
      </w:pPr>
    </w:p>
    <w:p w14:paraId="58195B4C" w14:textId="77777777" w:rsidR="0042274E" w:rsidRPr="00417716" w:rsidRDefault="0042274E" w:rsidP="0042274E">
      <w:pPr>
        <w:spacing w:before="120"/>
        <w:ind w:left="720"/>
        <w:jc w:val="both"/>
        <w:rPr>
          <w:rFonts w:cstheme="minorHAnsi"/>
          <w:sz w:val="22"/>
          <w:szCs w:val="22"/>
        </w:rPr>
      </w:pPr>
    </w:p>
    <w:p w14:paraId="5FD04E8B" w14:textId="77777777" w:rsidR="0042274E" w:rsidRPr="00417716" w:rsidRDefault="0042274E" w:rsidP="0042274E">
      <w:pPr>
        <w:spacing w:before="120"/>
        <w:ind w:left="720"/>
        <w:jc w:val="both"/>
        <w:rPr>
          <w:rFonts w:cstheme="minorHAnsi"/>
          <w:sz w:val="22"/>
          <w:szCs w:val="22"/>
        </w:rPr>
      </w:pPr>
    </w:p>
    <w:p w14:paraId="556225D4" w14:textId="77777777" w:rsidR="0042274E" w:rsidRPr="00417716" w:rsidRDefault="0042274E" w:rsidP="0042274E">
      <w:pPr>
        <w:spacing w:before="120"/>
        <w:ind w:left="720"/>
        <w:jc w:val="both"/>
        <w:rPr>
          <w:rFonts w:cstheme="minorHAnsi"/>
          <w:sz w:val="22"/>
          <w:szCs w:val="22"/>
        </w:rPr>
      </w:pPr>
    </w:p>
    <w:p w14:paraId="31520F1B" w14:textId="77777777" w:rsidR="0042274E" w:rsidRPr="00417716" w:rsidRDefault="0042274E" w:rsidP="0042274E">
      <w:pPr>
        <w:spacing w:before="120"/>
        <w:ind w:left="720"/>
        <w:jc w:val="both"/>
        <w:rPr>
          <w:rFonts w:cstheme="minorHAnsi"/>
          <w:sz w:val="22"/>
          <w:szCs w:val="22"/>
        </w:rPr>
      </w:pPr>
    </w:p>
    <w:p w14:paraId="341A5786" w14:textId="77777777" w:rsidR="0042274E" w:rsidRPr="00417716" w:rsidRDefault="0042274E" w:rsidP="0042274E">
      <w:pPr>
        <w:spacing w:before="120"/>
        <w:ind w:left="720"/>
        <w:jc w:val="both"/>
        <w:rPr>
          <w:rFonts w:cstheme="minorHAnsi"/>
          <w:sz w:val="22"/>
          <w:szCs w:val="22"/>
        </w:rPr>
      </w:pPr>
    </w:p>
    <w:p w14:paraId="719C8BEA" w14:textId="77777777" w:rsidR="0042274E" w:rsidRPr="00417716" w:rsidRDefault="0042274E" w:rsidP="0042274E">
      <w:pPr>
        <w:spacing w:before="120"/>
        <w:ind w:left="720"/>
        <w:jc w:val="both"/>
        <w:rPr>
          <w:rFonts w:cstheme="minorHAnsi"/>
          <w:sz w:val="22"/>
          <w:szCs w:val="22"/>
        </w:rPr>
      </w:pPr>
    </w:p>
    <w:p w14:paraId="1DB080DA" w14:textId="77777777" w:rsidR="0042274E" w:rsidRPr="00417716" w:rsidRDefault="0042274E" w:rsidP="0042274E">
      <w:pPr>
        <w:pStyle w:val="Title"/>
        <w:pBdr>
          <w:top w:val="single" w:sz="18" w:space="0" w:color="365F91"/>
          <w:bottom w:val="single" w:sz="18" w:space="4" w:color="365F91"/>
        </w:pBdr>
        <w:spacing w:before="720" w:after="720"/>
        <w:jc w:val="center"/>
        <w:rPr>
          <w:rFonts w:asciiTheme="minorHAnsi" w:hAnsiTheme="minorHAnsi" w:cstheme="minorHAnsi"/>
          <w:color w:val="365F91"/>
          <w:sz w:val="72"/>
          <w:szCs w:val="72"/>
        </w:rPr>
      </w:pPr>
      <w:bookmarkStart w:id="817" w:name="_Toc287027387"/>
      <w:bookmarkStart w:id="818" w:name="_Toc342549353"/>
      <w:bookmarkStart w:id="819" w:name="_Toc170578961"/>
      <w:r w:rsidRPr="00417716">
        <w:rPr>
          <w:rFonts w:asciiTheme="minorHAnsi" w:hAnsiTheme="minorHAnsi" w:cstheme="minorHAnsi"/>
          <w:color w:val="365F91"/>
          <w:sz w:val="72"/>
          <w:szCs w:val="72"/>
        </w:rPr>
        <w:t>Appendices</w:t>
      </w:r>
      <w:bookmarkEnd w:id="817"/>
      <w:bookmarkEnd w:id="818"/>
      <w:bookmarkEnd w:id="819"/>
    </w:p>
    <w:p w14:paraId="174BF3F4" w14:textId="77777777" w:rsidR="0042274E" w:rsidRPr="00417716" w:rsidRDefault="0042274E" w:rsidP="0042274E">
      <w:pPr>
        <w:spacing w:after="200" w:line="276" w:lineRule="auto"/>
        <w:rPr>
          <w:rFonts w:cstheme="minorHAnsi"/>
        </w:rPr>
      </w:pPr>
      <w:r w:rsidRPr="00417716">
        <w:rPr>
          <w:rFonts w:cstheme="minorHAnsi"/>
        </w:rPr>
        <w:br w:type="page"/>
      </w:r>
    </w:p>
    <w:p w14:paraId="57DA996D" w14:textId="77777777" w:rsidR="0042274E" w:rsidRPr="00417716" w:rsidRDefault="0042274E" w:rsidP="0042274E">
      <w:pPr>
        <w:pStyle w:val="Subtitle"/>
        <w:rPr>
          <w:rFonts w:asciiTheme="minorHAnsi" w:hAnsiTheme="minorHAnsi" w:cstheme="minorHAnsi"/>
        </w:rPr>
      </w:pPr>
      <w:bookmarkStart w:id="820" w:name="_Ref342472185"/>
      <w:bookmarkStart w:id="821" w:name="_Ref342472217"/>
      <w:bookmarkStart w:id="822" w:name="_Toc342549354"/>
      <w:bookmarkStart w:id="823" w:name="_Toc170578962"/>
      <w:r w:rsidRPr="00417716">
        <w:rPr>
          <w:rFonts w:asciiTheme="minorHAnsi" w:hAnsiTheme="minorHAnsi" w:cstheme="minorHAnsi"/>
        </w:rPr>
        <w:lastRenderedPageBreak/>
        <w:t>Password Policy</w:t>
      </w:r>
      <w:bookmarkEnd w:id="820"/>
      <w:bookmarkEnd w:id="821"/>
      <w:bookmarkEnd w:id="822"/>
      <w:bookmarkEnd w:id="823"/>
    </w:p>
    <w:p w14:paraId="783CD6DE" w14:textId="77777777" w:rsidR="0042274E" w:rsidRPr="0098249A" w:rsidRDefault="0042274E" w:rsidP="0042274E">
      <w:pPr>
        <w:pStyle w:val="ListParagraph"/>
        <w:widowControl w:val="0"/>
        <w:numPr>
          <w:ilvl w:val="0"/>
          <w:numId w:val="88"/>
        </w:numPr>
        <w:spacing w:before="120"/>
        <w:jc w:val="both"/>
        <w:rPr>
          <w:rFonts w:cstheme="minorHAnsi"/>
          <w:sz w:val="22"/>
          <w:szCs w:val="22"/>
        </w:rPr>
      </w:pPr>
      <w:r w:rsidRPr="0098249A">
        <w:rPr>
          <w:rFonts w:cstheme="minorHAnsi"/>
          <w:sz w:val="22"/>
          <w:szCs w:val="22"/>
        </w:rPr>
        <w:t xml:space="preserve">Length is 8 characters. </w:t>
      </w:r>
    </w:p>
    <w:p w14:paraId="510BEE8B" w14:textId="77777777" w:rsidR="0042274E" w:rsidRPr="0098249A" w:rsidRDefault="0042274E" w:rsidP="0042274E">
      <w:pPr>
        <w:pStyle w:val="ListParagraph"/>
        <w:widowControl w:val="0"/>
        <w:numPr>
          <w:ilvl w:val="0"/>
          <w:numId w:val="88"/>
        </w:numPr>
        <w:spacing w:before="120"/>
        <w:jc w:val="both"/>
        <w:rPr>
          <w:rFonts w:cstheme="minorHAnsi"/>
          <w:sz w:val="22"/>
          <w:szCs w:val="22"/>
        </w:rPr>
      </w:pPr>
      <w:r w:rsidRPr="0098249A">
        <w:rPr>
          <w:rFonts w:cstheme="minorHAnsi"/>
          <w:sz w:val="22"/>
          <w:szCs w:val="22"/>
        </w:rPr>
        <w:t xml:space="preserve">Must comprise of a mix of alphabets (A-Z and a-z) and digits (0-9) </w:t>
      </w:r>
    </w:p>
    <w:p w14:paraId="51CB39EA" w14:textId="77777777" w:rsidR="0042274E" w:rsidRPr="0098249A" w:rsidRDefault="0042274E" w:rsidP="0042274E">
      <w:pPr>
        <w:pStyle w:val="ListParagraph"/>
        <w:widowControl w:val="0"/>
        <w:numPr>
          <w:ilvl w:val="0"/>
          <w:numId w:val="88"/>
        </w:numPr>
        <w:spacing w:before="120"/>
        <w:jc w:val="both"/>
        <w:rPr>
          <w:rFonts w:cstheme="minorHAnsi"/>
          <w:sz w:val="22"/>
          <w:szCs w:val="22"/>
        </w:rPr>
      </w:pPr>
      <w:r w:rsidRPr="0098249A">
        <w:rPr>
          <w:rFonts w:cstheme="minorHAnsi"/>
          <w:sz w:val="22"/>
          <w:szCs w:val="22"/>
        </w:rPr>
        <w:t xml:space="preserve">Must be changed on first-time logon or first logon after reset from </w:t>
      </w:r>
      <w:r>
        <w:rPr>
          <w:rFonts w:cstheme="minorHAnsi"/>
          <w:sz w:val="22"/>
          <w:szCs w:val="22"/>
        </w:rPr>
        <w:t>HKEX trading and market operations</w:t>
      </w:r>
      <w:r w:rsidRPr="0098249A">
        <w:rPr>
          <w:rFonts w:cstheme="minorHAnsi"/>
          <w:sz w:val="22"/>
          <w:szCs w:val="22"/>
        </w:rPr>
        <w:t>.</w:t>
      </w:r>
    </w:p>
    <w:p w14:paraId="7C79A3AA" w14:textId="77777777" w:rsidR="0042274E" w:rsidRPr="0098249A" w:rsidRDefault="0042274E" w:rsidP="0042274E">
      <w:pPr>
        <w:pStyle w:val="ListParagraph"/>
        <w:widowControl w:val="0"/>
        <w:numPr>
          <w:ilvl w:val="0"/>
          <w:numId w:val="88"/>
        </w:numPr>
        <w:spacing w:before="120"/>
        <w:jc w:val="both"/>
        <w:rPr>
          <w:rFonts w:cstheme="minorHAnsi"/>
          <w:sz w:val="22"/>
          <w:szCs w:val="22"/>
        </w:rPr>
      </w:pPr>
      <w:r w:rsidRPr="0098249A">
        <w:rPr>
          <w:rFonts w:cstheme="minorHAnsi"/>
          <w:sz w:val="22"/>
          <w:szCs w:val="22"/>
        </w:rPr>
        <w:t xml:space="preserve">New password can’t be one of the previous 5 passwords. </w:t>
      </w:r>
    </w:p>
    <w:p w14:paraId="6188B2E8" w14:textId="77777777" w:rsidR="0042274E" w:rsidRPr="0098249A" w:rsidRDefault="0042274E" w:rsidP="0042274E">
      <w:pPr>
        <w:pStyle w:val="ListParagraph"/>
        <w:widowControl w:val="0"/>
        <w:numPr>
          <w:ilvl w:val="0"/>
          <w:numId w:val="88"/>
        </w:numPr>
        <w:spacing w:before="120"/>
        <w:jc w:val="both"/>
        <w:rPr>
          <w:rFonts w:cstheme="minorHAnsi"/>
          <w:sz w:val="22"/>
          <w:szCs w:val="22"/>
        </w:rPr>
      </w:pPr>
      <w:r w:rsidRPr="0098249A">
        <w:rPr>
          <w:rFonts w:cstheme="minorHAnsi"/>
          <w:sz w:val="22"/>
          <w:szCs w:val="22"/>
        </w:rPr>
        <w:t xml:space="preserve">Can’t be changed more than once per day. </w:t>
      </w:r>
    </w:p>
    <w:p w14:paraId="54445BC0" w14:textId="77777777" w:rsidR="0042274E" w:rsidRPr="0098249A" w:rsidRDefault="0042274E" w:rsidP="0042274E">
      <w:pPr>
        <w:pStyle w:val="ListParagraph"/>
        <w:widowControl w:val="0"/>
        <w:numPr>
          <w:ilvl w:val="0"/>
          <w:numId w:val="88"/>
        </w:numPr>
        <w:spacing w:before="120"/>
        <w:jc w:val="both"/>
        <w:rPr>
          <w:rFonts w:cstheme="minorHAnsi"/>
          <w:sz w:val="22"/>
          <w:szCs w:val="22"/>
        </w:rPr>
      </w:pPr>
      <w:r w:rsidRPr="0098249A">
        <w:rPr>
          <w:rFonts w:cstheme="minorHAnsi"/>
          <w:sz w:val="22"/>
          <w:szCs w:val="22"/>
        </w:rPr>
        <w:t>Session will be locked after 3 consecutive invalid passwords</w:t>
      </w:r>
    </w:p>
    <w:p w14:paraId="5D80BD0C" w14:textId="77777777" w:rsidR="0042274E" w:rsidRPr="0098249A" w:rsidRDefault="0042274E" w:rsidP="0042274E">
      <w:pPr>
        <w:pStyle w:val="ListParagraph"/>
        <w:widowControl w:val="0"/>
        <w:numPr>
          <w:ilvl w:val="0"/>
          <w:numId w:val="88"/>
        </w:numPr>
        <w:spacing w:before="120"/>
        <w:jc w:val="both"/>
        <w:rPr>
          <w:rFonts w:cstheme="minorHAnsi"/>
          <w:sz w:val="22"/>
          <w:szCs w:val="22"/>
        </w:rPr>
      </w:pPr>
      <w:r w:rsidRPr="0098249A">
        <w:rPr>
          <w:rFonts w:cstheme="minorHAnsi"/>
          <w:sz w:val="22"/>
          <w:szCs w:val="22"/>
        </w:rPr>
        <w:t xml:space="preserve">Expires every 90 days.  </w:t>
      </w:r>
    </w:p>
    <w:p w14:paraId="2EE16F92" w14:textId="77777777" w:rsidR="0042274E" w:rsidRPr="00417716" w:rsidRDefault="0042274E" w:rsidP="0042274E">
      <w:pPr>
        <w:pStyle w:val="ListParagraph"/>
        <w:widowControl w:val="0"/>
        <w:spacing w:before="120"/>
        <w:ind w:left="1080"/>
        <w:contextualSpacing w:val="0"/>
        <w:jc w:val="both"/>
        <w:rPr>
          <w:rFonts w:cstheme="minorHAnsi"/>
          <w:sz w:val="22"/>
          <w:szCs w:val="22"/>
        </w:rPr>
      </w:pPr>
    </w:p>
    <w:p w14:paraId="1981F155" w14:textId="77777777" w:rsidR="0042274E" w:rsidRPr="00417716" w:rsidRDefault="0042274E" w:rsidP="0042274E">
      <w:pPr>
        <w:spacing w:before="120"/>
        <w:ind w:left="720"/>
        <w:jc w:val="both"/>
        <w:rPr>
          <w:rFonts w:cstheme="minorHAnsi"/>
          <w:sz w:val="22"/>
          <w:szCs w:val="22"/>
        </w:rPr>
      </w:pPr>
    </w:p>
    <w:p w14:paraId="587E3355" w14:textId="77777777" w:rsidR="00C82037" w:rsidRPr="0042274E" w:rsidRDefault="00C82037" w:rsidP="0042274E"/>
    <w:sectPr w:rsidR="00C82037" w:rsidRPr="0042274E" w:rsidSect="006120B8">
      <w:headerReference w:type="default" r:id="rId59"/>
      <w:footerReference w:type="default" r:id="rId60"/>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1256D8" w14:textId="77777777" w:rsidR="003D1B17" w:rsidRDefault="003D1B17" w:rsidP="008C7367">
      <w:r>
        <w:separator/>
      </w:r>
    </w:p>
  </w:endnote>
  <w:endnote w:type="continuationSeparator" w:id="0">
    <w:p w14:paraId="7DB4F733" w14:textId="77777777" w:rsidR="003D1B17" w:rsidRDefault="003D1B17" w:rsidP="008C73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ngLiU">
    <w:altName w:val="細明體"/>
    <w:panose1 w:val="02020509000000000000"/>
    <w:charset w:val="88"/>
    <w:family w:val="modern"/>
    <w:pitch w:val="fixed"/>
    <w:sig w:usb0="A00002FF" w:usb1="28CFFCFA" w:usb2="00000016" w:usb3="00000000" w:csb0="001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D66C7" w14:textId="77777777" w:rsidR="0042274E" w:rsidRPr="00A710D3" w:rsidRDefault="0042274E" w:rsidP="00DA4DAE">
    <w:pPr>
      <w:pStyle w:val="Footer"/>
      <w:tabs>
        <w:tab w:val="clear" w:pos="8640"/>
        <w:tab w:val="right" w:pos="9072"/>
      </w:tabs>
      <w:jc w:val="both"/>
      <w:rPr>
        <w:rFonts w:cstheme="minorHAnsi"/>
      </w:rPr>
    </w:pPr>
    <w:r>
      <w:rPr>
        <w:rFonts w:cstheme="minorHAnsi"/>
        <w:noProof/>
        <w:lang w:val="en-GB" w:eastAsia="zh-CN"/>
      </w:rPr>
      <mc:AlternateContent>
        <mc:Choice Requires="wps">
          <w:drawing>
            <wp:anchor distT="4294967291" distB="4294967291" distL="114300" distR="114300" simplePos="0" relativeHeight="251670528" behindDoc="1" locked="0" layoutInCell="1" allowOverlap="1" wp14:anchorId="3B143673" wp14:editId="1179AC6D">
              <wp:simplePos x="0" y="0"/>
              <wp:positionH relativeFrom="margin">
                <wp:align>left</wp:align>
              </wp:positionH>
              <wp:positionV relativeFrom="paragraph">
                <wp:posOffset>-57151</wp:posOffset>
              </wp:positionV>
              <wp:extent cx="5731510" cy="0"/>
              <wp:effectExtent l="0" t="19050" r="2540" b="19050"/>
              <wp:wrapTight wrapText="bothSides">
                <wp:wrapPolygon edited="0">
                  <wp:start x="0" y="-1"/>
                  <wp:lineTo x="0" y="-1"/>
                  <wp:lineTo x="21538" y="-1"/>
                  <wp:lineTo x="21538" y="-1"/>
                  <wp:lineTo x="0" y="-1"/>
                </wp:wrapPolygon>
              </wp:wrapTight>
              <wp:docPr id="2"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1510" cy="0"/>
                      </a:xfrm>
                      <a:prstGeom prst="line">
                        <a:avLst/>
                      </a:prstGeom>
                      <a:noFill/>
                      <a:ln w="31750">
                        <a:solidFill>
                          <a:srgbClr val="CC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4042A4" id="Straight Connector 60" o:spid="_x0000_s1026" style="position:absolute;z-index:-251645952;visibility:visible;mso-wrap-style:square;mso-width-percent:0;mso-height-percent:0;mso-wrap-distance-left:9pt;mso-wrap-distance-top:-1e-4mm;mso-wrap-distance-right:9pt;mso-wrap-distance-bottom:-1e-4mm;mso-position-horizontal:left;mso-position-horizontal-relative:margin;mso-position-vertical:absolute;mso-position-vertical-relative:text;mso-width-percent:0;mso-height-percent:0;mso-width-relative:page;mso-height-relative:page" from="0,-4.5pt" to="451.3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" strokecolor="#c00" strokeweight="2.5pt">
              <w10:wrap type="tight" anchorx="margin"/>
            </v:line>
          </w:pict>
        </mc:Fallback>
      </mc:AlternateContent>
    </w:r>
    <w:r w:rsidRPr="00A710D3">
      <w:rPr>
        <w:rFonts w:cstheme="minorHAnsi"/>
        <w:sz w:val="16"/>
        <w:szCs w:val="16"/>
      </w:rPr>
      <w:t>© Copyright of Hong Kong Exchanges and Clearing Limited</w:t>
    </w:r>
    <w:r w:rsidRPr="00A710D3">
      <w:rPr>
        <w:rFonts w:cstheme="minorHAnsi"/>
        <w:sz w:val="16"/>
        <w:szCs w:val="16"/>
      </w:rPr>
      <w:tab/>
    </w:r>
    <w:r>
      <w:rPr>
        <w:rFonts w:cstheme="minorHAnsi"/>
        <w:sz w:val="16"/>
        <w:szCs w:val="16"/>
      </w:rPr>
      <w:tab/>
    </w:r>
    <w:r w:rsidRPr="00A710D3">
      <w:rPr>
        <w:rFonts w:cstheme="minorHAnsi"/>
        <w:sz w:val="16"/>
        <w:szCs w:val="16"/>
      </w:rPr>
      <w:t xml:space="preserve">Page </w:t>
    </w:r>
    <w:r w:rsidRPr="00A710D3">
      <w:rPr>
        <w:rFonts w:cstheme="minorHAnsi"/>
        <w:sz w:val="16"/>
        <w:szCs w:val="16"/>
      </w:rPr>
      <w:fldChar w:fldCharType="begin"/>
    </w:r>
    <w:r w:rsidRPr="00A710D3">
      <w:rPr>
        <w:rFonts w:cstheme="minorHAnsi"/>
        <w:sz w:val="16"/>
        <w:szCs w:val="16"/>
      </w:rPr>
      <w:instrText xml:space="preserve"> PAGE   \* MERGEFORMAT </w:instrText>
    </w:r>
    <w:r w:rsidRPr="00A710D3">
      <w:rPr>
        <w:rFonts w:cstheme="minorHAnsi"/>
        <w:sz w:val="16"/>
        <w:szCs w:val="16"/>
      </w:rPr>
      <w:fldChar w:fldCharType="separate"/>
    </w:r>
    <w:r>
      <w:rPr>
        <w:rFonts w:cstheme="minorHAnsi"/>
        <w:noProof/>
        <w:sz w:val="16"/>
        <w:szCs w:val="16"/>
      </w:rPr>
      <w:t>38</w:t>
    </w:r>
    <w:r w:rsidRPr="00A710D3">
      <w:rPr>
        <w:rFonts w:cstheme="minorHAnsi"/>
        <w:noProof/>
        <w:sz w:val="16"/>
        <w:szCs w:val="16"/>
      </w:rPr>
      <w:fldChar w:fldCharType="end"/>
    </w:r>
    <w:r>
      <w:rPr>
        <w:rFonts w:cstheme="minorHAnsi"/>
        <w:noProof/>
        <w:sz w:val="16"/>
        <w:szCs w:val="16"/>
      </w:rPr>
      <w:t xml:space="preserve"> of </w:t>
    </w:r>
    <w:r>
      <w:rPr>
        <w:rFonts w:cstheme="minorHAnsi"/>
        <w:noProof/>
        <w:sz w:val="16"/>
        <w:szCs w:val="16"/>
      </w:rPr>
      <w:fldChar w:fldCharType="begin"/>
    </w:r>
    <w:r>
      <w:rPr>
        <w:rFonts w:cstheme="minorHAnsi"/>
        <w:noProof/>
        <w:sz w:val="16"/>
        <w:szCs w:val="16"/>
      </w:rPr>
      <w:instrText xml:space="preserve"> NUMPAGES   \* MERGEFORMAT </w:instrText>
    </w:r>
    <w:r>
      <w:rPr>
        <w:rFonts w:cstheme="minorHAnsi"/>
        <w:noProof/>
        <w:sz w:val="16"/>
        <w:szCs w:val="16"/>
      </w:rPr>
      <w:fldChar w:fldCharType="separate"/>
    </w:r>
    <w:r>
      <w:rPr>
        <w:rFonts w:cstheme="minorHAnsi"/>
        <w:noProof/>
        <w:sz w:val="16"/>
        <w:szCs w:val="16"/>
      </w:rPr>
      <w:t>121</w:t>
    </w:r>
    <w:r>
      <w:rPr>
        <w:rFonts w:cstheme="minorHAnsi"/>
        <w:noProof/>
        <w:sz w:val="16"/>
        <w:szCs w:val="16"/>
      </w:rPr>
      <w:fldChar w:fldCharType="end"/>
    </w:r>
  </w:p>
  <w:p w14:paraId="418CA5E7" w14:textId="77777777" w:rsidR="0042274E" w:rsidRDefault="004227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8CCFA" w14:textId="77777777" w:rsidR="0042274E" w:rsidRPr="00A710D3" w:rsidRDefault="0042274E" w:rsidP="00DA4DAE">
    <w:pPr>
      <w:pStyle w:val="Footer"/>
      <w:tabs>
        <w:tab w:val="clear" w:pos="8640"/>
        <w:tab w:val="right" w:pos="9072"/>
      </w:tabs>
      <w:jc w:val="both"/>
      <w:rPr>
        <w:rFonts w:cstheme="minorHAnsi"/>
      </w:rPr>
    </w:pPr>
    <w:r>
      <w:rPr>
        <w:rFonts w:cstheme="minorHAnsi"/>
        <w:noProof/>
        <w:lang w:val="en-GB" w:eastAsia="zh-CN"/>
      </w:rPr>
      <mc:AlternateContent>
        <mc:Choice Requires="wps">
          <w:drawing>
            <wp:anchor distT="4294967291" distB="4294967291" distL="114300" distR="114300" simplePos="0" relativeHeight="251671552" behindDoc="1" locked="0" layoutInCell="1" allowOverlap="1" wp14:anchorId="787D1A38" wp14:editId="7263C144">
              <wp:simplePos x="0" y="0"/>
              <wp:positionH relativeFrom="margin">
                <wp:align>left</wp:align>
              </wp:positionH>
              <wp:positionV relativeFrom="paragraph">
                <wp:posOffset>-57151</wp:posOffset>
              </wp:positionV>
              <wp:extent cx="8869680" cy="0"/>
              <wp:effectExtent l="0" t="19050" r="7620" b="19050"/>
              <wp:wrapTight wrapText="bothSides">
                <wp:wrapPolygon edited="0">
                  <wp:start x="0" y="-1"/>
                  <wp:lineTo x="0" y="-1"/>
                  <wp:lineTo x="21572" y="-1"/>
                  <wp:lineTo x="21572" y="-1"/>
                  <wp:lineTo x="0" y="-1"/>
                </wp:wrapPolygon>
              </wp:wrapTight>
              <wp:docPr id="1765235695"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69680" cy="0"/>
                      </a:xfrm>
                      <a:prstGeom prst="line">
                        <a:avLst/>
                      </a:prstGeom>
                      <a:noFill/>
                      <a:ln w="31750">
                        <a:solidFill>
                          <a:srgbClr val="CC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6CBAEF" id="Straight Connector 60" o:spid="_x0000_s1026" style="position:absolute;z-index:-251644928;visibility:visible;mso-wrap-style:square;mso-width-percent:0;mso-height-percent:0;mso-wrap-distance-left:9pt;mso-wrap-distance-top:-1e-4mm;mso-wrap-distance-right:9pt;mso-wrap-distance-bottom:-1e-4mm;mso-position-horizontal:left;mso-position-horizontal-relative:margin;mso-position-vertical:absolute;mso-position-vertical-relative:text;mso-width-percent:0;mso-height-percent:0;mso-width-relative:page;mso-height-relative:page" from="0,-4.5pt" to="698.4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" strokecolor="#c00" strokeweight="2.5pt">
              <w10:wrap type="tight" anchorx="margin"/>
            </v:line>
          </w:pict>
        </mc:Fallback>
      </mc:AlternateContent>
    </w:r>
    <w:r w:rsidRPr="00A710D3">
      <w:rPr>
        <w:rFonts w:cstheme="minorHAnsi"/>
        <w:sz w:val="16"/>
        <w:szCs w:val="16"/>
      </w:rPr>
      <w:t>© Copyright of Hong Kong Exchanges and Clearing Limited</w:t>
    </w:r>
    <w:r w:rsidRPr="00A710D3">
      <w:rPr>
        <w:rFonts w:cstheme="minorHAnsi"/>
        <w:sz w:val="16"/>
        <w:szCs w:val="16"/>
      </w:rPr>
      <w:tab/>
    </w:r>
    <w:r>
      <w:rPr>
        <w:rFonts w:cstheme="minorHAnsi"/>
        <w:sz w:val="16"/>
        <w:szCs w:val="16"/>
      </w:rPr>
      <w:tab/>
    </w:r>
    <w:r w:rsidRPr="00A710D3">
      <w:rPr>
        <w:rFonts w:cstheme="minorHAnsi"/>
        <w:sz w:val="16"/>
        <w:szCs w:val="16"/>
      </w:rPr>
      <w:t xml:space="preserve">Page </w:t>
    </w:r>
    <w:r w:rsidRPr="00A710D3">
      <w:rPr>
        <w:rFonts w:cstheme="minorHAnsi"/>
        <w:sz w:val="16"/>
        <w:szCs w:val="16"/>
      </w:rPr>
      <w:fldChar w:fldCharType="begin"/>
    </w:r>
    <w:r w:rsidRPr="00A710D3">
      <w:rPr>
        <w:rFonts w:cstheme="minorHAnsi"/>
        <w:sz w:val="16"/>
        <w:szCs w:val="16"/>
      </w:rPr>
      <w:instrText xml:space="preserve"> PAGE   \* MERGEFORMAT </w:instrText>
    </w:r>
    <w:r w:rsidRPr="00A710D3">
      <w:rPr>
        <w:rFonts w:cstheme="minorHAnsi"/>
        <w:sz w:val="16"/>
        <w:szCs w:val="16"/>
      </w:rPr>
      <w:fldChar w:fldCharType="separate"/>
    </w:r>
    <w:r>
      <w:rPr>
        <w:rFonts w:cstheme="minorHAnsi"/>
        <w:noProof/>
        <w:sz w:val="16"/>
        <w:szCs w:val="16"/>
      </w:rPr>
      <w:t>119</w:t>
    </w:r>
    <w:r w:rsidRPr="00A710D3">
      <w:rPr>
        <w:rFonts w:cstheme="minorHAnsi"/>
        <w:noProof/>
        <w:sz w:val="16"/>
        <w:szCs w:val="16"/>
      </w:rPr>
      <w:fldChar w:fldCharType="end"/>
    </w:r>
    <w:r>
      <w:rPr>
        <w:rFonts w:cstheme="minorHAnsi"/>
        <w:noProof/>
        <w:sz w:val="16"/>
        <w:szCs w:val="16"/>
      </w:rPr>
      <w:t xml:space="preserve"> of </w:t>
    </w:r>
    <w:r>
      <w:rPr>
        <w:rFonts w:cstheme="minorHAnsi"/>
        <w:noProof/>
        <w:sz w:val="16"/>
        <w:szCs w:val="16"/>
      </w:rPr>
      <w:fldChar w:fldCharType="begin"/>
    </w:r>
    <w:r>
      <w:rPr>
        <w:rFonts w:cstheme="minorHAnsi"/>
        <w:noProof/>
        <w:sz w:val="16"/>
        <w:szCs w:val="16"/>
      </w:rPr>
      <w:instrText xml:space="preserve"> NUMPAGES   \* MERGEFORMAT </w:instrText>
    </w:r>
    <w:r>
      <w:rPr>
        <w:rFonts w:cstheme="minorHAnsi"/>
        <w:noProof/>
        <w:sz w:val="16"/>
        <w:szCs w:val="16"/>
      </w:rPr>
      <w:fldChar w:fldCharType="separate"/>
    </w:r>
    <w:r>
      <w:rPr>
        <w:rFonts w:cstheme="minorHAnsi"/>
        <w:noProof/>
        <w:sz w:val="16"/>
        <w:szCs w:val="16"/>
      </w:rPr>
      <w:t>121</w:t>
    </w:r>
    <w:r>
      <w:rPr>
        <w:rFonts w:cstheme="minorHAnsi"/>
        <w:noProof/>
        <w:sz w:val="16"/>
        <w:szCs w:val="16"/>
      </w:rPr>
      <w:fldChar w:fldCharType="end"/>
    </w:r>
  </w:p>
  <w:p w14:paraId="2E9C6D7C" w14:textId="77777777" w:rsidR="0042274E" w:rsidRDefault="0042274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2CAE78" w14:textId="128FB1D0" w:rsidR="00057AE4" w:rsidRPr="00A710D3" w:rsidRDefault="00057AE4" w:rsidP="00DA4DAE">
    <w:pPr>
      <w:pStyle w:val="Footer"/>
      <w:tabs>
        <w:tab w:val="clear" w:pos="8640"/>
        <w:tab w:val="right" w:pos="9072"/>
      </w:tabs>
      <w:jc w:val="both"/>
      <w:rPr>
        <w:rFonts w:cstheme="minorHAnsi"/>
      </w:rPr>
    </w:pPr>
    <w:r>
      <w:rPr>
        <w:rFonts w:cstheme="minorHAnsi"/>
        <w:noProof/>
        <w:lang w:val="en-GB" w:eastAsia="zh-CN"/>
      </w:rPr>
      <mc:AlternateContent>
        <mc:Choice Requires="wps">
          <w:drawing>
            <wp:anchor distT="4294967291" distB="4294967291" distL="114300" distR="114300" simplePos="0" relativeHeight="251664384" behindDoc="1" locked="0" layoutInCell="1" allowOverlap="1" wp14:anchorId="00981C92" wp14:editId="668CC17D">
              <wp:simplePos x="0" y="0"/>
              <wp:positionH relativeFrom="margin">
                <wp:align>left</wp:align>
              </wp:positionH>
              <wp:positionV relativeFrom="paragraph">
                <wp:posOffset>-57151</wp:posOffset>
              </wp:positionV>
              <wp:extent cx="8869680" cy="0"/>
              <wp:effectExtent l="0" t="19050" r="7620" b="19050"/>
              <wp:wrapTight wrapText="bothSides">
                <wp:wrapPolygon edited="0">
                  <wp:start x="0" y="-1"/>
                  <wp:lineTo x="0" y="-1"/>
                  <wp:lineTo x="21572" y="-1"/>
                  <wp:lineTo x="21572" y="-1"/>
                  <wp:lineTo x="0" y="-1"/>
                </wp:wrapPolygon>
              </wp:wrapTight>
              <wp:docPr id="24"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69680" cy="0"/>
                      </a:xfrm>
                      <a:prstGeom prst="line">
                        <a:avLst/>
                      </a:prstGeom>
                      <a:noFill/>
                      <a:ln w="31750">
                        <a:solidFill>
                          <a:srgbClr val="CC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52A83" id="Straight Connector 60" o:spid="_x0000_s1026" style="position:absolute;z-index:-251652096;visibility:visible;mso-wrap-style:square;mso-width-percent:0;mso-height-percent:0;mso-wrap-distance-left:9pt;mso-wrap-distance-top:-1e-4mm;mso-wrap-distance-right:9pt;mso-wrap-distance-bottom:-1e-4mm;mso-position-horizontal:left;mso-position-horizontal-relative:margin;mso-position-vertical:absolute;mso-position-vertical-relative:text;mso-width-percent:0;mso-height-percent:0;mso-width-relative:page;mso-height-relative:page" from="0,-4.5pt" to="698.4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" strokecolor="#c00" strokeweight="2.5pt">
              <w10:wrap type="tight" anchorx="margin"/>
            </v:line>
          </w:pict>
        </mc:Fallback>
      </mc:AlternateContent>
    </w:r>
    <w:r w:rsidRPr="00A710D3">
      <w:rPr>
        <w:rFonts w:cstheme="minorHAnsi"/>
        <w:sz w:val="16"/>
        <w:szCs w:val="16"/>
      </w:rPr>
      <w:t>© Copyright of Hong Kong Exchanges and Clearing Limited</w:t>
    </w:r>
    <w:r w:rsidRPr="00A710D3">
      <w:rPr>
        <w:rFonts w:cstheme="minorHAnsi"/>
        <w:sz w:val="16"/>
        <w:szCs w:val="16"/>
      </w:rPr>
      <w:tab/>
    </w:r>
    <w:r>
      <w:rPr>
        <w:rFonts w:cstheme="minorHAnsi"/>
        <w:sz w:val="16"/>
        <w:szCs w:val="16"/>
      </w:rPr>
      <w:tab/>
    </w:r>
    <w:r w:rsidRPr="00A710D3">
      <w:rPr>
        <w:rFonts w:cstheme="minorHAnsi"/>
        <w:sz w:val="16"/>
        <w:szCs w:val="16"/>
      </w:rPr>
      <w:t xml:space="preserve">Page </w:t>
    </w:r>
    <w:r w:rsidRPr="00A710D3">
      <w:rPr>
        <w:rFonts w:cstheme="minorHAnsi"/>
        <w:sz w:val="16"/>
        <w:szCs w:val="16"/>
      </w:rPr>
      <w:fldChar w:fldCharType="begin"/>
    </w:r>
    <w:r w:rsidRPr="00A710D3">
      <w:rPr>
        <w:rFonts w:cstheme="minorHAnsi"/>
        <w:sz w:val="16"/>
        <w:szCs w:val="16"/>
      </w:rPr>
      <w:instrText xml:space="preserve"> PAGE   \* MERGEFORMAT </w:instrText>
    </w:r>
    <w:r w:rsidRPr="00A710D3">
      <w:rPr>
        <w:rFonts w:cstheme="minorHAnsi"/>
        <w:sz w:val="16"/>
        <w:szCs w:val="16"/>
      </w:rPr>
      <w:fldChar w:fldCharType="separate"/>
    </w:r>
    <w:r w:rsidR="009E1AE8">
      <w:rPr>
        <w:rFonts w:cstheme="minorHAnsi"/>
        <w:noProof/>
        <w:sz w:val="16"/>
        <w:szCs w:val="16"/>
      </w:rPr>
      <w:t>119</w:t>
    </w:r>
    <w:r w:rsidRPr="00A710D3">
      <w:rPr>
        <w:rFonts w:cstheme="minorHAnsi"/>
        <w:noProof/>
        <w:sz w:val="16"/>
        <w:szCs w:val="16"/>
      </w:rPr>
      <w:fldChar w:fldCharType="end"/>
    </w:r>
    <w:r>
      <w:rPr>
        <w:rFonts w:cstheme="minorHAnsi"/>
        <w:noProof/>
        <w:sz w:val="16"/>
        <w:szCs w:val="16"/>
      </w:rPr>
      <w:t xml:space="preserve"> of </w:t>
    </w:r>
    <w:r>
      <w:rPr>
        <w:rFonts w:cstheme="minorHAnsi"/>
        <w:noProof/>
        <w:sz w:val="16"/>
        <w:szCs w:val="16"/>
      </w:rPr>
      <w:fldChar w:fldCharType="begin"/>
    </w:r>
    <w:r>
      <w:rPr>
        <w:rFonts w:cstheme="minorHAnsi"/>
        <w:noProof/>
        <w:sz w:val="16"/>
        <w:szCs w:val="16"/>
      </w:rPr>
      <w:instrText xml:space="preserve"> NUMPAGES   \* MERGEFORMAT </w:instrText>
    </w:r>
    <w:r>
      <w:rPr>
        <w:rFonts w:cstheme="minorHAnsi"/>
        <w:noProof/>
        <w:sz w:val="16"/>
        <w:szCs w:val="16"/>
      </w:rPr>
      <w:fldChar w:fldCharType="separate"/>
    </w:r>
    <w:r w:rsidR="009E1AE8">
      <w:rPr>
        <w:rFonts w:cstheme="minorHAnsi"/>
        <w:noProof/>
        <w:sz w:val="16"/>
        <w:szCs w:val="16"/>
      </w:rPr>
      <w:t>121</w:t>
    </w:r>
    <w:r>
      <w:rPr>
        <w:rFonts w:cstheme="minorHAnsi"/>
        <w:noProof/>
        <w:sz w:val="16"/>
        <w:szCs w:val="16"/>
      </w:rPr>
      <w:fldChar w:fldCharType="end"/>
    </w:r>
  </w:p>
  <w:p w14:paraId="3E2DF986" w14:textId="77777777" w:rsidR="00057AE4" w:rsidRDefault="00057A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59795F" w14:textId="77777777" w:rsidR="003D1B17" w:rsidRDefault="003D1B17" w:rsidP="008C7367">
      <w:r>
        <w:separator/>
      </w:r>
    </w:p>
  </w:footnote>
  <w:footnote w:type="continuationSeparator" w:id="0">
    <w:p w14:paraId="63CF5F24" w14:textId="77777777" w:rsidR="003D1B17" w:rsidRDefault="003D1B17" w:rsidP="008C7367">
      <w:r>
        <w:continuationSeparator/>
      </w:r>
    </w:p>
  </w:footnote>
  <w:footnote w:id="1">
    <w:p w14:paraId="427CE2D9" w14:textId="77777777" w:rsidR="0042274E" w:rsidRDefault="0042274E" w:rsidP="0042274E">
      <w:pPr>
        <w:pStyle w:val="FootnoteText"/>
        <w:jc w:val="both"/>
      </w:pPr>
      <w:r>
        <w:rPr>
          <w:rStyle w:val="FootnoteReference"/>
        </w:rPr>
        <w:footnoteRef/>
      </w:r>
      <w:r>
        <w:t xml:space="preserve"> </w:t>
      </w:r>
      <w:r w:rsidRPr="004C2F6C">
        <w:rPr>
          <w:rFonts w:cstheme="minorHAnsi"/>
          <w:i/>
        </w:rPr>
        <w:t xml:space="preserve">Lookup service related messages (i.e., Lookup </w:t>
      </w:r>
      <w:r>
        <w:rPr>
          <w:rFonts w:cstheme="minorHAnsi"/>
          <w:i/>
        </w:rPr>
        <w:t>R</w:t>
      </w:r>
      <w:r w:rsidRPr="004C2F6C">
        <w:rPr>
          <w:rFonts w:cstheme="minorHAnsi"/>
          <w:i/>
        </w:rPr>
        <w:t xml:space="preserve">equest and </w:t>
      </w:r>
      <w:r>
        <w:rPr>
          <w:rFonts w:cstheme="minorHAnsi"/>
          <w:i/>
        </w:rPr>
        <w:t>Lookup R</w:t>
      </w:r>
      <w:r w:rsidRPr="004C2F6C">
        <w:rPr>
          <w:rFonts w:cstheme="minorHAnsi"/>
          <w:i/>
        </w:rPr>
        <w:t xml:space="preserve">esponse) are expected to have a sequence number of 1 always; and these sequence numbers have no relationship with the sequence numbers for the session </w:t>
      </w:r>
      <w:r>
        <w:rPr>
          <w:rFonts w:cstheme="minorHAnsi"/>
          <w:i/>
        </w:rPr>
        <w:t xml:space="preserve">referred to here. </w:t>
      </w:r>
    </w:p>
  </w:footnote>
  <w:footnote w:id="2">
    <w:p w14:paraId="4C177E84" w14:textId="215DC10B" w:rsidR="0042274E" w:rsidRDefault="0042274E" w:rsidP="0042274E">
      <w:pPr>
        <w:pStyle w:val="FootnoteText"/>
        <w:jc w:val="both"/>
      </w:pPr>
      <w:r w:rsidRPr="003179D8">
        <w:rPr>
          <w:rStyle w:val="FootnoteReference"/>
          <w:b/>
        </w:rPr>
        <w:footnoteRef/>
      </w:r>
      <w:r>
        <w:t xml:space="preserve"> </w:t>
      </w:r>
      <w:r w:rsidRPr="009F3E96">
        <w:rPr>
          <w:rFonts w:eastAsia="SimSun" w:cs="Arial"/>
          <w:i/>
          <w:sz w:val="18"/>
          <w:szCs w:val="18"/>
          <w:lang w:eastAsia="zh-CN"/>
        </w:rPr>
        <w:t xml:space="preserve">During the period where the </w:t>
      </w:r>
      <w:r w:rsidR="0050533A">
        <w:rPr>
          <w:rFonts w:eastAsia="SimSun" w:cs="Arial"/>
          <w:i/>
          <w:sz w:val="18"/>
          <w:szCs w:val="18"/>
          <w:lang w:eastAsia="zh-CN"/>
        </w:rPr>
        <w:t>OCG-D</w:t>
      </w:r>
      <w:r w:rsidRPr="009F3E96">
        <w:rPr>
          <w:rFonts w:eastAsia="SimSun" w:cs="Arial"/>
          <w:i/>
          <w:sz w:val="18"/>
          <w:szCs w:val="18"/>
          <w:lang w:eastAsia="zh-CN"/>
        </w:rPr>
        <w:t xml:space="preserve"> is resending messages to the client, the </w:t>
      </w:r>
      <w:r w:rsidR="0050533A">
        <w:rPr>
          <w:rFonts w:eastAsia="SimSun" w:cs="Arial"/>
          <w:i/>
          <w:sz w:val="18"/>
          <w:szCs w:val="18"/>
          <w:lang w:eastAsia="zh-CN"/>
        </w:rPr>
        <w:t>OCG-D</w:t>
      </w:r>
      <w:r w:rsidRPr="009F3E96">
        <w:rPr>
          <w:rFonts w:eastAsia="SimSun" w:cs="Arial"/>
          <w:i/>
          <w:sz w:val="18"/>
          <w:szCs w:val="18"/>
          <w:lang w:eastAsia="zh-CN"/>
        </w:rPr>
        <w:t xml:space="preserve"> does not allow another Resend Request from the client.  If a new Resend Request is received during this time, the </w:t>
      </w:r>
      <w:r w:rsidR="0050533A">
        <w:rPr>
          <w:rFonts w:eastAsia="SimSun" w:cs="Arial"/>
          <w:i/>
          <w:sz w:val="18"/>
          <w:szCs w:val="18"/>
          <w:lang w:eastAsia="zh-CN"/>
        </w:rPr>
        <w:t>OCG-D</w:t>
      </w:r>
      <w:r w:rsidRPr="009F3E96">
        <w:rPr>
          <w:rFonts w:eastAsia="SimSun" w:cs="Arial"/>
          <w:i/>
          <w:sz w:val="18"/>
          <w:szCs w:val="18"/>
          <w:lang w:eastAsia="zh-CN"/>
        </w:rPr>
        <w:t xml:space="preserve"> will terminate the session immediately without sending the Logout message</w:t>
      </w:r>
      <w:r>
        <w:rPr>
          <w:rFonts w:eastAsia="SimSun" w:cs="Arial"/>
          <w:i/>
          <w:sz w:val="18"/>
          <w:szCs w:val="18"/>
          <w:lang w:eastAsia="zh-CN"/>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5D6612" w14:textId="77777777" w:rsidR="0042274E" w:rsidRDefault="0042274E" w:rsidP="00CA76A2">
    <w:pPr>
      <w:pStyle w:val="Header"/>
      <w:ind w:left="2880"/>
      <w:jc w:val="right"/>
    </w:pPr>
    <w:r>
      <w:rPr>
        <w:noProof/>
        <w:lang w:val="en-GB" w:eastAsia="zh-CN"/>
      </w:rPr>
      <w:drawing>
        <wp:inline distT="0" distB="0" distL="0" distR="0" wp14:anchorId="06FC2F5E" wp14:editId="13B1D522">
          <wp:extent cx="621195" cy="303933"/>
          <wp:effectExtent l="0" t="0" r="762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5668" cy="306121"/>
                  </a:xfrm>
                  <a:prstGeom prst="rect">
                    <a:avLst/>
                  </a:prstGeom>
                  <a:noFill/>
                  <a:ln>
                    <a:noFill/>
                  </a:ln>
                </pic:spPr>
              </pic:pic>
            </a:graphicData>
          </a:graphic>
        </wp:inline>
      </w:drawing>
    </w:r>
    <w:r>
      <w:rPr>
        <w:noProof/>
        <w:lang w:val="en-GB" w:eastAsia="zh-CN"/>
      </w:rPr>
      <mc:AlternateContent>
        <mc:Choice Requires="wps">
          <w:drawing>
            <wp:anchor distT="4294967291" distB="4294967291" distL="114300" distR="114300" simplePos="0" relativeHeight="251669504" behindDoc="1" locked="0" layoutInCell="1" allowOverlap="1" wp14:anchorId="284A44BB" wp14:editId="443B896F">
              <wp:simplePos x="0" y="0"/>
              <wp:positionH relativeFrom="margin">
                <wp:align>left</wp:align>
              </wp:positionH>
              <wp:positionV relativeFrom="paragraph">
                <wp:posOffset>310514</wp:posOffset>
              </wp:positionV>
              <wp:extent cx="5731510" cy="0"/>
              <wp:effectExtent l="0" t="19050" r="2540" b="19050"/>
              <wp:wrapTight wrapText="bothSides">
                <wp:wrapPolygon edited="0">
                  <wp:start x="0" y="-1"/>
                  <wp:lineTo x="0" y="-1"/>
                  <wp:lineTo x="21538" y="-1"/>
                  <wp:lineTo x="21538" y="-1"/>
                  <wp:lineTo x="0" y="-1"/>
                </wp:wrapPolygon>
              </wp:wrapTight>
              <wp:docPr id="21"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1510" cy="0"/>
                      </a:xfrm>
                      <a:prstGeom prst="line">
                        <a:avLst/>
                      </a:prstGeom>
                      <a:noFill/>
                      <a:ln w="31750">
                        <a:solidFill>
                          <a:srgbClr val="CC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0BB1F8" id="Straight Connector 58" o:spid="_x0000_s1026" style="position:absolute;z-index:-251646976;visibility:visible;mso-wrap-style:square;mso-width-percent:0;mso-height-percent:0;mso-wrap-distance-left:9pt;mso-wrap-distance-top:-1e-4mm;mso-wrap-distance-right:9pt;mso-wrap-distance-bottom:-1e-4mm;mso-position-horizontal:left;mso-position-horizontal-relative:margin;mso-position-vertical:absolute;mso-position-vertical-relative:text;mso-width-percent:0;mso-height-percent:0;mso-width-relative:page;mso-height-relative:page" from="0,24.45pt" to="451.3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" strokecolor="#c00" strokeweight="2.5pt">
              <w10:wrap type="tight"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D81D16" w14:textId="77777777" w:rsidR="0042274E" w:rsidRDefault="0042274E" w:rsidP="00C44A2C">
    <w:pPr>
      <w:pStyle w:val="Header"/>
      <w:ind w:left="2880"/>
    </w:pPr>
    <w:r>
      <w:rPr>
        <w:noProof/>
        <w:lang w:val="en-GB" w:eastAsia="zh-CN"/>
      </w:rPr>
      <mc:AlternateContent>
        <mc:Choice Requires="wps">
          <w:drawing>
            <wp:anchor distT="4294967291" distB="4294967291" distL="114300" distR="114300" simplePos="0" relativeHeight="251672576" behindDoc="1" locked="0" layoutInCell="1" allowOverlap="1" wp14:anchorId="03D8927D" wp14:editId="2678846D">
              <wp:simplePos x="0" y="0"/>
              <wp:positionH relativeFrom="margin">
                <wp:align>left</wp:align>
              </wp:positionH>
              <wp:positionV relativeFrom="paragraph">
                <wp:posOffset>310514</wp:posOffset>
              </wp:positionV>
              <wp:extent cx="8869680" cy="0"/>
              <wp:effectExtent l="0" t="19050" r="7620" b="19050"/>
              <wp:wrapTight wrapText="bothSides">
                <wp:wrapPolygon edited="0">
                  <wp:start x="0" y="-1"/>
                  <wp:lineTo x="0" y="-1"/>
                  <wp:lineTo x="21572" y="-1"/>
                  <wp:lineTo x="21572" y="-1"/>
                  <wp:lineTo x="0" y="-1"/>
                </wp:wrapPolygon>
              </wp:wrapTight>
              <wp:docPr id="2126140445"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69680" cy="0"/>
                      </a:xfrm>
                      <a:prstGeom prst="line">
                        <a:avLst/>
                      </a:prstGeom>
                      <a:noFill/>
                      <a:ln w="31750">
                        <a:solidFill>
                          <a:srgbClr val="CC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719119" id="Straight Connector 58" o:spid="_x0000_s1026" style="position:absolute;z-index:-251643904;visibility:visible;mso-wrap-style:square;mso-width-percent:0;mso-height-percent:0;mso-wrap-distance-left:9pt;mso-wrap-distance-top:-1e-4mm;mso-wrap-distance-right:9pt;mso-wrap-distance-bottom:-1e-4mm;mso-position-horizontal:left;mso-position-horizontal-relative:margin;mso-position-vertical:absolute;mso-position-vertical-relative:text;mso-width-percent:0;mso-height-percent:0;mso-width-relative:page;mso-height-relative:page" from="0,24.45pt" to="698.4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" strokecolor="#c00" strokeweight="2.5pt">
              <w10:wrap type="tight" anchorx="margin"/>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65960C" w14:textId="77777777" w:rsidR="00057AE4" w:rsidRDefault="00057AE4" w:rsidP="00C44A2C">
    <w:pPr>
      <w:pStyle w:val="Header"/>
      <w:ind w:left="2880"/>
    </w:pPr>
    <w:r>
      <w:rPr>
        <w:noProof/>
        <w:lang w:val="en-GB" w:eastAsia="zh-CN"/>
      </w:rPr>
      <mc:AlternateContent>
        <mc:Choice Requires="wps">
          <w:drawing>
            <wp:anchor distT="4294967291" distB="4294967291" distL="114300" distR="114300" simplePos="0" relativeHeight="251667456" behindDoc="1" locked="0" layoutInCell="1" allowOverlap="1" wp14:anchorId="2F34EC41" wp14:editId="1C583FE6">
              <wp:simplePos x="0" y="0"/>
              <wp:positionH relativeFrom="margin">
                <wp:align>left</wp:align>
              </wp:positionH>
              <wp:positionV relativeFrom="paragraph">
                <wp:posOffset>310514</wp:posOffset>
              </wp:positionV>
              <wp:extent cx="8869680" cy="0"/>
              <wp:effectExtent l="0" t="19050" r="7620" b="19050"/>
              <wp:wrapTight wrapText="bothSides">
                <wp:wrapPolygon edited="0">
                  <wp:start x="0" y="-1"/>
                  <wp:lineTo x="0" y="-1"/>
                  <wp:lineTo x="21572" y="-1"/>
                  <wp:lineTo x="21572" y="-1"/>
                  <wp:lineTo x="0" y="-1"/>
                </wp:wrapPolygon>
              </wp:wrapTight>
              <wp:docPr id="25"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69680" cy="0"/>
                      </a:xfrm>
                      <a:prstGeom prst="line">
                        <a:avLst/>
                      </a:prstGeom>
                      <a:noFill/>
                      <a:ln w="31750">
                        <a:solidFill>
                          <a:srgbClr val="CC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16B229" id="Straight Connector 58" o:spid="_x0000_s1026" style="position:absolute;z-index:-251649024;visibility:visible;mso-wrap-style:square;mso-width-percent:0;mso-height-percent:0;mso-wrap-distance-left:9pt;mso-wrap-distance-top:-1e-4mm;mso-wrap-distance-right:9pt;mso-wrap-distance-bottom:-1e-4mm;mso-position-horizontal:left;mso-position-horizontal-relative:margin;mso-position-vertical:absolute;mso-position-vertical-relative:text;mso-width-percent:0;mso-height-percent:0;mso-width-relative:page;mso-height-relative:page" from="0,24.45pt" to="698.4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" strokecolor="#c00" strokeweight="2.5pt">
              <w10:wrap type="tight"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3"/>
    <w:multiLevelType w:val="singleLevel"/>
    <w:tmpl w:val="35B27E46"/>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88"/>
    <w:multiLevelType w:val="singleLevel"/>
    <w:tmpl w:val="BA9C8F6A"/>
    <w:lvl w:ilvl="0">
      <w:start w:val="1"/>
      <w:numFmt w:val="decimal"/>
      <w:pStyle w:val="ListNumber"/>
      <w:lvlText w:val="%1."/>
      <w:lvlJc w:val="left"/>
      <w:pPr>
        <w:tabs>
          <w:tab w:val="num" w:pos="360"/>
        </w:tabs>
        <w:ind w:left="360" w:hanging="360"/>
      </w:pPr>
    </w:lvl>
  </w:abstractNum>
  <w:abstractNum w:abstractNumId="2" w15:restartNumberingAfterBreak="0">
    <w:nsid w:val="00445C85"/>
    <w:multiLevelType w:val="hybridMultilevel"/>
    <w:tmpl w:val="7B945970"/>
    <w:lvl w:ilvl="0" w:tplc="0409000F">
      <w:start w:val="1"/>
      <w:numFmt w:val="decimal"/>
      <w:lvlText w:val="%1."/>
      <w:lvlJc w:val="left"/>
      <w:pPr>
        <w:ind w:left="360" w:hanging="360"/>
      </w:pPr>
    </w:lvl>
    <w:lvl w:ilvl="1" w:tplc="0409000F">
      <w:start w:val="1"/>
      <w:numFmt w:val="decimal"/>
      <w:lvlText w:val="%2."/>
      <w:lvlJc w:val="left"/>
      <w:pPr>
        <w:ind w:left="1080" w:hanging="360"/>
      </w:pPr>
      <w:rPr>
        <w:rFonts w:hint="default"/>
      </w:rPr>
    </w:lvl>
    <w:lvl w:ilvl="2" w:tplc="60FE8FF8">
      <w:start w:val="1"/>
      <w:numFmt w:val="lowerLetter"/>
      <w:lvlText w:val="%3)"/>
      <w:lvlJc w:val="left"/>
      <w:pPr>
        <w:ind w:left="1980" w:hanging="360"/>
      </w:pPr>
      <w:rPr>
        <w:rFonts w:hint="default"/>
      </w:rPr>
    </w:lvl>
    <w:lvl w:ilvl="3" w:tplc="7B1EC8AE">
      <w:start w:val="1"/>
      <w:numFmt w:val="lowerLetter"/>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0B42527"/>
    <w:multiLevelType w:val="hybridMultilevel"/>
    <w:tmpl w:val="06286F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0F9720E"/>
    <w:multiLevelType w:val="hybridMultilevel"/>
    <w:tmpl w:val="CB200DEA"/>
    <w:lvl w:ilvl="0" w:tplc="805CDB7E">
      <w:start w:val="1"/>
      <w:numFmt w:val="bullet"/>
      <w:pStyle w:val="Bullet2"/>
      <w:lvlText w:val=""/>
      <w:lvlJc w:val="left"/>
      <w:pPr>
        <w:tabs>
          <w:tab w:val="num" w:pos="2662"/>
        </w:tabs>
        <w:ind w:left="2662" w:hanging="1222"/>
      </w:pPr>
      <w:rPr>
        <w:rFonts w:ascii="Symbol" w:hAnsi="Symbol" w:hint="default"/>
      </w:rPr>
    </w:lvl>
    <w:lvl w:ilvl="1" w:tplc="087A9664">
      <w:start w:val="1"/>
      <w:numFmt w:val="bullet"/>
      <w:lvlText w:val="o"/>
      <w:lvlJc w:val="left"/>
      <w:pPr>
        <w:tabs>
          <w:tab w:val="num" w:pos="1440"/>
        </w:tabs>
        <w:ind w:left="1440" w:hanging="360"/>
      </w:pPr>
      <w:rPr>
        <w:rFonts w:ascii="Courier New" w:hAnsi="Courier New" w:cs="Courier New" w:hint="default"/>
      </w:rPr>
    </w:lvl>
    <w:lvl w:ilvl="2" w:tplc="1DB64212">
      <w:start w:val="1"/>
      <w:numFmt w:val="bullet"/>
      <w:lvlText w:val=""/>
      <w:lvlJc w:val="left"/>
      <w:pPr>
        <w:tabs>
          <w:tab w:val="num" w:pos="2160"/>
        </w:tabs>
        <w:ind w:left="2160" w:hanging="360"/>
      </w:pPr>
      <w:rPr>
        <w:rFonts w:ascii="Wingdings" w:hAnsi="Wingdings" w:hint="default"/>
      </w:rPr>
    </w:lvl>
    <w:lvl w:ilvl="3" w:tplc="276A59B8">
      <w:start w:val="1"/>
      <w:numFmt w:val="bullet"/>
      <w:lvlText w:val=""/>
      <w:lvlJc w:val="left"/>
      <w:pPr>
        <w:tabs>
          <w:tab w:val="num" w:pos="2880"/>
        </w:tabs>
        <w:ind w:left="2880" w:hanging="360"/>
      </w:pPr>
      <w:rPr>
        <w:rFonts w:ascii="Symbol" w:hAnsi="Symbol" w:hint="default"/>
      </w:rPr>
    </w:lvl>
    <w:lvl w:ilvl="4" w:tplc="5B9A786E">
      <w:start w:val="1"/>
      <w:numFmt w:val="bullet"/>
      <w:lvlText w:val="o"/>
      <w:lvlJc w:val="left"/>
      <w:pPr>
        <w:tabs>
          <w:tab w:val="num" w:pos="3600"/>
        </w:tabs>
        <w:ind w:left="3600" w:hanging="360"/>
      </w:pPr>
      <w:rPr>
        <w:rFonts w:ascii="Courier New" w:hAnsi="Courier New" w:cs="Courier New" w:hint="default"/>
      </w:rPr>
    </w:lvl>
    <w:lvl w:ilvl="5" w:tplc="81D2B474">
      <w:start w:val="1"/>
      <w:numFmt w:val="bullet"/>
      <w:lvlText w:val=""/>
      <w:lvlJc w:val="left"/>
      <w:pPr>
        <w:tabs>
          <w:tab w:val="num" w:pos="4320"/>
        </w:tabs>
        <w:ind w:left="4320" w:hanging="360"/>
      </w:pPr>
      <w:rPr>
        <w:rFonts w:ascii="Wingdings" w:hAnsi="Wingdings" w:hint="default"/>
      </w:rPr>
    </w:lvl>
    <w:lvl w:ilvl="6" w:tplc="6688D6A2">
      <w:start w:val="1"/>
      <w:numFmt w:val="bullet"/>
      <w:lvlText w:val=""/>
      <w:lvlJc w:val="left"/>
      <w:pPr>
        <w:tabs>
          <w:tab w:val="num" w:pos="5040"/>
        </w:tabs>
        <w:ind w:left="5040" w:hanging="360"/>
      </w:pPr>
      <w:rPr>
        <w:rFonts w:ascii="Symbol" w:hAnsi="Symbol" w:hint="default"/>
      </w:rPr>
    </w:lvl>
    <w:lvl w:ilvl="7" w:tplc="98440E70">
      <w:start w:val="1"/>
      <w:numFmt w:val="bullet"/>
      <w:lvlText w:val="o"/>
      <w:lvlJc w:val="left"/>
      <w:pPr>
        <w:tabs>
          <w:tab w:val="num" w:pos="5760"/>
        </w:tabs>
        <w:ind w:left="5760" w:hanging="360"/>
      </w:pPr>
      <w:rPr>
        <w:rFonts w:ascii="Courier New" w:hAnsi="Courier New" w:cs="Courier New" w:hint="default"/>
      </w:rPr>
    </w:lvl>
    <w:lvl w:ilvl="8" w:tplc="367A4B0E">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1972FF6"/>
    <w:multiLevelType w:val="hybridMultilevel"/>
    <w:tmpl w:val="E17AC3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B57DF1"/>
    <w:multiLevelType w:val="hybridMultilevel"/>
    <w:tmpl w:val="BCF8E74E"/>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03446E93"/>
    <w:multiLevelType w:val="hybridMultilevel"/>
    <w:tmpl w:val="8506AF2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3632BEA"/>
    <w:multiLevelType w:val="hybridMultilevel"/>
    <w:tmpl w:val="E2A6ACA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3BC7CBA"/>
    <w:multiLevelType w:val="hybridMultilevel"/>
    <w:tmpl w:val="6F30FB46"/>
    <w:lvl w:ilvl="0" w:tplc="04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04876D81"/>
    <w:multiLevelType w:val="hybridMultilevel"/>
    <w:tmpl w:val="9F5AEB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4A42A8C"/>
    <w:multiLevelType w:val="hybridMultilevel"/>
    <w:tmpl w:val="F5CE6818"/>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05594826"/>
    <w:multiLevelType w:val="hybridMultilevel"/>
    <w:tmpl w:val="EFD20E5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06273CFE"/>
    <w:multiLevelType w:val="hybridMultilevel"/>
    <w:tmpl w:val="46E2A9CA"/>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7D9366B"/>
    <w:multiLevelType w:val="hybridMultilevel"/>
    <w:tmpl w:val="CE24B744"/>
    <w:lvl w:ilvl="0" w:tplc="0409000F">
      <w:start w:val="1"/>
      <w:numFmt w:val="decimal"/>
      <w:lvlText w:val="%1."/>
      <w:lvlJc w:val="left"/>
      <w:pPr>
        <w:ind w:left="360" w:hanging="360"/>
      </w:pPr>
    </w:lvl>
    <w:lvl w:ilvl="1" w:tplc="0409000F">
      <w:start w:val="1"/>
      <w:numFmt w:val="decimal"/>
      <w:lvlText w:val="%2."/>
      <w:lvlJc w:val="left"/>
      <w:pPr>
        <w:ind w:left="1080" w:hanging="360"/>
      </w:pPr>
      <w:rPr>
        <w:rFonts w:hint="default"/>
      </w:rPr>
    </w:lvl>
    <w:lvl w:ilvl="2" w:tplc="60FE8FF8">
      <w:start w:val="1"/>
      <w:numFmt w:val="lowerLetter"/>
      <w:lvlText w:val="%3)"/>
      <w:lvlJc w:val="left"/>
      <w:pPr>
        <w:ind w:left="1980" w:hanging="360"/>
      </w:pPr>
      <w:rPr>
        <w:rFonts w:hint="default"/>
      </w:rPr>
    </w:lvl>
    <w:lvl w:ilvl="3" w:tplc="7B1EC8AE">
      <w:start w:val="1"/>
      <w:numFmt w:val="lowerLetter"/>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7E054C3"/>
    <w:multiLevelType w:val="hybridMultilevel"/>
    <w:tmpl w:val="017A05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07F44DA9"/>
    <w:multiLevelType w:val="hybridMultilevel"/>
    <w:tmpl w:val="FD788AE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086F2BBE"/>
    <w:multiLevelType w:val="hybridMultilevel"/>
    <w:tmpl w:val="C17AD9A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0A9C2C63"/>
    <w:multiLevelType w:val="hybridMultilevel"/>
    <w:tmpl w:val="0B0C447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AAD5165"/>
    <w:multiLevelType w:val="hybridMultilevel"/>
    <w:tmpl w:val="B4525C0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0ABA2777"/>
    <w:multiLevelType w:val="hybridMultilevel"/>
    <w:tmpl w:val="60B8D32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0AF22170"/>
    <w:multiLevelType w:val="hybridMultilevel"/>
    <w:tmpl w:val="199E130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0B9A4E0B"/>
    <w:multiLevelType w:val="hybridMultilevel"/>
    <w:tmpl w:val="7DDC00BA"/>
    <w:lvl w:ilvl="0" w:tplc="04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0BC40871"/>
    <w:multiLevelType w:val="hybridMultilevel"/>
    <w:tmpl w:val="020E3A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C3B54BD"/>
    <w:multiLevelType w:val="hybridMultilevel"/>
    <w:tmpl w:val="3884A07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0C501A64"/>
    <w:multiLevelType w:val="hybridMultilevel"/>
    <w:tmpl w:val="71147D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0C5C479D"/>
    <w:multiLevelType w:val="hybridMultilevel"/>
    <w:tmpl w:val="2F205494"/>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0D55208B"/>
    <w:multiLevelType w:val="hybridMultilevel"/>
    <w:tmpl w:val="597439B4"/>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0E1916C8"/>
    <w:multiLevelType w:val="hybridMultilevel"/>
    <w:tmpl w:val="544A321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103D3274"/>
    <w:multiLevelType w:val="hybridMultilevel"/>
    <w:tmpl w:val="1D083E1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10873634"/>
    <w:multiLevelType w:val="hybridMultilevel"/>
    <w:tmpl w:val="3AD443B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127077BC"/>
    <w:multiLevelType w:val="hybridMultilevel"/>
    <w:tmpl w:val="96B64766"/>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12865B67"/>
    <w:multiLevelType w:val="hybridMultilevel"/>
    <w:tmpl w:val="FF32C620"/>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12A14B8C"/>
    <w:multiLevelType w:val="hybridMultilevel"/>
    <w:tmpl w:val="1E761A3A"/>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12A91FA6"/>
    <w:multiLevelType w:val="hybridMultilevel"/>
    <w:tmpl w:val="DA3839D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130273AD"/>
    <w:multiLevelType w:val="hybridMultilevel"/>
    <w:tmpl w:val="FA7CFF08"/>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15:restartNumberingAfterBreak="0">
    <w:nsid w:val="13957120"/>
    <w:multiLevelType w:val="hybridMultilevel"/>
    <w:tmpl w:val="34F8706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14732692"/>
    <w:multiLevelType w:val="hybridMultilevel"/>
    <w:tmpl w:val="EB34BE5C"/>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15:restartNumberingAfterBreak="0">
    <w:nsid w:val="152C7437"/>
    <w:multiLevelType w:val="hybridMultilevel"/>
    <w:tmpl w:val="6E0655C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154C266A"/>
    <w:multiLevelType w:val="hybridMultilevel"/>
    <w:tmpl w:val="E85A4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15A75308"/>
    <w:multiLevelType w:val="hybridMultilevel"/>
    <w:tmpl w:val="26781C04"/>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15CA271D"/>
    <w:multiLevelType w:val="hybridMultilevel"/>
    <w:tmpl w:val="88D030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167C42DF"/>
    <w:multiLevelType w:val="hybridMultilevel"/>
    <w:tmpl w:val="3370983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18884F5B"/>
    <w:multiLevelType w:val="hybridMultilevel"/>
    <w:tmpl w:val="8D7EB70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1AED2EFD"/>
    <w:multiLevelType w:val="hybridMultilevel"/>
    <w:tmpl w:val="B63824DC"/>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1AFC6965"/>
    <w:multiLevelType w:val="hybridMultilevel"/>
    <w:tmpl w:val="3EE074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1B6707C4"/>
    <w:multiLevelType w:val="hybridMultilevel"/>
    <w:tmpl w:val="F78674A4"/>
    <w:lvl w:ilvl="0" w:tplc="04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7" w15:restartNumberingAfterBreak="0">
    <w:nsid w:val="1E8C1776"/>
    <w:multiLevelType w:val="hybridMultilevel"/>
    <w:tmpl w:val="A0DC8E18"/>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8" w15:restartNumberingAfterBreak="0">
    <w:nsid w:val="1EBA7F7E"/>
    <w:multiLevelType w:val="hybridMultilevel"/>
    <w:tmpl w:val="9C807C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1F0127BD"/>
    <w:multiLevelType w:val="hybridMultilevel"/>
    <w:tmpl w:val="8DBAAD7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208F337C"/>
    <w:multiLevelType w:val="hybridMultilevel"/>
    <w:tmpl w:val="998AAE4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215207E4"/>
    <w:multiLevelType w:val="hybridMultilevel"/>
    <w:tmpl w:val="AC34F662"/>
    <w:lvl w:ilvl="0" w:tplc="04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2" w15:restartNumberingAfterBreak="0">
    <w:nsid w:val="21C77C00"/>
    <w:multiLevelType w:val="hybridMultilevel"/>
    <w:tmpl w:val="6632F18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22206560"/>
    <w:multiLevelType w:val="hybridMultilevel"/>
    <w:tmpl w:val="A8BA5390"/>
    <w:lvl w:ilvl="0" w:tplc="04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4" w15:restartNumberingAfterBreak="0">
    <w:nsid w:val="225B4842"/>
    <w:multiLevelType w:val="hybridMultilevel"/>
    <w:tmpl w:val="C0FABC4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22A25336"/>
    <w:multiLevelType w:val="hybridMultilevel"/>
    <w:tmpl w:val="FB3254FA"/>
    <w:lvl w:ilvl="0" w:tplc="04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6" w15:restartNumberingAfterBreak="0">
    <w:nsid w:val="236C0E29"/>
    <w:multiLevelType w:val="hybridMultilevel"/>
    <w:tmpl w:val="E7E26946"/>
    <w:lvl w:ilvl="0" w:tplc="04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7" w15:restartNumberingAfterBreak="0">
    <w:nsid w:val="245B7961"/>
    <w:multiLevelType w:val="hybridMultilevel"/>
    <w:tmpl w:val="7E5AA700"/>
    <w:lvl w:ilvl="0" w:tplc="04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8" w15:restartNumberingAfterBreak="0">
    <w:nsid w:val="25D053C6"/>
    <w:multiLevelType w:val="hybridMultilevel"/>
    <w:tmpl w:val="BD18B17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28981B41"/>
    <w:multiLevelType w:val="hybridMultilevel"/>
    <w:tmpl w:val="543CF9B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28CA129D"/>
    <w:multiLevelType w:val="hybridMultilevel"/>
    <w:tmpl w:val="1962460E"/>
    <w:lvl w:ilvl="0" w:tplc="04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1" w15:restartNumberingAfterBreak="0">
    <w:nsid w:val="298A4DC6"/>
    <w:multiLevelType w:val="hybridMultilevel"/>
    <w:tmpl w:val="C05AC298"/>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2" w15:restartNumberingAfterBreak="0">
    <w:nsid w:val="2A1177DE"/>
    <w:multiLevelType w:val="hybridMultilevel"/>
    <w:tmpl w:val="1AE065C8"/>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2AB22524"/>
    <w:multiLevelType w:val="hybridMultilevel"/>
    <w:tmpl w:val="32CC28E8"/>
    <w:lvl w:ilvl="0" w:tplc="04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4" w15:restartNumberingAfterBreak="0">
    <w:nsid w:val="2B5172E6"/>
    <w:multiLevelType w:val="hybridMultilevel"/>
    <w:tmpl w:val="BFB2882A"/>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5" w15:restartNumberingAfterBreak="0">
    <w:nsid w:val="2BB14E0E"/>
    <w:multiLevelType w:val="hybridMultilevel"/>
    <w:tmpl w:val="8074791C"/>
    <w:lvl w:ilvl="0" w:tplc="04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6" w15:restartNumberingAfterBreak="0">
    <w:nsid w:val="2BF47A6B"/>
    <w:multiLevelType w:val="hybridMultilevel"/>
    <w:tmpl w:val="614287DA"/>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2CC36582"/>
    <w:multiLevelType w:val="hybridMultilevel"/>
    <w:tmpl w:val="F7004F7A"/>
    <w:lvl w:ilvl="0" w:tplc="04090001">
      <w:start w:val="1"/>
      <w:numFmt w:val="bullet"/>
      <w:lvlText w:val=""/>
      <w:lvlJc w:val="left"/>
      <w:pPr>
        <w:ind w:left="374" w:hanging="360"/>
      </w:pPr>
      <w:rPr>
        <w:rFonts w:ascii="Symbol" w:hAnsi="Symbol" w:hint="default"/>
      </w:rPr>
    </w:lvl>
    <w:lvl w:ilvl="1" w:tplc="08090003" w:tentative="1">
      <w:start w:val="1"/>
      <w:numFmt w:val="bullet"/>
      <w:lvlText w:val="o"/>
      <w:lvlJc w:val="left"/>
      <w:pPr>
        <w:ind w:left="1094" w:hanging="360"/>
      </w:pPr>
      <w:rPr>
        <w:rFonts w:ascii="Courier New" w:hAnsi="Courier New" w:cs="Courier New" w:hint="default"/>
      </w:rPr>
    </w:lvl>
    <w:lvl w:ilvl="2" w:tplc="08090005" w:tentative="1">
      <w:start w:val="1"/>
      <w:numFmt w:val="bullet"/>
      <w:lvlText w:val=""/>
      <w:lvlJc w:val="left"/>
      <w:pPr>
        <w:ind w:left="1814" w:hanging="360"/>
      </w:pPr>
      <w:rPr>
        <w:rFonts w:ascii="Wingdings" w:hAnsi="Wingdings" w:hint="default"/>
      </w:rPr>
    </w:lvl>
    <w:lvl w:ilvl="3" w:tplc="08090001" w:tentative="1">
      <w:start w:val="1"/>
      <w:numFmt w:val="bullet"/>
      <w:lvlText w:val=""/>
      <w:lvlJc w:val="left"/>
      <w:pPr>
        <w:ind w:left="2534" w:hanging="360"/>
      </w:pPr>
      <w:rPr>
        <w:rFonts w:ascii="Symbol" w:hAnsi="Symbol" w:hint="default"/>
      </w:rPr>
    </w:lvl>
    <w:lvl w:ilvl="4" w:tplc="08090003" w:tentative="1">
      <w:start w:val="1"/>
      <w:numFmt w:val="bullet"/>
      <w:lvlText w:val="o"/>
      <w:lvlJc w:val="left"/>
      <w:pPr>
        <w:ind w:left="3254" w:hanging="360"/>
      </w:pPr>
      <w:rPr>
        <w:rFonts w:ascii="Courier New" w:hAnsi="Courier New" w:cs="Courier New" w:hint="default"/>
      </w:rPr>
    </w:lvl>
    <w:lvl w:ilvl="5" w:tplc="08090005" w:tentative="1">
      <w:start w:val="1"/>
      <w:numFmt w:val="bullet"/>
      <w:lvlText w:val=""/>
      <w:lvlJc w:val="left"/>
      <w:pPr>
        <w:ind w:left="3974" w:hanging="360"/>
      </w:pPr>
      <w:rPr>
        <w:rFonts w:ascii="Wingdings" w:hAnsi="Wingdings" w:hint="default"/>
      </w:rPr>
    </w:lvl>
    <w:lvl w:ilvl="6" w:tplc="08090001" w:tentative="1">
      <w:start w:val="1"/>
      <w:numFmt w:val="bullet"/>
      <w:lvlText w:val=""/>
      <w:lvlJc w:val="left"/>
      <w:pPr>
        <w:ind w:left="4694" w:hanging="360"/>
      </w:pPr>
      <w:rPr>
        <w:rFonts w:ascii="Symbol" w:hAnsi="Symbol" w:hint="default"/>
      </w:rPr>
    </w:lvl>
    <w:lvl w:ilvl="7" w:tplc="08090003" w:tentative="1">
      <w:start w:val="1"/>
      <w:numFmt w:val="bullet"/>
      <w:lvlText w:val="o"/>
      <w:lvlJc w:val="left"/>
      <w:pPr>
        <w:ind w:left="5414" w:hanging="360"/>
      </w:pPr>
      <w:rPr>
        <w:rFonts w:ascii="Courier New" w:hAnsi="Courier New" w:cs="Courier New" w:hint="default"/>
      </w:rPr>
    </w:lvl>
    <w:lvl w:ilvl="8" w:tplc="08090005" w:tentative="1">
      <w:start w:val="1"/>
      <w:numFmt w:val="bullet"/>
      <w:lvlText w:val=""/>
      <w:lvlJc w:val="left"/>
      <w:pPr>
        <w:ind w:left="6134" w:hanging="360"/>
      </w:pPr>
      <w:rPr>
        <w:rFonts w:ascii="Wingdings" w:hAnsi="Wingdings" w:hint="default"/>
      </w:rPr>
    </w:lvl>
  </w:abstractNum>
  <w:abstractNum w:abstractNumId="68" w15:restartNumberingAfterBreak="0">
    <w:nsid w:val="2D350427"/>
    <w:multiLevelType w:val="hybridMultilevel"/>
    <w:tmpl w:val="06FAE6E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2D6823ED"/>
    <w:multiLevelType w:val="hybridMultilevel"/>
    <w:tmpl w:val="EE34F6B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30346D0E"/>
    <w:multiLevelType w:val="hybridMultilevel"/>
    <w:tmpl w:val="CD6C3302"/>
    <w:lvl w:ilvl="0" w:tplc="95B82A18">
      <w:start w:val="102"/>
      <w:numFmt w:val="bullet"/>
      <w:lvlText w:val=""/>
      <w:lvlJc w:val="left"/>
      <w:pPr>
        <w:ind w:left="360" w:hanging="360"/>
      </w:pPr>
      <w:rPr>
        <w:rFonts w:ascii="Symbol" w:eastAsia="PMingLiU"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30F565B9"/>
    <w:multiLevelType w:val="hybridMultilevel"/>
    <w:tmpl w:val="AF7CD3F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312F0F82"/>
    <w:multiLevelType w:val="hybridMultilevel"/>
    <w:tmpl w:val="3FECC45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31346242"/>
    <w:multiLevelType w:val="hybridMultilevel"/>
    <w:tmpl w:val="F1866A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340319DB"/>
    <w:multiLevelType w:val="hybridMultilevel"/>
    <w:tmpl w:val="3C46C36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340F574B"/>
    <w:multiLevelType w:val="hybridMultilevel"/>
    <w:tmpl w:val="450AE9CE"/>
    <w:lvl w:ilvl="0" w:tplc="981E34AA">
      <w:start w:val="1"/>
      <w:numFmt w:val="bullet"/>
      <w:pStyle w:val="Tablebullet"/>
      <w:lvlText w:val=""/>
      <w:lvlJc w:val="left"/>
      <w:pPr>
        <w:tabs>
          <w:tab w:val="num" w:pos="360"/>
        </w:tabs>
        <w:ind w:left="360" w:hanging="360"/>
      </w:pPr>
      <w:rPr>
        <w:rFonts w:ascii="Wingdings" w:hAnsi="Wingdings" w:hint="default"/>
        <w:color w:val="000000" w:themeColor="text1"/>
        <w:sz w:val="16"/>
        <w:szCs w:val="20"/>
      </w:rPr>
    </w:lvl>
    <w:lvl w:ilvl="1" w:tplc="D0362728">
      <w:start w:val="1"/>
      <w:numFmt w:val="bullet"/>
      <w:pStyle w:val="Tablebullet2nd"/>
      <w:lvlText w:val="o"/>
      <w:lvlJc w:val="left"/>
      <w:pPr>
        <w:tabs>
          <w:tab w:val="num" w:pos="1987"/>
        </w:tabs>
        <w:ind w:left="1987" w:hanging="360"/>
      </w:pPr>
      <w:rPr>
        <w:rFonts w:ascii="Courier New" w:hAnsi="Courier New" w:cs="Courier New" w:hint="default"/>
      </w:rPr>
    </w:lvl>
    <w:lvl w:ilvl="2" w:tplc="04090005">
      <w:start w:val="1"/>
      <w:numFmt w:val="bullet"/>
      <w:lvlText w:val=""/>
      <w:lvlJc w:val="left"/>
      <w:pPr>
        <w:tabs>
          <w:tab w:val="num" w:pos="2707"/>
        </w:tabs>
        <w:ind w:left="2707" w:hanging="360"/>
      </w:pPr>
      <w:rPr>
        <w:rFonts w:ascii="Wingdings" w:hAnsi="Wingdings" w:hint="default"/>
      </w:rPr>
    </w:lvl>
    <w:lvl w:ilvl="3" w:tplc="04090001" w:tentative="1">
      <w:start w:val="1"/>
      <w:numFmt w:val="bullet"/>
      <w:lvlText w:val=""/>
      <w:lvlJc w:val="left"/>
      <w:pPr>
        <w:tabs>
          <w:tab w:val="num" w:pos="3427"/>
        </w:tabs>
        <w:ind w:left="3427" w:hanging="360"/>
      </w:pPr>
      <w:rPr>
        <w:rFonts w:ascii="Symbol" w:hAnsi="Symbol" w:hint="default"/>
      </w:rPr>
    </w:lvl>
    <w:lvl w:ilvl="4" w:tplc="04090003" w:tentative="1">
      <w:start w:val="1"/>
      <w:numFmt w:val="bullet"/>
      <w:lvlText w:val="o"/>
      <w:lvlJc w:val="left"/>
      <w:pPr>
        <w:tabs>
          <w:tab w:val="num" w:pos="4147"/>
        </w:tabs>
        <w:ind w:left="4147" w:hanging="360"/>
      </w:pPr>
      <w:rPr>
        <w:rFonts w:ascii="Courier New" w:hAnsi="Courier New" w:cs="Courier New" w:hint="default"/>
      </w:rPr>
    </w:lvl>
    <w:lvl w:ilvl="5" w:tplc="04090005" w:tentative="1">
      <w:start w:val="1"/>
      <w:numFmt w:val="bullet"/>
      <w:lvlText w:val=""/>
      <w:lvlJc w:val="left"/>
      <w:pPr>
        <w:tabs>
          <w:tab w:val="num" w:pos="4867"/>
        </w:tabs>
        <w:ind w:left="4867" w:hanging="360"/>
      </w:pPr>
      <w:rPr>
        <w:rFonts w:ascii="Wingdings" w:hAnsi="Wingdings" w:hint="default"/>
      </w:rPr>
    </w:lvl>
    <w:lvl w:ilvl="6" w:tplc="04090001" w:tentative="1">
      <w:start w:val="1"/>
      <w:numFmt w:val="bullet"/>
      <w:lvlText w:val=""/>
      <w:lvlJc w:val="left"/>
      <w:pPr>
        <w:tabs>
          <w:tab w:val="num" w:pos="5587"/>
        </w:tabs>
        <w:ind w:left="5587" w:hanging="360"/>
      </w:pPr>
      <w:rPr>
        <w:rFonts w:ascii="Symbol" w:hAnsi="Symbol" w:hint="default"/>
      </w:rPr>
    </w:lvl>
    <w:lvl w:ilvl="7" w:tplc="04090003" w:tentative="1">
      <w:start w:val="1"/>
      <w:numFmt w:val="bullet"/>
      <w:lvlText w:val="o"/>
      <w:lvlJc w:val="left"/>
      <w:pPr>
        <w:tabs>
          <w:tab w:val="num" w:pos="6307"/>
        </w:tabs>
        <w:ind w:left="6307" w:hanging="360"/>
      </w:pPr>
      <w:rPr>
        <w:rFonts w:ascii="Courier New" w:hAnsi="Courier New" w:cs="Courier New" w:hint="default"/>
      </w:rPr>
    </w:lvl>
    <w:lvl w:ilvl="8" w:tplc="04090005" w:tentative="1">
      <w:start w:val="1"/>
      <w:numFmt w:val="bullet"/>
      <w:lvlText w:val=""/>
      <w:lvlJc w:val="left"/>
      <w:pPr>
        <w:tabs>
          <w:tab w:val="num" w:pos="7027"/>
        </w:tabs>
        <w:ind w:left="7027" w:hanging="360"/>
      </w:pPr>
      <w:rPr>
        <w:rFonts w:ascii="Wingdings" w:hAnsi="Wingdings" w:hint="default"/>
      </w:rPr>
    </w:lvl>
  </w:abstractNum>
  <w:abstractNum w:abstractNumId="76" w15:restartNumberingAfterBreak="0">
    <w:nsid w:val="360101C9"/>
    <w:multiLevelType w:val="hybridMultilevel"/>
    <w:tmpl w:val="58F66A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366D28A1"/>
    <w:multiLevelType w:val="hybridMultilevel"/>
    <w:tmpl w:val="BDE8DF90"/>
    <w:lvl w:ilvl="0" w:tplc="04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8" w15:restartNumberingAfterBreak="0">
    <w:nsid w:val="368A1500"/>
    <w:multiLevelType w:val="hybridMultilevel"/>
    <w:tmpl w:val="A816F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87810D7"/>
    <w:multiLevelType w:val="hybridMultilevel"/>
    <w:tmpl w:val="656A06FE"/>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0" w15:restartNumberingAfterBreak="0">
    <w:nsid w:val="38C8211F"/>
    <w:multiLevelType w:val="hybridMultilevel"/>
    <w:tmpl w:val="7B945970"/>
    <w:lvl w:ilvl="0" w:tplc="0409000F">
      <w:start w:val="1"/>
      <w:numFmt w:val="decimal"/>
      <w:lvlText w:val="%1."/>
      <w:lvlJc w:val="left"/>
      <w:pPr>
        <w:ind w:left="360" w:hanging="360"/>
      </w:pPr>
    </w:lvl>
    <w:lvl w:ilvl="1" w:tplc="0409000F">
      <w:start w:val="1"/>
      <w:numFmt w:val="decimal"/>
      <w:lvlText w:val="%2."/>
      <w:lvlJc w:val="left"/>
      <w:pPr>
        <w:ind w:left="1080" w:hanging="360"/>
      </w:pPr>
      <w:rPr>
        <w:rFonts w:hint="default"/>
      </w:rPr>
    </w:lvl>
    <w:lvl w:ilvl="2" w:tplc="60FE8FF8">
      <w:start w:val="1"/>
      <w:numFmt w:val="lowerLetter"/>
      <w:lvlText w:val="%3)"/>
      <w:lvlJc w:val="left"/>
      <w:pPr>
        <w:ind w:left="1980" w:hanging="360"/>
      </w:pPr>
      <w:rPr>
        <w:rFonts w:hint="default"/>
      </w:rPr>
    </w:lvl>
    <w:lvl w:ilvl="3" w:tplc="7B1EC8AE">
      <w:start w:val="1"/>
      <w:numFmt w:val="lowerLetter"/>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39095EE6"/>
    <w:multiLevelType w:val="hybridMultilevel"/>
    <w:tmpl w:val="2978567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395942C9"/>
    <w:multiLevelType w:val="hybridMultilevel"/>
    <w:tmpl w:val="D468404C"/>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3" w15:restartNumberingAfterBreak="0">
    <w:nsid w:val="39A37075"/>
    <w:multiLevelType w:val="hybridMultilevel"/>
    <w:tmpl w:val="1B1ECD9C"/>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4" w15:restartNumberingAfterBreak="0">
    <w:nsid w:val="39BB7FA1"/>
    <w:multiLevelType w:val="hybridMultilevel"/>
    <w:tmpl w:val="340AAB0C"/>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5" w15:restartNumberingAfterBreak="0">
    <w:nsid w:val="3AA17A20"/>
    <w:multiLevelType w:val="hybridMultilevel"/>
    <w:tmpl w:val="A78ADE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6" w15:restartNumberingAfterBreak="0">
    <w:nsid w:val="3AD7105E"/>
    <w:multiLevelType w:val="hybridMultilevel"/>
    <w:tmpl w:val="B85637F6"/>
    <w:lvl w:ilvl="0" w:tplc="04090005">
      <w:start w:val="1"/>
      <w:numFmt w:val="bullet"/>
      <w:lvlText w:val=""/>
      <w:lvlJc w:val="left"/>
      <w:pPr>
        <w:ind w:left="360" w:hanging="360"/>
      </w:pPr>
      <w:rPr>
        <w:rFonts w:ascii="Wingdings" w:hAnsi="Wingdings"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3B904664"/>
    <w:multiLevelType w:val="hybridMultilevel"/>
    <w:tmpl w:val="B1CA442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3D48378F"/>
    <w:multiLevelType w:val="hybridMultilevel"/>
    <w:tmpl w:val="B308A968"/>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9" w15:restartNumberingAfterBreak="0">
    <w:nsid w:val="3D69283D"/>
    <w:multiLevelType w:val="hybridMultilevel"/>
    <w:tmpl w:val="A73888B8"/>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0" w15:restartNumberingAfterBreak="0">
    <w:nsid w:val="3DAE0CB9"/>
    <w:multiLevelType w:val="hybridMultilevel"/>
    <w:tmpl w:val="948C49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15:restartNumberingAfterBreak="0">
    <w:nsid w:val="3F643338"/>
    <w:multiLevelType w:val="hybridMultilevel"/>
    <w:tmpl w:val="E1DAFC46"/>
    <w:lvl w:ilvl="0" w:tplc="FFFFFFFF">
      <w:start w:val="1"/>
      <w:numFmt w:val="decimal"/>
      <w:lvlText w:val="%1."/>
      <w:lvlJc w:val="left"/>
      <w:pPr>
        <w:ind w:left="720" w:hanging="720"/>
      </w:pPr>
      <w:rPr>
        <w:rFonts w:hint="eastAsia"/>
      </w:rPr>
    </w:lvl>
    <w:lvl w:ilvl="1" w:tplc="FFFFFFFF" w:tentative="1">
      <w:start w:val="1"/>
      <w:numFmt w:val="lowerLetter"/>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92" w15:restartNumberingAfterBreak="0">
    <w:nsid w:val="3FBF56C8"/>
    <w:multiLevelType w:val="hybridMultilevel"/>
    <w:tmpl w:val="F1A27C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3FC64BF8"/>
    <w:multiLevelType w:val="hybridMultilevel"/>
    <w:tmpl w:val="6732872C"/>
    <w:lvl w:ilvl="0" w:tplc="90AE0CBA">
      <w:start w:val="1"/>
      <w:numFmt w:val="bullet"/>
      <w:pStyle w:val="BulletedText"/>
      <w:lvlText w:val=""/>
      <w:lvlJc w:val="left"/>
      <w:pPr>
        <w:tabs>
          <w:tab w:val="num" w:pos="1440"/>
        </w:tabs>
        <w:ind w:left="1440" w:hanging="578"/>
      </w:pPr>
      <w:rPr>
        <w:rFonts w:ascii="Symbol" w:hAnsi="Symbol" w:hint="default"/>
      </w:rPr>
    </w:lvl>
    <w:lvl w:ilvl="1" w:tplc="C18A3F8E">
      <w:start w:val="1"/>
      <w:numFmt w:val="bullet"/>
      <w:lvlText w:val="o"/>
      <w:lvlJc w:val="left"/>
      <w:pPr>
        <w:tabs>
          <w:tab w:val="num" w:pos="1440"/>
        </w:tabs>
        <w:ind w:left="1440" w:hanging="360"/>
      </w:pPr>
      <w:rPr>
        <w:rFonts w:ascii="Courier New" w:hAnsi="Courier New" w:cs="Courier New" w:hint="default"/>
      </w:rPr>
    </w:lvl>
    <w:lvl w:ilvl="2" w:tplc="8F8A30EE">
      <w:start w:val="1"/>
      <w:numFmt w:val="bullet"/>
      <w:lvlText w:val=""/>
      <w:lvlJc w:val="left"/>
      <w:pPr>
        <w:tabs>
          <w:tab w:val="num" w:pos="2160"/>
        </w:tabs>
        <w:ind w:left="2160" w:hanging="360"/>
      </w:pPr>
      <w:rPr>
        <w:rFonts w:ascii="Wingdings" w:hAnsi="Wingdings" w:hint="default"/>
      </w:rPr>
    </w:lvl>
    <w:lvl w:ilvl="3" w:tplc="8E06E834">
      <w:start w:val="1"/>
      <w:numFmt w:val="bullet"/>
      <w:lvlText w:val=""/>
      <w:lvlJc w:val="left"/>
      <w:pPr>
        <w:tabs>
          <w:tab w:val="num" w:pos="2880"/>
        </w:tabs>
        <w:ind w:left="2880" w:hanging="360"/>
      </w:pPr>
      <w:rPr>
        <w:rFonts w:ascii="Symbol" w:hAnsi="Symbol" w:hint="default"/>
      </w:rPr>
    </w:lvl>
    <w:lvl w:ilvl="4" w:tplc="CED429E8">
      <w:start w:val="1"/>
      <w:numFmt w:val="bullet"/>
      <w:lvlText w:val="o"/>
      <w:lvlJc w:val="left"/>
      <w:pPr>
        <w:tabs>
          <w:tab w:val="num" w:pos="3600"/>
        </w:tabs>
        <w:ind w:left="3600" w:hanging="360"/>
      </w:pPr>
      <w:rPr>
        <w:rFonts w:ascii="Courier New" w:hAnsi="Courier New" w:cs="Courier New" w:hint="default"/>
      </w:rPr>
    </w:lvl>
    <w:lvl w:ilvl="5" w:tplc="3300FA16">
      <w:start w:val="1"/>
      <w:numFmt w:val="bullet"/>
      <w:lvlText w:val=""/>
      <w:lvlJc w:val="left"/>
      <w:pPr>
        <w:tabs>
          <w:tab w:val="num" w:pos="4320"/>
        </w:tabs>
        <w:ind w:left="4320" w:hanging="360"/>
      </w:pPr>
      <w:rPr>
        <w:rFonts w:ascii="Wingdings" w:hAnsi="Wingdings" w:hint="default"/>
      </w:rPr>
    </w:lvl>
    <w:lvl w:ilvl="6" w:tplc="CA14114A">
      <w:start w:val="1"/>
      <w:numFmt w:val="bullet"/>
      <w:lvlText w:val=""/>
      <w:lvlJc w:val="left"/>
      <w:pPr>
        <w:tabs>
          <w:tab w:val="num" w:pos="5040"/>
        </w:tabs>
        <w:ind w:left="5040" w:hanging="360"/>
      </w:pPr>
      <w:rPr>
        <w:rFonts w:ascii="Symbol" w:hAnsi="Symbol" w:hint="default"/>
      </w:rPr>
    </w:lvl>
    <w:lvl w:ilvl="7" w:tplc="8E3AB896">
      <w:start w:val="1"/>
      <w:numFmt w:val="bullet"/>
      <w:lvlText w:val="o"/>
      <w:lvlJc w:val="left"/>
      <w:pPr>
        <w:tabs>
          <w:tab w:val="num" w:pos="5760"/>
        </w:tabs>
        <w:ind w:left="5760" w:hanging="360"/>
      </w:pPr>
      <w:rPr>
        <w:rFonts w:ascii="Courier New" w:hAnsi="Courier New" w:cs="Courier New" w:hint="default"/>
      </w:rPr>
    </w:lvl>
    <w:lvl w:ilvl="8" w:tplc="EFF400CC">
      <w:start w:val="1"/>
      <w:numFmt w:val="bullet"/>
      <w:lvlText w:val=""/>
      <w:lvlJc w:val="left"/>
      <w:pPr>
        <w:tabs>
          <w:tab w:val="num" w:pos="6480"/>
        </w:tabs>
        <w:ind w:left="6480" w:hanging="360"/>
      </w:pPr>
      <w:rPr>
        <w:rFonts w:ascii="Wingdings" w:hAnsi="Wingdings" w:hint="default"/>
      </w:rPr>
    </w:lvl>
  </w:abstractNum>
  <w:abstractNum w:abstractNumId="94" w15:restartNumberingAfterBreak="0">
    <w:nsid w:val="403747E5"/>
    <w:multiLevelType w:val="hybridMultilevel"/>
    <w:tmpl w:val="A3F44B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403B4765"/>
    <w:multiLevelType w:val="hybridMultilevel"/>
    <w:tmpl w:val="60D2BA84"/>
    <w:lvl w:ilvl="0" w:tplc="04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6" w15:restartNumberingAfterBreak="0">
    <w:nsid w:val="410527FC"/>
    <w:multiLevelType w:val="hybridMultilevel"/>
    <w:tmpl w:val="3898AF4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4195205E"/>
    <w:multiLevelType w:val="hybridMultilevel"/>
    <w:tmpl w:val="F536B2E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41E24598"/>
    <w:multiLevelType w:val="hybridMultilevel"/>
    <w:tmpl w:val="506EE9C4"/>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9" w15:restartNumberingAfterBreak="0">
    <w:nsid w:val="4408368A"/>
    <w:multiLevelType w:val="hybridMultilevel"/>
    <w:tmpl w:val="0B6816F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15:restartNumberingAfterBreak="0">
    <w:nsid w:val="4425723B"/>
    <w:multiLevelType w:val="hybridMultilevel"/>
    <w:tmpl w:val="1AD6097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44A241AC"/>
    <w:multiLevelType w:val="hybridMultilevel"/>
    <w:tmpl w:val="46405372"/>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2" w15:restartNumberingAfterBreak="0">
    <w:nsid w:val="45C55313"/>
    <w:multiLevelType w:val="hybridMultilevel"/>
    <w:tmpl w:val="72081E9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15:restartNumberingAfterBreak="0">
    <w:nsid w:val="45D01081"/>
    <w:multiLevelType w:val="hybridMultilevel"/>
    <w:tmpl w:val="8FAC2556"/>
    <w:lvl w:ilvl="0" w:tplc="04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4" w15:restartNumberingAfterBreak="0">
    <w:nsid w:val="465A24EE"/>
    <w:multiLevelType w:val="hybridMultilevel"/>
    <w:tmpl w:val="DDAA3E84"/>
    <w:lvl w:ilvl="0" w:tplc="71540CE4">
      <w:start w:val="1"/>
      <w:numFmt w:val="bullet"/>
      <w:lvlText w:val=""/>
      <w:lvlJc w:val="left"/>
      <w:pPr>
        <w:ind w:left="360" w:hanging="360"/>
      </w:pPr>
      <w:rPr>
        <w:rFonts w:ascii="Wingdings" w:hAnsi="Wingdings" w:hint="default"/>
        <w:sz w:val="18"/>
        <w:szCs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6D47080"/>
    <w:multiLevelType w:val="hybridMultilevel"/>
    <w:tmpl w:val="4DECE6A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48494E99"/>
    <w:multiLevelType w:val="hybridMultilevel"/>
    <w:tmpl w:val="DAB2741A"/>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7" w15:restartNumberingAfterBreak="0">
    <w:nsid w:val="48B62AEE"/>
    <w:multiLevelType w:val="hybridMultilevel"/>
    <w:tmpl w:val="7A188DAA"/>
    <w:lvl w:ilvl="0" w:tplc="04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8" w15:restartNumberingAfterBreak="0">
    <w:nsid w:val="4AD20C7F"/>
    <w:multiLevelType w:val="hybridMultilevel"/>
    <w:tmpl w:val="4F6444E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15:restartNumberingAfterBreak="0">
    <w:nsid w:val="4AEF7E29"/>
    <w:multiLevelType w:val="hybridMultilevel"/>
    <w:tmpl w:val="C73CFECA"/>
    <w:lvl w:ilvl="0" w:tplc="EC181D18">
      <w:start w:val="1"/>
      <w:numFmt w:val="lowerRoman"/>
      <w:lvlText w:val="(%1)"/>
      <w:lvlJc w:val="left"/>
      <w:pPr>
        <w:ind w:left="1440" w:hanging="720"/>
      </w:pPr>
      <w:rPr>
        <w:rFonts w:hint="default"/>
      </w:rPr>
    </w:lvl>
    <w:lvl w:ilvl="1" w:tplc="48507ABA">
      <w:start w:val="1"/>
      <w:numFmt w:val="decimal"/>
      <w:lvlText w:val="%2"/>
      <w:lvlJc w:val="left"/>
      <w:pPr>
        <w:ind w:left="2235" w:hanging="795"/>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0" w15:restartNumberingAfterBreak="0">
    <w:nsid w:val="4B610D0F"/>
    <w:multiLevelType w:val="multilevel"/>
    <w:tmpl w:val="ED684FB2"/>
    <w:lvl w:ilvl="0">
      <w:start w:val="1"/>
      <w:numFmt w:val="decimal"/>
      <w:pStyle w:val="Lv1Heading"/>
      <w:lvlText w:val="%1."/>
      <w:lvlJc w:val="left"/>
      <w:pPr>
        <w:tabs>
          <w:tab w:val="num" w:pos="792"/>
        </w:tabs>
        <w:ind w:left="792" w:hanging="792"/>
      </w:pPr>
      <w:rPr>
        <w:b/>
        <w:i w:val="0"/>
        <w:sz w:val="40"/>
      </w:rPr>
    </w:lvl>
    <w:lvl w:ilvl="1">
      <w:start w:val="1"/>
      <w:numFmt w:val="decimal"/>
      <w:lvlText w:val="%1.%2."/>
      <w:lvlJc w:val="left"/>
      <w:pPr>
        <w:tabs>
          <w:tab w:val="num" w:pos="792"/>
        </w:tabs>
        <w:ind w:left="792" w:hanging="792"/>
      </w:pPr>
      <w:rPr>
        <w:b/>
        <w:i/>
        <w:sz w:val="28"/>
      </w:rPr>
    </w:lvl>
    <w:lvl w:ilvl="2">
      <w:start w:val="1"/>
      <w:numFmt w:val="decimal"/>
      <w:lvlText w:val="%1.%2.%3."/>
      <w:lvlJc w:val="left"/>
      <w:pPr>
        <w:tabs>
          <w:tab w:val="num" w:pos="1008"/>
        </w:tabs>
        <w:ind w:left="1008" w:hanging="1008"/>
      </w:pPr>
      <w:rPr>
        <w:b/>
        <w:i/>
        <w:sz w:val="24"/>
      </w:rPr>
    </w:lvl>
    <w:lvl w:ilvl="3">
      <w:start w:val="1"/>
      <w:numFmt w:val="decimal"/>
      <w:lvlText w:val="%1.%2.%3.%4."/>
      <w:lvlJc w:val="left"/>
      <w:pPr>
        <w:tabs>
          <w:tab w:val="num" w:pos="1008"/>
        </w:tabs>
        <w:ind w:left="1008" w:hanging="1008"/>
      </w:pPr>
      <w:rPr>
        <w:b/>
        <w:i/>
        <w:sz w:val="24"/>
      </w:rPr>
    </w:lvl>
    <w:lvl w:ilvl="4">
      <w:start w:val="1"/>
      <w:numFmt w:val="decimal"/>
      <w:lvlText w:val="%1.%2.%3.%4.%5."/>
      <w:lvlJc w:val="left"/>
      <w:pPr>
        <w:tabs>
          <w:tab w:val="num" w:pos="1152"/>
        </w:tabs>
        <w:ind w:left="1152" w:hanging="115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1" w15:restartNumberingAfterBreak="0">
    <w:nsid w:val="4BF707D7"/>
    <w:multiLevelType w:val="hybridMultilevel"/>
    <w:tmpl w:val="02CC944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2" w15:restartNumberingAfterBreak="0">
    <w:nsid w:val="4EBF3D6D"/>
    <w:multiLevelType w:val="hybridMultilevel"/>
    <w:tmpl w:val="5F3AB0A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15:restartNumberingAfterBreak="0">
    <w:nsid w:val="50CE2F4A"/>
    <w:multiLevelType w:val="hybridMultilevel"/>
    <w:tmpl w:val="AE4410F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15:restartNumberingAfterBreak="0">
    <w:nsid w:val="51BD7DBD"/>
    <w:multiLevelType w:val="hybridMultilevel"/>
    <w:tmpl w:val="04C2017C"/>
    <w:lvl w:ilvl="0" w:tplc="04090005">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5" w15:restartNumberingAfterBreak="0">
    <w:nsid w:val="53192F16"/>
    <w:multiLevelType w:val="hybridMultilevel"/>
    <w:tmpl w:val="3000D86E"/>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537B4A00"/>
    <w:multiLevelType w:val="hybridMultilevel"/>
    <w:tmpl w:val="2CEE14B2"/>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7" w15:restartNumberingAfterBreak="0">
    <w:nsid w:val="53965935"/>
    <w:multiLevelType w:val="hybridMultilevel"/>
    <w:tmpl w:val="1FECF64A"/>
    <w:lvl w:ilvl="0" w:tplc="04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8" w15:restartNumberingAfterBreak="0">
    <w:nsid w:val="54A74B3C"/>
    <w:multiLevelType w:val="hybridMultilevel"/>
    <w:tmpl w:val="D124FCAC"/>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9" w15:restartNumberingAfterBreak="0">
    <w:nsid w:val="564262A7"/>
    <w:multiLevelType w:val="hybridMultilevel"/>
    <w:tmpl w:val="F6D4BF4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0" w15:restartNumberingAfterBreak="0">
    <w:nsid w:val="57301584"/>
    <w:multiLevelType w:val="hybridMultilevel"/>
    <w:tmpl w:val="4E8843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1" w15:restartNumberingAfterBreak="0">
    <w:nsid w:val="582D0008"/>
    <w:multiLevelType w:val="hybridMultilevel"/>
    <w:tmpl w:val="B7E2F27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15:restartNumberingAfterBreak="0">
    <w:nsid w:val="58811064"/>
    <w:multiLevelType w:val="hybridMultilevel"/>
    <w:tmpl w:val="ECBA22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597C3A12"/>
    <w:multiLevelType w:val="hybridMultilevel"/>
    <w:tmpl w:val="FB34A99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4" w15:restartNumberingAfterBreak="0">
    <w:nsid w:val="599F025E"/>
    <w:multiLevelType w:val="hybridMultilevel"/>
    <w:tmpl w:val="22EC0E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59CF3034"/>
    <w:multiLevelType w:val="hybridMultilevel"/>
    <w:tmpl w:val="D026C0D6"/>
    <w:lvl w:ilvl="0" w:tplc="71540CE4">
      <w:start w:val="1"/>
      <w:numFmt w:val="bullet"/>
      <w:lvlText w:val=""/>
      <w:lvlJc w:val="left"/>
      <w:pPr>
        <w:ind w:left="473" w:hanging="360"/>
      </w:pPr>
      <w:rPr>
        <w:rFonts w:ascii="Wingdings" w:hAnsi="Wingdings" w:hint="default"/>
        <w:sz w:val="18"/>
        <w:szCs w:val="18"/>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126" w15:restartNumberingAfterBreak="0">
    <w:nsid w:val="59E43C53"/>
    <w:multiLevelType w:val="hybridMultilevel"/>
    <w:tmpl w:val="16AAE24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7" w15:restartNumberingAfterBreak="0">
    <w:nsid w:val="5A041A62"/>
    <w:multiLevelType w:val="hybridMultilevel"/>
    <w:tmpl w:val="D366ADB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8" w15:restartNumberingAfterBreak="0">
    <w:nsid w:val="5A50678D"/>
    <w:multiLevelType w:val="hybridMultilevel"/>
    <w:tmpl w:val="BDE8DF90"/>
    <w:lvl w:ilvl="0" w:tplc="04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9" w15:restartNumberingAfterBreak="0">
    <w:nsid w:val="5A8B4909"/>
    <w:multiLevelType w:val="hybridMultilevel"/>
    <w:tmpl w:val="6A98BE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5B081247"/>
    <w:multiLevelType w:val="hybridMultilevel"/>
    <w:tmpl w:val="B3B485A4"/>
    <w:lvl w:ilvl="0" w:tplc="6FE4D88A">
      <w:start w:val="1"/>
      <w:numFmt w:val="bullet"/>
      <w:pStyle w:val="Bullet"/>
      <w:lvlText w:val=""/>
      <w:lvlJc w:val="left"/>
      <w:pPr>
        <w:tabs>
          <w:tab w:val="num" w:pos="-187"/>
        </w:tabs>
        <w:ind w:left="-187" w:hanging="360"/>
      </w:pPr>
      <w:rPr>
        <w:rFonts w:ascii="Wingdings" w:hAnsi="Wingdings" w:hint="default"/>
        <w:color w:val="000000" w:themeColor="text1"/>
        <w:sz w:val="20"/>
        <w:szCs w:val="20"/>
      </w:rPr>
    </w:lvl>
    <w:lvl w:ilvl="1" w:tplc="04090003">
      <w:start w:val="1"/>
      <w:numFmt w:val="bullet"/>
      <w:lvlText w:val="o"/>
      <w:lvlJc w:val="left"/>
      <w:pPr>
        <w:tabs>
          <w:tab w:val="num" w:pos="346"/>
        </w:tabs>
        <w:ind w:left="346" w:hanging="360"/>
      </w:pPr>
      <w:rPr>
        <w:rFonts w:ascii="Courier New" w:hAnsi="Courier New" w:cs="Courier New" w:hint="default"/>
      </w:rPr>
    </w:lvl>
    <w:lvl w:ilvl="2" w:tplc="04090005">
      <w:start w:val="1"/>
      <w:numFmt w:val="bullet"/>
      <w:lvlText w:val=""/>
      <w:lvlJc w:val="left"/>
      <w:pPr>
        <w:tabs>
          <w:tab w:val="num" w:pos="1066"/>
        </w:tabs>
        <w:ind w:left="1066" w:hanging="360"/>
      </w:pPr>
      <w:rPr>
        <w:rFonts w:ascii="Wingdings" w:hAnsi="Wingdings" w:hint="default"/>
      </w:rPr>
    </w:lvl>
    <w:lvl w:ilvl="3" w:tplc="04090001">
      <w:start w:val="1"/>
      <w:numFmt w:val="bullet"/>
      <w:lvlText w:val=""/>
      <w:lvlJc w:val="left"/>
      <w:pPr>
        <w:tabs>
          <w:tab w:val="num" w:pos="1786"/>
        </w:tabs>
        <w:ind w:left="1786" w:hanging="360"/>
      </w:pPr>
      <w:rPr>
        <w:rFonts w:ascii="Symbol" w:hAnsi="Symbol" w:hint="default"/>
      </w:rPr>
    </w:lvl>
    <w:lvl w:ilvl="4" w:tplc="04090003">
      <w:start w:val="1"/>
      <w:numFmt w:val="bullet"/>
      <w:lvlText w:val="o"/>
      <w:lvlJc w:val="left"/>
      <w:pPr>
        <w:tabs>
          <w:tab w:val="num" w:pos="2506"/>
        </w:tabs>
        <w:ind w:left="2506" w:hanging="360"/>
      </w:pPr>
      <w:rPr>
        <w:rFonts w:ascii="Courier New" w:hAnsi="Courier New" w:cs="Courier New" w:hint="default"/>
      </w:rPr>
    </w:lvl>
    <w:lvl w:ilvl="5" w:tplc="04090005">
      <w:start w:val="1"/>
      <w:numFmt w:val="bullet"/>
      <w:lvlText w:val=""/>
      <w:lvlJc w:val="left"/>
      <w:pPr>
        <w:tabs>
          <w:tab w:val="num" w:pos="3226"/>
        </w:tabs>
        <w:ind w:left="3226" w:hanging="360"/>
      </w:pPr>
      <w:rPr>
        <w:rFonts w:ascii="Wingdings" w:hAnsi="Wingdings" w:hint="default"/>
      </w:rPr>
    </w:lvl>
    <w:lvl w:ilvl="6" w:tplc="04090001">
      <w:start w:val="1"/>
      <w:numFmt w:val="bullet"/>
      <w:lvlText w:val=""/>
      <w:lvlJc w:val="left"/>
      <w:pPr>
        <w:tabs>
          <w:tab w:val="num" w:pos="3946"/>
        </w:tabs>
        <w:ind w:left="3946" w:hanging="360"/>
      </w:pPr>
      <w:rPr>
        <w:rFonts w:ascii="Symbol" w:hAnsi="Symbol" w:hint="default"/>
      </w:rPr>
    </w:lvl>
    <w:lvl w:ilvl="7" w:tplc="04090003">
      <w:start w:val="1"/>
      <w:numFmt w:val="bullet"/>
      <w:lvlText w:val="o"/>
      <w:lvlJc w:val="left"/>
      <w:pPr>
        <w:tabs>
          <w:tab w:val="num" w:pos="4666"/>
        </w:tabs>
        <w:ind w:left="4666" w:hanging="360"/>
      </w:pPr>
      <w:rPr>
        <w:rFonts w:ascii="Courier New" w:hAnsi="Courier New" w:cs="Courier New" w:hint="default"/>
      </w:rPr>
    </w:lvl>
    <w:lvl w:ilvl="8" w:tplc="04090005">
      <w:start w:val="1"/>
      <w:numFmt w:val="bullet"/>
      <w:lvlText w:val=""/>
      <w:lvlJc w:val="left"/>
      <w:pPr>
        <w:tabs>
          <w:tab w:val="num" w:pos="5386"/>
        </w:tabs>
        <w:ind w:left="5386" w:hanging="360"/>
      </w:pPr>
      <w:rPr>
        <w:rFonts w:ascii="Wingdings" w:hAnsi="Wingdings" w:hint="default"/>
      </w:rPr>
    </w:lvl>
  </w:abstractNum>
  <w:abstractNum w:abstractNumId="131" w15:restartNumberingAfterBreak="0">
    <w:nsid w:val="5B60442D"/>
    <w:multiLevelType w:val="hybridMultilevel"/>
    <w:tmpl w:val="F0DCE608"/>
    <w:lvl w:ilvl="0" w:tplc="74460F78">
      <w:start w:val="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2" w15:restartNumberingAfterBreak="0">
    <w:nsid w:val="5BC85017"/>
    <w:multiLevelType w:val="hybridMultilevel"/>
    <w:tmpl w:val="8076BFAC"/>
    <w:lvl w:ilvl="0" w:tplc="04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3" w15:restartNumberingAfterBreak="0">
    <w:nsid w:val="5C1316C6"/>
    <w:multiLevelType w:val="hybridMultilevel"/>
    <w:tmpl w:val="A1E0B4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CA16163"/>
    <w:multiLevelType w:val="hybridMultilevel"/>
    <w:tmpl w:val="C046C76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5" w15:restartNumberingAfterBreak="0">
    <w:nsid w:val="5CE1619B"/>
    <w:multiLevelType w:val="hybridMultilevel"/>
    <w:tmpl w:val="8F460034"/>
    <w:lvl w:ilvl="0" w:tplc="04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6" w15:restartNumberingAfterBreak="0">
    <w:nsid w:val="5D037868"/>
    <w:multiLevelType w:val="hybridMultilevel"/>
    <w:tmpl w:val="D9E60A32"/>
    <w:lvl w:ilvl="0" w:tplc="04090005">
      <w:start w:val="1"/>
      <w:numFmt w:val="bullet"/>
      <w:lvlText w:val=""/>
      <w:lvlJc w:val="left"/>
      <w:pPr>
        <w:ind w:left="360"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7" w15:restartNumberingAfterBreak="0">
    <w:nsid w:val="5D4B4E92"/>
    <w:multiLevelType w:val="hybridMultilevel"/>
    <w:tmpl w:val="EFEE267C"/>
    <w:lvl w:ilvl="0" w:tplc="04090005">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8" w15:restartNumberingAfterBreak="0">
    <w:nsid w:val="5DB37342"/>
    <w:multiLevelType w:val="hybridMultilevel"/>
    <w:tmpl w:val="F56254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9" w15:restartNumberingAfterBreak="0">
    <w:nsid w:val="5EFE0709"/>
    <w:multiLevelType w:val="hybridMultilevel"/>
    <w:tmpl w:val="1AFA3528"/>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0" w15:restartNumberingAfterBreak="0">
    <w:nsid w:val="5F1029E6"/>
    <w:multiLevelType w:val="hybridMultilevel"/>
    <w:tmpl w:val="23165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5F1E5411"/>
    <w:multiLevelType w:val="hybridMultilevel"/>
    <w:tmpl w:val="97DC4074"/>
    <w:lvl w:ilvl="0" w:tplc="04090005">
      <w:start w:val="1"/>
      <w:numFmt w:val="bullet"/>
      <w:lvlText w:val=""/>
      <w:lvlJc w:val="left"/>
      <w:pPr>
        <w:ind w:left="473" w:hanging="360"/>
      </w:pPr>
      <w:rPr>
        <w:rFonts w:ascii="Wingdings" w:hAnsi="Wingdings" w:hint="default"/>
      </w:rPr>
    </w:lvl>
    <w:lvl w:ilvl="1" w:tplc="04090003" w:tentative="1">
      <w:start w:val="1"/>
      <w:numFmt w:val="bullet"/>
      <w:lvlText w:val="o"/>
      <w:lvlJc w:val="left"/>
      <w:pPr>
        <w:ind w:left="1193" w:hanging="360"/>
      </w:pPr>
      <w:rPr>
        <w:rFonts w:ascii="Courier New" w:hAnsi="Courier New" w:cs="Courier New" w:hint="default"/>
      </w:rPr>
    </w:lvl>
    <w:lvl w:ilvl="2" w:tplc="04090005" w:tentative="1">
      <w:start w:val="1"/>
      <w:numFmt w:val="bullet"/>
      <w:lvlText w:val=""/>
      <w:lvlJc w:val="left"/>
      <w:pPr>
        <w:ind w:left="1913" w:hanging="360"/>
      </w:pPr>
      <w:rPr>
        <w:rFonts w:ascii="Wingdings" w:hAnsi="Wingdings" w:hint="default"/>
      </w:rPr>
    </w:lvl>
    <w:lvl w:ilvl="3" w:tplc="04090001" w:tentative="1">
      <w:start w:val="1"/>
      <w:numFmt w:val="bullet"/>
      <w:lvlText w:val=""/>
      <w:lvlJc w:val="left"/>
      <w:pPr>
        <w:ind w:left="2633" w:hanging="360"/>
      </w:pPr>
      <w:rPr>
        <w:rFonts w:ascii="Symbol" w:hAnsi="Symbol" w:hint="default"/>
      </w:rPr>
    </w:lvl>
    <w:lvl w:ilvl="4" w:tplc="04090003" w:tentative="1">
      <w:start w:val="1"/>
      <w:numFmt w:val="bullet"/>
      <w:lvlText w:val="o"/>
      <w:lvlJc w:val="left"/>
      <w:pPr>
        <w:ind w:left="3353" w:hanging="360"/>
      </w:pPr>
      <w:rPr>
        <w:rFonts w:ascii="Courier New" w:hAnsi="Courier New" w:cs="Courier New" w:hint="default"/>
      </w:rPr>
    </w:lvl>
    <w:lvl w:ilvl="5" w:tplc="04090005" w:tentative="1">
      <w:start w:val="1"/>
      <w:numFmt w:val="bullet"/>
      <w:lvlText w:val=""/>
      <w:lvlJc w:val="left"/>
      <w:pPr>
        <w:ind w:left="4073" w:hanging="360"/>
      </w:pPr>
      <w:rPr>
        <w:rFonts w:ascii="Wingdings" w:hAnsi="Wingdings" w:hint="default"/>
      </w:rPr>
    </w:lvl>
    <w:lvl w:ilvl="6" w:tplc="04090001" w:tentative="1">
      <w:start w:val="1"/>
      <w:numFmt w:val="bullet"/>
      <w:lvlText w:val=""/>
      <w:lvlJc w:val="left"/>
      <w:pPr>
        <w:ind w:left="4793" w:hanging="360"/>
      </w:pPr>
      <w:rPr>
        <w:rFonts w:ascii="Symbol" w:hAnsi="Symbol" w:hint="default"/>
      </w:rPr>
    </w:lvl>
    <w:lvl w:ilvl="7" w:tplc="04090003" w:tentative="1">
      <w:start w:val="1"/>
      <w:numFmt w:val="bullet"/>
      <w:lvlText w:val="o"/>
      <w:lvlJc w:val="left"/>
      <w:pPr>
        <w:ind w:left="5513" w:hanging="360"/>
      </w:pPr>
      <w:rPr>
        <w:rFonts w:ascii="Courier New" w:hAnsi="Courier New" w:cs="Courier New" w:hint="default"/>
      </w:rPr>
    </w:lvl>
    <w:lvl w:ilvl="8" w:tplc="04090005" w:tentative="1">
      <w:start w:val="1"/>
      <w:numFmt w:val="bullet"/>
      <w:lvlText w:val=""/>
      <w:lvlJc w:val="left"/>
      <w:pPr>
        <w:ind w:left="6233" w:hanging="360"/>
      </w:pPr>
      <w:rPr>
        <w:rFonts w:ascii="Wingdings" w:hAnsi="Wingdings" w:hint="default"/>
      </w:rPr>
    </w:lvl>
  </w:abstractNum>
  <w:abstractNum w:abstractNumId="142" w15:restartNumberingAfterBreak="0">
    <w:nsid w:val="5FF75767"/>
    <w:multiLevelType w:val="hybridMultilevel"/>
    <w:tmpl w:val="E5CC683E"/>
    <w:lvl w:ilvl="0" w:tplc="74DA3EA8">
      <w:start w:val="1"/>
      <w:numFmt w:val="lowerLetter"/>
      <w:pStyle w:val="NumberedList"/>
      <w:lvlText w:val="(%1)"/>
      <w:lvlJc w:val="left"/>
      <w:pPr>
        <w:tabs>
          <w:tab w:val="num" w:pos="862"/>
        </w:tabs>
        <w:ind w:left="1440" w:hanging="578"/>
      </w:pPr>
      <w:rPr>
        <w:rFonts w:hint="default"/>
      </w:rPr>
    </w:lvl>
    <w:lvl w:ilvl="1" w:tplc="4208A4A0">
      <w:start w:val="1"/>
      <w:numFmt w:val="lowerLetter"/>
      <w:lvlText w:val="%2."/>
      <w:lvlJc w:val="left"/>
      <w:pPr>
        <w:tabs>
          <w:tab w:val="num" w:pos="1440"/>
        </w:tabs>
        <w:ind w:left="1440" w:hanging="360"/>
      </w:pPr>
    </w:lvl>
    <w:lvl w:ilvl="2" w:tplc="1D4C33EE">
      <w:start w:val="1"/>
      <w:numFmt w:val="lowerRoman"/>
      <w:lvlText w:val="%3."/>
      <w:lvlJc w:val="right"/>
      <w:pPr>
        <w:tabs>
          <w:tab w:val="num" w:pos="2160"/>
        </w:tabs>
        <w:ind w:left="2160" w:hanging="180"/>
      </w:pPr>
    </w:lvl>
    <w:lvl w:ilvl="3" w:tplc="B66A6FCA">
      <w:start w:val="1"/>
      <w:numFmt w:val="decimal"/>
      <w:lvlText w:val="%4."/>
      <w:lvlJc w:val="left"/>
      <w:pPr>
        <w:tabs>
          <w:tab w:val="num" w:pos="2880"/>
        </w:tabs>
        <w:ind w:left="2880" w:hanging="360"/>
      </w:pPr>
    </w:lvl>
    <w:lvl w:ilvl="4" w:tplc="F35EDDEC">
      <w:start w:val="1"/>
      <w:numFmt w:val="lowerLetter"/>
      <w:lvlText w:val="%5."/>
      <w:lvlJc w:val="left"/>
      <w:pPr>
        <w:tabs>
          <w:tab w:val="num" w:pos="3600"/>
        </w:tabs>
        <w:ind w:left="3600" w:hanging="360"/>
      </w:pPr>
    </w:lvl>
    <w:lvl w:ilvl="5" w:tplc="20AA7810">
      <w:start w:val="1"/>
      <w:numFmt w:val="lowerRoman"/>
      <w:lvlText w:val="%6."/>
      <w:lvlJc w:val="right"/>
      <w:pPr>
        <w:tabs>
          <w:tab w:val="num" w:pos="4320"/>
        </w:tabs>
        <w:ind w:left="4320" w:hanging="180"/>
      </w:pPr>
    </w:lvl>
    <w:lvl w:ilvl="6" w:tplc="6346FD08">
      <w:start w:val="1"/>
      <w:numFmt w:val="decimal"/>
      <w:lvlText w:val="%7."/>
      <w:lvlJc w:val="left"/>
      <w:pPr>
        <w:tabs>
          <w:tab w:val="num" w:pos="5040"/>
        </w:tabs>
        <w:ind w:left="5040" w:hanging="360"/>
      </w:pPr>
    </w:lvl>
    <w:lvl w:ilvl="7" w:tplc="E3A24686">
      <w:start w:val="1"/>
      <w:numFmt w:val="lowerLetter"/>
      <w:lvlText w:val="%8."/>
      <w:lvlJc w:val="left"/>
      <w:pPr>
        <w:tabs>
          <w:tab w:val="num" w:pos="5760"/>
        </w:tabs>
        <w:ind w:left="5760" w:hanging="360"/>
      </w:pPr>
    </w:lvl>
    <w:lvl w:ilvl="8" w:tplc="0B74CD9E">
      <w:start w:val="1"/>
      <w:numFmt w:val="lowerRoman"/>
      <w:lvlText w:val="%9."/>
      <w:lvlJc w:val="right"/>
      <w:pPr>
        <w:tabs>
          <w:tab w:val="num" w:pos="6480"/>
        </w:tabs>
        <w:ind w:left="6480" w:hanging="180"/>
      </w:pPr>
    </w:lvl>
  </w:abstractNum>
  <w:abstractNum w:abstractNumId="143" w15:restartNumberingAfterBreak="0">
    <w:nsid w:val="618D18AF"/>
    <w:multiLevelType w:val="hybridMultilevel"/>
    <w:tmpl w:val="33F476B0"/>
    <w:lvl w:ilvl="0" w:tplc="A82C4018">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4" w15:restartNumberingAfterBreak="0">
    <w:nsid w:val="61FF2FAB"/>
    <w:multiLevelType w:val="hybridMultilevel"/>
    <w:tmpl w:val="C118520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5" w15:restartNumberingAfterBreak="0">
    <w:nsid w:val="62495228"/>
    <w:multiLevelType w:val="hybridMultilevel"/>
    <w:tmpl w:val="0D527446"/>
    <w:lvl w:ilvl="0" w:tplc="6272410C">
      <w:start w:val="1"/>
      <w:numFmt w:val="decimal"/>
      <w:lvlText w:val="%1."/>
      <w:lvlJc w:val="left"/>
      <w:pPr>
        <w:ind w:left="1080" w:hanging="360"/>
      </w:pPr>
      <w:rPr>
        <w:rFonts w:hint="eastAsia"/>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6" w15:restartNumberingAfterBreak="0">
    <w:nsid w:val="62714305"/>
    <w:multiLevelType w:val="hybridMultilevel"/>
    <w:tmpl w:val="BE5C614A"/>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7" w15:restartNumberingAfterBreak="0">
    <w:nsid w:val="62B20003"/>
    <w:multiLevelType w:val="singleLevel"/>
    <w:tmpl w:val="1D4C474A"/>
    <w:lvl w:ilvl="0">
      <w:start w:val="1"/>
      <w:numFmt w:val="bullet"/>
      <w:pStyle w:val="NormalBulletList"/>
      <w:lvlText w:val=""/>
      <w:lvlJc w:val="left"/>
      <w:pPr>
        <w:tabs>
          <w:tab w:val="num" w:pos="360"/>
        </w:tabs>
        <w:ind w:left="360" w:hanging="360"/>
      </w:pPr>
      <w:rPr>
        <w:rFonts w:ascii="Symbol" w:hAnsi="Symbol" w:hint="default"/>
      </w:rPr>
    </w:lvl>
  </w:abstractNum>
  <w:abstractNum w:abstractNumId="148" w15:restartNumberingAfterBreak="0">
    <w:nsid w:val="62FA51A7"/>
    <w:multiLevelType w:val="hybridMultilevel"/>
    <w:tmpl w:val="69D48532"/>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9" w15:restartNumberingAfterBreak="0">
    <w:nsid w:val="630927E7"/>
    <w:multiLevelType w:val="hybridMultilevel"/>
    <w:tmpl w:val="35B00D5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64C4072F"/>
    <w:multiLevelType w:val="hybridMultilevel"/>
    <w:tmpl w:val="7652C7C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 w15:restartNumberingAfterBreak="0">
    <w:nsid w:val="654B471F"/>
    <w:multiLevelType w:val="hybridMultilevel"/>
    <w:tmpl w:val="088C5324"/>
    <w:name w:val="Level 1222"/>
    <w:lvl w:ilvl="0" w:tplc="0409000F">
      <w:start w:val="1"/>
      <w:numFmt w:val="decimal"/>
      <w:lvlText w:val="%1."/>
      <w:lvlJc w:val="left"/>
      <w:pPr>
        <w:tabs>
          <w:tab w:val="num" w:pos="720"/>
        </w:tabs>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C96A81AC">
      <w:start w:val="1"/>
      <w:numFmt w:val="upperLetter"/>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2" w15:restartNumberingAfterBreak="0">
    <w:nsid w:val="65646FA1"/>
    <w:multiLevelType w:val="hybridMultilevel"/>
    <w:tmpl w:val="5622DD6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3" w15:restartNumberingAfterBreak="0">
    <w:nsid w:val="668C60B7"/>
    <w:multiLevelType w:val="hybridMultilevel"/>
    <w:tmpl w:val="146A88C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4" w15:restartNumberingAfterBreak="0">
    <w:nsid w:val="686117D7"/>
    <w:multiLevelType w:val="hybridMultilevel"/>
    <w:tmpl w:val="14AA008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5" w15:restartNumberingAfterBreak="0">
    <w:nsid w:val="69C75463"/>
    <w:multiLevelType w:val="hybridMultilevel"/>
    <w:tmpl w:val="77F8029C"/>
    <w:lvl w:ilvl="0" w:tplc="18ACE1BA">
      <w:start w:val="1"/>
      <w:numFmt w:val="lowerRoman"/>
      <w:pStyle w:val="NumberedListIndented"/>
      <w:lvlText w:val="(%1)"/>
      <w:lvlJc w:val="left"/>
      <w:pPr>
        <w:tabs>
          <w:tab w:val="num" w:pos="2016"/>
        </w:tabs>
        <w:ind w:left="2016" w:hanging="576"/>
      </w:pPr>
      <w:rPr>
        <w:rFonts w:hint="default"/>
      </w:rPr>
    </w:lvl>
    <w:lvl w:ilvl="1" w:tplc="55D64E26">
      <w:start w:val="1"/>
      <w:numFmt w:val="lowerLetter"/>
      <w:lvlText w:val="%2."/>
      <w:lvlJc w:val="left"/>
      <w:pPr>
        <w:tabs>
          <w:tab w:val="num" w:pos="1440"/>
        </w:tabs>
        <w:ind w:left="1440" w:hanging="360"/>
      </w:pPr>
    </w:lvl>
    <w:lvl w:ilvl="2" w:tplc="7A66143C">
      <w:start w:val="1"/>
      <w:numFmt w:val="lowerRoman"/>
      <w:lvlText w:val="%3."/>
      <w:lvlJc w:val="right"/>
      <w:pPr>
        <w:tabs>
          <w:tab w:val="num" w:pos="2160"/>
        </w:tabs>
        <w:ind w:left="2160" w:hanging="180"/>
      </w:pPr>
    </w:lvl>
    <w:lvl w:ilvl="3" w:tplc="A5B47B86">
      <w:start w:val="1"/>
      <w:numFmt w:val="decimal"/>
      <w:lvlText w:val="%4."/>
      <w:lvlJc w:val="left"/>
      <w:pPr>
        <w:tabs>
          <w:tab w:val="num" w:pos="2880"/>
        </w:tabs>
        <w:ind w:left="2880" w:hanging="360"/>
      </w:pPr>
    </w:lvl>
    <w:lvl w:ilvl="4" w:tplc="2DE897E0">
      <w:start w:val="1"/>
      <w:numFmt w:val="lowerLetter"/>
      <w:lvlText w:val="%5."/>
      <w:lvlJc w:val="left"/>
      <w:pPr>
        <w:tabs>
          <w:tab w:val="num" w:pos="3600"/>
        </w:tabs>
        <w:ind w:left="3600" w:hanging="360"/>
      </w:pPr>
    </w:lvl>
    <w:lvl w:ilvl="5" w:tplc="D0FCEABC">
      <w:start w:val="1"/>
      <w:numFmt w:val="lowerRoman"/>
      <w:lvlText w:val="%6."/>
      <w:lvlJc w:val="right"/>
      <w:pPr>
        <w:tabs>
          <w:tab w:val="num" w:pos="4320"/>
        </w:tabs>
        <w:ind w:left="4320" w:hanging="180"/>
      </w:pPr>
    </w:lvl>
    <w:lvl w:ilvl="6" w:tplc="E71804EC">
      <w:start w:val="1"/>
      <w:numFmt w:val="decimal"/>
      <w:lvlText w:val="%7."/>
      <w:lvlJc w:val="left"/>
      <w:pPr>
        <w:tabs>
          <w:tab w:val="num" w:pos="5040"/>
        </w:tabs>
        <w:ind w:left="5040" w:hanging="360"/>
      </w:pPr>
    </w:lvl>
    <w:lvl w:ilvl="7" w:tplc="379CBB9C">
      <w:start w:val="1"/>
      <w:numFmt w:val="lowerLetter"/>
      <w:lvlText w:val="%8."/>
      <w:lvlJc w:val="left"/>
      <w:pPr>
        <w:tabs>
          <w:tab w:val="num" w:pos="5760"/>
        </w:tabs>
        <w:ind w:left="5760" w:hanging="360"/>
      </w:pPr>
    </w:lvl>
    <w:lvl w:ilvl="8" w:tplc="08FCEEC6">
      <w:start w:val="1"/>
      <w:numFmt w:val="lowerRoman"/>
      <w:lvlText w:val="%9."/>
      <w:lvlJc w:val="right"/>
      <w:pPr>
        <w:tabs>
          <w:tab w:val="num" w:pos="6480"/>
        </w:tabs>
        <w:ind w:left="6480" w:hanging="180"/>
      </w:pPr>
    </w:lvl>
  </w:abstractNum>
  <w:abstractNum w:abstractNumId="156" w15:restartNumberingAfterBreak="0">
    <w:nsid w:val="69DF58A5"/>
    <w:multiLevelType w:val="hybridMultilevel"/>
    <w:tmpl w:val="ECA40180"/>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7" w15:restartNumberingAfterBreak="0">
    <w:nsid w:val="6CFC3DCC"/>
    <w:multiLevelType w:val="hybridMultilevel"/>
    <w:tmpl w:val="E3F0EAB8"/>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8" w15:restartNumberingAfterBreak="0">
    <w:nsid w:val="6D6810EF"/>
    <w:multiLevelType w:val="hybridMultilevel"/>
    <w:tmpl w:val="C49879A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9" w15:restartNumberingAfterBreak="0">
    <w:nsid w:val="6D8D0B2F"/>
    <w:multiLevelType w:val="hybridMultilevel"/>
    <w:tmpl w:val="7A188DAA"/>
    <w:lvl w:ilvl="0" w:tplc="04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0" w15:restartNumberingAfterBreak="0">
    <w:nsid w:val="6DB03CD3"/>
    <w:multiLevelType w:val="multilevel"/>
    <w:tmpl w:val="07EAF87C"/>
    <w:lvl w:ilvl="0">
      <w:start w:val="1"/>
      <w:numFmt w:val="upperLetter"/>
      <w:pStyle w:val="App"/>
      <w:lvlText w:val="%1."/>
      <w:lvlJc w:val="left"/>
      <w:pPr>
        <w:tabs>
          <w:tab w:val="num" w:pos="792"/>
        </w:tabs>
        <w:ind w:left="792" w:hanging="792"/>
      </w:pPr>
      <w:rPr>
        <w:b/>
        <w:i w:val="0"/>
        <w:sz w:val="40"/>
      </w:rPr>
    </w:lvl>
    <w:lvl w:ilvl="1">
      <w:start w:val="1"/>
      <w:numFmt w:val="decimal"/>
      <w:lvlText w:val="%1.%2."/>
      <w:lvlJc w:val="left"/>
      <w:pPr>
        <w:tabs>
          <w:tab w:val="num" w:pos="792"/>
        </w:tabs>
        <w:ind w:left="792" w:hanging="792"/>
      </w:pPr>
      <w:rPr>
        <w:b/>
        <w:i w:val="0"/>
        <w:sz w:val="24"/>
      </w:rPr>
    </w:lvl>
    <w:lvl w:ilvl="2">
      <w:start w:val="1"/>
      <w:numFmt w:val="decimal"/>
      <w:lvlText w:val="%1.%2.%3."/>
      <w:lvlJc w:val="left"/>
      <w:pPr>
        <w:tabs>
          <w:tab w:val="num" w:pos="1008"/>
        </w:tabs>
        <w:ind w:left="1008" w:hanging="1008"/>
      </w:pPr>
      <w:rPr>
        <w:b/>
        <w:i w:val="0"/>
        <w:sz w:val="24"/>
      </w:rPr>
    </w:lvl>
    <w:lvl w:ilvl="3">
      <w:start w:val="1"/>
      <w:numFmt w:val="decimal"/>
      <w:pStyle w:val="App"/>
      <w:lvlText w:val="%1.%2.%3.%4."/>
      <w:lvlJc w:val="left"/>
      <w:pPr>
        <w:tabs>
          <w:tab w:val="num" w:pos="1008"/>
        </w:tabs>
        <w:ind w:left="1008" w:hanging="1008"/>
      </w:pPr>
      <w:rPr>
        <w:b/>
        <w:i w:val="0"/>
        <w:sz w:val="24"/>
      </w:rPr>
    </w:lvl>
    <w:lvl w:ilvl="4">
      <w:start w:val="1"/>
      <w:numFmt w:val="decimal"/>
      <w:lvlText w:val="%1.%2.%3.%4.%5."/>
      <w:lvlJc w:val="left"/>
      <w:pPr>
        <w:tabs>
          <w:tab w:val="num" w:pos="1152"/>
        </w:tabs>
        <w:ind w:left="1152" w:hanging="1152"/>
      </w:pPr>
      <w:rPr>
        <w:b/>
        <w:i w:val="0"/>
        <w:sz w:val="24"/>
      </w:r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1" w15:restartNumberingAfterBreak="0">
    <w:nsid w:val="6F0F6BAD"/>
    <w:multiLevelType w:val="hybridMultilevel"/>
    <w:tmpl w:val="4110672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2" w15:restartNumberingAfterBreak="0">
    <w:nsid w:val="702C1ADF"/>
    <w:multiLevelType w:val="hybridMultilevel"/>
    <w:tmpl w:val="F1305C7C"/>
    <w:lvl w:ilvl="0" w:tplc="6C2ADF52">
      <w:start w:val="2"/>
      <w:numFmt w:val="bullet"/>
      <w:lvlText w:val=""/>
      <w:lvlJc w:val="left"/>
      <w:pPr>
        <w:ind w:left="720" w:hanging="360"/>
      </w:pPr>
      <w:rPr>
        <w:rFonts w:ascii="Wingdings" w:eastAsia="PMingLiU"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704D19E2"/>
    <w:multiLevelType w:val="hybridMultilevel"/>
    <w:tmpl w:val="4192FB6E"/>
    <w:lvl w:ilvl="0" w:tplc="C32015E2">
      <w:start w:val="1"/>
      <w:numFmt w:val="upperLetter"/>
      <w:pStyle w:val="Sub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712E507F"/>
    <w:multiLevelType w:val="hybridMultilevel"/>
    <w:tmpl w:val="AEE411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5" w15:restartNumberingAfterBreak="0">
    <w:nsid w:val="72FD1A64"/>
    <w:multiLevelType w:val="hybridMultilevel"/>
    <w:tmpl w:val="9112F15E"/>
    <w:lvl w:ilvl="0" w:tplc="17CA1BCC">
      <w:start w:val="1"/>
      <w:numFmt w:val="bullet"/>
      <w:pStyle w:val="Bullet1"/>
      <w:lvlText w:val=""/>
      <w:lvlJc w:val="left"/>
      <w:pPr>
        <w:tabs>
          <w:tab w:val="num" w:pos="1440"/>
        </w:tabs>
        <w:ind w:left="1440" w:hanging="578"/>
      </w:pPr>
      <w:rPr>
        <w:rFonts w:ascii="Symbol" w:hAnsi="Symbol" w:hint="default"/>
      </w:rPr>
    </w:lvl>
    <w:lvl w:ilvl="1" w:tplc="DE9467FC">
      <w:start w:val="1"/>
      <w:numFmt w:val="bullet"/>
      <w:lvlText w:val="o"/>
      <w:lvlJc w:val="left"/>
      <w:pPr>
        <w:tabs>
          <w:tab w:val="num" w:pos="2880"/>
        </w:tabs>
        <w:ind w:left="2880" w:hanging="360"/>
      </w:pPr>
      <w:rPr>
        <w:rFonts w:ascii="Courier New" w:hAnsi="Courier New" w:cs="Courier New" w:hint="default"/>
      </w:rPr>
    </w:lvl>
    <w:lvl w:ilvl="2" w:tplc="D04ECCCC">
      <w:start w:val="1"/>
      <w:numFmt w:val="bullet"/>
      <w:lvlText w:val=""/>
      <w:lvlJc w:val="left"/>
      <w:pPr>
        <w:tabs>
          <w:tab w:val="num" w:pos="3600"/>
        </w:tabs>
        <w:ind w:left="3600" w:hanging="360"/>
      </w:pPr>
      <w:rPr>
        <w:rFonts w:ascii="Wingdings" w:hAnsi="Wingdings" w:hint="default"/>
      </w:rPr>
    </w:lvl>
    <w:lvl w:ilvl="3" w:tplc="2D72EC7A">
      <w:start w:val="1"/>
      <w:numFmt w:val="bullet"/>
      <w:lvlText w:val=""/>
      <w:lvlJc w:val="left"/>
      <w:pPr>
        <w:tabs>
          <w:tab w:val="num" w:pos="4320"/>
        </w:tabs>
        <w:ind w:left="4320" w:hanging="360"/>
      </w:pPr>
      <w:rPr>
        <w:rFonts w:ascii="Symbol" w:hAnsi="Symbol" w:hint="default"/>
      </w:rPr>
    </w:lvl>
    <w:lvl w:ilvl="4" w:tplc="C1BCE334">
      <w:start w:val="1"/>
      <w:numFmt w:val="bullet"/>
      <w:lvlText w:val="o"/>
      <w:lvlJc w:val="left"/>
      <w:pPr>
        <w:tabs>
          <w:tab w:val="num" w:pos="5040"/>
        </w:tabs>
        <w:ind w:left="5040" w:hanging="360"/>
      </w:pPr>
      <w:rPr>
        <w:rFonts w:ascii="Courier New" w:hAnsi="Courier New" w:cs="Courier New" w:hint="default"/>
      </w:rPr>
    </w:lvl>
    <w:lvl w:ilvl="5" w:tplc="CE9A98D2">
      <w:start w:val="1"/>
      <w:numFmt w:val="bullet"/>
      <w:lvlText w:val=""/>
      <w:lvlJc w:val="left"/>
      <w:pPr>
        <w:tabs>
          <w:tab w:val="num" w:pos="5760"/>
        </w:tabs>
        <w:ind w:left="5760" w:hanging="360"/>
      </w:pPr>
      <w:rPr>
        <w:rFonts w:ascii="Wingdings" w:hAnsi="Wingdings" w:hint="default"/>
      </w:rPr>
    </w:lvl>
    <w:lvl w:ilvl="6" w:tplc="174C0FA4">
      <w:start w:val="1"/>
      <w:numFmt w:val="bullet"/>
      <w:lvlText w:val=""/>
      <w:lvlJc w:val="left"/>
      <w:pPr>
        <w:tabs>
          <w:tab w:val="num" w:pos="6480"/>
        </w:tabs>
        <w:ind w:left="6480" w:hanging="360"/>
      </w:pPr>
      <w:rPr>
        <w:rFonts w:ascii="Symbol" w:hAnsi="Symbol" w:hint="default"/>
      </w:rPr>
    </w:lvl>
    <w:lvl w:ilvl="7" w:tplc="81D2EF3C">
      <w:start w:val="1"/>
      <w:numFmt w:val="bullet"/>
      <w:lvlText w:val="o"/>
      <w:lvlJc w:val="left"/>
      <w:pPr>
        <w:tabs>
          <w:tab w:val="num" w:pos="7200"/>
        </w:tabs>
        <w:ind w:left="7200" w:hanging="360"/>
      </w:pPr>
      <w:rPr>
        <w:rFonts w:ascii="Courier New" w:hAnsi="Courier New" w:cs="Courier New" w:hint="default"/>
      </w:rPr>
    </w:lvl>
    <w:lvl w:ilvl="8" w:tplc="8806D010">
      <w:start w:val="1"/>
      <w:numFmt w:val="bullet"/>
      <w:lvlText w:val=""/>
      <w:lvlJc w:val="left"/>
      <w:pPr>
        <w:tabs>
          <w:tab w:val="num" w:pos="7920"/>
        </w:tabs>
        <w:ind w:left="7920" w:hanging="360"/>
      </w:pPr>
      <w:rPr>
        <w:rFonts w:ascii="Wingdings" w:hAnsi="Wingdings" w:hint="default"/>
      </w:rPr>
    </w:lvl>
  </w:abstractNum>
  <w:abstractNum w:abstractNumId="166" w15:restartNumberingAfterBreak="0">
    <w:nsid w:val="73B23D59"/>
    <w:multiLevelType w:val="hybridMultilevel"/>
    <w:tmpl w:val="7A1C0B7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7" w15:restartNumberingAfterBreak="0">
    <w:nsid w:val="7407005F"/>
    <w:multiLevelType w:val="hybridMultilevel"/>
    <w:tmpl w:val="EA1E38F8"/>
    <w:lvl w:ilvl="0" w:tplc="04090005">
      <w:start w:val="1"/>
      <w:numFmt w:val="bullet"/>
      <w:lvlText w:val=""/>
      <w:lvlJc w:val="left"/>
      <w:pPr>
        <w:ind w:left="360" w:hanging="360"/>
      </w:pPr>
      <w:rPr>
        <w:rFonts w:ascii="Wingdings" w:hAnsi="Wingdings" w:hint="default"/>
        <w:color w:val="000000" w:themeColor="text1"/>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8" w15:restartNumberingAfterBreak="0">
    <w:nsid w:val="74181D2A"/>
    <w:multiLevelType w:val="hybridMultilevel"/>
    <w:tmpl w:val="C798B848"/>
    <w:lvl w:ilvl="0" w:tplc="04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9" w15:restartNumberingAfterBreak="0">
    <w:nsid w:val="745106AD"/>
    <w:multiLevelType w:val="hybridMultilevel"/>
    <w:tmpl w:val="8E3E6F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0" w15:restartNumberingAfterBreak="0">
    <w:nsid w:val="76572B19"/>
    <w:multiLevelType w:val="hybridMultilevel"/>
    <w:tmpl w:val="70DE7F1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1" w15:restartNumberingAfterBreak="0">
    <w:nsid w:val="774E3E9C"/>
    <w:multiLevelType w:val="hybridMultilevel"/>
    <w:tmpl w:val="42120F1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2" w15:restartNumberingAfterBreak="0">
    <w:nsid w:val="778A46DE"/>
    <w:multiLevelType w:val="hybridMultilevel"/>
    <w:tmpl w:val="CECCF3D4"/>
    <w:lvl w:ilvl="0" w:tplc="04090005">
      <w:start w:val="1"/>
      <w:numFmt w:val="bullet"/>
      <w:lvlText w:val=""/>
      <w:lvlJc w:val="left"/>
      <w:pPr>
        <w:ind w:left="360" w:hanging="360"/>
      </w:pPr>
      <w:rPr>
        <w:rFonts w:ascii="Wingdings" w:hAnsi="Wingdings"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173" w15:restartNumberingAfterBreak="0">
    <w:nsid w:val="78442C72"/>
    <w:multiLevelType w:val="hybridMultilevel"/>
    <w:tmpl w:val="566CC784"/>
    <w:lvl w:ilvl="0" w:tplc="A82C4018">
      <w:numFmt w:val="bullet"/>
      <w:lvlText w:val="-"/>
      <w:lvlJc w:val="left"/>
      <w:pPr>
        <w:ind w:left="720" w:hanging="360"/>
      </w:pPr>
      <w:rPr>
        <w:rFonts w:ascii="Calibri" w:eastAsia="Times New Roman" w:hAnsi="Calibri" w:cs="Calibr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74" w15:restartNumberingAfterBreak="0">
    <w:nsid w:val="79840235"/>
    <w:multiLevelType w:val="hybridMultilevel"/>
    <w:tmpl w:val="121C0746"/>
    <w:lvl w:ilvl="0" w:tplc="72B639BA">
      <w:start w:val="1"/>
      <w:numFmt w:val="bullet"/>
      <w:lvlText w:val=""/>
      <w:lvlJc w:val="left"/>
      <w:pPr>
        <w:ind w:left="360" w:hanging="360"/>
      </w:pPr>
      <w:rPr>
        <w:rFonts w:ascii="Wingdings" w:hAnsi="Wingdings" w:hint="default"/>
        <w:sz w:val="18"/>
        <w:szCs w:val="1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5" w15:restartNumberingAfterBreak="0">
    <w:nsid w:val="79C416D9"/>
    <w:multiLevelType w:val="hybridMultilevel"/>
    <w:tmpl w:val="F5C8B6E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76" w15:restartNumberingAfterBreak="0">
    <w:nsid w:val="79EC27D6"/>
    <w:multiLevelType w:val="hybridMultilevel"/>
    <w:tmpl w:val="817C0340"/>
    <w:lvl w:ilvl="0" w:tplc="71540CE4">
      <w:start w:val="1"/>
      <w:numFmt w:val="bullet"/>
      <w:lvlText w:val=""/>
      <w:lvlJc w:val="left"/>
      <w:pPr>
        <w:ind w:left="360" w:hanging="360"/>
      </w:pPr>
      <w:rPr>
        <w:rFonts w:ascii="Wingdings" w:hAnsi="Wingdings" w:hint="default"/>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7A5A323C"/>
    <w:multiLevelType w:val="hybridMultilevel"/>
    <w:tmpl w:val="E1DAFC46"/>
    <w:lvl w:ilvl="0" w:tplc="67B85472">
      <w:start w:val="1"/>
      <w:numFmt w:val="decimal"/>
      <w:lvlText w:val="%1."/>
      <w:lvlJc w:val="left"/>
      <w:pPr>
        <w:ind w:left="720" w:hanging="720"/>
      </w:pPr>
      <w:rPr>
        <w:rFonts w:hint="eastAsia"/>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78" w15:restartNumberingAfterBreak="0">
    <w:nsid w:val="7A6C4234"/>
    <w:multiLevelType w:val="hybridMultilevel"/>
    <w:tmpl w:val="12C46CF2"/>
    <w:lvl w:ilvl="0" w:tplc="04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9" w15:restartNumberingAfterBreak="0">
    <w:nsid w:val="7D766623"/>
    <w:multiLevelType w:val="hybridMultilevel"/>
    <w:tmpl w:val="39D62A9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0" w15:restartNumberingAfterBreak="0">
    <w:nsid w:val="7DDA6C83"/>
    <w:multiLevelType w:val="hybridMultilevel"/>
    <w:tmpl w:val="68C4904C"/>
    <w:lvl w:ilvl="0" w:tplc="04090005">
      <w:start w:val="1"/>
      <w:numFmt w:val="bullet"/>
      <w:lvlText w:val=""/>
      <w:lvlJc w:val="left"/>
      <w:pPr>
        <w:ind w:left="360" w:hanging="360"/>
      </w:pPr>
      <w:rPr>
        <w:rFonts w:ascii="Wingdings" w:hAnsi="Wingdings" w:hint="default"/>
      </w:rPr>
    </w:lvl>
    <w:lvl w:ilvl="1" w:tplc="4208A4A0" w:tentative="1">
      <w:start w:val="1"/>
      <w:numFmt w:val="bullet"/>
      <w:lvlText w:val="o"/>
      <w:lvlJc w:val="left"/>
      <w:pPr>
        <w:ind w:left="1080" w:hanging="360"/>
      </w:pPr>
      <w:rPr>
        <w:rFonts w:ascii="Courier New" w:hAnsi="Courier New" w:cs="Courier New" w:hint="default"/>
      </w:rPr>
    </w:lvl>
    <w:lvl w:ilvl="2" w:tplc="1D4C33EE" w:tentative="1">
      <w:start w:val="1"/>
      <w:numFmt w:val="bullet"/>
      <w:lvlText w:val=""/>
      <w:lvlJc w:val="left"/>
      <w:pPr>
        <w:ind w:left="1800" w:hanging="360"/>
      </w:pPr>
      <w:rPr>
        <w:rFonts w:ascii="Wingdings" w:hAnsi="Wingdings" w:hint="default"/>
      </w:rPr>
    </w:lvl>
    <w:lvl w:ilvl="3" w:tplc="B66A6FCA" w:tentative="1">
      <w:start w:val="1"/>
      <w:numFmt w:val="bullet"/>
      <w:lvlText w:val=""/>
      <w:lvlJc w:val="left"/>
      <w:pPr>
        <w:ind w:left="2520" w:hanging="360"/>
      </w:pPr>
      <w:rPr>
        <w:rFonts w:ascii="Symbol" w:hAnsi="Symbol" w:hint="default"/>
      </w:rPr>
    </w:lvl>
    <w:lvl w:ilvl="4" w:tplc="F35EDDEC" w:tentative="1">
      <w:start w:val="1"/>
      <w:numFmt w:val="bullet"/>
      <w:lvlText w:val="o"/>
      <w:lvlJc w:val="left"/>
      <w:pPr>
        <w:ind w:left="3240" w:hanging="360"/>
      </w:pPr>
      <w:rPr>
        <w:rFonts w:ascii="Courier New" w:hAnsi="Courier New" w:cs="Courier New" w:hint="default"/>
      </w:rPr>
    </w:lvl>
    <w:lvl w:ilvl="5" w:tplc="20AA7810" w:tentative="1">
      <w:start w:val="1"/>
      <w:numFmt w:val="bullet"/>
      <w:lvlText w:val=""/>
      <w:lvlJc w:val="left"/>
      <w:pPr>
        <w:ind w:left="3960" w:hanging="360"/>
      </w:pPr>
      <w:rPr>
        <w:rFonts w:ascii="Wingdings" w:hAnsi="Wingdings" w:hint="default"/>
      </w:rPr>
    </w:lvl>
    <w:lvl w:ilvl="6" w:tplc="6346FD08" w:tentative="1">
      <w:start w:val="1"/>
      <w:numFmt w:val="bullet"/>
      <w:lvlText w:val=""/>
      <w:lvlJc w:val="left"/>
      <w:pPr>
        <w:ind w:left="4680" w:hanging="360"/>
      </w:pPr>
      <w:rPr>
        <w:rFonts w:ascii="Symbol" w:hAnsi="Symbol" w:hint="default"/>
      </w:rPr>
    </w:lvl>
    <w:lvl w:ilvl="7" w:tplc="E3A24686" w:tentative="1">
      <w:start w:val="1"/>
      <w:numFmt w:val="bullet"/>
      <w:lvlText w:val="o"/>
      <w:lvlJc w:val="left"/>
      <w:pPr>
        <w:ind w:left="5400" w:hanging="360"/>
      </w:pPr>
      <w:rPr>
        <w:rFonts w:ascii="Courier New" w:hAnsi="Courier New" w:cs="Courier New" w:hint="default"/>
      </w:rPr>
    </w:lvl>
    <w:lvl w:ilvl="8" w:tplc="0B74CD9E" w:tentative="1">
      <w:start w:val="1"/>
      <w:numFmt w:val="bullet"/>
      <w:lvlText w:val=""/>
      <w:lvlJc w:val="left"/>
      <w:pPr>
        <w:ind w:left="6120" w:hanging="360"/>
      </w:pPr>
      <w:rPr>
        <w:rFonts w:ascii="Wingdings" w:hAnsi="Wingdings" w:hint="default"/>
      </w:rPr>
    </w:lvl>
  </w:abstractNum>
  <w:abstractNum w:abstractNumId="181" w15:restartNumberingAfterBreak="0">
    <w:nsid w:val="7DEA4A67"/>
    <w:multiLevelType w:val="hybridMultilevel"/>
    <w:tmpl w:val="27289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7E303B85"/>
    <w:multiLevelType w:val="hybridMultilevel"/>
    <w:tmpl w:val="8B386522"/>
    <w:lvl w:ilvl="0" w:tplc="04090005">
      <w:start w:val="1"/>
      <w:numFmt w:val="bullet"/>
      <w:lvlText w:val=""/>
      <w:lvlJc w:val="left"/>
      <w:pPr>
        <w:ind w:left="360"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3" w15:restartNumberingAfterBreak="0">
    <w:nsid w:val="7E613142"/>
    <w:multiLevelType w:val="hybridMultilevel"/>
    <w:tmpl w:val="E9DE8A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7E6C4AA0"/>
    <w:multiLevelType w:val="hybridMultilevel"/>
    <w:tmpl w:val="33BAD162"/>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5" w15:restartNumberingAfterBreak="0">
    <w:nsid w:val="7F8A232A"/>
    <w:multiLevelType w:val="multilevel"/>
    <w:tmpl w:val="94841B5E"/>
    <w:lvl w:ilvl="0">
      <w:start w:val="1"/>
      <w:numFmt w:val="decimal"/>
      <w:pStyle w:val="Heading1"/>
      <w:lvlText w:val="%1."/>
      <w:lvlJc w:val="left"/>
      <w:pPr>
        <w:ind w:left="360" w:hanging="360"/>
      </w:pPr>
    </w:lvl>
    <w:lvl w:ilvl="1">
      <w:start w:val="1"/>
      <w:numFmt w:val="decimal"/>
      <w:pStyle w:val="Heading2"/>
      <w:lvlText w:val="%1.%2"/>
      <w:lvlJc w:val="left"/>
      <w:pPr>
        <w:ind w:left="576" w:hanging="576"/>
      </w:pPr>
      <w:rPr>
        <w:color w:val="365F91"/>
      </w:rPr>
    </w:lvl>
    <w:lvl w:ilvl="2">
      <w:start w:val="1"/>
      <w:numFmt w:val="decimal"/>
      <w:pStyle w:val="Heading3"/>
      <w:lvlText w:val="%1.%2.%3"/>
      <w:lvlJc w:val="left"/>
      <w:pPr>
        <w:ind w:left="720" w:hanging="720"/>
      </w:pPr>
      <w:rPr>
        <w:lang w:val="en-G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6" w15:restartNumberingAfterBreak="0">
    <w:nsid w:val="7FD970BB"/>
    <w:multiLevelType w:val="hybridMultilevel"/>
    <w:tmpl w:val="051AF636"/>
    <w:lvl w:ilvl="0" w:tplc="04090005">
      <w:start w:val="1"/>
      <w:numFmt w:val="bullet"/>
      <w:lvlText w:val=""/>
      <w:lvlJc w:val="left"/>
      <w:pPr>
        <w:ind w:left="360" w:hanging="360"/>
      </w:pPr>
      <w:rPr>
        <w:rFonts w:ascii="Wingdings" w:hAnsi="Wingdings"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num w:numId="1" w16cid:durableId="882061946">
    <w:abstractNumId w:val="75"/>
  </w:num>
  <w:num w:numId="2" w16cid:durableId="1318411493">
    <w:abstractNumId w:val="185"/>
  </w:num>
  <w:num w:numId="3" w16cid:durableId="754939125">
    <w:abstractNumId w:val="110"/>
  </w:num>
  <w:num w:numId="4" w16cid:durableId="867566627">
    <w:abstractNumId w:val="130"/>
  </w:num>
  <w:num w:numId="5" w16cid:durableId="2126386099">
    <w:abstractNumId w:val="160"/>
  </w:num>
  <w:num w:numId="6" w16cid:durableId="1819568140">
    <w:abstractNumId w:val="147"/>
  </w:num>
  <w:num w:numId="7" w16cid:durableId="1276062256">
    <w:abstractNumId w:val="109"/>
  </w:num>
  <w:num w:numId="8" w16cid:durableId="1423381324">
    <w:abstractNumId w:val="186"/>
  </w:num>
  <w:num w:numId="9" w16cid:durableId="1638409692">
    <w:abstractNumId w:val="172"/>
  </w:num>
  <w:num w:numId="10" w16cid:durableId="1188906953">
    <w:abstractNumId w:val="16"/>
  </w:num>
  <w:num w:numId="11" w16cid:durableId="735204815">
    <w:abstractNumId w:val="180"/>
  </w:num>
  <w:num w:numId="12" w16cid:durableId="2079984113">
    <w:abstractNumId w:val="177"/>
  </w:num>
  <w:num w:numId="13" w16cid:durableId="1698853715">
    <w:abstractNumId w:val="69"/>
  </w:num>
  <w:num w:numId="14" w16cid:durableId="673845508">
    <w:abstractNumId w:val="68"/>
  </w:num>
  <w:num w:numId="15" w16cid:durableId="1723407510">
    <w:abstractNumId w:val="171"/>
  </w:num>
  <w:num w:numId="16" w16cid:durableId="423379437">
    <w:abstractNumId w:val="52"/>
  </w:num>
  <w:num w:numId="17" w16cid:durableId="1126701777">
    <w:abstractNumId w:val="36"/>
  </w:num>
  <w:num w:numId="18" w16cid:durableId="1139344833">
    <w:abstractNumId w:val="81"/>
  </w:num>
  <w:num w:numId="19" w16cid:durableId="1851875482">
    <w:abstractNumId w:val="59"/>
  </w:num>
  <w:num w:numId="20" w16cid:durableId="466245618">
    <w:abstractNumId w:val="58"/>
  </w:num>
  <w:num w:numId="21" w16cid:durableId="266276596">
    <w:abstractNumId w:val="87"/>
  </w:num>
  <w:num w:numId="22" w16cid:durableId="2111046938">
    <w:abstractNumId w:val="152"/>
  </w:num>
  <w:num w:numId="23" w16cid:durableId="1129668675">
    <w:abstractNumId w:val="73"/>
  </w:num>
  <w:num w:numId="24" w16cid:durableId="123887927">
    <w:abstractNumId w:val="1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631592709">
    <w:abstractNumId w:val="29"/>
  </w:num>
  <w:num w:numId="26" w16cid:durableId="313291247">
    <w:abstractNumId w:val="86"/>
  </w:num>
  <w:num w:numId="27" w16cid:durableId="574629534">
    <w:abstractNumId w:val="154"/>
  </w:num>
  <w:num w:numId="28" w16cid:durableId="495339205">
    <w:abstractNumId w:val="174"/>
  </w:num>
  <w:num w:numId="29" w16cid:durableId="360521735">
    <w:abstractNumId w:val="176"/>
  </w:num>
  <w:num w:numId="30" w16cid:durableId="2019654027">
    <w:abstractNumId w:val="125"/>
  </w:num>
  <w:num w:numId="31" w16cid:durableId="703480963">
    <w:abstractNumId w:val="104"/>
  </w:num>
  <w:num w:numId="32" w16cid:durableId="781808192">
    <w:abstractNumId w:val="0"/>
  </w:num>
  <w:num w:numId="33" w16cid:durableId="118568673">
    <w:abstractNumId w:val="1"/>
  </w:num>
  <w:num w:numId="34" w16cid:durableId="1892302177">
    <w:abstractNumId w:val="165"/>
  </w:num>
  <w:num w:numId="35" w16cid:durableId="378087781">
    <w:abstractNumId w:val="4"/>
  </w:num>
  <w:num w:numId="36" w16cid:durableId="1233658103">
    <w:abstractNumId w:val="93"/>
  </w:num>
  <w:num w:numId="37" w16cid:durableId="489174306">
    <w:abstractNumId w:val="142"/>
  </w:num>
  <w:num w:numId="38" w16cid:durableId="626468615">
    <w:abstractNumId w:val="155"/>
  </w:num>
  <w:num w:numId="39" w16cid:durableId="1990134285">
    <w:abstractNumId w:val="25"/>
  </w:num>
  <w:num w:numId="40" w16cid:durableId="2121221885">
    <w:abstractNumId w:val="121"/>
  </w:num>
  <w:num w:numId="41" w16cid:durableId="1365328893">
    <w:abstractNumId w:val="153"/>
  </w:num>
  <w:num w:numId="42" w16cid:durableId="515848246">
    <w:abstractNumId w:val="99"/>
  </w:num>
  <w:num w:numId="43" w16cid:durableId="1124008173">
    <w:abstractNumId w:val="34"/>
  </w:num>
  <w:num w:numId="44" w16cid:durableId="1742481196">
    <w:abstractNumId w:val="21"/>
  </w:num>
  <w:num w:numId="45" w16cid:durableId="448670147">
    <w:abstractNumId w:val="163"/>
  </w:num>
  <w:num w:numId="46" w16cid:durableId="2055696332">
    <w:abstractNumId w:val="145"/>
  </w:num>
  <w:num w:numId="47" w16cid:durableId="471605232">
    <w:abstractNumId w:val="46"/>
  </w:num>
  <w:num w:numId="48" w16cid:durableId="859927067">
    <w:abstractNumId w:val="85"/>
  </w:num>
  <w:num w:numId="49" w16cid:durableId="2068995567">
    <w:abstractNumId w:val="55"/>
  </w:num>
  <w:num w:numId="50" w16cid:durableId="325981474">
    <w:abstractNumId w:val="53"/>
  </w:num>
  <w:num w:numId="51" w16cid:durableId="1951283207">
    <w:abstractNumId w:val="135"/>
  </w:num>
  <w:num w:numId="52" w16cid:durableId="1578663858">
    <w:abstractNumId w:val="132"/>
  </w:num>
  <w:num w:numId="53" w16cid:durableId="525211980">
    <w:abstractNumId w:val="56"/>
  </w:num>
  <w:num w:numId="54" w16cid:durableId="245962979">
    <w:abstractNumId w:val="57"/>
  </w:num>
  <w:num w:numId="55" w16cid:durableId="609122529">
    <w:abstractNumId w:val="22"/>
  </w:num>
  <w:num w:numId="56" w16cid:durableId="1629512259">
    <w:abstractNumId w:val="65"/>
  </w:num>
  <w:num w:numId="57" w16cid:durableId="1897425848">
    <w:abstractNumId w:val="84"/>
  </w:num>
  <w:num w:numId="58" w16cid:durableId="459033256">
    <w:abstractNumId w:val="98"/>
  </w:num>
  <w:num w:numId="59" w16cid:durableId="478230661">
    <w:abstractNumId w:val="60"/>
  </w:num>
  <w:num w:numId="60" w16cid:durableId="1892887782">
    <w:abstractNumId w:val="114"/>
  </w:num>
  <w:num w:numId="61" w16cid:durableId="825366581">
    <w:abstractNumId w:val="117"/>
  </w:num>
  <w:num w:numId="62" w16cid:durableId="904490114">
    <w:abstractNumId w:val="51"/>
  </w:num>
  <w:num w:numId="63" w16cid:durableId="1023822455">
    <w:abstractNumId w:val="95"/>
  </w:num>
  <w:num w:numId="64" w16cid:durableId="1956906524">
    <w:abstractNumId w:val="139"/>
  </w:num>
  <w:num w:numId="65" w16cid:durableId="1857572533">
    <w:abstractNumId w:val="61"/>
  </w:num>
  <w:num w:numId="66" w16cid:durableId="51660225">
    <w:abstractNumId w:val="79"/>
  </w:num>
  <w:num w:numId="67" w16cid:durableId="94593940">
    <w:abstractNumId w:val="32"/>
  </w:num>
  <w:num w:numId="68" w16cid:durableId="1110705613">
    <w:abstractNumId w:val="82"/>
  </w:num>
  <w:num w:numId="69" w16cid:durableId="1682396134">
    <w:abstractNumId w:val="90"/>
  </w:num>
  <w:num w:numId="70" w16cid:durableId="881333806">
    <w:abstractNumId w:val="77"/>
  </w:num>
  <w:num w:numId="71" w16cid:durableId="1176581401">
    <w:abstractNumId w:val="128"/>
  </w:num>
  <w:num w:numId="72" w16cid:durableId="1343974508">
    <w:abstractNumId w:val="74"/>
  </w:num>
  <w:num w:numId="73" w16cid:durableId="1919553078">
    <w:abstractNumId w:val="168"/>
  </w:num>
  <w:num w:numId="74" w16cid:durableId="1415786041">
    <w:abstractNumId w:val="148"/>
  </w:num>
  <w:num w:numId="75" w16cid:durableId="112020616">
    <w:abstractNumId w:val="159"/>
  </w:num>
  <w:num w:numId="76" w16cid:durableId="1660039211">
    <w:abstractNumId w:val="28"/>
  </w:num>
  <w:num w:numId="77" w16cid:durableId="819469117">
    <w:abstractNumId w:val="3"/>
  </w:num>
  <w:num w:numId="78" w16cid:durableId="1149126167">
    <w:abstractNumId w:val="115"/>
  </w:num>
  <w:num w:numId="79" w16cid:durableId="1575974150">
    <w:abstractNumId w:val="89"/>
  </w:num>
  <w:num w:numId="80" w16cid:durableId="1687976515">
    <w:abstractNumId w:val="83"/>
  </w:num>
  <w:num w:numId="81" w16cid:durableId="1970165326">
    <w:abstractNumId w:val="184"/>
  </w:num>
  <w:num w:numId="82" w16cid:durableId="973562947">
    <w:abstractNumId w:val="13"/>
  </w:num>
  <w:num w:numId="83" w16cid:durableId="969632872">
    <w:abstractNumId w:val="6"/>
  </w:num>
  <w:num w:numId="84" w16cid:durableId="526871420">
    <w:abstractNumId w:val="107"/>
  </w:num>
  <w:num w:numId="85" w16cid:durableId="1986087442">
    <w:abstractNumId w:val="9"/>
  </w:num>
  <w:num w:numId="86" w16cid:durableId="528565620">
    <w:abstractNumId w:val="40"/>
  </w:num>
  <w:num w:numId="87" w16cid:durableId="132799741">
    <w:abstractNumId w:val="26"/>
  </w:num>
  <w:num w:numId="88" w16cid:durableId="1887525903">
    <w:abstractNumId w:val="67"/>
  </w:num>
  <w:num w:numId="89" w16cid:durableId="899092606">
    <w:abstractNumId w:val="43"/>
  </w:num>
  <w:num w:numId="90" w16cid:durableId="1264534278">
    <w:abstractNumId w:val="178"/>
  </w:num>
  <w:num w:numId="91" w16cid:durableId="1630014680">
    <w:abstractNumId w:val="33"/>
  </w:num>
  <w:num w:numId="92" w16cid:durableId="519121659">
    <w:abstractNumId w:val="156"/>
  </w:num>
  <w:num w:numId="93" w16cid:durableId="1542404737">
    <w:abstractNumId w:val="137"/>
  </w:num>
  <w:num w:numId="94" w16cid:durableId="280457373">
    <w:abstractNumId w:val="27"/>
  </w:num>
  <w:num w:numId="95" w16cid:durableId="1541242691">
    <w:abstractNumId w:val="35"/>
  </w:num>
  <w:num w:numId="96" w16cid:durableId="858665513">
    <w:abstractNumId w:val="103"/>
  </w:num>
  <w:num w:numId="97" w16cid:durableId="514468302">
    <w:abstractNumId w:val="101"/>
  </w:num>
  <w:num w:numId="98" w16cid:durableId="165248626">
    <w:abstractNumId w:val="116"/>
  </w:num>
  <w:num w:numId="99" w16cid:durableId="931624895">
    <w:abstractNumId w:val="47"/>
  </w:num>
  <w:num w:numId="100" w16cid:durableId="1056972684">
    <w:abstractNumId w:val="11"/>
  </w:num>
  <w:num w:numId="101" w16cid:durableId="1580093220">
    <w:abstractNumId w:val="105"/>
  </w:num>
  <w:num w:numId="102" w16cid:durableId="1794522970">
    <w:abstractNumId w:val="146"/>
  </w:num>
  <w:num w:numId="103" w16cid:durableId="861823448">
    <w:abstractNumId w:val="133"/>
  </w:num>
  <w:num w:numId="104" w16cid:durableId="523445874">
    <w:abstractNumId w:val="157"/>
  </w:num>
  <w:num w:numId="105" w16cid:durableId="1494761377">
    <w:abstractNumId w:val="24"/>
  </w:num>
  <w:num w:numId="106" w16cid:durableId="147282294">
    <w:abstractNumId w:val="158"/>
  </w:num>
  <w:num w:numId="107" w16cid:durableId="1529415760">
    <w:abstractNumId w:val="15"/>
  </w:num>
  <w:num w:numId="108" w16cid:durableId="911113355">
    <w:abstractNumId w:val="91"/>
  </w:num>
  <w:num w:numId="109" w16cid:durableId="1028524574">
    <w:abstractNumId w:val="2"/>
  </w:num>
  <w:num w:numId="110" w16cid:durableId="689650602">
    <w:abstractNumId w:val="167"/>
  </w:num>
  <w:num w:numId="111" w16cid:durableId="442263062">
    <w:abstractNumId w:val="80"/>
  </w:num>
  <w:num w:numId="112" w16cid:durableId="797836514">
    <w:abstractNumId w:val="7"/>
  </w:num>
  <w:num w:numId="113" w16cid:durableId="1350330763">
    <w:abstractNumId w:val="97"/>
  </w:num>
  <w:num w:numId="114" w16cid:durableId="1696686626">
    <w:abstractNumId w:val="8"/>
  </w:num>
  <w:num w:numId="115" w16cid:durableId="499152382">
    <w:abstractNumId w:val="88"/>
  </w:num>
  <w:num w:numId="116" w16cid:durableId="866403724">
    <w:abstractNumId w:val="141"/>
  </w:num>
  <w:num w:numId="117" w16cid:durableId="1772697347">
    <w:abstractNumId w:val="37"/>
  </w:num>
  <w:num w:numId="118" w16cid:durableId="1184636036">
    <w:abstractNumId w:val="20"/>
  </w:num>
  <w:num w:numId="119" w16cid:durableId="657807731">
    <w:abstractNumId w:val="138"/>
  </w:num>
  <w:num w:numId="120" w16cid:durableId="638387462">
    <w:abstractNumId w:val="169"/>
  </w:num>
  <w:num w:numId="121" w16cid:durableId="1708219000">
    <w:abstractNumId w:val="161"/>
  </w:num>
  <w:num w:numId="122" w16cid:durableId="149444191">
    <w:abstractNumId w:val="162"/>
  </w:num>
  <w:num w:numId="123" w16cid:durableId="178011499">
    <w:abstractNumId w:val="149"/>
  </w:num>
  <w:num w:numId="124" w16cid:durableId="1146973197">
    <w:abstractNumId w:val="183"/>
  </w:num>
  <w:num w:numId="125" w16cid:durableId="773671712">
    <w:abstractNumId w:val="122"/>
  </w:num>
  <w:num w:numId="126" w16cid:durableId="2007128450">
    <w:abstractNumId w:val="50"/>
  </w:num>
  <w:num w:numId="127" w16cid:durableId="1942955887">
    <w:abstractNumId w:val="179"/>
  </w:num>
  <w:num w:numId="128" w16cid:durableId="588775572">
    <w:abstractNumId w:val="123"/>
  </w:num>
  <w:num w:numId="129" w16cid:durableId="1873302345">
    <w:abstractNumId w:val="150"/>
  </w:num>
  <w:num w:numId="130" w16cid:durableId="578366848">
    <w:abstractNumId w:val="102"/>
  </w:num>
  <w:num w:numId="131" w16cid:durableId="734746453">
    <w:abstractNumId w:val="42"/>
  </w:num>
  <w:num w:numId="132" w16cid:durableId="1960988957">
    <w:abstractNumId w:val="19"/>
  </w:num>
  <w:num w:numId="133" w16cid:durableId="605503994">
    <w:abstractNumId w:val="120"/>
  </w:num>
  <w:num w:numId="134" w16cid:durableId="1093278227">
    <w:abstractNumId w:val="31"/>
  </w:num>
  <w:num w:numId="135" w16cid:durableId="1602757330">
    <w:abstractNumId w:val="41"/>
  </w:num>
  <w:num w:numId="136" w16cid:durableId="1912151479">
    <w:abstractNumId w:val="49"/>
  </w:num>
  <w:num w:numId="137" w16cid:durableId="1423405693">
    <w:abstractNumId w:val="112"/>
  </w:num>
  <w:num w:numId="138" w16cid:durableId="1063604327">
    <w:abstractNumId w:val="100"/>
  </w:num>
  <w:num w:numId="139" w16cid:durableId="2141532817">
    <w:abstractNumId w:val="54"/>
  </w:num>
  <w:num w:numId="140" w16cid:durableId="877661438">
    <w:abstractNumId w:val="38"/>
  </w:num>
  <w:num w:numId="141" w16cid:durableId="776752664">
    <w:abstractNumId w:val="66"/>
  </w:num>
  <w:num w:numId="142" w16cid:durableId="458650206">
    <w:abstractNumId w:val="173"/>
  </w:num>
  <w:num w:numId="143" w16cid:durableId="1836921178">
    <w:abstractNumId w:val="5"/>
  </w:num>
  <w:num w:numId="144" w16cid:durableId="1647396361">
    <w:abstractNumId w:val="62"/>
  </w:num>
  <w:num w:numId="145" w16cid:durableId="813377186">
    <w:abstractNumId w:val="64"/>
  </w:num>
  <w:num w:numId="146" w16cid:durableId="2042703917">
    <w:abstractNumId w:val="106"/>
  </w:num>
  <w:num w:numId="147" w16cid:durableId="1148866999">
    <w:abstractNumId w:val="108"/>
  </w:num>
  <w:num w:numId="148" w16cid:durableId="1804156423">
    <w:abstractNumId w:val="45"/>
  </w:num>
  <w:num w:numId="149" w16cid:durableId="1242251052">
    <w:abstractNumId w:val="175"/>
  </w:num>
  <w:num w:numId="150" w16cid:durableId="897939378">
    <w:abstractNumId w:val="63"/>
  </w:num>
  <w:num w:numId="151" w16cid:durableId="1476726957">
    <w:abstractNumId w:val="140"/>
  </w:num>
  <w:num w:numId="152" w16cid:durableId="313725402">
    <w:abstractNumId w:val="181"/>
  </w:num>
  <w:num w:numId="153" w16cid:durableId="1155803690">
    <w:abstractNumId w:val="78"/>
  </w:num>
  <w:num w:numId="154" w16cid:durableId="1061828847">
    <w:abstractNumId w:val="144"/>
  </w:num>
  <w:num w:numId="155" w16cid:durableId="1804343270">
    <w:abstractNumId w:val="17"/>
  </w:num>
  <w:num w:numId="156" w16cid:durableId="852496763">
    <w:abstractNumId w:val="170"/>
  </w:num>
  <w:num w:numId="157" w16cid:durableId="357242328">
    <w:abstractNumId w:val="14"/>
  </w:num>
  <w:num w:numId="158" w16cid:durableId="196282063">
    <w:abstractNumId w:val="72"/>
  </w:num>
  <w:num w:numId="159" w16cid:durableId="843712830">
    <w:abstractNumId w:val="111"/>
  </w:num>
  <w:num w:numId="160" w16cid:durableId="537396893">
    <w:abstractNumId w:val="166"/>
  </w:num>
  <w:num w:numId="161" w16cid:durableId="402262534">
    <w:abstractNumId w:val="131"/>
  </w:num>
  <w:num w:numId="162" w16cid:durableId="310060393">
    <w:abstractNumId w:val="12"/>
  </w:num>
  <w:num w:numId="163" w16cid:durableId="765928752">
    <w:abstractNumId w:val="71"/>
  </w:num>
  <w:num w:numId="164" w16cid:durableId="1835759934">
    <w:abstractNumId w:val="18"/>
  </w:num>
  <w:num w:numId="165" w16cid:durableId="1805849664">
    <w:abstractNumId w:val="44"/>
  </w:num>
  <w:num w:numId="166" w16cid:durableId="814294537">
    <w:abstractNumId w:val="134"/>
  </w:num>
  <w:num w:numId="167" w16cid:durableId="798303251">
    <w:abstractNumId w:val="39"/>
  </w:num>
  <w:num w:numId="168" w16cid:durableId="485165900">
    <w:abstractNumId w:val="10"/>
  </w:num>
  <w:num w:numId="169" w16cid:durableId="1519806290">
    <w:abstractNumId w:val="164"/>
  </w:num>
  <w:num w:numId="170" w16cid:durableId="1108281672">
    <w:abstractNumId w:val="92"/>
  </w:num>
  <w:num w:numId="171" w16cid:durableId="1253857735">
    <w:abstractNumId w:val="143"/>
  </w:num>
  <w:num w:numId="172" w16cid:durableId="1634166008">
    <w:abstractNumId w:val="127"/>
  </w:num>
  <w:num w:numId="173" w16cid:durableId="1183200112">
    <w:abstractNumId w:val="23"/>
  </w:num>
  <w:num w:numId="174" w16cid:durableId="1256473199">
    <w:abstractNumId w:val="124"/>
  </w:num>
  <w:num w:numId="175" w16cid:durableId="1628315924">
    <w:abstractNumId w:val="70"/>
  </w:num>
  <w:num w:numId="176" w16cid:durableId="1336568737">
    <w:abstractNumId w:val="96"/>
  </w:num>
  <w:num w:numId="177" w16cid:durableId="2035302683">
    <w:abstractNumId w:val="136"/>
  </w:num>
  <w:num w:numId="178" w16cid:durableId="363873489">
    <w:abstractNumId w:val="182"/>
  </w:num>
  <w:num w:numId="179" w16cid:durableId="207188108">
    <w:abstractNumId w:val="118"/>
  </w:num>
  <w:num w:numId="180" w16cid:durableId="448822625">
    <w:abstractNumId w:val="119"/>
  </w:num>
  <w:num w:numId="181" w16cid:durableId="363211229">
    <w:abstractNumId w:val="94"/>
  </w:num>
  <w:num w:numId="182" w16cid:durableId="160195909">
    <w:abstractNumId w:val="129"/>
  </w:num>
  <w:num w:numId="183" w16cid:durableId="1066877717">
    <w:abstractNumId w:val="113"/>
  </w:num>
  <w:num w:numId="184" w16cid:durableId="1721393939">
    <w:abstractNumId w:val="30"/>
  </w:num>
  <w:num w:numId="185" w16cid:durableId="1916549201">
    <w:abstractNumId w:val="76"/>
  </w:num>
  <w:num w:numId="186" w16cid:durableId="1518272742">
    <w:abstractNumId w:val="48"/>
  </w:num>
  <w:numIdMacAtCleanup w:val="10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Robert Lau">
    <w15:presenceInfo w15:providerId="AD" w15:userId="S::RobertLau@hkex.com.hk::ca3e0f6d-d535-446b-bccd-d1abeba2bf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bordersDoNotSurroundHeader/>
  <w:bordersDoNotSurroundFooter/>
  <w:proofState w:grammar="clean"/>
  <w:trackRevisions/>
  <w:doNotTrackFormatting/>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7367"/>
    <w:rsid w:val="0000043D"/>
    <w:rsid w:val="00000661"/>
    <w:rsid w:val="00000A9C"/>
    <w:rsid w:val="000015B0"/>
    <w:rsid w:val="00001BAC"/>
    <w:rsid w:val="000021EC"/>
    <w:rsid w:val="00002397"/>
    <w:rsid w:val="0000243E"/>
    <w:rsid w:val="000027C9"/>
    <w:rsid w:val="00002A6B"/>
    <w:rsid w:val="00002CE2"/>
    <w:rsid w:val="00002E7A"/>
    <w:rsid w:val="00003024"/>
    <w:rsid w:val="00004D92"/>
    <w:rsid w:val="0000526D"/>
    <w:rsid w:val="0000590D"/>
    <w:rsid w:val="00005CE2"/>
    <w:rsid w:val="00005E17"/>
    <w:rsid w:val="00006CC7"/>
    <w:rsid w:val="00006CE0"/>
    <w:rsid w:val="0001003E"/>
    <w:rsid w:val="000108DB"/>
    <w:rsid w:val="000109D3"/>
    <w:rsid w:val="00011334"/>
    <w:rsid w:val="00011D04"/>
    <w:rsid w:val="00012072"/>
    <w:rsid w:val="0001234B"/>
    <w:rsid w:val="0001260B"/>
    <w:rsid w:val="00012AAD"/>
    <w:rsid w:val="00012FA0"/>
    <w:rsid w:val="000135E7"/>
    <w:rsid w:val="00014087"/>
    <w:rsid w:val="00014923"/>
    <w:rsid w:val="00014B7F"/>
    <w:rsid w:val="00014E98"/>
    <w:rsid w:val="000152D2"/>
    <w:rsid w:val="0001545E"/>
    <w:rsid w:val="00015638"/>
    <w:rsid w:val="0001569D"/>
    <w:rsid w:val="0001587B"/>
    <w:rsid w:val="0001695C"/>
    <w:rsid w:val="0001717E"/>
    <w:rsid w:val="00017628"/>
    <w:rsid w:val="000203E4"/>
    <w:rsid w:val="000207E6"/>
    <w:rsid w:val="00020930"/>
    <w:rsid w:val="00021141"/>
    <w:rsid w:val="00021534"/>
    <w:rsid w:val="00021857"/>
    <w:rsid w:val="00021B2D"/>
    <w:rsid w:val="0002255F"/>
    <w:rsid w:val="00022569"/>
    <w:rsid w:val="00023D44"/>
    <w:rsid w:val="00024856"/>
    <w:rsid w:val="00024A09"/>
    <w:rsid w:val="000259DF"/>
    <w:rsid w:val="00025DF0"/>
    <w:rsid w:val="00025E90"/>
    <w:rsid w:val="0002657F"/>
    <w:rsid w:val="0002722D"/>
    <w:rsid w:val="00027BEA"/>
    <w:rsid w:val="000306FA"/>
    <w:rsid w:val="00030CB5"/>
    <w:rsid w:val="000311E4"/>
    <w:rsid w:val="000319EB"/>
    <w:rsid w:val="00031BC7"/>
    <w:rsid w:val="00031F4A"/>
    <w:rsid w:val="000320A0"/>
    <w:rsid w:val="00032359"/>
    <w:rsid w:val="00032D45"/>
    <w:rsid w:val="000331C9"/>
    <w:rsid w:val="00033883"/>
    <w:rsid w:val="00034681"/>
    <w:rsid w:val="00034955"/>
    <w:rsid w:val="00034A2E"/>
    <w:rsid w:val="00035AFC"/>
    <w:rsid w:val="00036E80"/>
    <w:rsid w:val="00036EC8"/>
    <w:rsid w:val="00037164"/>
    <w:rsid w:val="000404E7"/>
    <w:rsid w:val="0004076F"/>
    <w:rsid w:val="000416EA"/>
    <w:rsid w:val="00042583"/>
    <w:rsid w:val="00042710"/>
    <w:rsid w:val="000431F1"/>
    <w:rsid w:val="00043896"/>
    <w:rsid w:val="00043BAF"/>
    <w:rsid w:val="00043D21"/>
    <w:rsid w:val="00043D92"/>
    <w:rsid w:val="00044174"/>
    <w:rsid w:val="00044428"/>
    <w:rsid w:val="00044BD4"/>
    <w:rsid w:val="000451A3"/>
    <w:rsid w:val="00045417"/>
    <w:rsid w:val="00045800"/>
    <w:rsid w:val="00045843"/>
    <w:rsid w:val="00045932"/>
    <w:rsid w:val="00046037"/>
    <w:rsid w:val="00046D43"/>
    <w:rsid w:val="00046DDB"/>
    <w:rsid w:val="00047276"/>
    <w:rsid w:val="000476BC"/>
    <w:rsid w:val="00047C35"/>
    <w:rsid w:val="00050954"/>
    <w:rsid w:val="00050AFD"/>
    <w:rsid w:val="000528FD"/>
    <w:rsid w:val="00052F2C"/>
    <w:rsid w:val="00053ECC"/>
    <w:rsid w:val="00053FFE"/>
    <w:rsid w:val="00054B06"/>
    <w:rsid w:val="00055716"/>
    <w:rsid w:val="000559B2"/>
    <w:rsid w:val="00055B49"/>
    <w:rsid w:val="00056768"/>
    <w:rsid w:val="00056850"/>
    <w:rsid w:val="00056CB9"/>
    <w:rsid w:val="00057439"/>
    <w:rsid w:val="00057455"/>
    <w:rsid w:val="00057AE4"/>
    <w:rsid w:val="00057D80"/>
    <w:rsid w:val="000600B9"/>
    <w:rsid w:val="00060697"/>
    <w:rsid w:val="000613D8"/>
    <w:rsid w:val="000613FC"/>
    <w:rsid w:val="0006169E"/>
    <w:rsid w:val="000617BE"/>
    <w:rsid w:val="00061BD3"/>
    <w:rsid w:val="00061CB0"/>
    <w:rsid w:val="00062992"/>
    <w:rsid w:val="00062A40"/>
    <w:rsid w:val="00062A59"/>
    <w:rsid w:val="00063092"/>
    <w:rsid w:val="000633E8"/>
    <w:rsid w:val="000639E9"/>
    <w:rsid w:val="00063C6D"/>
    <w:rsid w:val="00064A46"/>
    <w:rsid w:val="00064F28"/>
    <w:rsid w:val="00065729"/>
    <w:rsid w:val="00065BAC"/>
    <w:rsid w:val="00065BCB"/>
    <w:rsid w:val="00065CB8"/>
    <w:rsid w:val="00065D68"/>
    <w:rsid w:val="000665F1"/>
    <w:rsid w:val="00070194"/>
    <w:rsid w:val="00070317"/>
    <w:rsid w:val="00070B9E"/>
    <w:rsid w:val="000710A3"/>
    <w:rsid w:val="000711C6"/>
    <w:rsid w:val="0007155A"/>
    <w:rsid w:val="00071580"/>
    <w:rsid w:val="00071852"/>
    <w:rsid w:val="0007358F"/>
    <w:rsid w:val="0007359E"/>
    <w:rsid w:val="00073933"/>
    <w:rsid w:val="00073C68"/>
    <w:rsid w:val="00073EA6"/>
    <w:rsid w:val="000746FA"/>
    <w:rsid w:val="00074D83"/>
    <w:rsid w:val="00074DE4"/>
    <w:rsid w:val="000758A6"/>
    <w:rsid w:val="00076C4A"/>
    <w:rsid w:val="0007714D"/>
    <w:rsid w:val="00077BEB"/>
    <w:rsid w:val="00080DEA"/>
    <w:rsid w:val="0008101C"/>
    <w:rsid w:val="00081060"/>
    <w:rsid w:val="000811CF"/>
    <w:rsid w:val="000819A1"/>
    <w:rsid w:val="00082BBA"/>
    <w:rsid w:val="00082EAF"/>
    <w:rsid w:val="00084B1C"/>
    <w:rsid w:val="00085B1A"/>
    <w:rsid w:val="00086679"/>
    <w:rsid w:val="00086C02"/>
    <w:rsid w:val="00086C9E"/>
    <w:rsid w:val="0008754C"/>
    <w:rsid w:val="00087D78"/>
    <w:rsid w:val="0009063C"/>
    <w:rsid w:val="00090C38"/>
    <w:rsid w:val="00091369"/>
    <w:rsid w:val="00091E3D"/>
    <w:rsid w:val="000920ED"/>
    <w:rsid w:val="00092E80"/>
    <w:rsid w:val="00093177"/>
    <w:rsid w:val="00093816"/>
    <w:rsid w:val="0009387C"/>
    <w:rsid w:val="00093AE3"/>
    <w:rsid w:val="00093F05"/>
    <w:rsid w:val="0009424B"/>
    <w:rsid w:val="0009468C"/>
    <w:rsid w:val="00094960"/>
    <w:rsid w:val="00094C27"/>
    <w:rsid w:val="00095B11"/>
    <w:rsid w:val="00095F31"/>
    <w:rsid w:val="000976E8"/>
    <w:rsid w:val="00097C38"/>
    <w:rsid w:val="00097F0D"/>
    <w:rsid w:val="000A078B"/>
    <w:rsid w:val="000A0956"/>
    <w:rsid w:val="000A0D0B"/>
    <w:rsid w:val="000A0DAA"/>
    <w:rsid w:val="000A0E8F"/>
    <w:rsid w:val="000A1194"/>
    <w:rsid w:val="000A25E8"/>
    <w:rsid w:val="000A3234"/>
    <w:rsid w:val="000A392A"/>
    <w:rsid w:val="000A3ECF"/>
    <w:rsid w:val="000A4253"/>
    <w:rsid w:val="000A4365"/>
    <w:rsid w:val="000A477E"/>
    <w:rsid w:val="000A53E1"/>
    <w:rsid w:val="000A56C1"/>
    <w:rsid w:val="000A5906"/>
    <w:rsid w:val="000A6039"/>
    <w:rsid w:val="000A6AA5"/>
    <w:rsid w:val="000A756A"/>
    <w:rsid w:val="000A78C1"/>
    <w:rsid w:val="000A7B25"/>
    <w:rsid w:val="000B0695"/>
    <w:rsid w:val="000B18F8"/>
    <w:rsid w:val="000B1A43"/>
    <w:rsid w:val="000B23A0"/>
    <w:rsid w:val="000B2BCC"/>
    <w:rsid w:val="000B3120"/>
    <w:rsid w:val="000B3543"/>
    <w:rsid w:val="000B3A57"/>
    <w:rsid w:val="000B4003"/>
    <w:rsid w:val="000B4F42"/>
    <w:rsid w:val="000B5098"/>
    <w:rsid w:val="000B5350"/>
    <w:rsid w:val="000B5831"/>
    <w:rsid w:val="000B5DCE"/>
    <w:rsid w:val="000B6581"/>
    <w:rsid w:val="000B6977"/>
    <w:rsid w:val="000B762F"/>
    <w:rsid w:val="000B7E96"/>
    <w:rsid w:val="000B7EAC"/>
    <w:rsid w:val="000B7F7E"/>
    <w:rsid w:val="000C0011"/>
    <w:rsid w:val="000C0101"/>
    <w:rsid w:val="000C0515"/>
    <w:rsid w:val="000C0C8B"/>
    <w:rsid w:val="000C14B4"/>
    <w:rsid w:val="000C14D9"/>
    <w:rsid w:val="000C2A12"/>
    <w:rsid w:val="000C3138"/>
    <w:rsid w:val="000C3851"/>
    <w:rsid w:val="000C3878"/>
    <w:rsid w:val="000C390F"/>
    <w:rsid w:val="000C399B"/>
    <w:rsid w:val="000C4228"/>
    <w:rsid w:val="000C4D5F"/>
    <w:rsid w:val="000C5010"/>
    <w:rsid w:val="000C512E"/>
    <w:rsid w:val="000C51AF"/>
    <w:rsid w:val="000C5237"/>
    <w:rsid w:val="000C55AE"/>
    <w:rsid w:val="000C5CFB"/>
    <w:rsid w:val="000C611A"/>
    <w:rsid w:val="000C66B3"/>
    <w:rsid w:val="000C794D"/>
    <w:rsid w:val="000C7F03"/>
    <w:rsid w:val="000D0DBA"/>
    <w:rsid w:val="000D16D9"/>
    <w:rsid w:val="000D2317"/>
    <w:rsid w:val="000D2BB9"/>
    <w:rsid w:val="000D30CF"/>
    <w:rsid w:val="000D32BC"/>
    <w:rsid w:val="000D43E9"/>
    <w:rsid w:val="000D486E"/>
    <w:rsid w:val="000D4B01"/>
    <w:rsid w:val="000D5979"/>
    <w:rsid w:val="000D60FF"/>
    <w:rsid w:val="000D67D7"/>
    <w:rsid w:val="000D77B7"/>
    <w:rsid w:val="000E0267"/>
    <w:rsid w:val="000E0516"/>
    <w:rsid w:val="000E07EA"/>
    <w:rsid w:val="000E1250"/>
    <w:rsid w:val="000E1A40"/>
    <w:rsid w:val="000E2324"/>
    <w:rsid w:val="000E34D3"/>
    <w:rsid w:val="000E3D5D"/>
    <w:rsid w:val="000E4183"/>
    <w:rsid w:val="000E49F3"/>
    <w:rsid w:val="000E4AD8"/>
    <w:rsid w:val="000E50F4"/>
    <w:rsid w:val="000E54BE"/>
    <w:rsid w:val="000E5D45"/>
    <w:rsid w:val="000E6897"/>
    <w:rsid w:val="000E7286"/>
    <w:rsid w:val="000E78E4"/>
    <w:rsid w:val="000E79A3"/>
    <w:rsid w:val="000F086A"/>
    <w:rsid w:val="000F0EF5"/>
    <w:rsid w:val="000F0FEC"/>
    <w:rsid w:val="000F19A3"/>
    <w:rsid w:val="000F1E19"/>
    <w:rsid w:val="000F248C"/>
    <w:rsid w:val="000F2FA8"/>
    <w:rsid w:val="000F33A6"/>
    <w:rsid w:val="000F458F"/>
    <w:rsid w:val="000F50DF"/>
    <w:rsid w:val="000F6898"/>
    <w:rsid w:val="000F778C"/>
    <w:rsid w:val="000F782A"/>
    <w:rsid w:val="00100182"/>
    <w:rsid w:val="00101248"/>
    <w:rsid w:val="00102BE4"/>
    <w:rsid w:val="00102FCF"/>
    <w:rsid w:val="00103529"/>
    <w:rsid w:val="00103558"/>
    <w:rsid w:val="0010437D"/>
    <w:rsid w:val="001045C5"/>
    <w:rsid w:val="00104CBD"/>
    <w:rsid w:val="00104E86"/>
    <w:rsid w:val="0010523D"/>
    <w:rsid w:val="001052E5"/>
    <w:rsid w:val="00106431"/>
    <w:rsid w:val="001072AE"/>
    <w:rsid w:val="00107724"/>
    <w:rsid w:val="00107C92"/>
    <w:rsid w:val="00107D4E"/>
    <w:rsid w:val="00110097"/>
    <w:rsid w:val="001101EA"/>
    <w:rsid w:val="001102C6"/>
    <w:rsid w:val="001111F1"/>
    <w:rsid w:val="00111866"/>
    <w:rsid w:val="00111C1D"/>
    <w:rsid w:val="00112410"/>
    <w:rsid w:val="00112B2A"/>
    <w:rsid w:val="00112D8A"/>
    <w:rsid w:val="00112E25"/>
    <w:rsid w:val="001134E0"/>
    <w:rsid w:val="001138EC"/>
    <w:rsid w:val="001143D3"/>
    <w:rsid w:val="00114668"/>
    <w:rsid w:val="001160C7"/>
    <w:rsid w:val="0011620E"/>
    <w:rsid w:val="00116A3E"/>
    <w:rsid w:val="00117542"/>
    <w:rsid w:val="001211E0"/>
    <w:rsid w:val="001214B4"/>
    <w:rsid w:val="001214DF"/>
    <w:rsid w:val="001217F1"/>
    <w:rsid w:val="0012181F"/>
    <w:rsid w:val="00121D64"/>
    <w:rsid w:val="00121FBB"/>
    <w:rsid w:val="001220A1"/>
    <w:rsid w:val="001225C4"/>
    <w:rsid w:val="00122CB6"/>
    <w:rsid w:val="00122D1F"/>
    <w:rsid w:val="00123B8C"/>
    <w:rsid w:val="00124956"/>
    <w:rsid w:val="00124B37"/>
    <w:rsid w:val="00124D56"/>
    <w:rsid w:val="00125819"/>
    <w:rsid w:val="00125FCE"/>
    <w:rsid w:val="001261A1"/>
    <w:rsid w:val="001261A5"/>
    <w:rsid w:val="00126698"/>
    <w:rsid w:val="00127D29"/>
    <w:rsid w:val="00130F3E"/>
    <w:rsid w:val="00131FE1"/>
    <w:rsid w:val="0013254F"/>
    <w:rsid w:val="00132CD8"/>
    <w:rsid w:val="00132ED4"/>
    <w:rsid w:val="0013467B"/>
    <w:rsid w:val="00134F23"/>
    <w:rsid w:val="00135380"/>
    <w:rsid w:val="0013574B"/>
    <w:rsid w:val="00136196"/>
    <w:rsid w:val="001363CC"/>
    <w:rsid w:val="00140357"/>
    <w:rsid w:val="001405A5"/>
    <w:rsid w:val="00140772"/>
    <w:rsid w:val="00140A15"/>
    <w:rsid w:val="00140A81"/>
    <w:rsid w:val="00140E16"/>
    <w:rsid w:val="001426C9"/>
    <w:rsid w:val="0014329F"/>
    <w:rsid w:val="001432C7"/>
    <w:rsid w:val="00143889"/>
    <w:rsid w:val="00144097"/>
    <w:rsid w:val="00144B16"/>
    <w:rsid w:val="00144E6E"/>
    <w:rsid w:val="00145225"/>
    <w:rsid w:val="00145566"/>
    <w:rsid w:val="001464D5"/>
    <w:rsid w:val="00146BFF"/>
    <w:rsid w:val="00146CF4"/>
    <w:rsid w:val="001472F0"/>
    <w:rsid w:val="00147941"/>
    <w:rsid w:val="00147C01"/>
    <w:rsid w:val="00150133"/>
    <w:rsid w:val="001503B8"/>
    <w:rsid w:val="001505C7"/>
    <w:rsid w:val="00150B13"/>
    <w:rsid w:val="00150D32"/>
    <w:rsid w:val="00150FA9"/>
    <w:rsid w:val="001511B7"/>
    <w:rsid w:val="00151289"/>
    <w:rsid w:val="001518D6"/>
    <w:rsid w:val="00152523"/>
    <w:rsid w:val="00152751"/>
    <w:rsid w:val="00152E07"/>
    <w:rsid w:val="00153A15"/>
    <w:rsid w:val="00153A3E"/>
    <w:rsid w:val="0015539B"/>
    <w:rsid w:val="00156E30"/>
    <w:rsid w:val="001572C5"/>
    <w:rsid w:val="00160668"/>
    <w:rsid w:val="001606D5"/>
    <w:rsid w:val="00161377"/>
    <w:rsid w:val="00161697"/>
    <w:rsid w:val="0016174E"/>
    <w:rsid w:val="001619B5"/>
    <w:rsid w:val="00161C6D"/>
    <w:rsid w:val="00162223"/>
    <w:rsid w:val="001624DF"/>
    <w:rsid w:val="0016307E"/>
    <w:rsid w:val="00164632"/>
    <w:rsid w:val="001648F5"/>
    <w:rsid w:val="00165626"/>
    <w:rsid w:val="00165837"/>
    <w:rsid w:val="00166473"/>
    <w:rsid w:val="0016660C"/>
    <w:rsid w:val="00166C0C"/>
    <w:rsid w:val="00166D72"/>
    <w:rsid w:val="00166F89"/>
    <w:rsid w:val="001678EF"/>
    <w:rsid w:val="00167A2F"/>
    <w:rsid w:val="00170C6D"/>
    <w:rsid w:val="00171248"/>
    <w:rsid w:val="001715D0"/>
    <w:rsid w:val="00171676"/>
    <w:rsid w:val="001716A3"/>
    <w:rsid w:val="00171D1C"/>
    <w:rsid w:val="0017201A"/>
    <w:rsid w:val="0017232A"/>
    <w:rsid w:val="00172A25"/>
    <w:rsid w:val="00172CE3"/>
    <w:rsid w:val="00173396"/>
    <w:rsid w:val="00174070"/>
    <w:rsid w:val="00176313"/>
    <w:rsid w:val="0017674F"/>
    <w:rsid w:val="00176D1D"/>
    <w:rsid w:val="00176D9A"/>
    <w:rsid w:val="0017762E"/>
    <w:rsid w:val="001801CB"/>
    <w:rsid w:val="00180849"/>
    <w:rsid w:val="00180DEA"/>
    <w:rsid w:val="001810E5"/>
    <w:rsid w:val="00182004"/>
    <w:rsid w:val="00182F5F"/>
    <w:rsid w:val="001837B5"/>
    <w:rsid w:val="00184055"/>
    <w:rsid w:val="001845A3"/>
    <w:rsid w:val="0018479A"/>
    <w:rsid w:val="001849E4"/>
    <w:rsid w:val="00185C23"/>
    <w:rsid w:val="00185E70"/>
    <w:rsid w:val="00186A5C"/>
    <w:rsid w:val="00186B58"/>
    <w:rsid w:val="00186D05"/>
    <w:rsid w:val="0018785C"/>
    <w:rsid w:val="00187C48"/>
    <w:rsid w:val="00187D98"/>
    <w:rsid w:val="00190490"/>
    <w:rsid w:val="001905ED"/>
    <w:rsid w:val="0019078E"/>
    <w:rsid w:val="00191BF8"/>
    <w:rsid w:val="001920DF"/>
    <w:rsid w:val="00192169"/>
    <w:rsid w:val="001921D5"/>
    <w:rsid w:val="0019257F"/>
    <w:rsid w:val="00193920"/>
    <w:rsid w:val="00193A19"/>
    <w:rsid w:val="001944EA"/>
    <w:rsid w:val="00194ACE"/>
    <w:rsid w:val="001957C3"/>
    <w:rsid w:val="00195A7B"/>
    <w:rsid w:val="00195A7E"/>
    <w:rsid w:val="00195D94"/>
    <w:rsid w:val="00195D9D"/>
    <w:rsid w:val="001970E0"/>
    <w:rsid w:val="00197864"/>
    <w:rsid w:val="001A0825"/>
    <w:rsid w:val="001A0F10"/>
    <w:rsid w:val="001A1B7C"/>
    <w:rsid w:val="001A213E"/>
    <w:rsid w:val="001A21C6"/>
    <w:rsid w:val="001A2B87"/>
    <w:rsid w:val="001A3152"/>
    <w:rsid w:val="001A3552"/>
    <w:rsid w:val="001A4296"/>
    <w:rsid w:val="001A4BB1"/>
    <w:rsid w:val="001A5EB3"/>
    <w:rsid w:val="001A61D0"/>
    <w:rsid w:val="001A646D"/>
    <w:rsid w:val="001A6A94"/>
    <w:rsid w:val="001A6B6D"/>
    <w:rsid w:val="001A77C4"/>
    <w:rsid w:val="001B0299"/>
    <w:rsid w:val="001B02BA"/>
    <w:rsid w:val="001B04C7"/>
    <w:rsid w:val="001B0822"/>
    <w:rsid w:val="001B12AD"/>
    <w:rsid w:val="001B134D"/>
    <w:rsid w:val="001B1B8F"/>
    <w:rsid w:val="001B1BC3"/>
    <w:rsid w:val="001B1F25"/>
    <w:rsid w:val="001B3305"/>
    <w:rsid w:val="001B3412"/>
    <w:rsid w:val="001B3692"/>
    <w:rsid w:val="001B43C3"/>
    <w:rsid w:val="001B45D1"/>
    <w:rsid w:val="001B4FC8"/>
    <w:rsid w:val="001B5E7E"/>
    <w:rsid w:val="001B6678"/>
    <w:rsid w:val="001B685B"/>
    <w:rsid w:val="001B6B06"/>
    <w:rsid w:val="001B76DC"/>
    <w:rsid w:val="001B77B6"/>
    <w:rsid w:val="001C0666"/>
    <w:rsid w:val="001C0FDF"/>
    <w:rsid w:val="001C14E9"/>
    <w:rsid w:val="001C185D"/>
    <w:rsid w:val="001C1AE4"/>
    <w:rsid w:val="001C1BD3"/>
    <w:rsid w:val="001C203E"/>
    <w:rsid w:val="001C25A2"/>
    <w:rsid w:val="001C2CB3"/>
    <w:rsid w:val="001C3062"/>
    <w:rsid w:val="001C3F69"/>
    <w:rsid w:val="001C4502"/>
    <w:rsid w:val="001C4615"/>
    <w:rsid w:val="001C4672"/>
    <w:rsid w:val="001C552E"/>
    <w:rsid w:val="001C55A2"/>
    <w:rsid w:val="001C5AC3"/>
    <w:rsid w:val="001C601E"/>
    <w:rsid w:val="001C6F8A"/>
    <w:rsid w:val="001C723B"/>
    <w:rsid w:val="001C7574"/>
    <w:rsid w:val="001C7F96"/>
    <w:rsid w:val="001D0CDC"/>
    <w:rsid w:val="001D1141"/>
    <w:rsid w:val="001D1A6A"/>
    <w:rsid w:val="001D1E28"/>
    <w:rsid w:val="001D1FAE"/>
    <w:rsid w:val="001D2178"/>
    <w:rsid w:val="001D26A4"/>
    <w:rsid w:val="001D2882"/>
    <w:rsid w:val="001D2D40"/>
    <w:rsid w:val="001D2F34"/>
    <w:rsid w:val="001D33AB"/>
    <w:rsid w:val="001D3530"/>
    <w:rsid w:val="001D45B5"/>
    <w:rsid w:val="001D4B42"/>
    <w:rsid w:val="001D4FC8"/>
    <w:rsid w:val="001D5045"/>
    <w:rsid w:val="001D6A82"/>
    <w:rsid w:val="001D70BF"/>
    <w:rsid w:val="001E085A"/>
    <w:rsid w:val="001E0DF5"/>
    <w:rsid w:val="001E1472"/>
    <w:rsid w:val="001E1686"/>
    <w:rsid w:val="001E16F8"/>
    <w:rsid w:val="001E19B0"/>
    <w:rsid w:val="001E1A57"/>
    <w:rsid w:val="001E1FA4"/>
    <w:rsid w:val="001E291A"/>
    <w:rsid w:val="001E2CF8"/>
    <w:rsid w:val="001E2D9A"/>
    <w:rsid w:val="001E2E05"/>
    <w:rsid w:val="001E34CC"/>
    <w:rsid w:val="001E369C"/>
    <w:rsid w:val="001E3A95"/>
    <w:rsid w:val="001E3BEA"/>
    <w:rsid w:val="001E3D0D"/>
    <w:rsid w:val="001E4499"/>
    <w:rsid w:val="001E464C"/>
    <w:rsid w:val="001E4B6C"/>
    <w:rsid w:val="001E52B8"/>
    <w:rsid w:val="001E531F"/>
    <w:rsid w:val="001E53D4"/>
    <w:rsid w:val="001E5AF3"/>
    <w:rsid w:val="001E608C"/>
    <w:rsid w:val="001E63E5"/>
    <w:rsid w:val="001E647A"/>
    <w:rsid w:val="001E6BF6"/>
    <w:rsid w:val="001E753C"/>
    <w:rsid w:val="001E7C38"/>
    <w:rsid w:val="001F0A85"/>
    <w:rsid w:val="001F12E2"/>
    <w:rsid w:val="001F1B73"/>
    <w:rsid w:val="001F2494"/>
    <w:rsid w:val="001F3861"/>
    <w:rsid w:val="001F396C"/>
    <w:rsid w:val="001F3EB8"/>
    <w:rsid w:val="001F53DE"/>
    <w:rsid w:val="001F6A16"/>
    <w:rsid w:val="001F6C7F"/>
    <w:rsid w:val="001F6DE9"/>
    <w:rsid w:val="001F772C"/>
    <w:rsid w:val="001F7BF3"/>
    <w:rsid w:val="001F7DAE"/>
    <w:rsid w:val="00200DD4"/>
    <w:rsid w:val="00200EFA"/>
    <w:rsid w:val="00201263"/>
    <w:rsid w:val="002013CC"/>
    <w:rsid w:val="00202255"/>
    <w:rsid w:val="00202E1C"/>
    <w:rsid w:val="00203022"/>
    <w:rsid w:val="00203177"/>
    <w:rsid w:val="00204440"/>
    <w:rsid w:val="0020451A"/>
    <w:rsid w:val="002047CD"/>
    <w:rsid w:val="00206387"/>
    <w:rsid w:val="0020664A"/>
    <w:rsid w:val="00206733"/>
    <w:rsid w:val="00206A43"/>
    <w:rsid w:val="002070A2"/>
    <w:rsid w:val="0020734A"/>
    <w:rsid w:val="0020750C"/>
    <w:rsid w:val="0020768C"/>
    <w:rsid w:val="00210A80"/>
    <w:rsid w:val="00210D8D"/>
    <w:rsid w:val="00211DA2"/>
    <w:rsid w:val="00212FB0"/>
    <w:rsid w:val="00213320"/>
    <w:rsid w:val="00213D1C"/>
    <w:rsid w:val="00214039"/>
    <w:rsid w:val="00214401"/>
    <w:rsid w:val="0021443A"/>
    <w:rsid w:val="00214621"/>
    <w:rsid w:val="00214B12"/>
    <w:rsid w:val="002154DB"/>
    <w:rsid w:val="0021580A"/>
    <w:rsid w:val="00215C6A"/>
    <w:rsid w:val="00215D9B"/>
    <w:rsid w:val="002166C7"/>
    <w:rsid w:val="00216868"/>
    <w:rsid w:val="00216D27"/>
    <w:rsid w:val="00216D3A"/>
    <w:rsid w:val="00217122"/>
    <w:rsid w:val="00217304"/>
    <w:rsid w:val="00217987"/>
    <w:rsid w:val="002179EB"/>
    <w:rsid w:val="0022024A"/>
    <w:rsid w:val="00220A12"/>
    <w:rsid w:val="002212F9"/>
    <w:rsid w:val="00222054"/>
    <w:rsid w:val="00222CE0"/>
    <w:rsid w:val="0022373F"/>
    <w:rsid w:val="00223865"/>
    <w:rsid w:val="00223FC1"/>
    <w:rsid w:val="002259BF"/>
    <w:rsid w:val="00225A45"/>
    <w:rsid w:val="00225A9A"/>
    <w:rsid w:val="002268AA"/>
    <w:rsid w:val="00226B0B"/>
    <w:rsid w:val="00226E66"/>
    <w:rsid w:val="0022765F"/>
    <w:rsid w:val="00227962"/>
    <w:rsid w:val="0023057F"/>
    <w:rsid w:val="00230770"/>
    <w:rsid w:val="0023226D"/>
    <w:rsid w:val="0023327D"/>
    <w:rsid w:val="00233758"/>
    <w:rsid w:val="00234144"/>
    <w:rsid w:val="002342AC"/>
    <w:rsid w:val="002352C0"/>
    <w:rsid w:val="00235406"/>
    <w:rsid w:val="00235C02"/>
    <w:rsid w:val="00235C0B"/>
    <w:rsid w:val="00235DCF"/>
    <w:rsid w:val="00236316"/>
    <w:rsid w:val="00236612"/>
    <w:rsid w:val="00236A80"/>
    <w:rsid w:val="00236DB8"/>
    <w:rsid w:val="002370E7"/>
    <w:rsid w:val="00237CEE"/>
    <w:rsid w:val="00237DDC"/>
    <w:rsid w:val="00240BF1"/>
    <w:rsid w:val="00241239"/>
    <w:rsid w:val="00241A88"/>
    <w:rsid w:val="0024260C"/>
    <w:rsid w:val="002427EE"/>
    <w:rsid w:val="00242B3D"/>
    <w:rsid w:val="00242CBB"/>
    <w:rsid w:val="002431CA"/>
    <w:rsid w:val="00243931"/>
    <w:rsid w:val="002439BF"/>
    <w:rsid w:val="002441BE"/>
    <w:rsid w:val="00244450"/>
    <w:rsid w:val="00244D21"/>
    <w:rsid w:val="00244E70"/>
    <w:rsid w:val="00244EAE"/>
    <w:rsid w:val="00245163"/>
    <w:rsid w:val="00245600"/>
    <w:rsid w:val="0024597D"/>
    <w:rsid w:val="002460E6"/>
    <w:rsid w:val="00247220"/>
    <w:rsid w:val="002508EE"/>
    <w:rsid w:val="00250A92"/>
    <w:rsid w:val="00251385"/>
    <w:rsid w:val="00251A49"/>
    <w:rsid w:val="00252C39"/>
    <w:rsid w:val="00253064"/>
    <w:rsid w:val="00253DC5"/>
    <w:rsid w:val="00254185"/>
    <w:rsid w:val="002541DF"/>
    <w:rsid w:val="002542BB"/>
    <w:rsid w:val="00254BBE"/>
    <w:rsid w:val="00254E51"/>
    <w:rsid w:val="00255869"/>
    <w:rsid w:val="00255944"/>
    <w:rsid w:val="00255DAE"/>
    <w:rsid w:val="00256B8F"/>
    <w:rsid w:val="00256F45"/>
    <w:rsid w:val="00256FC1"/>
    <w:rsid w:val="00257009"/>
    <w:rsid w:val="00257114"/>
    <w:rsid w:val="002576D9"/>
    <w:rsid w:val="00257886"/>
    <w:rsid w:val="002578DA"/>
    <w:rsid w:val="00260A39"/>
    <w:rsid w:val="00260C54"/>
    <w:rsid w:val="002610A3"/>
    <w:rsid w:val="00261CD8"/>
    <w:rsid w:val="00261E5E"/>
    <w:rsid w:val="00261F12"/>
    <w:rsid w:val="002622C4"/>
    <w:rsid w:val="0026241A"/>
    <w:rsid w:val="002627E3"/>
    <w:rsid w:val="002633E8"/>
    <w:rsid w:val="00263E18"/>
    <w:rsid w:val="00263F18"/>
    <w:rsid w:val="002646C2"/>
    <w:rsid w:val="00264793"/>
    <w:rsid w:val="0026493E"/>
    <w:rsid w:val="0026637E"/>
    <w:rsid w:val="0026671B"/>
    <w:rsid w:val="0026708C"/>
    <w:rsid w:val="00267858"/>
    <w:rsid w:val="00267969"/>
    <w:rsid w:val="00267A01"/>
    <w:rsid w:val="00267D92"/>
    <w:rsid w:val="00270DDE"/>
    <w:rsid w:val="00270E66"/>
    <w:rsid w:val="00271019"/>
    <w:rsid w:val="00271D82"/>
    <w:rsid w:val="00272137"/>
    <w:rsid w:val="00272E1C"/>
    <w:rsid w:val="00273A7F"/>
    <w:rsid w:val="00273EB1"/>
    <w:rsid w:val="00274531"/>
    <w:rsid w:val="00275196"/>
    <w:rsid w:val="002753C2"/>
    <w:rsid w:val="00275A7C"/>
    <w:rsid w:val="00275FD2"/>
    <w:rsid w:val="002760E8"/>
    <w:rsid w:val="002769C2"/>
    <w:rsid w:val="00276D0F"/>
    <w:rsid w:val="00276FE9"/>
    <w:rsid w:val="0028010B"/>
    <w:rsid w:val="00280694"/>
    <w:rsid w:val="0028078C"/>
    <w:rsid w:val="00280EC3"/>
    <w:rsid w:val="0028122B"/>
    <w:rsid w:val="00281B50"/>
    <w:rsid w:val="00281E90"/>
    <w:rsid w:val="00283415"/>
    <w:rsid w:val="00283FF4"/>
    <w:rsid w:val="00284370"/>
    <w:rsid w:val="00284666"/>
    <w:rsid w:val="0028537C"/>
    <w:rsid w:val="002856F1"/>
    <w:rsid w:val="002857EA"/>
    <w:rsid w:val="00285F24"/>
    <w:rsid w:val="002867C0"/>
    <w:rsid w:val="00286A8C"/>
    <w:rsid w:val="00287171"/>
    <w:rsid w:val="0028764D"/>
    <w:rsid w:val="002879C1"/>
    <w:rsid w:val="00287B2F"/>
    <w:rsid w:val="00290C17"/>
    <w:rsid w:val="00290DD7"/>
    <w:rsid w:val="0029129F"/>
    <w:rsid w:val="00291797"/>
    <w:rsid w:val="00292049"/>
    <w:rsid w:val="00292960"/>
    <w:rsid w:val="002929A8"/>
    <w:rsid w:val="00292C81"/>
    <w:rsid w:val="002934AE"/>
    <w:rsid w:val="0029472E"/>
    <w:rsid w:val="00296070"/>
    <w:rsid w:val="00296521"/>
    <w:rsid w:val="00296A26"/>
    <w:rsid w:val="002970C9"/>
    <w:rsid w:val="00297CA2"/>
    <w:rsid w:val="002A0821"/>
    <w:rsid w:val="002A084F"/>
    <w:rsid w:val="002A12DE"/>
    <w:rsid w:val="002A1691"/>
    <w:rsid w:val="002A21F2"/>
    <w:rsid w:val="002A254C"/>
    <w:rsid w:val="002A2655"/>
    <w:rsid w:val="002A2D34"/>
    <w:rsid w:val="002A3171"/>
    <w:rsid w:val="002A59E9"/>
    <w:rsid w:val="002A632D"/>
    <w:rsid w:val="002A67AD"/>
    <w:rsid w:val="002A75FB"/>
    <w:rsid w:val="002A79F3"/>
    <w:rsid w:val="002B131E"/>
    <w:rsid w:val="002B1BFA"/>
    <w:rsid w:val="002B1FE5"/>
    <w:rsid w:val="002B2084"/>
    <w:rsid w:val="002B2E31"/>
    <w:rsid w:val="002B3548"/>
    <w:rsid w:val="002B418A"/>
    <w:rsid w:val="002B453E"/>
    <w:rsid w:val="002B4A33"/>
    <w:rsid w:val="002B4A75"/>
    <w:rsid w:val="002B4C86"/>
    <w:rsid w:val="002B58ED"/>
    <w:rsid w:val="002B7FBA"/>
    <w:rsid w:val="002C04C5"/>
    <w:rsid w:val="002C0507"/>
    <w:rsid w:val="002C09B0"/>
    <w:rsid w:val="002C1F0B"/>
    <w:rsid w:val="002C2031"/>
    <w:rsid w:val="002C3004"/>
    <w:rsid w:val="002C435C"/>
    <w:rsid w:val="002C440B"/>
    <w:rsid w:val="002C4BCA"/>
    <w:rsid w:val="002C4CCB"/>
    <w:rsid w:val="002C4E20"/>
    <w:rsid w:val="002C52E3"/>
    <w:rsid w:val="002C5329"/>
    <w:rsid w:val="002C6252"/>
    <w:rsid w:val="002C6971"/>
    <w:rsid w:val="002C6CC0"/>
    <w:rsid w:val="002C7C17"/>
    <w:rsid w:val="002D01A1"/>
    <w:rsid w:val="002D020D"/>
    <w:rsid w:val="002D035A"/>
    <w:rsid w:val="002D077C"/>
    <w:rsid w:val="002D08BD"/>
    <w:rsid w:val="002D15F0"/>
    <w:rsid w:val="002D29C7"/>
    <w:rsid w:val="002D2EFB"/>
    <w:rsid w:val="002D3477"/>
    <w:rsid w:val="002D3FED"/>
    <w:rsid w:val="002D4793"/>
    <w:rsid w:val="002D5563"/>
    <w:rsid w:val="002D5D96"/>
    <w:rsid w:val="002D6009"/>
    <w:rsid w:val="002D6052"/>
    <w:rsid w:val="002D609A"/>
    <w:rsid w:val="002D6946"/>
    <w:rsid w:val="002D7675"/>
    <w:rsid w:val="002D77B5"/>
    <w:rsid w:val="002E241B"/>
    <w:rsid w:val="002E295B"/>
    <w:rsid w:val="002E2BF6"/>
    <w:rsid w:val="002E2FB6"/>
    <w:rsid w:val="002E3D74"/>
    <w:rsid w:val="002E47A5"/>
    <w:rsid w:val="002E4FF8"/>
    <w:rsid w:val="002E54BC"/>
    <w:rsid w:val="002E5FBE"/>
    <w:rsid w:val="002E5FE7"/>
    <w:rsid w:val="002E649B"/>
    <w:rsid w:val="002E64A2"/>
    <w:rsid w:val="002F017E"/>
    <w:rsid w:val="002F07CB"/>
    <w:rsid w:val="002F11C2"/>
    <w:rsid w:val="002F126C"/>
    <w:rsid w:val="002F1CBB"/>
    <w:rsid w:val="002F2312"/>
    <w:rsid w:val="002F241A"/>
    <w:rsid w:val="002F25A0"/>
    <w:rsid w:val="002F25B6"/>
    <w:rsid w:val="002F273F"/>
    <w:rsid w:val="002F2950"/>
    <w:rsid w:val="002F2E8F"/>
    <w:rsid w:val="002F31A8"/>
    <w:rsid w:val="002F39B4"/>
    <w:rsid w:val="002F3AC2"/>
    <w:rsid w:val="002F3DC1"/>
    <w:rsid w:val="002F43FA"/>
    <w:rsid w:val="002F45C5"/>
    <w:rsid w:val="002F4855"/>
    <w:rsid w:val="002F49D6"/>
    <w:rsid w:val="002F520F"/>
    <w:rsid w:val="002F5398"/>
    <w:rsid w:val="002F5625"/>
    <w:rsid w:val="002F5A0E"/>
    <w:rsid w:val="002F61F3"/>
    <w:rsid w:val="002F662E"/>
    <w:rsid w:val="002F6AC0"/>
    <w:rsid w:val="002F6D15"/>
    <w:rsid w:val="002F7EC8"/>
    <w:rsid w:val="00300221"/>
    <w:rsid w:val="00300606"/>
    <w:rsid w:val="00300BED"/>
    <w:rsid w:val="003028FD"/>
    <w:rsid w:val="00302E19"/>
    <w:rsid w:val="003039AA"/>
    <w:rsid w:val="003046C4"/>
    <w:rsid w:val="00304994"/>
    <w:rsid w:val="003049B2"/>
    <w:rsid w:val="0030517A"/>
    <w:rsid w:val="003056D4"/>
    <w:rsid w:val="00305CE4"/>
    <w:rsid w:val="00305D24"/>
    <w:rsid w:val="00306213"/>
    <w:rsid w:val="003063AE"/>
    <w:rsid w:val="003067A0"/>
    <w:rsid w:val="00306D22"/>
    <w:rsid w:val="0030702B"/>
    <w:rsid w:val="003076C9"/>
    <w:rsid w:val="00307AF1"/>
    <w:rsid w:val="00310737"/>
    <w:rsid w:val="003108BD"/>
    <w:rsid w:val="00310CE3"/>
    <w:rsid w:val="00312C4D"/>
    <w:rsid w:val="00313885"/>
    <w:rsid w:val="00313A58"/>
    <w:rsid w:val="00313F8A"/>
    <w:rsid w:val="003142F9"/>
    <w:rsid w:val="003147A2"/>
    <w:rsid w:val="00314984"/>
    <w:rsid w:val="00314A17"/>
    <w:rsid w:val="00314AAC"/>
    <w:rsid w:val="0031616B"/>
    <w:rsid w:val="0031669B"/>
    <w:rsid w:val="00316B95"/>
    <w:rsid w:val="00316D8D"/>
    <w:rsid w:val="003170D8"/>
    <w:rsid w:val="00317199"/>
    <w:rsid w:val="00317903"/>
    <w:rsid w:val="00317D02"/>
    <w:rsid w:val="0032000B"/>
    <w:rsid w:val="00320426"/>
    <w:rsid w:val="003208AC"/>
    <w:rsid w:val="00320C62"/>
    <w:rsid w:val="003214A1"/>
    <w:rsid w:val="00321A88"/>
    <w:rsid w:val="00321A8E"/>
    <w:rsid w:val="00321DCF"/>
    <w:rsid w:val="00321E89"/>
    <w:rsid w:val="003222B6"/>
    <w:rsid w:val="003227B0"/>
    <w:rsid w:val="00323757"/>
    <w:rsid w:val="00323BD0"/>
    <w:rsid w:val="0032436B"/>
    <w:rsid w:val="00324408"/>
    <w:rsid w:val="0032455E"/>
    <w:rsid w:val="00324B19"/>
    <w:rsid w:val="00324B87"/>
    <w:rsid w:val="003250FA"/>
    <w:rsid w:val="00325720"/>
    <w:rsid w:val="00325AF5"/>
    <w:rsid w:val="00325D22"/>
    <w:rsid w:val="00325D77"/>
    <w:rsid w:val="003266DA"/>
    <w:rsid w:val="00327BAA"/>
    <w:rsid w:val="00327EC2"/>
    <w:rsid w:val="003306C1"/>
    <w:rsid w:val="00330BDE"/>
    <w:rsid w:val="0033117A"/>
    <w:rsid w:val="00331225"/>
    <w:rsid w:val="003328CD"/>
    <w:rsid w:val="003329CD"/>
    <w:rsid w:val="00332F20"/>
    <w:rsid w:val="003332D8"/>
    <w:rsid w:val="00333979"/>
    <w:rsid w:val="00333FA6"/>
    <w:rsid w:val="00334015"/>
    <w:rsid w:val="00334747"/>
    <w:rsid w:val="00334A84"/>
    <w:rsid w:val="00334CB5"/>
    <w:rsid w:val="0033568D"/>
    <w:rsid w:val="00335B34"/>
    <w:rsid w:val="00335E1A"/>
    <w:rsid w:val="00335ED7"/>
    <w:rsid w:val="0033754E"/>
    <w:rsid w:val="00337AA3"/>
    <w:rsid w:val="003407C4"/>
    <w:rsid w:val="00340C27"/>
    <w:rsid w:val="00340CA2"/>
    <w:rsid w:val="00340DB6"/>
    <w:rsid w:val="00341433"/>
    <w:rsid w:val="003418CC"/>
    <w:rsid w:val="00342751"/>
    <w:rsid w:val="00342C1E"/>
    <w:rsid w:val="0034342A"/>
    <w:rsid w:val="00343734"/>
    <w:rsid w:val="00343A3C"/>
    <w:rsid w:val="00344556"/>
    <w:rsid w:val="00346101"/>
    <w:rsid w:val="0034617D"/>
    <w:rsid w:val="0034656A"/>
    <w:rsid w:val="003468E2"/>
    <w:rsid w:val="00346D28"/>
    <w:rsid w:val="00347039"/>
    <w:rsid w:val="00347524"/>
    <w:rsid w:val="003477F8"/>
    <w:rsid w:val="00350550"/>
    <w:rsid w:val="00350D02"/>
    <w:rsid w:val="00351667"/>
    <w:rsid w:val="00352C2A"/>
    <w:rsid w:val="00352F8E"/>
    <w:rsid w:val="00353174"/>
    <w:rsid w:val="00353C79"/>
    <w:rsid w:val="00354525"/>
    <w:rsid w:val="003547A5"/>
    <w:rsid w:val="00356464"/>
    <w:rsid w:val="00356991"/>
    <w:rsid w:val="00356EE3"/>
    <w:rsid w:val="00357500"/>
    <w:rsid w:val="003578B5"/>
    <w:rsid w:val="00357A46"/>
    <w:rsid w:val="00357B5A"/>
    <w:rsid w:val="00360EA7"/>
    <w:rsid w:val="003628E3"/>
    <w:rsid w:val="00363951"/>
    <w:rsid w:val="00363B57"/>
    <w:rsid w:val="003644B4"/>
    <w:rsid w:val="00364669"/>
    <w:rsid w:val="003647D1"/>
    <w:rsid w:val="003657BF"/>
    <w:rsid w:val="00365DA4"/>
    <w:rsid w:val="003700FF"/>
    <w:rsid w:val="00370736"/>
    <w:rsid w:val="00371279"/>
    <w:rsid w:val="0037206C"/>
    <w:rsid w:val="00372369"/>
    <w:rsid w:val="0037297B"/>
    <w:rsid w:val="00372A6D"/>
    <w:rsid w:val="00372F0E"/>
    <w:rsid w:val="00373E36"/>
    <w:rsid w:val="00374094"/>
    <w:rsid w:val="003740F2"/>
    <w:rsid w:val="003747E4"/>
    <w:rsid w:val="00374FEF"/>
    <w:rsid w:val="00375D6D"/>
    <w:rsid w:val="00375D91"/>
    <w:rsid w:val="00377316"/>
    <w:rsid w:val="00377B34"/>
    <w:rsid w:val="00377CF4"/>
    <w:rsid w:val="0038026A"/>
    <w:rsid w:val="003804B1"/>
    <w:rsid w:val="00381E53"/>
    <w:rsid w:val="00382227"/>
    <w:rsid w:val="00382514"/>
    <w:rsid w:val="00382795"/>
    <w:rsid w:val="00382846"/>
    <w:rsid w:val="00383282"/>
    <w:rsid w:val="0038344C"/>
    <w:rsid w:val="00383D28"/>
    <w:rsid w:val="003850B4"/>
    <w:rsid w:val="00385E72"/>
    <w:rsid w:val="0038690A"/>
    <w:rsid w:val="00387A29"/>
    <w:rsid w:val="00387EAB"/>
    <w:rsid w:val="00390912"/>
    <w:rsid w:val="00390DF8"/>
    <w:rsid w:val="00390E46"/>
    <w:rsid w:val="003916A0"/>
    <w:rsid w:val="00391FE7"/>
    <w:rsid w:val="00392929"/>
    <w:rsid w:val="00393555"/>
    <w:rsid w:val="00393691"/>
    <w:rsid w:val="00393A9D"/>
    <w:rsid w:val="00393CF0"/>
    <w:rsid w:val="00393EC2"/>
    <w:rsid w:val="00394813"/>
    <w:rsid w:val="00394F90"/>
    <w:rsid w:val="00395A18"/>
    <w:rsid w:val="00395EC7"/>
    <w:rsid w:val="003961E7"/>
    <w:rsid w:val="00396390"/>
    <w:rsid w:val="003964AC"/>
    <w:rsid w:val="0039664A"/>
    <w:rsid w:val="003966DD"/>
    <w:rsid w:val="00396E87"/>
    <w:rsid w:val="003977CF"/>
    <w:rsid w:val="00397EC1"/>
    <w:rsid w:val="003A11C7"/>
    <w:rsid w:val="003A1B04"/>
    <w:rsid w:val="003A210F"/>
    <w:rsid w:val="003A28A9"/>
    <w:rsid w:val="003A2B23"/>
    <w:rsid w:val="003A3282"/>
    <w:rsid w:val="003A34C9"/>
    <w:rsid w:val="003A3B9C"/>
    <w:rsid w:val="003A3D6E"/>
    <w:rsid w:val="003A503C"/>
    <w:rsid w:val="003A5090"/>
    <w:rsid w:val="003A55A6"/>
    <w:rsid w:val="003A5CE0"/>
    <w:rsid w:val="003A62E8"/>
    <w:rsid w:val="003A7364"/>
    <w:rsid w:val="003A7C7C"/>
    <w:rsid w:val="003A7DCE"/>
    <w:rsid w:val="003B0A79"/>
    <w:rsid w:val="003B0BE8"/>
    <w:rsid w:val="003B0C75"/>
    <w:rsid w:val="003B1044"/>
    <w:rsid w:val="003B167D"/>
    <w:rsid w:val="003B1770"/>
    <w:rsid w:val="003B1C12"/>
    <w:rsid w:val="003B21A4"/>
    <w:rsid w:val="003B36D1"/>
    <w:rsid w:val="003B396E"/>
    <w:rsid w:val="003B4266"/>
    <w:rsid w:val="003B4380"/>
    <w:rsid w:val="003B4D5F"/>
    <w:rsid w:val="003B50A7"/>
    <w:rsid w:val="003B52F8"/>
    <w:rsid w:val="003B5EC2"/>
    <w:rsid w:val="003B7030"/>
    <w:rsid w:val="003B7C65"/>
    <w:rsid w:val="003C0B34"/>
    <w:rsid w:val="003C0EB9"/>
    <w:rsid w:val="003C13D2"/>
    <w:rsid w:val="003C1549"/>
    <w:rsid w:val="003C2004"/>
    <w:rsid w:val="003C21E2"/>
    <w:rsid w:val="003C2AAE"/>
    <w:rsid w:val="003C3031"/>
    <w:rsid w:val="003C30F5"/>
    <w:rsid w:val="003C3779"/>
    <w:rsid w:val="003C3DBE"/>
    <w:rsid w:val="003C3FD4"/>
    <w:rsid w:val="003C47FD"/>
    <w:rsid w:val="003C4A6A"/>
    <w:rsid w:val="003C5252"/>
    <w:rsid w:val="003C6152"/>
    <w:rsid w:val="003C6916"/>
    <w:rsid w:val="003C69B0"/>
    <w:rsid w:val="003C6DB4"/>
    <w:rsid w:val="003C733E"/>
    <w:rsid w:val="003C7553"/>
    <w:rsid w:val="003C7B7B"/>
    <w:rsid w:val="003D0751"/>
    <w:rsid w:val="003D0857"/>
    <w:rsid w:val="003D14E9"/>
    <w:rsid w:val="003D18F6"/>
    <w:rsid w:val="003D1A8B"/>
    <w:rsid w:val="003D1A8F"/>
    <w:rsid w:val="003D1B17"/>
    <w:rsid w:val="003D1B31"/>
    <w:rsid w:val="003D1BB5"/>
    <w:rsid w:val="003D25D7"/>
    <w:rsid w:val="003D2864"/>
    <w:rsid w:val="003D2892"/>
    <w:rsid w:val="003D2F9E"/>
    <w:rsid w:val="003D2FD0"/>
    <w:rsid w:val="003D30E9"/>
    <w:rsid w:val="003D33F5"/>
    <w:rsid w:val="003D4DB2"/>
    <w:rsid w:val="003D5030"/>
    <w:rsid w:val="003D5C24"/>
    <w:rsid w:val="003D64CF"/>
    <w:rsid w:val="003D6F63"/>
    <w:rsid w:val="003D7A36"/>
    <w:rsid w:val="003D7BCD"/>
    <w:rsid w:val="003E062B"/>
    <w:rsid w:val="003E1025"/>
    <w:rsid w:val="003E16BB"/>
    <w:rsid w:val="003E24D7"/>
    <w:rsid w:val="003E269D"/>
    <w:rsid w:val="003E2EE3"/>
    <w:rsid w:val="003E302D"/>
    <w:rsid w:val="003E33A0"/>
    <w:rsid w:val="003E3D9D"/>
    <w:rsid w:val="003E3DB2"/>
    <w:rsid w:val="003E3FF7"/>
    <w:rsid w:val="003E40A8"/>
    <w:rsid w:val="003E45A8"/>
    <w:rsid w:val="003E4797"/>
    <w:rsid w:val="003E4823"/>
    <w:rsid w:val="003E5052"/>
    <w:rsid w:val="003E66EF"/>
    <w:rsid w:val="003E6B29"/>
    <w:rsid w:val="003E6E84"/>
    <w:rsid w:val="003E7434"/>
    <w:rsid w:val="003E7774"/>
    <w:rsid w:val="003F018B"/>
    <w:rsid w:val="003F028C"/>
    <w:rsid w:val="003F03D4"/>
    <w:rsid w:val="003F08C6"/>
    <w:rsid w:val="003F0C16"/>
    <w:rsid w:val="003F0EF9"/>
    <w:rsid w:val="003F1F0A"/>
    <w:rsid w:val="003F238E"/>
    <w:rsid w:val="003F3549"/>
    <w:rsid w:val="003F3814"/>
    <w:rsid w:val="003F3A8C"/>
    <w:rsid w:val="003F3B06"/>
    <w:rsid w:val="003F3E5A"/>
    <w:rsid w:val="003F4837"/>
    <w:rsid w:val="003F4FA3"/>
    <w:rsid w:val="003F4FE2"/>
    <w:rsid w:val="003F5862"/>
    <w:rsid w:val="003F68D0"/>
    <w:rsid w:val="004000D9"/>
    <w:rsid w:val="004009F4"/>
    <w:rsid w:val="004009FB"/>
    <w:rsid w:val="004011A9"/>
    <w:rsid w:val="0040165B"/>
    <w:rsid w:val="00401857"/>
    <w:rsid w:val="00402102"/>
    <w:rsid w:val="0040226E"/>
    <w:rsid w:val="00402ACD"/>
    <w:rsid w:val="00404451"/>
    <w:rsid w:val="00404755"/>
    <w:rsid w:val="00404C33"/>
    <w:rsid w:val="00404DEF"/>
    <w:rsid w:val="004060BB"/>
    <w:rsid w:val="00406182"/>
    <w:rsid w:val="00406369"/>
    <w:rsid w:val="004066CA"/>
    <w:rsid w:val="00407279"/>
    <w:rsid w:val="0040733A"/>
    <w:rsid w:val="004079B7"/>
    <w:rsid w:val="00410239"/>
    <w:rsid w:val="00410825"/>
    <w:rsid w:val="00410CA5"/>
    <w:rsid w:val="004118FD"/>
    <w:rsid w:val="00411DC0"/>
    <w:rsid w:val="00411EA9"/>
    <w:rsid w:val="00412504"/>
    <w:rsid w:val="00412B12"/>
    <w:rsid w:val="00413204"/>
    <w:rsid w:val="00413F64"/>
    <w:rsid w:val="004140B1"/>
    <w:rsid w:val="004145F3"/>
    <w:rsid w:val="004148C5"/>
    <w:rsid w:val="00414D0E"/>
    <w:rsid w:val="004150E7"/>
    <w:rsid w:val="004157A8"/>
    <w:rsid w:val="0041586F"/>
    <w:rsid w:val="00415A67"/>
    <w:rsid w:val="00416075"/>
    <w:rsid w:val="00417442"/>
    <w:rsid w:val="00417716"/>
    <w:rsid w:val="00417948"/>
    <w:rsid w:val="00417C97"/>
    <w:rsid w:val="00420BB5"/>
    <w:rsid w:val="00421046"/>
    <w:rsid w:val="00421676"/>
    <w:rsid w:val="00421C6F"/>
    <w:rsid w:val="00422475"/>
    <w:rsid w:val="0042274E"/>
    <w:rsid w:val="004228E8"/>
    <w:rsid w:val="0042298D"/>
    <w:rsid w:val="00422B46"/>
    <w:rsid w:val="00422FCB"/>
    <w:rsid w:val="004235AF"/>
    <w:rsid w:val="004236BD"/>
    <w:rsid w:val="004238C7"/>
    <w:rsid w:val="00423C3D"/>
    <w:rsid w:val="00424AC9"/>
    <w:rsid w:val="00424AF0"/>
    <w:rsid w:val="00425B41"/>
    <w:rsid w:val="004265F2"/>
    <w:rsid w:val="00426CB6"/>
    <w:rsid w:val="00427121"/>
    <w:rsid w:val="004272B0"/>
    <w:rsid w:val="00427541"/>
    <w:rsid w:val="004303E6"/>
    <w:rsid w:val="00430A8C"/>
    <w:rsid w:val="00430DB3"/>
    <w:rsid w:val="00432338"/>
    <w:rsid w:val="004324C3"/>
    <w:rsid w:val="0043264A"/>
    <w:rsid w:val="00432788"/>
    <w:rsid w:val="00432C7A"/>
    <w:rsid w:val="00432F94"/>
    <w:rsid w:val="0043358E"/>
    <w:rsid w:val="004343B6"/>
    <w:rsid w:val="00434805"/>
    <w:rsid w:val="004351FD"/>
    <w:rsid w:val="00435348"/>
    <w:rsid w:val="0043615A"/>
    <w:rsid w:val="004362AB"/>
    <w:rsid w:val="004364E5"/>
    <w:rsid w:val="00437249"/>
    <w:rsid w:val="0043728B"/>
    <w:rsid w:val="004373F5"/>
    <w:rsid w:val="00437FF1"/>
    <w:rsid w:val="004406A8"/>
    <w:rsid w:val="00440D56"/>
    <w:rsid w:val="00441834"/>
    <w:rsid w:val="00441964"/>
    <w:rsid w:val="00441CA3"/>
    <w:rsid w:val="004425CF"/>
    <w:rsid w:val="0044429A"/>
    <w:rsid w:val="0044497F"/>
    <w:rsid w:val="00444A48"/>
    <w:rsid w:val="00444DF6"/>
    <w:rsid w:val="00445079"/>
    <w:rsid w:val="00445FE6"/>
    <w:rsid w:val="00446A44"/>
    <w:rsid w:val="00446B48"/>
    <w:rsid w:val="00450097"/>
    <w:rsid w:val="0045091C"/>
    <w:rsid w:val="00450DD0"/>
    <w:rsid w:val="004527C7"/>
    <w:rsid w:val="004527FE"/>
    <w:rsid w:val="004529E8"/>
    <w:rsid w:val="0045310C"/>
    <w:rsid w:val="004535DB"/>
    <w:rsid w:val="004539E9"/>
    <w:rsid w:val="00453A43"/>
    <w:rsid w:val="00454605"/>
    <w:rsid w:val="00454C6E"/>
    <w:rsid w:val="00455438"/>
    <w:rsid w:val="0045561B"/>
    <w:rsid w:val="00455D35"/>
    <w:rsid w:val="0045651B"/>
    <w:rsid w:val="00457981"/>
    <w:rsid w:val="00457E33"/>
    <w:rsid w:val="00457ECC"/>
    <w:rsid w:val="00460208"/>
    <w:rsid w:val="004605DE"/>
    <w:rsid w:val="004612EB"/>
    <w:rsid w:val="004615E6"/>
    <w:rsid w:val="0046164C"/>
    <w:rsid w:val="004618F6"/>
    <w:rsid w:val="004623EE"/>
    <w:rsid w:val="00462AB6"/>
    <w:rsid w:val="00462ECC"/>
    <w:rsid w:val="004632EF"/>
    <w:rsid w:val="004634BB"/>
    <w:rsid w:val="004637EC"/>
    <w:rsid w:val="00463C88"/>
    <w:rsid w:val="004648D6"/>
    <w:rsid w:val="00466255"/>
    <w:rsid w:val="00466407"/>
    <w:rsid w:val="004703F9"/>
    <w:rsid w:val="004704EE"/>
    <w:rsid w:val="004706A7"/>
    <w:rsid w:val="00470DF0"/>
    <w:rsid w:val="00471150"/>
    <w:rsid w:val="0047162F"/>
    <w:rsid w:val="00471773"/>
    <w:rsid w:val="00471B8B"/>
    <w:rsid w:val="00471EA2"/>
    <w:rsid w:val="00471ECF"/>
    <w:rsid w:val="004723B1"/>
    <w:rsid w:val="004731D0"/>
    <w:rsid w:val="004734AC"/>
    <w:rsid w:val="004740E9"/>
    <w:rsid w:val="004748C4"/>
    <w:rsid w:val="00474907"/>
    <w:rsid w:val="00474FC5"/>
    <w:rsid w:val="0047551A"/>
    <w:rsid w:val="00475735"/>
    <w:rsid w:val="004757AD"/>
    <w:rsid w:val="004760AE"/>
    <w:rsid w:val="004760D6"/>
    <w:rsid w:val="00476F35"/>
    <w:rsid w:val="004775B9"/>
    <w:rsid w:val="004776DA"/>
    <w:rsid w:val="0048047A"/>
    <w:rsid w:val="004809CB"/>
    <w:rsid w:val="00480BED"/>
    <w:rsid w:val="00482F3F"/>
    <w:rsid w:val="00484097"/>
    <w:rsid w:val="004846A2"/>
    <w:rsid w:val="00485612"/>
    <w:rsid w:val="00485727"/>
    <w:rsid w:val="00485E16"/>
    <w:rsid w:val="00486934"/>
    <w:rsid w:val="00487040"/>
    <w:rsid w:val="00487CA1"/>
    <w:rsid w:val="00487DC7"/>
    <w:rsid w:val="00487F61"/>
    <w:rsid w:val="0049044B"/>
    <w:rsid w:val="00490742"/>
    <w:rsid w:val="0049074C"/>
    <w:rsid w:val="00490936"/>
    <w:rsid w:val="0049178E"/>
    <w:rsid w:val="004919F0"/>
    <w:rsid w:val="00491F9C"/>
    <w:rsid w:val="00492D71"/>
    <w:rsid w:val="00493040"/>
    <w:rsid w:val="00493A57"/>
    <w:rsid w:val="00495563"/>
    <w:rsid w:val="00496AB1"/>
    <w:rsid w:val="00497448"/>
    <w:rsid w:val="00497B3B"/>
    <w:rsid w:val="00497C6C"/>
    <w:rsid w:val="004A0253"/>
    <w:rsid w:val="004A0D78"/>
    <w:rsid w:val="004A0D9D"/>
    <w:rsid w:val="004A1F83"/>
    <w:rsid w:val="004A2462"/>
    <w:rsid w:val="004A33FC"/>
    <w:rsid w:val="004A3639"/>
    <w:rsid w:val="004A3985"/>
    <w:rsid w:val="004A3B62"/>
    <w:rsid w:val="004A40C6"/>
    <w:rsid w:val="004A4C98"/>
    <w:rsid w:val="004A4DE4"/>
    <w:rsid w:val="004A4E9C"/>
    <w:rsid w:val="004A504F"/>
    <w:rsid w:val="004A5CC6"/>
    <w:rsid w:val="004A6133"/>
    <w:rsid w:val="004A61E0"/>
    <w:rsid w:val="004A63D1"/>
    <w:rsid w:val="004A6997"/>
    <w:rsid w:val="004A6B3F"/>
    <w:rsid w:val="004A7544"/>
    <w:rsid w:val="004A7DB1"/>
    <w:rsid w:val="004A7E48"/>
    <w:rsid w:val="004A7F12"/>
    <w:rsid w:val="004B0AE1"/>
    <w:rsid w:val="004B0D29"/>
    <w:rsid w:val="004B0EB9"/>
    <w:rsid w:val="004B1E3A"/>
    <w:rsid w:val="004B2D43"/>
    <w:rsid w:val="004B32BB"/>
    <w:rsid w:val="004B37B0"/>
    <w:rsid w:val="004B37F9"/>
    <w:rsid w:val="004B38C8"/>
    <w:rsid w:val="004B445F"/>
    <w:rsid w:val="004B48E4"/>
    <w:rsid w:val="004B4DD0"/>
    <w:rsid w:val="004B525D"/>
    <w:rsid w:val="004B59BB"/>
    <w:rsid w:val="004B5C57"/>
    <w:rsid w:val="004B692D"/>
    <w:rsid w:val="004B76F3"/>
    <w:rsid w:val="004B7C6F"/>
    <w:rsid w:val="004B7D2D"/>
    <w:rsid w:val="004C0530"/>
    <w:rsid w:val="004C0F69"/>
    <w:rsid w:val="004C1E61"/>
    <w:rsid w:val="004C2BE8"/>
    <w:rsid w:val="004C2E22"/>
    <w:rsid w:val="004C354D"/>
    <w:rsid w:val="004C359A"/>
    <w:rsid w:val="004C36CE"/>
    <w:rsid w:val="004C3B98"/>
    <w:rsid w:val="004C3C48"/>
    <w:rsid w:val="004C4A4B"/>
    <w:rsid w:val="004C51BF"/>
    <w:rsid w:val="004C59CE"/>
    <w:rsid w:val="004C6652"/>
    <w:rsid w:val="004C672C"/>
    <w:rsid w:val="004C67EF"/>
    <w:rsid w:val="004C6BCF"/>
    <w:rsid w:val="004C7122"/>
    <w:rsid w:val="004C73DC"/>
    <w:rsid w:val="004C741F"/>
    <w:rsid w:val="004D0064"/>
    <w:rsid w:val="004D09E1"/>
    <w:rsid w:val="004D0B7D"/>
    <w:rsid w:val="004D1B4E"/>
    <w:rsid w:val="004D2165"/>
    <w:rsid w:val="004D23AE"/>
    <w:rsid w:val="004D2609"/>
    <w:rsid w:val="004D2FF1"/>
    <w:rsid w:val="004D37F6"/>
    <w:rsid w:val="004D4FA8"/>
    <w:rsid w:val="004D5CB8"/>
    <w:rsid w:val="004D5DEF"/>
    <w:rsid w:val="004D6024"/>
    <w:rsid w:val="004D61FF"/>
    <w:rsid w:val="004D643E"/>
    <w:rsid w:val="004D770E"/>
    <w:rsid w:val="004D7FA8"/>
    <w:rsid w:val="004E030D"/>
    <w:rsid w:val="004E0662"/>
    <w:rsid w:val="004E12B3"/>
    <w:rsid w:val="004E13F6"/>
    <w:rsid w:val="004E1AC1"/>
    <w:rsid w:val="004E1EDE"/>
    <w:rsid w:val="004E38C5"/>
    <w:rsid w:val="004E466F"/>
    <w:rsid w:val="004E472D"/>
    <w:rsid w:val="004E50F2"/>
    <w:rsid w:val="004E609B"/>
    <w:rsid w:val="004E61BF"/>
    <w:rsid w:val="004E6398"/>
    <w:rsid w:val="004E678E"/>
    <w:rsid w:val="004E6954"/>
    <w:rsid w:val="004E6B67"/>
    <w:rsid w:val="004E6D06"/>
    <w:rsid w:val="004E70D4"/>
    <w:rsid w:val="004E7FB7"/>
    <w:rsid w:val="004F0952"/>
    <w:rsid w:val="004F0C33"/>
    <w:rsid w:val="004F18B4"/>
    <w:rsid w:val="004F20DA"/>
    <w:rsid w:val="004F2129"/>
    <w:rsid w:val="004F2336"/>
    <w:rsid w:val="004F38D6"/>
    <w:rsid w:val="004F429E"/>
    <w:rsid w:val="004F5164"/>
    <w:rsid w:val="004F5359"/>
    <w:rsid w:val="004F5451"/>
    <w:rsid w:val="004F66FA"/>
    <w:rsid w:val="004F71DA"/>
    <w:rsid w:val="004F7623"/>
    <w:rsid w:val="004F78F4"/>
    <w:rsid w:val="004F7B50"/>
    <w:rsid w:val="004F7E30"/>
    <w:rsid w:val="0050075D"/>
    <w:rsid w:val="005007E0"/>
    <w:rsid w:val="00503E58"/>
    <w:rsid w:val="005041CC"/>
    <w:rsid w:val="0050467F"/>
    <w:rsid w:val="00505073"/>
    <w:rsid w:val="0050533A"/>
    <w:rsid w:val="005077A4"/>
    <w:rsid w:val="00507968"/>
    <w:rsid w:val="005103F9"/>
    <w:rsid w:val="00510489"/>
    <w:rsid w:val="005104F9"/>
    <w:rsid w:val="00510BC5"/>
    <w:rsid w:val="00511310"/>
    <w:rsid w:val="005117D6"/>
    <w:rsid w:val="0051201E"/>
    <w:rsid w:val="0051256D"/>
    <w:rsid w:val="00513055"/>
    <w:rsid w:val="005131DB"/>
    <w:rsid w:val="005137DD"/>
    <w:rsid w:val="00513C50"/>
    <w:rsid w:val="00513E51"/>
    <w:rsid w:val="005140F1"/>
    <w:rsid w:val="005142BC"/>
    <w:rsid w:val="005144C0"/>
    <w:rsid w:val="005150B2"/>
    <w:rsid w:val="005157DC"/>
    <w:rsid w:val="00517442"/>
    <w:rsid w:val="00517982"/>
    <w:rsid w:val="00517DC8"/>
    <w:rsid w:val="00517FAC"/>
    <w:rsid w:val="0052177E"/>
    <w:rsid w:val="00521B7D"/>
    <w:rsid w:val="00521D6C"/>
    <w:rsid w:val="00521E2E"/>
    <w:rsid w:val="00522C5D"/>
    <w:rsid w:val="00522DE1"/>
    <w:rsid w:val="005239D7"/>
    <w:rsid w:val="00523DA1"/>
    <w:rsid w:val="00524E59"/>
    <w:rsid w:val="00525C4C"/>
    <w:rsid w:val="0052624D"/>
    <w:rsid w:val="0052648C"/>
    <w:rsid w:val="005264CA"/>
    <w:rsid w:val="00526B57"/>
    <w:rsid w:val="00527919"/>
    <w:rsid w:val="00527CBB"/>
    <w:rsid w:val="005302D2"/>
    <w:rsid w:val="0053080F"/>
    <w:rsid w:val="00530896"/>
    <w:rsid w:val="00530EAF"/>
    <w:rsid w:val="0053103F"/>
    <w:rsid w:val="0053134A"/>
    <w:rsid w:val="00531A2E"/>
    <w:rsid w:val="00531FF0"/>
    <w:rsid w:val="00532285"/>
    <w:rsid w:val="00533064"/>
    <w:rsid w:val="00533966"/>
    <w:rsid w:val="005339B7"/>
    <w:rsid w:val="00533EFC"/>
    <w:rsid w:val="005349BD"/>
    <w:rsid w:val="00537826"/>
    <w:rsid w:val="00537AA7"/>
    <w:rsid w:val="005406BE"/>
    <w:rsid w:val="00540E57"/>
    <w:rsid w:val="005418DD"/>
    <w:rsid w:val="005431BB"/>
    <w:rsid w:val="00543574"/>
    <w:rsid w:val="0054374C"/>
    <w:rsid w:val="00543B60"/>
    <w:rsid w:val="00543F92"/>
    <w:rsid w:val="00544D2D"/>
    <w:rsid w:val="00545CB5"/>
    <w:rsid w:val="005467BB"/>
    <w:rsid w:val="005468EF"/>
    <w:rsid w:val="00546BA4"/>
    <w:rsid w:val="00546C56"/>
    <w:rsid w:val="00546CE0"/>
    <w:rsid w:val="00546FE2"/>
    <w:rsid w:val="00547CA6"/>
    <w:rsid w:val="00550499"/>
    <w:rsid w:val="00550F4A"/>
    <w:rsid w:val="0055190D"/>
    <w:rsid w:val="00551C90"/>
    <w:rsid w:val="00552339"/>
    <w:rsid w:val="00552650"/>
    <w:rsid w:val="00552683"/>
    <w:rsid w:val="00552B1C"/>
    <w:rsid w:val="0055304B"/>
    <w:rsid w:val="005531E6"/>
    <w:rsid w:val="005537D3"/>
    <w:rsid w:val="00553C82"/>
    <w:rsid w:val="00553EC3"/>
    <w:rsid w:val="00554257"/>
    <w:rsid w:val="005544EF"/>
    <w:rsid w:val="005548C5"/>
    <w:rsid w:val="00554C9A"/>
    <w:rsid w:val="00555FAD"/>
    <w:rsid w:val="00556CE1"/>
    <w:rsid w:val="0055728A"/>
    <w:rsid w:val="00557A07"/>
    <w:rsid w:val="005601EB"/>
    <w:rsid w:val="00560312"/>
    <w:rsid w:val="00560BC5"/>
    <w:rsid w:val="00560BD3"/>
    <w:rsid w:val="00561B0E"/>
    <w:rsid w:val="00561DF7"/>
    <w:rsid w:val="00562F0D"/>
    <w:rsid w:val="0056355F"/>
    <w:rsid w:val="00563960"/>
    <w:rsid w:val="00563BA5"/>
    <w:rsid w:val="00563C2E"/>
    <w:rsid w:val="005642AE"/>
    <w:rsid w:val="00564370"/>
    <w:rsid w:val="005645D9"/>
    <w:rsid w:val="00565DE1"/>
    <w:rsid w:val="00566288"/>
    <w:rsid w:val="00566689"/>
    <w:rsid w:val="005669D5"/>
    <w:rsid w:val="00566BEF"/>
    <w:rsid w:val="00566FEF"/>
    <w:rsid w:val="005670CE"/>
    <w:rsid w:val="005678AC"/>
    <w:rsid w:val="00567C36"/>
    <w:rsid w:val="005702B8"/>
    <w:rsid w:val="0057045D"/>
    <w:rsid w:val="00570A5F"/>
    <w:rsid w:val="00571BEF"/>
    <w:rsid w:val="00572F21"/>
    <w:rsid w:val="0057396D"/>
    <w:rsid w:val="00573F4B"/>
    <w:rsid w:val="0057415D"/>
    <w:rsid w:val="0057478F"/>
    <w:rsid w:val="00574A5C"/>
    <w:rsid w:val="005751F9"/>
    <w:rsid w:val="0057617F"/>
    <w:rsid w:val="005761D6"/>
    <w:rsid w:val="00576383"/>
    <w:rsid w:val="00576402"/>
    <w:rsid w:val="005769F4"/>
    <w:rsid w:val="00576C17"/>
    <w:rsid w:val="00576C8B"/>
    <w:rsid w:val="00577D7B"/>
    <w:rsid w:val="00580394"/>
    <w:rsid w:val="0058073E"/>
    <w:rsid w:val="00581418"/>
    <w:rsid w:val="00582015"/>
    <w:rsid w:val="0058214D"/>
    <w:rsid w:val="00582D5B"/>
    <w:rsid w:val="00582DDA"/>
    <w:rsid w:val="00582F77"/>
    <w:rsid w:val="0058364A"/>
    <w:rsid w:val="00585680"/>
    <w:rsid w:val="00585CCB"/>
    <w:rsid w:val="0058609C"/>
    <w:rsid w:val="0058661B"/>
    <w:rsid w:val="00587F2C"/>
    <w:rsid w:val="00591D42"/>
    <w:rsid w:val="0059208E"/>
    <w:rsid w:val="00592602"/>
    <w:rsid w:val="0059329E"/>
    <w:rsid w:val="005934C5"/>
    <w:rsid w:val="00593668"/>
    <w:rsid w:val="00593C15"/>
    <w:rsid w:val="00593EC7"/>
    <w:rsid w:val="005946AB"/>
    <w:rsid w:val="00594719"/>
    <w:rsid w:val="00594832"/>
    <w:rsid w:val="005949CE"/>
    <w:rsid w:val="00594CC4"/>
    <w:rsid w:val="00595308"/>
    <w:rsid w:val="005953FA"/>
    <w:rsid w:val="005953FF"/>
    <w:rsid w:val="00595E84"/>
    <w:rsid w:val="0059622A"/>
    <w:rsid w:val="00596688"/>
    <w:rsid w:val="00596804"/>
    <w:rsid w:val="00596A86"/>
    <w:rsid w:val="00596DA2"/>
    <w:rsid w:val="005A0384"/>
    <w:rsid w:val="005A06D5"/>
    <w:rsid w:val="005A1074"/>
    <w:rsid w:val="005A12BB"/>
    <w:rsid w:val="005A1AA4"/>
    <w:rsid w:val="005A1E28"/>
    <w:rsid w:val="005A2CF1"/>
    <w:rsid w:val="005A30FB"/>
    <w:rsid w:val="005A3A50"/>
    <w:rsid w:val="005A3B1E"/>
    <w:rsid w:val="005A5F1D"/>
    <w:rsid w:val="005A60D6"/>
    <w:rsid w:val="005A620A"/>
    <w:rsid w:val="005A66FD"/>
    <w:rsid w:val="005A6A31"/>
    <w:rsid w:val="005A6CE0"/>
    <w:rsid w:val="005A7949"/>
    <w:rsid w:val="005A7E16"/>
    <w:rsid w:val="005A7F6B"/>
    <w:rsid w:val="005B0738"/>
    <w:rsid w:val="005B0B64"/>
    <w:rsid w:val="005B14F3"/>
    <w:rsid w:val="005B16B4"/>
    <w:rsid w:val="005B2371"/>
    <w:rsid w:val="005B2B26"/>
    <w:rsid w:val="005B2D00"/>
    <w:rsid w:val="005B2F76"/>
    <w:rsid w:val="005B3593"/>
    <w:rsid w:val="005B362E"/>
    <w:rsid w:val="005B3E6E"/>
    <w:rsid w:val="005B3F86"/>
    <w:rsid w:val="005B4307"/>
    <w:rsid w:val="005B4914"/>
    <w:rsid w:val="005B4E33"/>
    <w:rsid w:val="005B5991"/>
    <w:rsid w:val="005B63D8"/>
    <w:rsid w:val="005B688E"/>
    <w:rsid w:val="005B70B3"/>
    <w:rsid w:val="005B7F15"/>
    <w:rsid w:val="005C1077"/>
    <w:rsid w:val="005C19A1"/>
    <w:rsid w:val="005C1B26"/>
    <w:rsid w:val="005C1C7C"/>
    <w:rsid w:val="005C1E5B"/>
    <w:rsid w:val="005C2634"/>
    <w:rsid w:val="005C31F0"/>
    <w:rsid w:val="005C3877"/>
    <w:rsid w:val="005C39C4"/>
    <w:rsid w:val="005C3DF3"/>
    <w:rsid w:val="005C4075"/>
    <w:rsid w:val="005C4B23"/>
    <w:rsid w:val="005C51EB"/>
    <w:rsid w:val="005C5926"/>
    <w:rsid w:val="005C6374"/>
    <w:rsid w:val="005C672C"/>
    <w:rsid w:val="005C68B0"/>
    <w:rsid w:val="005C6D80"/>
    <w:rsid w:val="005C7757"/>
    <w:rsid w:val="005D02BB"/>
    <w:rsid w:val="005D0463"/>
    <w:rsid w:val="005D0DFC"/>
    <w:rsid w:val="005D1038"/>
    <w:rsid w:val="005D15CD"/>
    <w:rsid w:val="005D1623"/>
    <w:rsid w:val="005D2F83"/>
    <w:rsid w:val="005D39E1"/>
    <w:rsid w:val="005D4A35"/>
    <w:rsid w:val="005D4F12"/>
    <w:rsid w:val="005D5625"/>
    <w:rsid w:val="005D57F2"/>
    <w:rsid w:val="005D58A3"/>
    <w:rsid w:val="005D58C2"/>
    <w:rsid w:val="005D5CAB"/>
    <w:rsid w:val="005D7043"/>
    <w:rsid w:val="005D7286"/>
    <w:rsid w:val="005E0775"/>
    <w:rsid w:val="005E08F9"/>
    <w:rsid w:val="005E09E7"/>
    <w:rsid w:val="005E11B5"/>
    <w:rsid w:val="005E22B0"/>
    <w:rsid w:val="005E22CA"/>
    <w:rsid w:val="005E26E1"/>
    <w:rsid w:val="005E30AB"/>
    <w:rsid w:val="005E310A"/>
    <w:rsid w:val="005E3151"/>
    <w:rsid w:val="005E3243"/>
    <w:rsid w:val="005E3417"/>
    <w:rsid w:val="005E4581"/>
    <w:rsid w:val="005E466C"/>
    <w:rsid w:val="005E4A4F"/>
    <w:rsid w:val="005E54E3"/>
    <w:rsid w:val="005E5CC4"/>
    <w:rsid w:val="005E62AC"/>
    <w:rsid w:val="005E70A0"/>
    <w:rsid w:val="005E7904"/>
    <w:rsid w:val="005E7BEF"/>
    <w:rsid w:val="005F02F8"/>
    <w:rsid w:val="005F09E4"/>
    <w:rsid w:val="005F0A22"/>
    <w:rsid w:val="005F0BF5"/>
    <w:rsid w:val="005F143E"/>
    <w:rsid w:val="005F21FA"/>
    <w:rsid w:val="005F25D9"/>
    <w:rsid w:val="005F26D0"/>
    <w:rsid w:val="005F2727"/>
    <w:rsid w:val="005F2811"/>
    <w:rsid w:val="005F30AB"/>
    <w:rsid w:val="005F327B"/>
    <w:rsid w:val="005F3392"/>
    <w:rsid w:val="005F33E5"/>
    <w:rsid w:val="005F35CC"/>
    <w:rsid w:val="005F3666"/>
    <w:rsid w:val="005F3907"/>
    <w:rsid w:val="005F3E18"/>
    <w:rsid w:val="005F4086"/>
    <w:rsid w:val="005F494F"/>
    <w:rsid w:val="005F4FCA"/>
    <w:rsid w:val="005F54D4"/>
    <w:rsid w:val="005F54DB"/>
    <w:rsid w:val="005F54E9"/>
    <w:rsid w:val="005F5CA4"/>
    <w:rsid w:val="005F626A"/>
    <w:rsid w:val="005F63C2"/>
    <w:rsid w:val="005F68D4"/>
    <w:rsid w:val="005F7BA8"/>
    <w:rsid w:val="005F7C5F"/>
    <w:rsid w:val="006005E4"/>
    <w:rsid w:val="0060072C"/>
    <w:rsid w:val="00600A6D"/>
    <w:rsid w:val="00601B1E"/>
    <w:rsid w:val="00601C68"/>
    <w:rsid w:val="006021A8"/>
    <w:rsid w:val="00603743"/>
    <w:rsid w:val="00604AE7"/>
    <w:rsid w:val="00604E4E"/>
    <w:rsid w:val="006052A2"/>
    <w:rsid w:val="006056E2"/>
    <w:rsid w:val="00605FF2"/>
    <w:rsid w:val="00606417"/>
    <w:rsid w:val="006069E2"/>
    <w:rsid w:val="00606B2F"/>
    <w:rsid w:val="006107E2"/>
    <w:rsid w:val="0061096D"/>
    <w:rsid w:val="006113DF"/>
    <w:rsid w:val="00611D6F"/>
    <w:rsid w:val="006120B8"/>
    <w:rsid w:val="00612258"/>
    <w:rsid w:val="006123A7"/>
    <w:rsid w:val="00612640"/>
    <w:rsid w:val="00612AB2"/>
    <w:rsid w:val="00612F99"/>
    <w:rsid w:val="00613A50"/>
    <w:rsid w:val="006149EC"/>
    <w:rsid w:val="00615044"/>
    <w:rsid w:val="00615E3F"/>
    <w:rsid w:val="006168CE"/>
    <w:rsid w:val="00616CCA"/>
    <w:rsid w:val="00616FDC"/>
    <w:rsid w:val="00617274"/>
    <w:rsid w:val="00620850"/>
    <w:rsid w:val="00620AC0"/>
    <w:rsid w:val="00620B43"/>
    <w:rsid w:val="00621671"/>
    <w:rsid w:val="00621C0F"/>
    <w:rsid w:val="00622884"/>
    <w:rsid w:val="00622D7F"/>
    <w:rsid w:val="00623099"/>
    <w:rsid w:val="00623116"/>
    <w:rsid w:val="00624C14"/>
    <w:rsid w:val="0062583A"/>
    <w:rsid w:val="006258D3"/>
    <w:rsid w:val="00625A9B"/>
    <w:rsid w:val="00625C01"/>
    <w:rsid w:val="00627129"/>
    <w:rsid w:val="0062712E"/>
    <w:rsid w:val="00627202"/>
    <w:rsid w:val="006272D7"/>
    <w:rsid w:val="0063130F"/>
    <w:rsid w:val="0063201C"/>
    <w:rsid w:val="006321F9"/>
    <w:rsid w:val="00632528"/>
    <w:rsid w:val="0063267D"/>
    <w:rsid w:val="00632A5C"/>
    <w:rsid w:val="00632C98"/>
    <w:rsid w:val="00632CEC"/>
    <w:rsid w:val="0063382C"/>
    <w:rsid w:val="0063395E"/>
    <w:rsid w:val="00633FDA"/>
    <w:rsid w:val="00635184"/>
    <w:rsid w:val="00635255"/>
    <w:rsid w:val="00635729"/>
    <w:rsid w:val="006367FD"/>
    <w:rsid w:val="0064009E"/>
    <w:rsid w:val="00640435"/>
    <w:rsid w:val="00640517"/>
    <w:rsid w:val="006416F5"/>
    <w:rsid w:val="00641A7C"/>
    <w:rsid w:val="00641ED4"/>
    <w:rsid w:val="0064272D"/>
    <w:rsid w:val="0064301D"/>
    <w:rsid w:val="006435B9"/>
    <w:rsid w:val="006436F6"/>
    <w:rsid w:val="00643AFD"/>
    <w:rsid w:val="00643C83"/>
    <w:rsid w:val="00643FC1"/>
    <w:rsid w:val="00644240"/>
    <w:rsid w:val="00644B52"/>
    <w:rsid w:val="00644F78"/>
    <w:rsid w:val="00645E29"/>
    <w:rsid w:val="00646042"/>
    <w:rsid w:val="00646C03"/>
    <w:rsid w:val="00646E2C"/>
    <w:rsid w:val="00647716"/>
    <w:rsid w:val="00650265"/>
    <w:rsid w:val="00650329"/>
    <w:rsid w:val="00650FFA"/>
    <w:rsid w:val="00651A6F"/>
    <w:rsid w:val="00651EB0"/>
    <w:rsid w:val="006526C0"/>
    <w:rsid w:val="00652D13"/>
    <w:rsid w:val="00653ABF"/>
    <w:rsid w:val="00653EC6"/>
    <w:rsid w:val="00654144"/>
    <w:rsid w:val="0065447B"/>
    <w:rsid w:val="00654489"/>
    <w:rsid w:val="006552D8"/>
    <w:rsid w:val="00655537"/>
    <w:rsid w:val="00655834"/>
    <w:rsid w:val="0065622B"/>
    <w:rsid w:val="006567B6"/>
    <w:rsid w:val="00656C98"/>
    <w:rsid w:val="00657258"/>
    <w:rsid w:val="00657BB2"/>
    <w:rsid w:val="00660614"/>
    <w:rsid w:val="006614E6"/>
    <w:rsid w:val="00661C17"/>
    <w:rsid w:val="006628A1"/>
    <w:rsid w:val="00662C15"/>
    <w:rsid w:val="00662DDA"/>
    <w:rsid w:val="00662E6A"/>
    <w:rsid w:val="00663252"/>
    <w:rsid w:val="00663529"/>
    <w:rsid w:val="006643FC"/>
    <w:rsid w:val="0066474E"/>
    <w:rsid w:val="0066508F"/>
    <w:rsid w:val="006657E0"/>
    <w:rsid w:val="00665CD5"/>
    <w:rsid w:val="00665EB2"/>
    <w:rsid w:val="00666330"/>
    <w:rsid w:val="006672EE"/>
    <w:rsid w:val="006676FA"/>
    <w:rsid w:val="006678BA"/>
    <w:rsid w:val="00667DC8"/>
    <w:rsid w:val="00671FB4"/>
    <w:rsid w:val="006727D9"/>
    <w:rsid w:val="00672AAF"/>
    <w:rsid w:val="00672E5F"/>
    <w:rsid w:val="006738D8"/>
    <w:rsid w:val="00674F41"/>
    <w:rsid w:val="00675853"/>
    <w:rsid w:val="006759A8"/>
    <w:rsid w:val="00675FDB"/>
    <w:rsid w:val="006773DD"/>
    <w:rsid w:val="0067799B"/>
    <w:rsid w:val="00677D11"/>
    <w:rsid w:val="00677E29"/>
    <w:rsid w:val="00677ECC"/>
    <w:rsid w:val="006812BA"/>
    <w:rsid w:val="006815BC"/>
    <w:rsid w:val="00681823"/>
    <w:rsid w:val="00681ABA"/>
    <w:rsid w:val="006821DE"/>
    <w:rsid w:val="006828D0"/>
    <w:rsid w:val="006829FD"/>
    <w:rsid w:val="00682C3C"/>
    <w:rsid w:val="0068355E"/>
    <w:rsid w:val="00683F7B"/>
    <w:rsid w:val="00684038"/>
    <w:rsid w:val="006841AB"/>
    <w:rsid w:val="006844AA"/>
    <w:rsid w:val="00684867"/>
    <w:rsid w:val="00684904"/>
    <w:rsid w:val="0068491E"/>
    <w:rsid w:val="00684CFE"/>
    <w:rsid w:val="0068556D"/>
    <w:rsid w:val="00686342"/>
    <w:rsid w:val="00686719"/>
    <w:rsid w:val="00686D13"/>
    <w:rsid w:val="006870D5"/>
    <w:rsid w:val="006870E4"/>
    <w:rsid w:val="0068760A"/>
    <w:rsid w:val="00687D78"/>
    <w:rsid w:val="00690023"/>
    <w:rsid w:val="00690BBC"/>
    <w:rsid w:val="006913D2"/>
    <w:rsid w:val="00691FE9"/>
    <w:rsid w:val="0069212D"/>
    <w:rsid w:val="00692CBB"/>
    <w:rsid w:val="0069356D"/>
    <w:rsid w:val="00693DBC"/>
    <w:rsid w:val="0069423C"/>
    <w:rsid w:val="00694670"/>
    <w:rsid w:val="00694850"/>
    <w:rsid w:val="00694868"/>
    <w:rsid w:val="00694A29"/>
    <w:rsid w:val="00694FA5"/>
    <w:rsid w:val="0069555C"/>
    <w:rsid w:val="006955DC"/>
    <w:rsid w:val="00695E51"/>
    <w:rsid w:val="00696F42"/>
    <w:rsid w:val="00696F7D"/>
    <w:rsid w:val="0069787E"/>
    <w:rsid w:val="006A0A8E"/>
    <w:rsid w:val="006A0B04"/>
    <w:rsid w:val="006A14F3"/>
    <w:rsid w:val="006A1A62"/>
    <w:rsid w:val="006A254F"/>
    <w:rsid w:val="006A2598"/>
    <w:rsid w:val="006A26A7"/>
    <w:rsid w:val="006A2F35"/>
    <w:rsid w:val="006A3A67"/>
    <w:rsid w:val="006A4072"/>
    <w:rsid w:val="006A41FA"/>
    <w:rsid w:val="006A478C"/>
    <w:rsid w:val="006A53CF"/>
    <w:rsid w:val="006A5425"/>
    <w:rsid w:val="006A547F"/>
    <w:rsid w:val="006A57D1"/>
    <w:rsid w:val="006A624C"/>
    <w:rsid w:val="006A6FFD"/>
    <w:rsid w:val="006A794E"/>
    <w:rsid w:val="006A7E3A"/>
    <w:rsid w:val="006B02A5"/>
    <w:rsid w:val="006B02FD"/>
    <w:rsid w:val="006B0793"/>
    <w:rsid w:val="006B08DC"/>
    <w:rsid w:val="006B0F23"/>
    <w:rsid w:val="006B2284"/>
    <w:rsid w:val="006B289C"/>
    <w:rsid w:val="006B2AD8"/>
    <w:rsid w:val="006B33F1"/>
    <w:rsid w:val="006B3AFF"/>
    <w:rsid w:val="006B3E45"/>
    <w:rsid w:val="006B406E"/>
    <w:rsid w:val="006B49B6"/>
    <w:rsid w:val="006B5739"/>
    <w:rsid w:val="006B6639"/>
    <w:rsid w:val="006B6A97"/>
    <w:rsid w:val="006B6DD3"/>
    <w:rsid w:val="006B6E34"/>
    <w:rsid w:val="006B6F96"/>
    <w:rsid w:val="006B7FF4"/>
    <w:rsid w:val="006C00BB"/>
    <w:rsid w:val="006C0501"/>
    <w:rsid w:val="006C0736"/>
    <w:rsid w:val="006C09B1"/>
    <w:rsid w:val="006C0A33"/>
    <w:rsid w:val="006C1026"/>
    <w:rsid w:val="006C10C9"/>
    <w:rsid w:val="006C1969"/>
    <w:rsid w:val="006C1BA9"/>
    <w:rsid w:val="006C1CDD"/>
    <w:rsid w:val="006C1E28"/>
    <w:rsid w:val="006C1FB5"/>
    <w:rsid w:val="006C25FF"/>
    <w:rsid w:val="006C29C7"/>
    <w:rsid w:val="006C2F7E"/>
    <w:rsid w:val="006C339B"/>
    <w:rsid w:val="006C380C"/>
    <w:rsid w:val="006C4EF2"/>
    <w:rsid w:val="006C59EC"/>
    <w:rsid w:val="006C6C9E"/>
    <w:rsid w:val="006C75DA"/>
    <w:rsid w:val="006C7A8C"/>
    <w:rsid w:val="006D012F"/>
    <w:rsid w:val="006D0B80"/>
    <w:rsid w:val="006D1368"/>
    <w:rsid w:val="006D1926"/>
    <w:rsid w:val="006D1A9A"/>
    <w:rsid w:val="006D24A3"/>
    <w:rsid w:val="006D306A"/>
    <w:rsid w:val="006D316B"/>
    <w:rsid w:val="006D35AE"/>
    <w:rsid w:val="006D3810"/>
    <w:rsid w:val="006D4057"/>
    <w:rsid w:val="006D407D"/>
    <w:rsid w:val="006D4A69"/>
    <w:rsid w:val="006D4EBE"/>
    <w:rsid w:val="006D4F5F"/>
    <w:rsid w:val="006D5777"/>
    <w:rsid w:val="006D5B69"/>
    <w:rsid w:val="006D5FFF"/>
    <w:rsid w:val="006D60FC"/>
    <w:rsid w:val="006D659F"/>
    <w:rsid w:val="006D668E"/>
    <w:rsid w:val="006D6A09"/>
    <w:rsid w:val="006D6A63"/>
    <w:rsid w:val="006D6D4E"/>
    <w:rsid w:val="006D6EB1"/>
    <w:rsid w:val="006D6F85"/>
    <w:rsid w:val="006D6F9E"/>
    <w:rsid w:val="006D70D3"/>
    <w:rsid w:val="006D76A2"/>
    <w:rsid w:val="006D78ED"/>
    <w:rsid w:val="006E0321"/>
    <w:rsid w:val="006E0733"/>
    <w:rsid w:val="006E0FD6"/>
    <w:rsid w:val="006E1A7E"/>
    <w:rsid w:val="006E22EE"/>
    <w:rsid w:val="006E2319"/>
    <w:rsid w:val="006E2753"/>
    <w:rsid w:val="006E303E"/>
    <w:rsid w:val="006E328F"/>
    <w:rsid w:val="006E4157"/>
    <w:rsid w:val="006E47D0"/>
    <w:rsid w:val="006E4C7B"/>
    <w:rsid w:val="006E58F3"/>
    <w:rsid w:val="006E672A"/>
    <w:rsid w:val="006E726A"/>
    <w:rsid w:val="006E7C9F"/>
    <w:rsid w:val="006E7CBC"/>
    <w:rsid w:val="006F0223"/>
    <w:rsid w:val="006F0C26"/>
    <w:rsid w:val="006F0D83"/>
    <w:rsid w:val="006F204C"/>
    <w:rsid w:val="006F24FD"/>
    <w:rsid w:val="006F293A"/>
    <w:rsid w:val="006F3046"/>
    <w:rsid w:val="006F3324"/>
    <w:rsid w:val="006F3D84"/>
    <w:rsid w:val="006F4339"/>
    <w:rsid w:val="006F4F10"/>
    <w:rsid w:val="006F5C1D"/>
    <w:rsid w:val="006F5EBB"/>
    <w:rsid w:val="006F6B22"/>
    <w:rsid w:val="006F6DAB"/>
    <w:rsid w:val="006F728E"/>
    <w:rsid w:val="006F7383"/>
    <w:rsid w:val="006F7853"/>
    <w:rsid w:val="006F78DE"/>
    <w:rsid w:val="006F7B20"/>
    <w:rsid w:val="007003BE"/>
    <w:rsid w:val="00700D33"/>
    <w:rsid w:val="00700E0B"/>
    <w:rsid w:val="007021C3"/>
    <w:rsid w:val="00703170"/>
    <w:rsid w:val="0070410B"/>
    <w:rsid w:val="00704899"/>
    <w:rsid w:val="00706241"/>
    <w:rsid w:val="00706520"/>
    <w:rsid w:val="00706FCD"/>
    <w:rsid w:val="0070788C"/>
    <w:rsid w:val="0071014C"/>
    <w:rsid w:val="00710443"/>
    <w:rsid w:val="0071069B"/>
    <w:rsid w:val="007106A8"/>
    <w:rsid w:val="00710B37"/>
    <w:rsid w:val="007113A6"/>
    <w:rsid w:val="00711B59"/>
    <w:rsid w:val="00711EB7"/>
    <w:rsid w:val="0071223E"/>
    <w:rsid w:val="00714A78"/>
    <w:rsid w:val="00714F97"/>
    <w:rsid w:val="007154C0"/>
    <w:rsid w:val="007156FC"/>
    <w:rsid w:val="00715C7E"/>
    <w:rsid w:val="00716519"/>
    <w:rsid w:val="00716FE6"/>
    <w:rsid w:val="00717323"/>
    <w:rsid w:val="00717B5F"/>
    <w:rsid w:val="007200E9"/>
    <w:rsid w:val="007206A5"/>
    <w:rsid w:val="00721CDA"/>
    <w:rsid w:val="00721D7D"/>
    <w:rsid w:val="00721E12"/>
    <w:rsid w:val="00721E2B"/>
    <w:rsid w:val="00722401"/>
    <w:rsid w:val="007224E9"/>
    <w:rsid w:val="00723F87"/>
    <w:rsid w:val="00724ACE"/>
    <w:rsid w:val="00724C17"/>
    <w:rsid w:val="00725AAE"/>
    <w:rsid w:val="00725AE7"/>
    <w:rsid w:val="0073018E"/>
    <w:rsid w:val="0073032E"/>
    <w:rsid w:val="00730F60"/>
    <w:rsid w:val="00731A36"/>
    <w:rsid w:val="00731E5C"/>
    <w:rsid w:val="007323B0"/>
    <w:rsid w:val="0073244E"/>
    <w:rsid w:val="00732752"/>
    <w:rsid w:val="00732A0D"/>
    <w:rsid w:val="00732F7D"/>
    <w:rsid w:val="007331C2"/>
    <w:rsid w:val="007339E3"/>
    <w:rsid w:val="007340CB"/>
    <w:rsid w:val="007344EF"/>
    <w:rsid w:val="00735069"/>
    <w:rsid w:val="00735277"/>
    <w:rsid w:val="00736466"/>
    <w:rsid w:val="00736587"/>
    <w:rsid w:val="0073691A"/>
    <w:rsid w:val="00736E56"/>
    <w:rsid w:val="00736F26"/>
    <w:rsid w:val="007371E2"/>
    <w:rsid w:val="00737259"/>
    <w:rsid w:val="007408FF"/>
    <w:rsid w:val="0074167A"/>
    <w:rsid w:val="00741C7E"/>
    <w:rsid w:val="0074357B"/>
    <w:rsid w:val="007435CA"/>
    <w:rsid w:val="007439E8"/>
    <w:rsid w:val="00744777"/>
    <w:rsid w:val="007452A6"/>
    <w:rsid w:val="00745CC5"/>
    <w:rsid w:val="0074621D"/>
    <w:rsid w:val="00746507"/>
    <w:rsid w:val="00746E97"/>
    <w:rsid w:val="00747528"/>
    <w:rsid w:val="0074791F"/>
    <w:rsid w:val="00747D13"/>
    <w:rsid w:val="00747D73"/>
    <w:rsid w:val="00750FA9"/>
    <w:rsid w:val="00751028"/>
    <w:rsid w:val="00751160"/>
    <w:rsid w:val="007516C5"/>
    <w:rsid w:val="00751946"/>
    <w:rsid w:val="0075198A"/>
    <w:rsid w:val="0075236A"/>
    <w:rsid w:val="007523AD"/>
    <w:rsid w:val="00752DCE"/>
    <w:rsid w:val="00752F85"/>
    <w:rsid w:val="00752FF3"/>
    <w:rsid w:val="007532AD"/>
    <w:rsid w:val="00753953"/>
    <w:rsid w:val="007548D1"/>
    <w:rsid w:val="00754B95"/>
    <w:rsid w:val="00754E31"/>
    <w:rsid w:val="00754F9B"/>
    <w:rsid w:val="00755152"/>
    <w:rsid w:val="00755344"/>
    <w:rsid w:val="00755A46"/>
    <w:rsid w:val="00755D51"/>
    <w:rsid w:val="00755FBD"/>
    <w:rsid w:val="0075731F"/>
    <w:rsid w:val="00757404"/>
    <w:rsid w:val="007576CD"/>
    <w:rsid w:val="0076010A"/>
    <w:rsid w:val="00760F8B"/>
    <w:rsid w:val="00761101"/>
    <w:rsid w:val="007612B9"/>
    <w:rsid w:val="00761C33"/>
    <w:rsid w:val="00761CD6"/>
    <w:rsid w:val="00763113"/>
    <w:rsid w:val="00763EBD"/>
    <w:rsid w:val="00764166"/>
    <w:rsid w:val="0076454D"/>
    <w:rsid w:val="007650CF"/>
    <w:rsid w:val="00765338"/>
    <w:rsid w:val="007660DD"/>
    <w:rsid w:val="00766919"/>
    <w:rsid w:val="00766950"/>
    <w:rsid w:val="00766A6F"/>
    <w:rsid w:val="00766B27"/>
    <w:rsid w:val="007675EA"/>
    <w:rsid w:val="00767731"/>
    <w:rsid w:val="00770430"/>
    <w:rsid w:val="0077099C"/>
    <w:rsid w:val="00771082"/>
    <w:rsid w:val="007717BA"/>
    <w:rsid w:val="00772266"/>
    <w:rsid w:val="007725D3"/>
    <w:rsid w:val="00772DB0"/>
    <w:rsid w:val="007737E7"/>
    <w:rsid w:val="00773AB5"/>
    <w:rsid w:val="00774743"/>
    <w:rsid w:val="00775B1D"/>
    <w:rsid w:val="007777EF"/>
    <w:rsid w:val="00777893"/>
    <w:rsid w:val="00780014"/>
    <w:rsid w:val="00780631"/>
    <w:rsid w:val="0078143B"/>
    <w:rsid w:val="00781D22"/>
    <w:rsid w:val="007827B4"/>
    <w:rsid w:val="00782EBD"/>
    <w:rsid w:val="00783994"/>
    <w:rsid w:val="00783AF5"/>
    <w:rsid w:val="00783B8F"/>
    <w:rsid w:val="00783C87"/>
    <w:rsid w:val="007840A6"/>
    <w:rsid w:val="007842F7"/>
    <w:rsid w:val="007849D8"/>
    <w:rsid w:val="00784DED"/>
    <w:rsid w:val="0078579B"/>
    <w:rsid w:val="00785987"/>
    <w:rsid w:val="00785C8B"/>
    <w:rsid w:val="00785D81"/>
    <w:rsid w:val="007869AF"/>
    <w:rsid w:val="00786A89"/>
    <w:rsid w:val="00786BEE"/>
    <w:rsid w:val="0078724C"/>
    <w:rsid w:val="00787290"/>
    <w:rsid w:val="00787BCD"/>
    <w:rsid w:val="00787C24"/>
    <w:rsid w:val="00787CDE"/>
    <w:rsid w:val="00787FB6"/>
    <w:rsid w:val="00790210"/>
    <w:rsid w:val="007903B7"/>
    <w:rsid w:val="00790C34"/>
    <w:rsid w:val="00791455"/>
    <w:rsid w:val="007915F6"/>
    <w:rsid w:val="007917D9"/>
    <w:rsid w:val="007920F0"/>
    <w:rsid w:val="00792448"/>
    <w:rsid w:val="00792A0D"/>
    <w:rsid w:val="00792A90"/>
    <w:rsid w:val="00792E0A"/>
    <w:rsid w:val="007933B2"/>
    <w:rsid w:val="00793A6B"/>
    <w:rsid w:val="00793B22"/>
    <w:rsid w:val="007947DB"/>
    <w:rsid w:val="007947DC"/>
    <w:rsid w:val="00794FF5"/>
    <w:rsid w:val="0079546F"/>
    <w:rsid w:val="007957AF"/>
    <w:rsid w:val="00795CC3"/>
    <w:rsid w:val="00795DFA"/>
    <w:rsid w:val="00796753"/>
    <w:rsid w:val="00796AC6"/>
    <w:rsid w:val="007971B0"/>
    <w:rsid w:val="00797C12"/>
    <w:rsid w:val="007A0542"/>
    <w:rsid w:val="007A0D57"/>
    <w:rsid w:val="007A0E07"/>
    <w:rsid w:val="007A126D"/>
    <w:rsid w:val="007A193B"/>
    <w:rsid w:val="007A27F1"/>
    <w:rsid w:val="007A281C"/>
    <w:rsid w:val="007A2E68"/>
    <w:rsid w:val="007A2EBE"/>
    <w:rsid w:val="007A3723"/>
    <w:rsid w:val="007A3C96"/>
    <w:rsid w:val="007A3E93"/>
    <w:rsid w:val="007A412D"/>
    <w:rsid w:val="007A459A"/>
    <w:rsid w:val="007A471B"/>
    <w:rsid w:val="007A4C0F"/>
    <w:rsid w:val="007A4CDA"/>
    <w:rsid w:val="007A75B3"/>
    <w:rsid w:val="007A7AB2"/>
    <w:rsid w:val="007A7C56"/>
    <w:rsid w:val="007A7D40"/>
    <w:rsid w:val="007B01E4"/>
    <w:rsid w:val="007B0364"/>
    <w:rsid w:val="007B0A0C"/>
    <w:rsid w:val="007B13F9"/>
    <w:rsid w:val="007B13FF"/>
    <w:rsid w:val="007B1777"/>
    <w:rsid w:val="007B1C91"/>
    <w:rsid w:val="007B32C4"/>
    <w:rsid w:val="007B44E5"/>
    <w:rsid w:val="007B4BCB"/>
    <w:rsid w:val="007B4E6F"/>
    <w:rsid w:val="007B6523"/>
    <w:rsid w:val="007B6AB7"/>
    <w:rsid w:val="007B788F"/>
    <w:rsid w:val="007B7C11"/>
    <w:rsid w:val="007B7CCE"/>
    <w:rsid w:val="007B7FC3"/>
    <w:rsid w:val="007C0A80"/>
    <w:rsid w:val="007C1027"/>
    <w:rsid w:val="007C131D"/>
    <w:rsid w:val="007C15AB"/>
    <w:rsid w:val="007C1D0E"/>
    <w:rsid w:val="007C2926"/>
    <w:rsid w:val="007C2FB3"/>
    <w:rsid w:val="007C34B0"/>
    <w:rsid w:val="007C3A81"/>
    <w:rsid w:val="007C3CB8"/>
    <w:rsid w:val="007C3D1F"/>
    <w:rsid w:val="007C3E57"/>
    <w:rsid w:val="007C4F87"/>
    <w:rsid w:val="007C627B"/>
    <w:rsid w:val="007C64C6"/>
    <w:rsid w:val="007C64F9"/>
    <w:rsid w:val="007C6CBB"/>
    <w:rsid w:val="007C752E"/>
    <w:rsid w:val="007C7A91"/>
    <w:rsid w:val="007C7B4D"/>
    <w:rsid w:val="007D0DD0"/>
    <w:rsid w:val="007D121B"/>
    <w:rsid w:val="007D1ADC"/>
    <w:rsid w:val="007D24A2"/>
    <w:rsid w:val="007D24D7"/>
    <w:rsid w:val="007D29BC"/>
    <w:rsid w:val="007D3117"/>
    <w:rsid w:val="007D33CA"/>
    <w:rsid w:val="007D38DE"/>
    <w:rsid w:val="007D4587"/>
    <w:rsid w:val="007D4C3F"/>
    <w:rsid w:val="007D51DE"/>
    <w:rsid w:val="007D532F"/>
    <w:rsid w:val="007D6194"/>
    <w:rsid w:val="007D6883"/>
    <w:rsid w:val="007D6985"/>
    <w:rsid w:val="007D6DA8"/>
    <w:rsid w:val="007D73C6"/>
    <w:rsid w:val="007D7EBD"/>
    <w:rsid w:val="007D7F99"/>
    <w:rsid w:val="007E068D"/>
    <w:rsid w:val="007E08CD"/>
    <w:rsid w:val="007E0FB4"/>
    <w:rsid w:val="007E1743"/>
    <w:rsid w:val="007E29D3"/>
    <w:rsid w:val="007E2F6A"/>
    <w:rsid w:val="007E36EE"/>
    <w:rsid w:val="007E4687"/>
    <w:rsid w:val="007E4B1B"/>
    <w:rsid w:val="007E6C4D"/>
    <w:rsid w:val="007E6D66"/>
    <w:rsid w:val="007E7368"/>
    <w:rsid w:val="007E73FC"/>
    <w:rsid w:val="007E75B0"/>
    <w:rsid w:val="007E7A1E"/>
    <w:rsid w:val="007E7B3C"/>
    <w:rsid w:val="007F0674"/>
    <w:rsid w:val="007F0AF8"/>
    <w:rsid w:val="007F1883"/>
    <w:rsid w:val="007F1A69"/>
    <w:rsid w:val="007F25F3"/>
    <w:rsid w:val="007F2D66"/>
    <w:rsid w:val="007F33AD"/>
    <w:rsid w:val="007F3C7B"/>
    <w:rsid w:val="007F4257"/>
    <w:rsid w:val="007F43A3"/>
    <w:rsid w:val="007F4526"/>
    <w:rsid w:val="007F4BFE"/>
    <w:rsid w:val="007F4E59"/>
    <w:rsid w:val="007F50CD"/>
    <w:rsid w:val="007F50ED"/>
    <w:rsid w:val="007F5C5A"/>
    <w:rsid w:val="007F60A3"/>
    <w:rsid w:val="007F67AE"/>
    <w:rsid w:val="007F7059"/>
    <w:rsid w:val="007F7727"/>
    <w:rsid w:val="0080052A"/>
    <w:rsid w:val="00800C27"/>
    <w:rsid w:val="00802597"/>
    <w:rsid w:val="00802A82"/>
    <w:rsid w:val="00802DB2"/>
    <w:rsid w:val="00802DC5"/>
    <w:rsid w:val="0080367D"/>
    <w:rsid w:val="008036E6"/>
    <w:rsid w:val="00804279"/>
    <w:rsid w:val="008042E4"/>
    <w:rsid w:val="0080457A"/>
    <w:rsid w:val="008045FA"/>
    <w:rsid w:val="00804758"/>
    <w:rsid w:val="00805893"/>
    <w:rsid w:val="00806226"/>
    <w:rsid w:val="008064C1"/>
    <w:rsid w:val="00806CAD"/>
    <w:rsid w:val="00806F07"/>
    <w:rsid w:val="00806F5D"/>
    <w:rsid w:val="008078FF"/>
    <w:rsid w:val="00807AC1"/>
    <w:rsid w:val="00807AF4"/>
    <w:rsid w:val="008101D4"/>
    <w:rsid w:val="00810413"/>
    <w:rsid w:val="008107AF"/>
    <w:rsid w:val="008108C7"/>
    <w:rsid w:val="00811001"/>
    <w:rsid w:val="00811197"/>
    <w:rsid w:val="008117E8"/>
    <w:rsid w:val="00811942"/>
    <w:rsid w:val="0081390F"/>
    <w:rsid w:val="00813AAB"/>
    <w:rsid w:val="008140A7"/>
    <w:rsid w:val="008140C7"/>
    <w:rsid w:val="008144BB"/>
    <w:rsid w:val="00814EA2"/>
    <w:rsid w:val="00815BFB"/>
    <w:rsid w:val="00816AE8"/>
    <w:rsid w:val="00816C95"/>
    <w:rsid w:val="008174BE"/>
    <w:rsid w:val="008179D4"/>
    <w:rsid w:val="00820EC9"/>
    <w:rsid w:val="008210F4"/>
    <w:rsid w:val="00821534"/>
    <w:rsid w:val="00821F78"/>
    <w:rsid w:val="008225BA"/>
    <w:rsid w:val="0082264E"/>
    <w:rsid w:val="008255C5"/>
    <w:rsid w:val="00825897"/>
    <w:rsid w:val="00825A59"/>
    <w:rsid w:val="00825F04"/>
    <w:rsid w:val="008265FE"/>
    <w:rsid w:val="00826ADD"/>
    <w:rsid w:val="00826D86"/>
    <w:rsid w:val="00827D09"/>
    <w:rsid w:val="00827FEC"/>
    <w:rsid w:val="00831219"/>
    <w:rsid w:val="0083163C"/>
    <w:rsid w:val="008317A6"/>
    <w:rsid w:val="00831CF7"/>
    <w:rsid w:val="00831FF0"/>
    <w:rsid w:val="0083273D"/>
    <w:rsid w:val="0083281C"/>
    <w:rsid w:val="00833185"/>
    <w:rsid w:val="00833349"/>
    <w:rsid w:val="00833D15"/>
    <w:rsid w:val="008351C2"/>
    <w:rsid w:val="00836875"/>
    <w:rsid w:val="00836D21"/>
    <w:rsid w:val="008378E3"/>
    <w:rsid w:val="008379EA"/>
    <w:rsid w:val="0084068E"/>
    <w:rsid w:val="0084253A"/>
    <w:rsid w:val="00842A11"/>
    <w:rsid w:val="008436BA"/>
    <w:rsid w:val="00843B05"/>
    <w:rsid w:val="00843EC6"/>
    <w:rsid w:val="008454F5"/>
    <w:rsid w:val="0084576F"/>
    <w:rsid w:val="00845E0C"/>
    <w:rsid w:val="00845EA2"/>
    <w:rsid w:val="008466BC"/>
    <w:rsid w:val="008467E8"/>
    <w:rsid w:val="008506BF"/>
    <w:rsid w:val="00850CF1"/>
    <w:rsid w:val="008516A0"/>
    <w:rsid w:val="00851761"/>
    <w:rsid w:val="0085183D"/>
    <w:rsid w:val="00851BC9"/>
    <w:rsid w:val="00851DCB"/>
    <w:rsid w:val="00851F83"/>
    <w:rsid w:val="00851F8C"/>
    <w:rsid w:val="00851FBE"/>
    <w:rsid w:val="00852243"/>
    <w:rsid w:val="00852624"/>
    <w:rsid w:val="0085294F"/>
    <w:rsid w:val="00853147"/>
    <w:rsid w:val="0085424A"/>
    <w:rsid w:val="00854A4E"/>
    <w:rsid w:val="00854E69"/>
    <w:rsid w:val="00854FBB"/>
    <w:rsid w:val="008561E1"/>
    <w:rsid w:val="008562D8"/>
    <w:rsid w:val="008571D5"/>
    <w:rsid w:val="0086028C"/>
    <w:rsid w:val="008604C7"/>
    <w:rsid w:val="00860BCB"/>
    <w:rsid w:val="00860D25"/>
    <w:rsid w:val="008624FC"/>
    <w:rsid w:val="008625C0"/>
    <w:rsid w:val="00862993"/>
    <w:rsid w:val="00862CC9"/>
    <w:rsid w:val="0086378F"/>
    <w:rsid w:val="008638C3"/>
    <w:rsid w:val="00864EA2"/>
    <w:rsid w:val="00865553"/>
    <w:rsid w:val="00865D2B"/>
    <w:rsid w:val="00866221"/>
    <w:rsid w:val="00867265"/>
    <w:rsid w:val="0086741F"/>
    <w:rsid w:val="00867427"/>
    <w:rsid w:val="008676EF"/>
    <w:rsid w:val="008701D0"/>
    <w:rsid w:val="00870D2C"/>
    <w:rsid w:val="00871470"/>
    <w:rsid w:val="00871AED"/>
    <w:rsid w:val="00871D6F"/>
    <w:rsid w:val="00871DBB"/>
    <w:rsid w:val="00872345"/>
    <w:rsid w:val="008723A9"/>
    <w:rsid w:val="00872698"/>
    <w:rsid w:val="00873057"/>
    <w:rsid w:val="00873BAD"/>
    <w:rsid w:val="00874301"/>
    <w:rsid w:val="00874414"/>
    <w:rsid w:val="0087536B"/>
    <w:rsid w:val="008756B1"/>
    <w:rsid w:val="00876478"/>
    <w:rsid w:val="00876529"/>
    <w:rsid w:val="00876892"/>
    <w:rsid w:val="00877937"/>
    <w:rsid w:val="008779AD"/>
    <w:rsid w:val="00877EEE"/>
    <w:rsid w:val="0088024F"/>
    <w:rsid w:val="00880604"/>
    <w:rsid w:val="00880728"/>
    <w:rsid w:val="0088085B"/>
    <w:rsid w:val="0088099A"/>
    <w:rsid w:val="00880C1D"/>
    <w:rsid w:val="00881281"/>
    <w:rsid w:val="0088174E"/>
    <w:rsid w:val="00881B88"/>
    <w:rsid w:val="008827B8"/>
    <w:rsid w:val="00883D5B"/>
    <w:rsid w:val="00883EF6"/>
    <w:rsid w:val="00884028"/>
    <w:rsid w:val="00884803"/>
    <w:rsid w:val="00884845"/>
    <w:rsid w:val="008848ED"/>
    <w:rsid w:val="00885334"/>
    <w:rsid w:val="0088544C"/>
    <w:rsid w:val="00885536"/>
    <w:rsid w:val="00885A14"/>
    <w:rsid w:val="00885ABD"/>
    <w:rsid w:val="00885B2C"/>
    <w:rsid w:val="00885EE4"/>
    <w:rsid w:val="00885F54"/>
    <w:rsid w:val="00886E59"/>
    <w:rsid w:val="00887284"/>
    <w:rsid w:val="00887300"/>
    <w:rsid w:val="00890014"/>
    <w:rsid w:val="00890217"/>
    <w:rsid w:val="00890B34"/>
    <w:rsid w:val="008912B3"/>
    <w:rsid w:val="0089205C"/>
    <w:rsid w:val="0089233F"/>
    <w:rsid w:val="00893A1A"/>
    <w:rsid w:val="00893A7E"/>
    <w:rsid w:val="00893CE4"/>
    <w:rsid w:val="00893F33"/>
    <w:rsid w:val="00894343"/>
    <w:rsid w:val="00894574"/>
    <w:rsid w:val="008948D0"/>
    <w:rsid w:val="00894926"/>
    <w:rsid w:val="00894F35"/>
    <w:rsid w:val="00895880"/>
    <w:rsid w:val="00896257"/>
    <w:rsid w:val="008A0113"/>
    <w:rsid w:val="008A07ED"/>
    <w:rsid w:val="008A0884"/>
    <w:rsid w:val="008A0A11"/>
    <w:rsid w:val="008A117B"/>
    <w:rsid w:val="008A198F"/>
    <w:rsid w:val="008A1E16"/>
    <w:rsid w:val="008A20A8"/>
    <w:rsid w:val="008A2E58"/>
    <w:rsid w:val="008A339B"/>
    <w:rsid w:val="008A49F0"/>
    <w:rsid w:val="008A4A91"/>
    <w:rsid w:val="008A59EC"/>
    <w:rsid w:val="008A5B87"/>
    <w:rsid w:val="008A5E66"/>
    <w:rsid w:val="008A608C"/>
    <w:rsid w:val="008A6185"/>
    <w:rsid w:val="008A6B2E"/>
    <w:rsid w:val="008A6C67"/>
    <w:rsid w:val="008A6CD5"/>
    <w:rsid w:val="008A7E80"/>
    <w:rsid w:val="008A7F33"/>
    <w:rsid w:val="008A7FDB"/>
    <w:rsid w:val="008B0AA9"/>
    <w:rsid w:val="008B0D28"/>
    <w:rsid w:val="008B1C2B"/>
    <w:rsid w:val="008B1CFF"/>
    <w:rsid w:val="008B25A8"/>
    <w:rsid w:val="008B3A46"/>
    <w:rsid w:val="008B40C8"/>
    <w:rsid w:val="008B45D1"/>
    <w:rsid w:val="008B45DE"/>
    <w:rsid w:val="008B49A9"/>
    <w:rsid w:val="008B4AEA"/>
    <w:rsid w:val="008B4EF3"/>
    <w:rsid w:val="008B654C"/>
    <w:rsid w:val="008B6744"/>
    <w:rsid w:val="008B6979"/>
    <w:rsid w:val="008B6A90"/>
    <w:rsid w:val="008B6C34"/>
    <w:rsid w:val="008B6D50"/>
    <w:rsid w:val="008B6D75"/>
    <w:rsid w:val="008B6FDE"/>
    <w:rsid w:val="008B7564"/>
    <w:rsid w:val="008B79CA"/>
    <w:rsid w:val="008B79DC"/>
    <w:rsid w:val="008C0859"/>
    <w:rsid w:val="008C2913"/>
    <w:rsid w:val="008C3101"/>
    <w:rsid w:val="008C35B5"/>
    <w:rsid w:val="008C4585"/>
    <w:rsid w:val="008C4B53"/>
    <w:rsid w:val="008C60DC"/>
    <w:rsid w:val="008C62C5"/>
    <w:rsid w:val="008C6AAA"/>
    <w:rsid w:val="008C6E4D"/>
    <w:rsid w:val="008C709F"/>
    <w:rsid w:val="008C7367"/>
    <w:rsid w:val="008D0456"/>
    <w:rsid w:val="008D104A"/>
    <w:rsid w:val="008D244B"/>
    <w:rsid w:val="008D24F8"/>
    <w:rsid w:val="008D285E"/>
    <w:rsid w:val="008D2AD8"/>
    <w:rsid w:val="008D3302"/>
    <w:rsid w:val="008D34BF"/>
    <w:rsid w:val="008D37A2"/>
    <w:rsid w:val="008D3D5D"/>
    <w:rsid w:val="008D4093"/>
    <w:rsid w:val="008D48D0"/>
    <w:rsid w:val="008D4BED"/>
    <w:rsid w:val="008D5324"/>
    <w:rsid w:val="008D6AAD"/>
    <w:rsid w:val="008D6CE7"/>
    <w:rsid w:val="008D7778"/>
    <w:rsid w:val="008D7F95"/>
    <w:rsid w:val="008E017E"/>
    <w:rsid w:val="008E0347"/>
    <w:rsid w:val="008E0E5B"/>
    <w:rsid w:val="008E1511"/>
    <w:rsid w:val="008E281F"/>
    <w:rsid w:val="008E2C8B"/>
    <w:rsid w:val="008E325B"/>
    <w:rsid w:val="008E39A7"/>
    <w:rsid w:val="008E3B1E"/>
    <w:rsid w:val="008E4357"/>
    <w:rsid w:val="008E46D3"/>
    <w:rsid w:val="008E4B1C"/>
    <w:rsid w:val="008E5453"/>
    <w:rsid w:val="008E54F0"/>
    <w:rsid w:val="008E578C"/>
    <w:rsid w:val="008E5916"/>
    <w:rsid w:val="008E5C63"/>
    <w:rsid w:val="008E5D63"/>
    <w:rsid w:val="008E6E81"/>
    <w:rsid w:val="008E6FB6"/>
    <w:rsid w:val="008F085C"/>
    <w:rsid w:val="008F0997"/>
    <w:rsid w:val="008F0D35"/>
    <w:rsid w:val="008F15BF"/>
    <w:rsid w:val="008F1A29"/>
    <w:rsid w:val="008F1C39"/>
    <w:rsid w:val="008F1E16"/>
    <w:rsid w:val="008F2C09"/>
    <w:rsid w:val="008F39F1"/>
    <w:rsid w:val="008F4215"/>
    <w:rsid w:val="008F4E04"/>
    <w:rsid w:val="008F4E88"/>
    <w:rsid w:val="008F5DD5"/>
    <w:rsid w:val="008F5E63"/>
    <w:rsid w:val="008F5F19"/>
    <w:rsid w:val="008F6597"/>
    <w:rsid w:val="008F69C1"/>
    <w:rsid w:val="008F7D29"/>
    <w:rsid w:val="00900547"/>
    <w:rsid w:val="009018C6"/>
    <w:rsid w:val="009029F9"/>
    <w:rsid w:val="00902B40"/>
    <w:rsid w:val="00903217"/>
    <w:rsid w:val="009039E9"/>
    <w:rsid w:val="00903AF2"/>
    <w:rsid w:val="0090459E"/>
    <w:rsid w:val="00904EE9"/>
    <w:rsid w:val="0090509E"/>
    <w:rsid w:val="009054F5"/>
    <w:rsid w:val="009058A0"/>
    <w:rsid w:val="0090687E"/>
    <w:rsid w:val="00906ABF"/>
    <w:rsid w:val="009072B5"/>
    <w:rsid w:val="00907A71"/>
    <w:rsid w:val="00907EEE"/>
    <w:rsid w:val="009100B4"/>
    <w:rsid w:val="0091092C"/>
    <w:rsid w:val="00910D73"/>
    <w:rsid w:val="0091151D"/>
    <w:rsid w:val="009118BC"/>
    <w:rsid w:val="00911E41"/>
    <w:rsid w:val="00912B71"/>
    <w:rsid w:val="009130F4"/>
    <w:rsid w:val="00913B14"/>
    <w:rsid w:val="009141AF"/>
    <w:rsid w:val="009152F0"/>
    <w:rsid w:val="009153C5"/>
    <w:rsid w:val="00915493"/>
    <w:rsid w:val="00915609"/>
    <w:rsid w:val="00915681"/>
    <w:rsid w:val="00915AFC"/>
    <w:rsid w:val="00916BB1"/>
    <w:rsid w:val="0091756F"/>
    <w:rsid w:val="00917752"/>
    <w:rsid w:val="00917B0C"/>
    <w:rsid w:val="00917DD5"/>
    <w:rsid w:val="00920196"/>
    <w:rsid w:val="00920212"/>
    <w:rsid w:val="00920224"/>
    <w:rsid w:val="00920EDC"/>
    <w:rsid w:val="009211CA"/>
    <w:rsid w:val="009216C7"/>
    <w:rsid w:val="0092189F"/>
    <w:rsid w:val="00922109"/>
    <w:rsid w:val="0092232E"/>
    <w:rsid w:val="00922DD3"/>
    <w:rsid w:val="00922F8B"/>
    <w:rsid w:val="00925BA5"/>
    <w:rsid w:val="00925C8E"/>
    <w:rsid w:val="009260A2"/>
    <w:rsid w:val="0092724A"/>
    <w:rsid w:val="00927697"/>
    <w:rsid w:val="009279C8"/>
    <w:rsid w:val="00930606"/>
    <w:rsid w:val="00930612"/>
    <w:rsid w:val="0093066F"/>
    <w:rsid w:val="009306B6"/>
    <w:rsid w:val="0093164E"/>
    <w:rsid w:val="00931B7A"/>
    <w:rsid w:val="00931C5D"/>
    <w:rsid w:val="0093219B"/>
    <w:rsid w:val="00932F39"/>
    <w:rsid w:val="00933460"/>
    <w:rsid w:val="009346D8"/>
    <w:rsid w:val="00934A45"/>
    <w:rsid w:val="00934D88"/>
    <w:rsid w:val="00935E67"/>
    <w:rsid w:val="00935F91"/>
    <w:rsid w:val="00937823"/>
    <w:rsid w:val="00937A73"/>
    <w:rsid w:val="00937C27"/>
    <w:rsid w:val="00937D34"/>
    <w:rsid w:val="00937DC7"/>
    <w:rsid w:val="009405B8"/>
    <w:rsid w:val="0094073D"/>
    <w:rsid w:val="00940DB3"/>
    <w:rsid w:val="00943066"/>
    <w:rsid w:val="00943286"/>
    <w:rsid w:val="00943523"/>
    <w:rsid w:val="00943FF2"/>
    <w:rsid w:val="009447F7"/>
    <w:rsid w:val="00944E56"/>
    <w:rsid w:val="0094520F"/>
    <w:rsid w:val="00945296"/>
    <w:rsid w:val="009453D0"/>
    <w:rsid w:val="00945C06"/>
    <w:rsid w:val="00945E1A"/>
    <w:rsid w:val="009462E4"/>
    <w:rsid w:val="00946A71"/>
    <w:rsid w:val="00950129"/>
    <w:rsid w:val="009501CB"/>
    <w:rsid w:val="00950A38"/>
    <w:rsid w:val="00950E16"/>
    <w:rsid w:val="00951310"/>
    <w:rsid w:val="00951D06"/>
    <w:rsid w:val="00952272"/>
    <w:rsid w:val="00952288"/>
    <w:rsid w:val="00953230"/>
    <w:rsid w:val="00954B9A"/>
    <w:rsid w:val="00955DE1"/>
    <w:rsid w:val="009563EC"/>
    <w:rsid w:val="00956A2D"/>
    <w:rsid w:val="00956AF9"/>
    <w:rsid w:val="00960366"/>
    <w:rsid w:val="0096068C"/>
    <w:rsid w:val="00962D7A"/>
    <w:rsid w:val="009635F9"/>
    <w:rsid w:val="009650B5"/>
    <w:rsid w:val="009651BB"/>
    <w:rsid w:val="009657ED"/>
    <w:rsid w:val="009657F5"/>
    <w:rsid w:val="00966022"/>
    <w:rsid w:val="0096610F"/>
    <w:rsid w:val="009665FF"/>
    <w:rsid w:val="009666DB"/>
    <w:rsid w:val="009675F3"/>
    <w:rsid w:val="00967C19"/>
    <w:rsid w:val="00967DFA"/>
    <w:rsid w:val="00970308"/>
    <w:rsid w:val="009704C0"/>
    <w:rsid w:val="00970C68"/>
    <w:rsid w:val="00970DEC"/>
    <w:rsid w:val="00971203"/>
    <w:rsid w:val="00972087"/>
    <w:rsid w:val="009725BD"/>
    <w:rsid w:val="00974330"/>
    <w:rsid w:val="0097501D"/>
    <w:rsid w:val="0097573F"/>
    <w:rsid w:val="00975919"/>
    <w:rsid w:val="00975E33"/>
    <w:rsid w:val="00976CC7"/>
    <w:rsid w:val="00976E9A"/>
    <w:rsid w:val="00977167"/>
    <w:rsid w:val="00977251"/>
    <w:rsid w:val="009776EC"/>
    <w:rsid w:val="009778A1"/>
    <w:rsid w:val="0098021E"/>
    <w:rsid w:val="0098059C"/>
    <w:rsid w:val="00980755"/>
    <w:rsid w:val="00980C21"/>
    <w:rsid w:val="00980C53"/>
    <w:rsid w:val="0098108F"/>
    <w:rsid w:val="0098163B"/>
    <w:rsid w:val="00982452"/>
    <w:rsid w:val="0098249A"/>
    <w:rsid w:val="00982886"/>
    <w:rsid w:val="00983F97"/>
    <w:rsid w:val="00984F27"/>
    <w:rsid w:val="009853D0"/>
    <w:rsid w:val="0098572D"/>
    <w:rsid w:val="00985CF4"/>
    <w:rsid w:val="00986D46"/>
    <w:rsid w:val="009874DB"/>
    <w:rsid w:val="0099039A"/>
    <w:rsid w:val="00990446"/>
    <w:rsid w:val="00990956"/>
    <w:rsid w:val="0099098C"/>
    <w:rsid w:val="00991097"/>
    <w:rsid w:val="009915A8"/>
    <w:rsid w:val="00991D17"/>
    <w:rsid w:val="009921C0"/>
    <w:rsid w:val="00992DFF"/>
    <w:rsid w:val="00993344"/>
    <w:rsid w:val="009939CD"/>
    <w:rsid w:val="009955B3"/>
    <w:rsid w:val="00995A24"/>
    <w:rsid w:val="00995C36"/>
    <w:rsid w:val="00995D45"/>
    <w:rsid w:val="00996036"/>
    <w:rsid w:val="009966D4"/>
    <w:rsid w:val="009967D4"/>
    <w:rsid w:val="00996F7E"/>
    <w:rsid w:val="009A2468"/>
    <w:rsid w:val="009A27AC"/>
    <w:rsid w:val="009A2AA2"/>
    <w:rsid w:val="009A38C7"/>
    <w:rsid w:val="009A4767"/>
    <w:rsid w:val="009A498B"/>
    <w:rsid w:val="009A54F6"/>
    <w:rsid w:val="009A5673"/>
    <w:rsid w:val="009A5952"/>
    <w:rsid w:val="009A5BEA"/>
    <w:rsid w:val="009A6754"/>
    <w:rsid w:val="009A6B32"/>
    <w:rsid w:val="009A6C37"/>
    <w:rsid w:val="009A70FC"/>
    <w:rsid w:val="009A7B31"/>
    <w:rsid w:val="009A7BC6"/>
    <w:rsid w:val="009A7E04"/>
    <w:rsid w:val="009B026E"/>
    <w:rsid w:val="009B0777"/>
    <w:rsid w:val="009B16D8"/>
    <w:rsid w:val="009B246F"/>
    <w:rsid w:val="009B247A"/>
    <w:rsid w:val="009B280E"/>
    <w:rsid w:val="009B28D1"/>
    <w:rsid w:val="009B2B7A"/>
    <w:rsid w:val="009B2EAE"/>
    <w:rsid w:val="009B31C0"/>
    <w:rsid w:val="009B35DD"/>
    <w:rsid w:val="009B40E6"/>
    <w:rsid w:val="009B4680"/>
    <w:rsid w:val="009B4763"/>
    <w:rsid w:val="009B4A63"/>
    <w:rsid w:val="009B4BED"/>
    <w:rsid w:val="009B5536"/>
    <w:rsid w:val="009B61BA"/>
    <w:rsid w:val="009B67A0"/>
    <w:rsid w:val="009B7505"/>
    <w:rsid w:val="009B7FA4"/>
    <w:rsid w:val="009C05DE"/>
    <w:rsid w:val="009C1100"/>
    <w:rsid w:val="009C16B3"/>
    <w:rsid w:val="009C21FE"/>
    <w:rsid w:val="009C27F7"/>
    <w:rsid w:val="009C2ACA"/>
    <w:rsid w:val="009C3493"/>
    <w:rsid w:val="009C3639"/>
    <w:rsid w:val="009C3A87"/>
    <w:rsid w:val="009C3C64"/>
    <w:rsid w:val="009C4233"/>
    <w:rsid w:val="009C467C"/>
    <w:rsid w:val="009C4B73"/>
    <w:rsid w:val="009C4D70"/>
    <w:rsid w:val="009C515B"/>
    <w:rsid w:val="009C59E0"/>
    <w:rsid w:val="009C63FF"/>
    <w:rsid w:val="009C6E2C"/>
    <w:rsid w:val="009C724E"/>
    <w:rsid w:val="009C753E"/>
    <w:rsid w:val="009C7AAA"/>
    <w:rsid w:val="009D00C8"/>
    <w:rsid w:val="009D0252"/>
    <w:rsid w:val="009D0593"/>
    <w:rsid w:val="009D0B90"/>
    <w:rsid w:val="009D0FA2"/>
    <w:rsid w:val="009D188E"/>
    <w:rsid w:val="009D27BB"/>
    <w:rsid w:val="009D3075"/>
    <w:rsid w:val="009D3A52"/>
    <w:rsid w:val="009D3BFA"/>
    <w:rsid w:val="009D4190"/>
    <w:rsid w:val="009D5034"/>
    <w:rsid w:val="009D55FE"/>
    <w:rsid w:val="009D619B"/>
    <w:rsid w:val="009D6ECA"/>
    <w:rsid w:val="009D7997"/>
    <w:rsid w:val="009E01DA"/>
    <w:rsid w:val="009E04C4"/>
    <w:rsid w:val="009E063E"/>
    <w:rsid w:val="009E09F6"/>
    <w:rsid w:val="009E0A2C"/>
    <w:rsid w:val="009E0B65"/>
    <w:rsid w:val="009E1601"/>
    <w:rsid w:val="009E1AE8"/>
    <w:rsid w:val="009E3365"/>
    <w:rsid w:val="009E3583"/>
    <w:rsid w:val="009E38BB"/>
    <w:rsid w:val="009E3A7B"/>
    <w:rsid w:val="009E3D81"/>
    <w:rsid w:val="009E4208"/>
    <w:rsid w:val="009E4A9C"/>
    <w:rsid w:val="009E50BC"/>
    <w:rsid w:val="009E5103"/>
    <w:rsid w:val="009E5632"/>
    <w:rsid w:val="009E5B64"/>
    <w:rsid w:val="009E5E9E"/>
    <w:rsid w:val="009E633B"/>
    <w:rsid w:val="009E65F8"/>
    <w:rsid w:val="009E6EBE"/>
    <w:rsid w:val="009E7140"/>
    <w:rsid w:val="009E7186"/>
    <w:rsid w:val="009E75BD"/>
    <w:rsid w:val="009E7FED"/>
    <w:rsid w:val="009F04AC"/>
    <w:rsid w:val="009F0A40"/>
    <w:rsid w:val="009F0AD8"/>
    <w:rsid w:val="009F0EBC"/>
    <w:rsid w:val="009F1612"/>
    <w:rsid w:val="009F1EB3"/>
    <w:rsid w:val="009F27E8"/>
    <w:rsid w:val="009F2C81"/>
    <w:rsid w:val="009F2E9D"/>
    <w:rsid w:val="009F2FBA"/>
    <w:rsid w:val="009F36DA"/>
    <w:rsid w:val="009F4AC7"/>
    <w:rsid w:val="009F56C1"/>
    <w:rsid w:val="009F571D"/>
    <w:rsid w:val="009F5A08"/>
    <w:rsid w:val="009F5B52"/>
    <w:rsid w:val="009F6B6E"/>
    <w:rsid w:val="009F6D21"/>
    <w:rsid w:val="009F7087"/>
    <w:rsid w:val="009F7184"/>
    <w:rsid w:val="009F7C67"/>
    <w:rsid w:val="009F7F6A"/>
    <w:rsid w:val="00A0033A"/>
    <w:rsid w:val="00A02970"/>
    <w:rsid w:val="00A02E92"/>
    <w:rsid w:val="00A0349D"/>
    <w:rsid w:val="00A03AD7"/>
    <w:rsid w:val="00A03C55"/>
    <w:rsid w:val="00A04052"/>
    <w:rsid w:val="00A042D7"/>
    <w:rsid w:val="00A044A4"/>
    <w:rsid w:val="00A048F0"/>
    <w:rsid w:val="00A0510A"/>
    <w:rsid w:val="00A05183"/>
    <w:rsid w:val="00A052F1"/>
    <w:rsid w:val="00A0550C"/>
    <w:rsid w:val="00A05C9B"/>
    <w:rsid w:val="00A05D69"/>
    <w:rsid w:val="00A05FC0"/>
    <w:rsid w:val="00A0676E"/>
    <w:rsid w:val="00A06920"/>
    <w:rsid w:val="00A06F10"/>
    <w:rsid w:val="00A10238"/>
    <w:rsid w:val="00A10410"/>
    <w:rsid w:val="00A10535"/>
    <w:rsid w:val="00A10615"/>
    <w:rsid w:val="00A10C5B"/>
    <w:rsid w:val="00A10CDC"/>
    <w:rsid w:val="00A127F0"/>
    <w:rsid w:val="00A134EC"/>
    <w:rsid w:val="00A14139"/>
    <w:rsid w:val="00A14AEC"/>
    <w:rsid w:val="00A153DA"/>
    <w:rsid w:val="00A157DA"/>
    <w:rsid w:val="00A15937"/>
    <w:rsid w:val="00A15A54"/>
    <w:rsid w:val="00A15AE7"/>
    <w:rsid w:val="00A15E6F"/>
    <w:rsid w:val="00A16159"/>
    <w:rsid w:val="00A1640F"/>
    <w:rsid w:val="00A166DA"/>
    <w:rsid w:val="00A173F8"/>
    <w:rsid w:val="00A1763A"/>
    <w:rsid w:val="00A17D11"/>
    <w:rsid w:val="00A2017C"/>
    <w:rsid w:val="00A20467"/>
    <w:rsid w:val="00A20480"/>
    <w:rsid w:val="00A20C2D"/>
    <w:rsid w:val="00A2131A"/>
    <w:rsid w:val="00A21445"/>
    <w:rsid w:val="00A21AF5"/>
    <w:rsid w:val="00A21B7B"/>
    <w:rsid w:val="00A21EB3"/>
    <w:rsid w:val="00A220A6"/>
    <w:rsid w:val="00A2240F"/>
    <w:rsid w:val="00A22487"/>
    <w:rsid w:val="00A2250C"/>
    <w:rsid w:val="00A22637"/>
    <w:rsid w:val="00A228AE"/>
    <w:rsid w:val="00A22FCB"/>
    <w:rsid w:val="00A23587"/>
    <w:rsid w:val="00A23ED9"/>
    <w:rsid w:val="00A24646"/>
    <w:rsid w:val="00A24ED2"/>
    <w:rsid w:val="00A25636"/>
    <w:rsid w:val="00A25977"/>
    <w:rsid w:val="00A25EEB"/>
    <w:rsid w:val="00A26C28"/>
    <w:rsid w:val="00A26E57"/>
    <w:rsid w:val="00A27124"/>
    <w:rsid w:val="00A27384"/>
    <w:rsid w:val="00A2757D"/>
    <w:rsid w:val="00A276ED"/>
    <w:rsid w:val="00A27817"/>
    <w:rsid w:val="00A27F73"/>
    <w:rsid w:val="00A30568"/>
    <w:rsid w:val="00A30811"/>
    <w:rsid w:val="00A314D4"/>
    <w:rsid w:val="00A316E7"/>
    <w:rsid w:val="00A31E36"/>
    <w:rsid w:val="00A320E9"/>
    <w:rsid w:val="00A32A02"/>
    <w:rsid w:val="00A3391E"/>
    <w:rsid w:val="00A34D5E"/>
    <w:rsid w:val="00A34FD4"/>
    <w:rsid w:val="00A3526E"/>
    <w:rsid w:val="00A35615"/>
    <w:rsid w:val="00A356FA"/>
    <w:rsid w:val="00A358AC"/>
    <w:rsid w:val="00A35F29"/>
    <w:rsid w:val="00A36CF3"/>
    <w:rsid w:val="00A3745F"/>
    <w:rsid w:val="00A37553"/>
    <w:rsid w:val="00A37567"/>
    <w:rsid w:val="00A37FE2"/>
    <w:rsid w:val="00A4127F"/>
    <w:rsid w:val="00A4134F"/>
    <w:rsid w:val="00A41522"/>
    <w:rsid w:val="00A418BA"/>
    <w:rsid w:val="00A41955"/>
    <w:rsid w:val="00A41B85"/>
    <w:rsid w:val="00A41CEB"/>
    <w:rsid w:val="00A41EE8"/>
    <w:rsid w:val="00A432FA"/>
    <w:rsid w:val="00A43999"/>
    <w:rsid w:val="00A43A47"/>
    <w:rsid w:val="00A43E29"/>
    <w:rsid w:val="00A4427E"/>
    <w:rsid w:val="00A45536"/>
    <w:rsid w:val="00A45C96"/>
    <w:rsid w:val="00A46848"/>
    <w:rsid w:val="00A46BE3"/>
    <w:rsid w:val="00A47543"/>
    <w:rsid w:val="00A47B4D"/>
    <w:rsid w:val="00A50E12"/>
    <w:rsid w:val="00A50F8F"/>
    <w:rsid w:val="00A51DCB"/>
    <w:rsid w:val="00A51EAB"/>
    <w:rsid w:val="00A52574"/>
    <w:rsid w:val="00A52C0F"/>
    <w:rsid w:val="00A52FB1"/>
    <w:rsid w:val="00A5322C"/>
    <w:rsid w:val="00A53731"/>
    <w:rsid w:val="00A539F8"/>
    <w:rsid w:val="00A54611"/>
    <w:rsid w:val="00A547B1"/>
    <w:rsid w:val="00A54E8D"/>
    <w:rsid w:val="00A55503"/>
    <w:rsid w:val="00A5554A"/>
    <w:rsid w:val="00A557E7"/>
    <w:rsid w:val="00A557E8"/>
    <w:rsid w:val="00A55860"/>
    <w:rsid w:val="00A55DC8"/>
    <w:rsid w:val="00A56552"/>
    <w:rsid w:val="00A56F90"/>
    <w:rsid w:val="00A57BC0"/>
    <w:rsid w:val="00A6000E"/>
    <w:rsid w:val="00A62409"/>
    <w:rsid w:val="00A62A13"/>
    <w:rsid w:val="00A63342"/>
    <w:rsid w:val="00A644E0"/>
    <w:rsid w:val="00A6462A"/>
    <w:rsid w:val="00A64B82"/>
    <w:rsid w:val="00A65402"/>
    <w:rsid w:val="00A65876"/>
    <w:rsid w:val="00A65A98"/>
    <w:rsid w:val="00A66422"/>
    <w:rsid w:val="00A679EF"/>
    <w:rsid w:val="00A67D97"/>
    <w:rsid w:val="00A67EE7"/>
    <w:rsid w:val="00A7002F"/>
    <w:rsid w:val="00A701F8"/>
    <w:rsid w:val="00A705C1"/>
    <w:rsid w:val="00A7190E"/>
    <w:rsid w:val="00A726F7"/>
    <w:rsid w:val="00A72C8F"/>
    <w:rsid w:val="00A73247"/>
    <w:rsid w:val="00A737B0"/>
    <w:rsid w:val="00A73909"/>
    <w:rsid w:val="00A7526B"/>
    <w:rsid w:val="00A75D13"/>
    <w:rsid w:val="00A76964"/>
    <w:rsid w:val="00A76E22"/>
    <w:rsid w:val="00A77384"/>
    <w:rsid w:val="00A77455"/>
    <w:rsid w:val="00A774EA"/>
    <w:rsid w:val="00A77732"/>
    <w:rsid w:val="00A80831"/>
    <w:rsid w:val="00A80BEE"/>
    <w:rsid w:val="00A80D43"/>
    <w:rsid w:val="00A80E1F"/>
    <w:rsid w:val="00A81631"/>
    <w:rsid w:val="00A817A6"/>
    <w:rsid w:val="00A8190C"/>
    <w:rsid w:val="00A81A47"/>
    <w:rsid w:val="00A81F10"/>
    <w:rsid w:val="00A8214C"/>
    <w:rsid w:val="00A82261"/>
    <w:rsid w:val="00A82FEC"/>
    <w:rsid w:val="00A831FC"/>
    <w:rsid w:val="00A83516"/>
    <w:rsid w:val="00A83557"/>
    <w:rsid w:val="00A83F80"/>
    <w:rsid w:val="00A84103"/>
    <w:rsid w:val="00A8425D"/>
    <w:rsid w:val="00A845D0"/>
    <w:rsid w:val="00A84606"/>
    <w:rsid w:val="00A84626"/>
    <w:rsid w:val="00A84A50"/>
    <w:rsid w:val="00A84C93"/>
    <w:rsid w:val="00A84D1E"/>
    <w:rsid w:val="00A8537A"/>
    <w:rsid w:val="00A859B9"/>
    <w:rsid w:val="00A86259"/>
    <w:rsid w:val="00A86427"/>
    <w:rsid w:val="00A86860"/>
    <w:rsid w:val="00A86B4D"/>
    <w:rsid w:val="00A876E5"/>
    <w:rsid w:val="00A8776F"/>
    <w:rsid w:val="00A90220"/>
    <w:rsid w:val="00A903B3"/>
    <w:rsid w:val="00A906CB"/>
    <w:rsid w:val="00A90A06"/>
    <w:rsid w:val="00A91495"/>
    <w:rsid w:val="00A91797"/>
    <w:rsid w:val="00A92391"/>
    <w:rsid w:val="00A92755"/>
    <w:rsid w:val="00A92C99"/>
    <w:rsid w:val="00A93052"/>
    <w:rsid w:val="00A938A4"/>
    <w:rsid w:val="00A94440"/>
    <w:rsid w:val="00A951BA"/>
    <w:rsid w:val="00A958A1"/>
    <w:rsid w:val="00A95A6F"/>
    <w:rsid w:val="00A95C07"/>
    <w:rsid w:val="00A966E7"/>
    <w:rsid w:val="00A96F03"/>
    <w:rsid w:val="00A971C4"/>
    <w:rsid w:val="00A9786D"/>
    <w:rsid w:val="00AA0174"/>
    <w:rsid w:val="00AA04CB"/>
    <w:rsid w:val="00AA057A"/>
    <w:rsid w:val="00AA0CF1"/>
    <w:rsid w:val="00AA1484"/>
    <w:rsid w:val="00AA1517"/>
    <w:rsid w:val="00AA2087"/>
    <w:rsid w:val="00AA291D"/>
    <w:rsid w:val="00AA31E3"/>
    <w:rsid w:val="00AA3594"/>
    <w:rsid w:val="00AA3DE5"/>
    <w:rsid w:val="00AA4054"/>
    <w:rsid w:val="00AA4280"/>
    <w:rsid w:val="00AA5098"/>
    <w:rsid w:val="00AA51AF"/>
    <w:rsid w:val="00AA5431"/>
    <w:rsid w:val="00AA5C6C"/>
    <w:rsid w:val="00AA5E00"/>
    <w:rsid w:val="00AA61F9"/>
    <w:rsid w:val="00AA6295"/>
    <w:rsid w:val="00AA69A4"/>
    <w:rsid w:val="00AA70FF"/>
    <w:rsid w:val="00AA7DB0"/>
    <w:rsid w:val="00AA7EAA"/>
    <w:rsid w:val="00AB012A"/>
    <w:rsid w:val="00AB0560"/>
    <w:rsid w:val="00AB0AD8"/>
    <w:rsid w:val="00AB0F00"/>
    <w:rsid w:val="00AB127A"/>
    <w:rsid w:val="00AB1EC6"/>
    <w:rsid w:val="00AB1F32"/>
    <w:rsid w:val="00AB266A"/>
    <w:rsid w:val="00AB2882"/>
    <w:rsid w:val="00AB45F2"/>
    <w:rsid w:val="00AB4EEA"/>
    <w:rsid w:val="00AB56E3"/>
    <w:rsid w:val="00AB68E0"/>
    <w:rsid w:val="00AB6D72"/>
    <w:rsid w:val="00AB7E73"/>
    <w:rsid w:val="00AC01A6"/>
    <w:rsid w:val="00AC0679"/>
    <w:rsid w:val="00AC0EC9"/>
    <w:rsid w:val="00AC1728"/>
    <w:rsid w:val="00AC178F"/>
    <w:rsid w:val="00AC24AB"/>
    <w:rsid w:val="00AC24B6"/>
    <w:rsid w:val="00AC2AA1"/>
    <w:rsid w:val="00AC3038"/>
    <w:rsid w:val="00AC3AE2"/>
    <w:rsid w:val="00AC3C28"/>
    <w:rsid w:val="00AC3E0B"/>
    <w:rsid w:val="00AC42BF"/>
    <w:rsid w:val="00AC5A36"/>
    <w:rsid w:val="00AC5A4F"/>
    <w:rsid w:val="00AC5AED"/>
    <w:rsid w:val="00AC6838"/>
    <w:rsid w:val="00AC6864"/>
    <w:rsid w:val="00AC707A"/>
    <w:rsid w:val="00AC7ED7"/>
    <w:rsid w:val="00AD0474"/>
    <w:rsid w:val="00AD055D"/>
    <w:rsid w:val="00AD0724"/>
    <w:rsid w:val="00AD0B83"/>
    <w:rsid w:val="00AD0BEC"/>
    <w:rsid w:val="00AD1640"/>
    <w:rsid w:val="00AD2113"/>
    <w:rsid w:val="00AD2187"/>
    <w:rsid w:val="00AD21C3"/>
    <w:rsid w:val="00AD23C2"/>
    <w:rsid w:val="00AD24C9"/>
    <w:rsid w:val="00AD2DDD"/>
    <w:rsid w:val="00AD36F0"/>
    <w:rsid w:val="00AD3A12"/>
    <w:rsid w:val="00AD3E09"/>
    <w:rsid w:val="00AD3FBE"/>
    <w:rsid w:val="00AD4016"/>
    <w:rsid w:val="00AD423A"/>
    <w:rsid w:val="00AD4D5E"/>
    <w:rsid w:val="00AD56F9"/>
    <w:rsid w:val="00AD6554"/>
    <w:rsid w:val="00AD6CB6"/>
    <w:rsid w:val="00AD7262"/>
    <w:rsid w:val="00AD78B1"/>
    <w:rsid w:val="00AE0B87"/>
    <w:rsid w:val="00AE0BD4"/>
    <w:rsid w:val="00AE1163"/>
    <w:rsid w:val="00AE157E"/>
    <w:rsid w:val="00AE1590"/>
    <w:rsid w:val="00AE2310"/>
    <w:rsid w:val="00AE276D"/>
    <w:rsid w:val="00AE4517"/>
    <w:rsid w:val="00AE462E"/>
    <w:rsid w:val="00AE4C44"/>
    <w:rsid w:val="00AE5F1D"/>
    <w:rsid w:val="00AE601D"/>
    <w:rsid w:val="00AE6A32"/>
    <w:rsid w:val="00AE7057"/>
    <w:rsid w:val="00AE786A"/>
    <w:rsid w:val="00AE7A04"/>
    <w:rsid w:val="00AF086F"/>
    <w:rsid w:val="00AF0BF4"/>
    <w:rsid w:val="00AF0EAA"/>
    <w:rsid w:val="00AF1281"/>
    <w:rsid w:val="00AF1BA1"/>
    <w:rsid w:val="00AF2180"/>
    <w:rsid w:val="00AF307D"/>
    <w:rsid w:val="00AF3692"/>
    <w:rsid w:val="00AF394B"/>
    <w:rsid w:val="00AF476C"/>
    <w:rsid w:val="00AF4C35"/>
    <w:rsid w:val="00AF52C5"/>
    <w:rsid w:val="00AF5D72"/>
    <w:rsid w:val="00AF646C"/>
    <w:rsid w:val="00AF6EAB"/>
    <w:rsid w:val="00AF7221"/>
    <w:rsid w:val="00B006B2"/>
    <w:rsid w:val="00B00DF3"/>
    <w:rsid w:val="00B01535"/>
    <w:rsid w:val="00B02045"/>
    <w:rsid w:val="00B0286E"/>
    <w:rsid w:val="00B02C60"/>
    <w:rsid w:val="00B0373F"/>
    <w:rsid w:val="00B03D42"/>
    <w:rsid w:val="00B03F0E"/>
    <w:rsid w:val="00B040FF"/>
    <w:rsid w:val="00B041D6"/>
    <w:rsid w:val="00B04FF7"/>
    <w:rsid w:val="00B05305"/>
    <w:rsid w:val="00B05496"/>
    <w:rsid w:val="00B0554D"/>
    <w:rsid w:val="00B0570A"/>
    <w:rsid w:val="00B06176"/>
    <w:rsid w:val="00B062F8"/>
    <w:rsid w:val="00B06573"/>
    <w:rsid w:val="00B06849"/>
    <w:rsid w:val="00B0686F"/>
    <w:rsid w:val="00B06931"/>
    <w:rsid w:val="00B06B21"/>
    <w:rsid w:val="00B073F1"/>
    <w:rsid w:val="00B07AC6"/>
    <w:rsid w:val="00B1009A"/>
    <w:rsid w:val="00B10333"/>
    <w:rsid w:val="00B1046C"/>
    <w:rsid w:val="00B10951"/>
    <w:rsid w:val="00B10AFB"/>
    <w:rsid w:val="00B121A6"/>
    <w:rsid w:val="00B124CA"/>
    <w:rsid w:val="00B12B1C"/>
    <w:rsid w:val="00B13C67"/>
    <w:rsid w:val="00B14581"/>
    <w:rsid w:val="00B146E5"/>
    <w:rsid w:val="00B14A9B"/>
    <w:rsid w:val="00B14C01"/>
    <w:rsid w:val="00B15BCC"/>
    <w:rsid w:val="00B17093"/>
    <w:rsid w:val="00B17312"/>
    <w:rsid w:val="00B17ACD"/>
    <w:rsid w:val="00B17CFA"/>
    <w:rsid w:val="00B20C45"/>
    <w:rsid w:val="00B21462"/>
    <w:rsid w:val="00B21AB4"/>
    <w:rsid w:val="00B21AD6"/>
    <w:rsid w:val="00B227F9"/>
    <w:rsid w:val="00B22BD6"/>
    <w:rsid w:val="00B237F4"/>
    <w:rsid w:val="00B23C05"/>
    <w:rsid w:val="00B23C34"/>
    <w:rsid w:val="00B26517"/>
    <w:rsid w:val="00B26761"/>
    <w:rsid w:val="00B27533"/>
    <w:rsid w:val="00B27893"/>
    <w:rsid w:val="00B30CB5"/>
    <w:rsid w:val="00B30E73"/>
    <w:rsid w:val="00B31210"/>
    <w:rsid w:val="00B31309"/>
    <w:rsid w:val="00B32017"/>
    <w:rsid w:val="00B32717"/>
    <w:rsid w:val="00B32935"/>
    <w:rsid w:val="00B32AED"/>
    <w:rsid w:val="00B32B4B"/>
    <w:rsid w:val="00B330DF"/>
    <w:rsid w:val="00B33442"/>
    <w:rsid w:val="00B33DAC"/>
    <w:rsid w:val="00B3413A"/>
    <w:rsid w:val="00B34200"/>
    <w:rsid w:val="00B34301"/>
    <w:rsid w:val="00B348AB"/>
    <w:rsid w:val="00B349BD"/>
    <w:rsid w:val="00B34A57"/>
    <w:rsid w:val="00B34D34"/>
    <w:rsid w:val="00B35040"/>
    <w:rsid w:val="00B356E1"/>
    <w:rsid w:val="00B35A56"/>
    <w:rsid w:val="00B35C55"/>
    <w:rsid w:val="00B360F0"/>
    <w:rsid w:val="00B36208"/>
    <w:rsid w:val="00B3663A"/>
    <w:rsid w:val="00B3735D"/>
    <w:rsid w:val="00B37874"/>
    <w:rsid w:val="00B4295B"/>
    <w:rsid w:val="00B4348B"/>
    <w:rsid w:val="00B44169"/>
    <w:rsid w:val="00B447BB"/>
    <w:rsid w:val="00B452B8"/>
    <w:rsid w:val="00B45486"/>
    <w:rsid w:val="00B4557B"/>
    <w:rsid w:val="00B4559F"/>
    <w:rsid w:val="00B45B7F"/>
    <w:rsid w:val="00B45EF5"/>
    <w:rsid w:val="00B46184"/>
    <w:rsid w:val="00B46193"/>
    <w:rsid w:val="00B461F2"/>
    <w:rsid w:val="00B46563"/>
    <w:rsid w:val="00B465A8"/>
    <w:rsid w:val="00B4754A"/>
    <w:rsid w:val="00B476FE"/>
    <w:rsid w:val="00B503B3"/>
    <w:rsid w:val="00B50F51"/>
    <w:rsid w:val="00B5188A"/>
    <w:rsid w:val="00B51D40"/>
    <w:rsid w:val="00B5277F"/>
    <w:rsid w:val="00B536DD"/>
    <w:rsid w:val="00B54AB6"/>
    <w:rsid w:val="00B550BA"/>
    <w:rsid w:val="00B555B7"/>
    <w:rsid w:val="00B5576F"/>
    <w:rsid w:val="00B561CF"/>
    <w:rsid w:val="00B56593"/>
    <w:rsid w:val="00B570D9"/>
    <w:rsid w:val="00B574F0"/>
    <w:rsid w:val="00B577A0"/>
    <w:rsid w:val="00B6023E"/>
    <w:rsid w:val="00B605AE"/>
    <w:rsid w:val="00B60626"/>
    <w:rsid w:val="00B607AD"/>
    <w:rsid w:val="00B60C3C"/>
    <w:rsid w:val="00B616B3"/>
    <w:rsid w:val="00B617A0"/>
    <w:rsid w:val="00B6198E"/>
    <w:rsid w:val="00B61F36"/>
    <w:rsid w:val="00B62F9A"/>
    <w:rsid w:val="00B63224"/>
    <w:rsid w:val="00B632A8"/>
    <w:rsid w:val="00B64380"/>
    <w:rsid w:val="00B64B4C"/>
    <w:rsid w:val="00B64FFB"/>
    <w:rsid w:val="00B65CB0"/>
    <w:rsid w:val="00B661A5"/>
    <w:rsid w:val="00B66C34"/>
    <w:rsid w:val="00B67599"/>
    <w:rsid w:val="00B67822"/>
    <w:rsid w:val="00B67FFD"/>
    <w:rsid w:val="00B7032C"/>
    <w:rsid w:val="00B70D9D"/>
    <w:rsid w:val="00B71F63"/>
    <w:rsid w:val="00B7227E"/>
    <w:rsid w:val="00B724BA"/>
    <w:rsid w:val="00B7276D"/>
    <w:rsid w:val="00B72B07"/>
    <w:rsid w:val="00B7371D"/>
    <w:rsid w:val="00B73FE0"/>
    <w:rsid w:val="00B75AA4"/>
    <w:rsid w:val="00B75F25"/>
    <w:rsid w:val="00B75F8F"/>
    <w:rsid w:val="00B75FFC"/>
    <w:rsid w:val="00B76476"/>
    <w:rsid w:val="00B7657E"/>
    <w:rsid w:val="00B76A7F"/>
    <w:rsid w:val="00B76C41"/>
    <w:rsid w:val="00B770FD"/>
    <w:rsid w:val="00B773C4"/>
    <w:rsid w:val="00B777C9"/>
    <w:rsid w:val="00B8016C"/>
    <w:rsid w:val="00B80447"/>
    <w:rsid w:val="00B807F7"/>
    <w:rsid w:val="00B8083A"/>
    <w:rsid w:val="00B81633"/>
    <w:rsid w:val="00B817F3"/>
    <w:rsid w:val="00B81983"/>
    <w:rsid w:val="00B81B49"/>
    <w:rsid w:val="00B81C52"/>
    <w:rsid w:val="00B831C1"/>
    <w:rsid w:val="00B83326"/>
    <w:rsid w:val="00B8356A"/>
    <w:rsid w:val="00B836B5"/>
    <w:rsid w:val="00B83B82"/>
    <w:rsid w:val="00B85450"/>
    <w:rsid w:val="00B85629"/>
    <w:rsid w:val="00B856F0"/>
    <w:rsid w:val="00B85D8C"/>
    <w:rsid w:val="00B861A8"/>
    <w:rsid w:val="00B8632E"/>
    <w:rsid w:val="00B86B1C"/>
    <w:rsid w:val="00B86E7E"/>
    <w:rsid w:val="00B8702A"/>
    <w:rsid w:val="00B870BA"/>
    <w:rsid w:val="00B8740B"/>
    <w:rsid w:val="00B87C1B"/>
    <w:rsid w:val="00B9070C"/>
    <w:rsid w:val="00B90889"/>
    <w:rsid w:val="00B9192A"/>
    <w:rsid w:val="00B91BCC"/>
    <w:rsid w:val="00B91BE6"/>
    <w:rsid w:val="00B91FCB"/>
    <w:rsid w:val="00B92FDE"/>
    <w:rsid w:val="00B933CD"/>
    <w:rsid w:val="00B93800"/>
    <w:rsid w:val="00B93FCF"/>
    <w:rsid w:val="00B94AD7"/>
    <w:rsid w:val="00B94D63"/>
    <w:rsid w:val="00B9566B"/>
    <w:rsid w:val="00B95AB9"/>
    <w:rsid w:val="00B95BA2"/>
    <w:rsid w:val="00B96598"/>
    <w:rsid w:val="00B965CC"/>
    <w:rsid w:val="00B9689F"/>
    <w:rsid w:val="00B96FB7"/>
    <w:rsid w:val="00B972FE"/>
    <w:rsid w:val="00BA0202"/>
    <w:rsid w:val="00BA0650"/>
    <w:rsid w:val="00BA0F1B"/>
    <w:rsid w:val="00BA1C66"/>
    <w:rsid w:val="00BA1D09"/>
    <w:rsid w:val="00BA1F38"/>
    <w:rsid w:val="00BA223A"/>
    <w:rsid w:val="00BA226D"/>
    <w:rsid w:val="00BA2D17"/>
    <w:rsid w:val="00BA30B6"/>
    <w:rsid w:val="00BA3189"/>
    <w:rsid w:val="00BA3FC5"/>
    <w:rsid w:val="00BA401B"/>
    <w:rsid w:val="00BA41DF"/>
    <w:rsid w:val="00BA447A"/>
    <w:rsid w:val="00BA453A"/>
    <w:rsid w:val="00BA462C"/>
    <w:rsid w:val="00BA47FE"/>
    <w:rsid w:val="00BA4AF7"/>
    <w:rsid w:val="00BA5A54"/>
    <w:rsid w:val="00BA5FCC"/>
    <w:rsid w:val="00BA6ED4"/>
    <w:rsid w:val="00BA730C"/>
    <w:rsid w:val="00BA7617"/>
    <w:rsid w:val="00BA7F8F"/>
    <w:rsid w:val="00BB022E"/>
    <w:rsid w:val="00BB025F"/>
    <w:rsid w:val="00BB0E38"/>
    <w:rsid w:val="00BB162B"/>
    <w:rsid w:val="00BB25DF"/>
    <w:rsid w:val="00BB2768"/>
    <w:rsid w:val="00BB287B"/>
    <w:rsid w:val="00BB308A"/>
    <w:rsid w:val="00BB33D7"/>
    <w:rsid w:val="00BB3C7D"/>
    <w:rsid w:val="00BB443E"/>
    <w:rsid w:val="00BB4C86"/>
    <w:rsid w:val="00BB50BA"/>
    <w:rsid w:val="00BB5276"/>
    <w:rsid w:val="00BB5DA1"/>
    <w:rsid w:val="00BB608B"/>
    <w:rsid w:val="00BB6548"/>
    <w:rsid w:val="00BB68EB"/>
    <w:rsid w:val="00BB6EDF"/>
    <w:rsid w:val="00BB7662"/>
    <w:rsid w:val="00BB7AD7"/>
    <w:rsid w:val="00BB7BA1"/>
    <w:rsid w:val="00BC0F19"/>
    <w:rsid w:val="00BC1360"/>
    <w:rsid w:val="00BC1957"/>
    <w:rsid w:val="00BC1C0C"/>
    <w:rsid w:val="00BC1C94"/>
    <w:rsid w:val="00BC2183"/>
    <w:rsid w:val="00BC23C1"/>
    <w:rsid w:val="00BC23CB"/>
    <w:rsid w:val="00BC2CA7"/>
    <w:rsid w:val="00BC2D9E"/>
    <w:rsid w:val="00BC45B1"/>
    <w:rsid w:val="00BC5280"/>
    <w:rsid w:val="00BC5CA0"/>
    <w:rsid w:val="00BC6883"/>
    <w:rsid w:val="00BC6AFD"/>
    <w:rsid w:val="00BC6B19"/>
    <w:rsid w:val="00BC790E"/>
    <w:rsid w:val="00BD0728"/>
    <w:rsid w:val="00BD0780"/>
    <w:rsid w:val="00BD0CCF"/>
    <w:rsid w:val="00BD1465"/>
    <w:rsid w:val="00BD1D72"/>
    <w:rsid w:val="00BD23D0"/>
    <w:rsid w:val="00BD28D1"/>
    <w:rsid w:val="00BD2BC3"/>
    <w:rsid w:val="00BD2F85"/>
    <w:rsid w:val="00BD328F"/>
    <w:rsid w:val="00BD3D16"/>
    <w:rsid w:val="00BD497F"/>
    <w:rsid w:val="00BD499D"/>
    <w:rsid w:val="00BD50D7"/>
    <w:rsid w:val="00BD5702"/>
    <w:rsid w:val="00BD571F"/>
    <w:rsid w:val="00BD58F6"/>
    <w:rsid w:val="00BD5B13"/>
    <w:rsid w:val="00BD62DF"/>
    <w:rsid w:val="00BD74B7"/>
    <w:rsid w:val="00BD7DD8"/>
    <w:rsid w:val="00BE0069"/>
    <w:rsid w:val="00BE03ED"/>
    <w:rsid w:val="00BE07AF"/>
    <w:rsid w:val="00BE0FA9"/>
    <w:rsid w:val="00BE1145"/>
    <w:rsid w:val="00BE13D8"/>
    <w:rsid w:val="00BE1959"/>
    <w:rsid w:val="00BE25C0"/>
    <w:rsid w:val="00BE2761"/>
    <w:rsid w:val="00BE29A8"/>
    <w:rsid w:val="00BE3EF1"/>
    <w:rsid w:val="00BE3FDA"/>
    <w:rsid w:val="00BE575D"/>
    <w:rsid w:val="00BE583D"/>
    <w:rsid w:val="00BE5E8E"/>
    <w:rsid w:val="00BE60E6"/>
    <w:rsid w:val="00BE64EE"/>
    <w:rsid w:val="00BE6776"/>
    <w:rsid w:val="00BE6DC6"/>
    <w:rsid w:val="00BE78F7"/>
    <w:rsid w:val="00BE7C6E"/>
    <w:rsid w:val="00BE7DF6"/>
    <w:rsid w:val="00BE7FC6"/>
    <w:rsid w:val="00BF0E53"/>
    <w:rsid w:val="00BF17D6"/>
    <w:rsid w:val="00BF18DB"/>
    <w:rsid w:val="00BF1DB0"/>
    <w:rsid w:val="00BF20FD"/>
    <w:rsid w:val="00BF2CF8"/>
    <w:rsid w:val="00BF32C2"/>
    <w:rsid w:val="00BF3C88"/>
    <w:rsid w:val="00BF4036"/>
    <w:rsid w:val="00BF48E6"/>
    <w:rsid w:val="00BF4AF5"/>
    <w:rsid w:val="00BF4CD5"/>
    <w:rsid w:val="00BF52AE"/>
    <w:rsid w:val="00BF5824"/>
    <w:rsid w:val="00BF59DE"/>
    <w:rsid w:val="00BF618D"/>
    <w:rsid w:val="00BF7CDD"/>
    <w:rsid w:val="00BF7F37"/>
    <w:rsid w:val="00C00284"/>
    <w:rsid w:val="00C00845"/>
    <w:rsid w:val="00C00D8C"/>
    <w:rsid w:val="00C00E37"/>
    <w:rsid w:val="00C01245"/>
    <w:rsid w:val="00C012CA"/>
    <w:rsid w:val="00C01456"/>
    <w:rsid w:val="00C01B8A"/>
    <w:rsid w:val="00C026A8"/>
    <w:rsid w:val="00C03AB2"/>
    <w:rsid w:val="00C04291"/>
    <w:rsid w:val="00C0503D"/>
    <w:rsid w:val="00C05DA8"/>
    <w:rsid w:val="00C05E70"/>
    <w:rsid w:val="00C05F58"/>
    <w:rsid w:val="00C063FA"/>
    <w:rsid w:val="00C067A3"/>
    <w:rsid w:val="00C078B1"/>
    <w:rsid w:val="00C07ED2"/>
    <w:rsid w:val="00C1065A"/>
    <w:rsid w:val="00C10906"/>
    <w:rsid w:val="00C1143A"/>
    <w:rsid w:val="00C11F75"/>
    <w:rsid w:val="00C1200F"/>
    <w:rsid w:val="00C1288B"/>
    <w:rsid w:val="00C12B1D"/>
    <w:rsid w:val="00C12DF9"/>
    <w:rsid w:val="00C149D4"/>
    <w:rsid w:val="00C14CE3"/>
    <w:rsid w:val="00C15144"/>
    <w:rsid w:val="00C156BE"/>
    <w:rsid w:val="00C1592B"/>
    <w:rsid w:val="00C1595D"/>
    <w:rsid w:val="00C1744F"/>
    <w:rsid w:val="00C176C4"/>
    <w:rsid w:val="00C17BDF"/>
    <w:rsid w:val="00C17DD5"/>
    <w:rsid w:val="00C20011"/>
    <w:rsid w:val="00C2005C"/>
    <w:rsid w:val="00C202E9"/>
    <w:rsid w:val="00C20D6D"/>
    <w:rsid w:val="00C21375"/>
    <w:rsid w:val="00C21842"/>
    <w:rsid w:val="00C21967"/>
    <w:rsid w:val="00C22041"/>
    <w:rsid w:val="00C2281C"/>
    <w:rsid w:val="00C22A1C"/>
    <w:rsid w:val="00C23533"/>
    <w:rsid w:val="00C24023"/>
    <w:rsid w:val="00C24CD4"/>
    <w:rsid w:val="00C26361"/>
    <w:rsid w:val="00C26AA2"/>
    <w:rsid w:val="00C26E8E"/>
    <w:rsid w:val="00C27713"/>
    <w:rsid w:val="00C30164"/>
    <w:rsid w:val="00C31352"/>
    <w:rsid w:val="00C31A06"/>
    <w:rsid w:val="00C31A12"/>
    <w:rsid w:val="00C3237D"/>
    <w:rsid w:val="00C329FA"/>
    <w:rsid w:val="00C32BCC"/>
    <w:rsid w:val="00C32BDC"/>
    <w:rsid w:val="00C32DF2"/>
    <w:rsid w:val="00C3332F"/>
    <w:rsid w:val="00C337D8"/>
    <w:rsid w:val="00C33963"/>
    <w:rsid w:val="00C33D3B"/>
    <w:rsid w:val="00C344DD"/>
    <w:rsid w:val="00C3459E"/>
    <w:rsid w:val="00C34A0D"/>
    <w:rsid w:val="00C34AAA"/>
    <w:rsid w:val="00C35FF3"/>
    <w:rsid w:val="00C36493"/>
    <w:rsid w:val="00C3667D"/>
    <w:rsid w:val="00C36D9B"/>
    <w:rsid w:val="00C370FB"/>
    <w:rsid w:val="00C37732"/>
    <w:rsid w:val="00C37BAF"/>
    <w:rsid w:val="00C37BC6"/>
    <w:rsid w:val="00C37C22"/>
    <w:rsid w:val="00C37EAC"/>
    <w:rsid w:val="00C37EC9"/>
    <w:rsid w:val="00C4060D"/>
    <w:rsid w:val="00C409C4"/>
    <w:rsid w:val="00C413C4"/>
    <w:rsid w:val="00C4172B"/>
    <w:rsid w:val="00C41F97"/>
    <w:rsid w:val="00C422A9"/>
    <w:rsid w:val="00C43FB9"/>
    <w:rsid w:val="00C442BB"/>
    <w:rsid w:val="00C4480A"/>
    <w:rsid w:val="00C44A2C"/>
    <w:rsid w:val="00C44C79"/>
    <w:rsid w:val="00C44D94"/>
    <w:rsid w:val="00C45DFD"/>
    <w:rsid w:val="00C4652A"/>
    <w:rsid w:val="00C46895"/>
    <w:rsid w:val="00C471B6"/>
    <w:rsid w:val="00C4726E"/>
    <w:rsid w:val="00C473D9"/>
    <w:rsid w:val="00C47768"/>
    <w:rsid w:val="00C47D7A"/>
    <w:rsid w:val="00C50299"/>
    <w:rsid w:val="00C505BA"/>
    <w:rsid w:val="00C506D6"/>
    <w:rsid w:val="00C506F8"/>
    <w:rsid w:val="00C50F00"/>
    <w:rsid w:val="00C51BAE"/>
    <w:rsid w:val="00C523DF"/>
    <w:rsid w:val="00C5299E"/>
    <w:rsid w:val="00C52A14"/>
    <w:rsid w:val="00C53720"/>
    <w:rsid w:val="00C53D25"/>
    <w:rsid w:val="00C54415"/>
    <w:rsid w:val="00C554EB"/>
    <w:rsid w:val="00C5716B"/>
    <w:rsid w:val="00C57352"/>
    <w:rsid w:val="00C578A1"/>
    <w:rsid w:val="00C60A36"/>
    <w:rsid w:val="00C638F5"/>
    <w:rsid w:val="00C63914"/>
    <w:rsid w:val="00C63EF2"/>
    <w:rsid w:val="00C6448F"/>
    <w:rsid w:val="00C649F1"/>
    <w:rsid w:val="00C64DAC"/>
    <w:rsid w:val="00C64EE5"/>
    <w:rsid w:val="00C655C3"/>
    <w:rsid w:val="00C65A7E"/>
    <w:rsid w:val="00C66BB3"/>
    <w:rsid w:val="00C66FD6"/>
    <w:rsid w:val="00C67422"/>
    <w:rsid w:val="00C67525"/>
    <w:rsid w:val="00C67B17"/>
    <w:rsid w:val="00C705F5"/>
    <w:rsid w:val="00C7066B"/>
    <w:rsid w:val="00C70B82"/>
    <w:rsid w:val="00C70E76"/>
    <w:rsid w:val="00C71914"/>
    <w:rsid w:val="00C71DFF"/>
    <w:rsid w:val="00C71F96"/>
    <w:rsid w:val="00C728BA"/>
    <w:rsid w:val="00C72D28"/>
    <w:rsid w:val="00C733FE"/>
    <w:rsid w:val="00C73B59"/>
    <w:rsid w:val="00C75192"/>
    <w:rsid w:val="00C75706"/>
    <w:rsid w:val="00C75EFC"/>
    <w:rsid w:val="00C77967"/>
    <w:rsid w:val="00C77A77"/>
    <w:rsid w:val="00C77E4F"/>
    <w:rsid w:val="00C80480"/>
    <w:rsid w:val="00C808F1"/>
    <w:rsid w:val="00C81ACC"/>
    <w:rsid w:val="00C81B81"/>
    <w:rsid w:val="00C81BD8"/>
    <w:rsid w:val="00C82037"/>
    <w:rsid w:val="00C826E3"/>
    <w:rsid w:val="00C828D0"/>
    <w:rsid w:val="00C84522"/>
    <w:rsid w:val="00C849EA"/>
    <w:rsid w:val="00C85224"/>
    <w:rsid w:val="00C85519"/>
    <w:rsid w:val="00C856FB"/>
    <w:rsid w:val="00C858EA"/>
    <w:rsid w:val="00C86466"/>
    <w:rsid w:val="00C86C0D"/>
    <w:rsid w:val="00C87129"/>
    <w:rsid w:val="00C87920"/>
    <w:rsid w:val="00C9090F"/>
    <w:rsid w:val="00C913AB"/>
    <w:rsid w:val="00C9199B"/>
    <w:rsid w:val="00C9234F"/>
    <w:rsid w:val="00C9286F"/>
    <w:rsid w:val="00C92FDA"/>
    <w:rsid w:val="00C93C99"/>
    <w:rsid w:val="00C93F4B"/>
    <w:rsid w:val="00C94700"/>
    <w:rsid w:val="00C96285"/>
    <w:rsid w:val="00C96D20"/>
    <w:rsid w:val="00C96DD9"/>
    <w:rsid w:val="00C9702D"/>
    <w:rsid w:val="00C9708B"/>
    <w:rsid w:val="00C97159"/>
    <w:rsid w:val="00C97443"/>
    <w:rsid w:val="00C979C5"/>
    <w:rsid w:val="00CA053A"/>
    <w:rsid w:val="00CA0741"/>
    <w:rsid w:val="00CA0A0C"/>
    <w:rsid w:val="00CA14D9"/>
    <w:rsid w:val="00CA15C5"/>
    <w:rsid w:val="00CA21F4"/>
    <w:rsid w:val="00CA28D2"/>
    <w:rsid w:val="00CA3405"/>
    <w:rsid w:val="00CA3496"/>
    <w:rsid w:val="00CA3762"/>
    <w:rsid w:val="00CA3D4B"/>
    <w:rsid w:val="00CA4341"/>
    <w:rsid w:val="00CA4481"/>
    <w:rsid w:val="00CA4D45"/>
    <w:rsid w:val="00CA4F38"/>
    <w:rsid w:val="00CA5951"/>
    <w:rsid w:val="00CA5DC9"/>
    <w:rsid w:val="00CA69C9"/>
    <w:rsid w:val="00CA764C"/>
    <w:rsid w:val="00CA76A2"/>
    <w:rsid w:val="00CB0588"/>
    <w:rsid w:val="00CB0D50"/>
    <w:rsid w:val="00CB0F0A"/>
    <w:rsid w:val="00CB10EE"/>
    <w:rsid w:val="00CB1475"/>
    <w:rsid w:val="00CB1527"/>
    <w:rsid w:val="00CB1CBC"/>
    <w:rsid w:val="00CB25BF"/>
    <w:rsid w:val="00CB3FEE"/>
    <w:rsid w:val="00CB57DA"/>
    <w:rsid w:val="00CB5E56"/>
    <w:rsid w:val="00CB6A3D"/>
    <w:rsid w:val="00CB6BA0"/>
    <w:rsid w:val="00CB6BD5"/>
    <w:rsid w:val="00CB6E54"/>
    <w:rsid w:val="00CC00A1"/>
    <w:rsid w:val="00CC028B"/>
    <w:rsid w:val="00CC0B96"/>
    <w:rsid w:val="00CC0E7B"/>
    <w:rsid w:val="00CC138A"/>
    <w:rsid w:val="00CC14C2"/>
    <w:rsid w:val="00CC1A42"/>
    <w:rsid w:val="00CC1A5F"/>
    <w:rsid w:val="00CC1B30"/>
    <w:rsid w:val="00CC1BC2"/>
    <w:rsid w:val="00CC1DF6"/>
    <w:rsid w:val="00CC2BB3"/>
    <w:rsid w:val="00CC2BB7"/>
    <w:rsid w:val="00CC2F1B"/>
    <w:rsid w:val="00CC3339"/>
    <w:rsid w:val="00CC3459"/>
    <w:rsid w:val="00CC3A85"/>
    <w:rsid w:val="00CC3BD8"/>
    <w:rsid w:val="00CC43D6"/>
    <w:rsid w:val="00CC6581"/>
    <w:rsid w:val="00CC6DB6"/>
    <w:rsid w:val="00CC7A2D"/>
    <w:rsid w:val="00CC7EFD"/>
    <w:rsid w:val="00CD00F0"/>
    <w:rsid w:val="00CD0241"/>
    <w:rsid w:val="00CD0EAD"/>
    <w:rsid w:val="00CD0F3E"/>
    <w:rsid w:val="00CD1906"/>
    <w:rsid w:val="00CD1B55"/>
    <w:rsid w:val="00CD1C3B"/>
    <w:rsid w:val="00CD1E4D"/>
    <w:rsid w:val="00CD24FD"/>
    <w:rsid w:val="00CD2E81"/>
    <w:rsid w:val="00CD34C9"/>
    <w:rsid w:val="00CD4055"/>
    <w:rsid w:val="00CD412D"/>
    <w:rsid w:val="00CD4159"/>
    <w:rsid w:val="00CD44D5"/>
    <w:rsid w:val="00CD4868"/>
    <w:rsid w:val="00CD4BB9"/>
    <w:rsid w:val="00CD4C01"/>
    <w:rsid w:val="00CD4DFA"/>
    <w:rsid w:val="00CD5F6E"/>
    <w:rsid w:val="00CD6903"/>
    <w:rsid w:val="00CD6A03"/>
    <w:rsid w:val="00CD6B1C"/>
    <w:rsid w:val="00CD75C3"/>
    <w:rsid w:val="00CD75F1"/>
    <w:rsid w:val="00CD7624"/>
    <w:rsid w:val="00CE02FE"/>
    <w:rsid w:val="00CE1352"/>
    <w:rsid w:val="00CE1828"/>
    <w:rsid w:val="00CE183A"/>
    <w:rsid w:val="00CE1AB0"/>
    <w:rsid w:val="00CE2C8E"/>
    <w:rsid w:val="00CE2CED"/>
    <w:rsid w:val="00CE331C"/>
    <w:rsid w:val="00CE3B6D"/>
    <w:rsid w:val="00CE3BA4"/>
    <w:rsid w:val="00CE50B7"/>
    <w:rsid w:val="00CE5123"/>
    <w:rsid w:val="00CE51C8"/>
    <w:rsid w:val="00CE547D"/>
    <w:rsid w:val="00CE5DBC"/>
    <w:rsid w:val="00CE619B"/>
    <w:rsid w:val="00CE64F8"/>
    <w:rsid w:val="00CE73D3"/>
    <w:rsid w:val="00CF051E"/>
    <w:rsid w:val="00CF0608"/>
    <w:rsid w:val="00CF0B97"/>
    <w:rsid w:val="00CF0C17"/>
    <w:rsid w:val="00CF115C"/>
    <w:rsid w:val="00CF1767"/>
    <w:rsid w:val="00CF2F8B"/>
    <w:rsid w:val="00CF3495"/>
    <w:rsid w:val="00CF384B"/>
    <w:rsid w:val="00CF4334"/>
    <w:rsid w:val="00CF4430"/>
    <w:rsid w:val="00CF457A"/>
    <w:rsid w:val="00CF55F6"/>
    <w:rsid w:val="00CF569B"/>
    <w:rsid w:val="00CF56F0"/>
    <w:rsid w:val="00CF5AE6"/>
    <w:rsid w:val="00CF5BE8"/>
    <w:rsid w:val="00CF5EC7"/>
    <w:rsid w:val="00CF6A88"/>
    <w:rsid w:val="00CF6C20"/>
    <w:rsid w:val="00CF72AF"/>
    <w:rsid w:val="00CF7576"/>
    <w:rsid w:val="00D006ED"/>
    <w:rsid w:val="00D00BFC"/>
    <w:rsid w:val="00D00E23"/>
    <w:rsid w:val="00D01BC0"/>
    <w:rsid w:val="00D01C6A"/>
    <w:rsid w:val="00D01F12"/>
    <w:rsid w:val="00D0225F"/>
    <w:rsid w:val="00D02E4A"/>
    <w:rsid w:val="00D03FE5"/>
    <w:rsid w:val="00D04C65"/>
    <w:rsid w:val="00D04CF1"/>
    <w:rsid w:val="00D05BD5"/>
    <w:rsid w:val="00D07497"/>
    <w:rsid w:val="00D076A8"/>
    <w:rsid w:val="00D07ED8"/>
    <w:rsid w:val="00D101B1"/>
    <w:rsid w:val="00D1063E"/>
    <w:rsid w:val="00D10B08"/>
    <w:rsid w:val="00D119AE"/>
    <w:rsid w:val="00D1201C"/>
    <w:rsid w:val="00D12460"/>
    <w:rsid w:val="00D1256A"/>
    <w:rsid w:val="00D13124"/>
    <w:rsid w:val="00D1317F"/>
    <w:rsid w:val="00D142A6"/>
    <w:rsid w:val="00D148F4"/>
    <w:rsid w:val="00D14F2E"/>
    <w:rsid w:val="00D157E9"/>
    <w:rsid w:val="00D1595E"/>
    <w:rsid w:val="00D15CE4"/>
    <w:rsid w:val="00D16A5F"/>
    <w:rsid w:val="00D173BF"/>
    <w:rsid w:val="00D17441"/>
    <w:rsid w:val="00D177D7"/>
    <w:rsid w:val="00D20116"/>
    <w:rsid w:val="00D20524"/>
    <w:rsid w:val="00D20865"/>
    <w:rsid w:val="00D208B1"/>
    <w:rsid w:val="00D209B2"/>
    <w:rsid w:val="00D20E3B"/>
    <w:rsid w:val="00D20F79"/>
    <w:rsid w:val="00D2136A"/>
    <w:rsid w:val="00D216AD"/>
    <w:rsid w:val="00D2175F"/>
    <w:rsid w:val="00D21803"/>
    <w:rsid w:val="00D21B3C"/>
    <w:rsid w:val="00D22C0B"/>
    <w:rsid w:val="00D22FED"/>
    <w:rsid w:val="00D237F8"/>
    <w:rsid w:val="00D23AA3"/>
    <w:rsid w:val="00D23EBC"/>
    <w:rsid w:val="00D240C4"/>
    <w:rsid w:val="00D257CC"/>
    <w:rsid w:val="00D25E9E"/>
    <w:rsid w:val="00D260F6"/>
    <w:rsid w:val="00D263D0"/>
    <w:rsid w:val="00D27DEC"/>
    <w:rsid w:val="00D3046B"/>
    <w:rsid w:val="00D304B6"/>
    <w:rsid w:val="00D306C8"/>
    <w:rsid w:val="00D3125A"/>
    <w:rsid w:val="00D317F7"/>
    <w:rsid w:val="00D32C6B"/>
    <w:rsid w:val="00D32E22"/>
    <w:rsid w:val="00D33013"/>
    <w:rsid w:val="00D33A0A"/>
    <w:rsid w:val="00D33E49"/>
    <w:rsid w:val="00D3402E"/>
    <w:rsid w:val="00D348E8"/>
    <w:rsid w:val="00D349A9"/>
    <w:rsid w:val="00D355ED"/>
    <w:rsid w:val="00D35A06"/>
    <w:rsid w:val="00D36CDE"/>
    <w:rsid w:val="00D36FB9"/>
    <w:rsid w:val="00D374D1"/>
    <w:rsid w:val="00D379E1"/>
    <w:rsid w:val="00D40AD6"/>
    <w:rsid w:val="00D410CC"/>
    <w:rsid w:val="00D42783"/>
    <w:rsid w:val="00D43398"/>
    <w:rsid w:val="00D43779"/>
    <w:rsid w:val="00D43841"/>
    <w:rsid w:val="00D44819"/>
    <w:rsid w:val="00D44C08"/>
    <w:rsid w:val="00D44C89"/>
    <w:rsid w:val="00D455F0"/>
    <w:rsid w:val="00D45816"/>
    <w:rsid w:val="00D458DB"/>
    <w:rsid w:val="00D45AFF"/>
    <w:rsid w:val="00D4601D"/>
    <w:rsid w:val="00D46084"/>
    <w:rsid w:val="00D461A1"/>
    <w:rsid w:val="00D46FBE"/>
    <w:rsid w:val="00D47948"/>
    <w:rsid w:val="00D47FE3"/>
    <w:rsid w:val="00D500CA"/>
    <w:rsid w:val="00D5043C"/>
    <w:rsid w:val="00D5045A"/>
    <w:rsid w:val="00D50615"/>
    <w:rsid w:val="00D50AB8"/>
    <w:rsid w:val="00D5152F"/>
    <w:rsid w:val="00D51CE3"/>
    <w:rsid w:val="00D51FD5"/>
    <w:rsid w:val="00D525A8"/>
    <w:rsid w:val="00D526F1"/>
    <w:rsid w:val="00D5394A"/>
    <w:rsid w:val="00D53D2B"/>
    <w:rsid w:val="00D543B8"/>
    <w:rsid w:val="00D543D8"/>
    <w:rsid w:val="00D54A54"/>
    <w:rsid w:val="00D55494"/>
    <w:rsid w:val="00D558BB"/>
    <w:rsid w:val="00D56032"/>
    <w:rsid w:val="00D565FB"/>
    <w:rsid w:val="00D5677C"/>
    <w:rsid w:val="00D570B8"/>
    <w:rsid w:val="00D57226"/>
    <w:rsid w:val="00D57614"/>
    <w:rsid w:val="00D5792F"/>
    <w:rsid w:val="00D57CD9"/>
    <w:rsid w:val="00D605D4"/>
    <w:rsid w:val="00D60CE5"/>
    <w:rsid w:val="00D61BE3"/>
    <w:rsid w:val="00D62325"/>
    <w:rsid w:val="00D627CA"/>
    <w:rsid w:val="00D62C4A"/>
    <w:rsid w:val="00D62FB7"/>
    <w:rsid w:val="00D63815"/>
    <w:rsid w:val="00D63C99"/>
    <w:rsid w:val="00D64ACA"/>
    <w:rsid w:val="00D64E59"/>
    <w:rsid w:val="00D6565B"/>
    <w:rsid w:val="00D658CF"/>
    <w:rsid w:val="00D66972"/>
    <w:rsid w:val="00D669EA"/>
    <w:rsid w:val="00D66A66"/>
    <w:rsid w:val="00D67091"/>
    <w:rsid w:val="00D673BA"/>
    <w:rsid w:val="00D673D1"/>
    <w:rsid w:val="00D67457"/>
    <w:rsid w:val="00D6791B"/>
    <w:rsid w:val="00D67BE2"/>
    <w:rsid w:val="00D67D0D"/>
    <w:rsid w:val="00D67E65"/>
    <w:rsid w:val="00D7025E"/>
    <w:rsid w:val="00D70B51"/>
    <w:rsid w:val="00D70E8E"/>
    <w:rsid w:val="00D710F6"/>
    <w:rsid w:val="00D713EE"/>
    <w:rsid w:val="00D716BF"/>
    <w:rsid w:val="00D71836"/>
    <w:rsid w:val="00D724A9"/>
    <w:rsid w:val="00D72D5A"/>
    <w:rsid w:val="00D7333F"/>
    <w:rsid w:val="00D7357D"/>
    <w:rsid w:val="00D749DE"/>
    <w:rsid w:val="00D74AA5"/>
    <w:rsid w:val="00D74BED"/>
    <w:rsid w:val="00D74DEE"/>
    <w:rsid w:val="00D74E81"/>
    <w:rsid w:val="00D75CD0"/>
    <w:rsid w:val="00D7653C"/>
    <w:rsid w:val="00D76A91"/>
    <w:rsid w:val="00D76BFC"/>
    <w:rsid w:val="00D77458"/>
    <w:rsid w:val="00D80353"/>
    <w:rsid w:val="00D804A2"/>
    <w:rsid w:val="00D8144A"/>
    <w:rsid w:val="00D82479"/>
    <w:rsid w:val="00D830B3"/>
    <w:rsid w:val="00D83748"/>
    <w:rsid w:val="00D83846"/>
    <w:rsid w:val="00D839C8"/>
    <w:rsid w:val="00D83C95"/>
    <w:rsid w:val="00D83D4E"/>
    <w:rsid w:val="00D83E99"/>
    <w:rsid w:val="00D83F19"/>
    <w:rsid w:val="00D84C20"/>
    <w:rsid w:val="00D857DF"/>
    <w:rsid w:val="00D8583A"/>
    <w:rsid w:val="00D85993"/>
    <w:rsid w:val="00D871BD"/>
    <w:rsid w:val="00D87379"/>
    <w:rsid w:val="00D900D8"/>
    <w:rsid w:val="00D90237"/>
    <w:rsid w:val="00D90514"/>
    <w:rsid w:val="00D90F55"/>
    <w:rsid w:val="00D9166A"/>
    <w:rsid w:val="00D92ED6"/>
    <w:rsid w:val="00D92F4B"/>
    <w:rsid w:val="00D9408C"/>
    <w:rsid w:val="00D9490C"/>
    <w:rsid w:val="00D95C12"/>
    <w:rsid w:val="00D960B5"/>
    <w:rsid w:val="00D9695D"/>
    <w:rsid w:val="00D970D2"/>
    <w:rsid w:val="00D97245"/>
    <w:rsid w:val="00D97247"/>
    <w:rsid w:val="00D97822"/>
    <w:rsid w:val="00D97A42"/>
    <w:rsid w:val="00D97A5A"/>
    <w:rsid w:val="00D97D39"/>
    <w:rsid w:val="00DA001A"/>
    <w:rsid w:val="00DA1948"/>
    <w:rsid w:val="00DA1EBB"/>
    <w:rsid w:val="00DA276A"/>
    <w:rsid w:val="00DA27D5"/>
    <w:rsid w:val="00DA2A25"/>
    <w:rsid w:val="00DA3308"/>
    <w:rsid w:val="00DA3B4F"/>
    <w:rsid w:val="00DA45CB"/>
    <w:rsid w:val="00DA4687"/>
    <w:rsid w:val="00DA47F7"/>
    <w:rsid w:val="00DA4DAB"/>
    <w:rsid w:val="00DA4DAE"/>
    <w:rsid w:val="00DA52E8"/>
    <w:rsid w:val="00DA53DB"/>
    <w:rsid w:val="00DA5A26"/>
    <w:rsid w:val="00DA61E4"/>
    <w:rsid w:val="00DA6475"/>
    <w:rsid w:val="00DA65DC"/>
    <w:rsid w:val="00DA675C"/>
    <w:rsid w:val="00DA6B23"/>
    <w:rsid w:val="00DA716B"/>
    <w:rsid w:val="00DA7769"/>
    <w:rsid w:val="00DA77A9"/>
    <w:rsid w:val="00DA7E51"/>
    <w:rsid w:val="00DB08D1"/>
    <w:rsid w:val="00DB0BC7"/>
    <w:rsid w:val="00DB0ED6"/>
    <w:rsid w:val="00DB1522"/>
    <w:rsid w:val="00DB188B"/>
    <w:rsid w:val="00DB2281"/>
    <w:rsid w:val="00DB3022"/>
    <w:rsid w:val="00DB33FC"/>
    <w:rsid w:val="00DB3ADE"/>
    <w:rsid w:val="00DB431B"/>
    <w:rsid w:val="00DB4406"/>
    <w:rsid w:val="00DB5084"/>
    <w:rsid w:val="00DB54F5"/>
    <w:rsid w:val="00DB58A5"/>
    <w:rsid w:val="00DB5C4B"/>
    <w:rsid w:val="00DB5DAD"/>
    <w:rsid w:val="00DB62AD"/>
    <w:rsid w:val="00DB67D3"/>
    <w:rsid w:val="00DB6AE9"/>
    <w:rsid w:val="00DB6E08"/>
    <w:rsid w:val="00DB7C7A"/>
    <w:rsid w:val="00DB7EB7"/>
    <w:rsid w:val="00DC0A21"/>
    <w:rsid w:val="00DC147C"/>
    <w:rsid w:val="00DC175C"/>
    <w:rsid w:val="00DC252C"/>
    <w:rsid w:val="00DC2590"/>
    <w:rsid w:val="00DC2627"/>
    <w:rsid w:val="00DC304E"/>
    <w:rsid w:val="00DC3319"/>
    <w:rsid w:val="00DC3756"/>
    <w:rsid w:val="00DC37C4"/>
    <w:rsid w:val="00DC3D70"/>
    <w:rsid w:val="00DC4C6E"/>
    <w:rsid w:val="00DC54BD"/>
    <w:rsid w:val="00DC5AE9"/>
    <w:rsid w:val="00DC5BE0"/>
    <w:rsid w:val="00DC60A2"/>
    <w:rsid w:val="00DC6991"/>
    <w:rsid w:val="00DC6ABB"/>
    <w:rsid w:val="00DC7459"/>
    <w:rsid w:val="00DC75F3"/>
    <w:rsid w:val="00DC7CF7"/>
    <w:rsid w:val="00DD04FB"/>
    <w:rsid w:val="00DD0C09"/>
    <w:rsid w:val="00DD0FE1"/>
    <w:rsid w:val="00DD2097"/>
    <w:rsid w:val="00DD29CC"/>
    <w:rsid w:val="00DD33C9"/>
    <w:rsid w:val="00DD3602"/>
    <w:rsid w:val="00DD387B"/>
    <w:rsid w:val="00DD3DD5"/>
    <w:rsid w:val="00DD40D3"/>
    <w:rsid w:val="00DD4B54"/>
    <w:rsid w:val="00DD4E60"/>
    <w:rsid w:val="00DD5173"/>
    <w:rsid w:val="00DD530E"/>
    <w:rsid w:val="00DD5EFD"/>
    <w:rsid w:val="00DD6A33"/>
    <w:rsid w:val="00DD6CAF"/>
    <w:rsid w:val="00DD7590"/>
    <w:rsid w:val="00DD75E4"/>
    <w:rsid w:val="00DD77AD"/>
    <w:rsid w:val="00DD7E55"/>
    <w:rsid w:val="00DE02D8"/>
    <w:rsid w:val="00DE04A4"/>
    <w:rsid w:val="00DE0EFA"/>
    <w:rsid w:val="00DE15FD"/>
    <w:rsid w:val="00DE178E"/>
    <w:rsid w:val="00DE1EC2"/>
    <w:rsid w:val="00DE25C2"/>
    <w:rsid w:val="00DE2985"/>
    <w:rsid w:val="00DE2F77"/>
    <w:rsid w:val="00DE3551"/>
    <w:rsid w:val="00DE385C"/>
    <w:rsid w:val="00DE3BE2"/>
    <w:rsid w:val="00DE5195"/>
    <w:rsid w:val="00DE53BD"/>
    <w:rsid w:val="00DE5B28"/>
    <w:rsid w:val="00DE628F"/>
    <w:rsid w:val="00DE66FC"/>
    <w:rsid w:val="00DE6C83"/>
    <w:rsid w:val="00DE6FCB"/>
    <w:rsid w:val="00DF0063"/>
    <w:rsid w:val="00DF036E"/>
    <w:rsid w:val="00DF06F8"/>
    <w:rsid w:val="00DF0869"/>
    <w:rsid w:val="00DF0A79"/>
    <w:rsid w:val="00DF1EAE"/>
    <w:rsid w:val="00DF20C7"/>
    <w:rsid w:val="00DF2635"/>
    <w:rsid w:val="00DF2693"/>
    <w:rsid w:val="00DF2C98"/>
    <w:rsid w:val="00DF3AE7"/>
    <w:rsid w:val="00DF4A3C"/>
    <w:rsid w:val="00DF5222"/>
    <w:rsid w:val="00DF559D"/>
    <w:rsid w:val="00DF5744"/>
    <w:rsid w:val="00DF61F2"/>
    <w:rsid w:val="00DF6309"/>
    <w:rsid w:val="00DF7AE6"/>
    <w:rsid w:val="00E00870"/>
    <w:rsid w:val="00E01487"/>
    <w:rsid w:val="00E015AE"/>
    <w:rsid w:val="00E02243"/>
    <w:rsid w:val="00E02D05"/>
    <w:rsid w:val="00E03135"/>
    <w:rsid w:val="00E03947"/>
    <w:rsid w:val="00E0409B"/>
    <w:rsid w:val="00E04226"/>
    <w:rsid w:val="00E0461F"/>
    <w:rsid w:val="00E04C34"/>
    <w:rsid w:val="00E04D56"/>
    <w:rsid w:val="00E04F50"/>
    <w:rsid w:val="00E06BF1"/>
    <w:rsid w:val="00E07046"/>
    <w:rsid w:val="00E07158"/>
    <w:rsid w:val="00E07608"/>
    <w:rsid w:val="00E079CB"/>
    <w:rsid w:val="00E07BC1"/>
    <w:rsid w:val="00E07F5C"/>
    <w:rsid w:val="00E07F90"/>
    <w:rsid w:val="00E1067E"/>
    <w:rsid w:val="00E10A9F"/>
    <w:rsid w:val="00E10BC6"/>
    <w:rsid w:val="00E112F8"/>
    <w:rsid w:val="00E12C49"/>
    <w:rsid w:val="00E12FA3"/>
    <w:rsid w:val="00E13705"/>
    <w:rsid w:val="00E13791"/>
    <w:rsid w:val="00E140C3"/>
    <w:rsid w:val="00E14E5D"/>
    <w:rsid w:val="00E153C9"/>
    <w:rsid w:val="00E156F1"/>
    <w:rsid w:val="00E16AED"/>
    <w:rsid w:val="00E17054"/>
    <w:rsid w:val="00E20F62"/>
    <w:rsid w:val="00E2257E"/>
    <w:rsid w:val="00E23EEE"/>
    <w:rsid w:val="00E2427A"/>
    <w:rsid w:val="00E2545F"/>
    <w:rsid w:val="00E256F7"/>
    <w:rsid w:val="00E2624F"/>
    <w:rsid w:val="00E27011"/>
    <w:rsid w:val="00E27113"/>
    <w:rsid w:val="00E277C6"/>
    <w:rsid w:val="00E27AD3"/>
    <w:rsid w:val="00E27C38"/>
    <w:rsid w:val="00E301CF"/>
    <w:rsid w:val="00E301FF"/>
    <w:rsid w:val="00E30465"/>
    <w:rsid w:val="00E304FB"/>
    <w:rsid w:val="00E308CF"/>
    <w:rsid w:val="00E314A3"/>
    <w:rsid w:val="00E314C9"/>
    <w:rsid w:val="00E31CE1"/>
    <w:rsid w:val="00E31F1A"/>
    <w:rsid w:val="00E32293"/>
    <w:rsid w:val="00E32963"/>
    <w:rsid w:val="00E32C83"/>
    <w:rsid w:val="00E33579"/>
    <w:rsid w:val="00E33CCF"/>
    <w:rsid w:val="00E33D39"/>
    <w:rsid w:val="00E34C7D"/>
    <w:rsid w:val="00E34EFC"/>
    <w:rsid w:val="00E350C4"/>
    <w:rsid w:val="00E352B3"/>
    <w:rsid w:val="00E3705C"/>
    <w:rsid w:val="00E37255"/>
    <w:rsid w:val="00E37258"/>
    <w:rsid w:val="00E37B02"/>
    <w:rsid w:val="00E37B42"/>
    <w:rsid w:val="00E4000E"/>
    <w:rsid w:val="00E40983"/>
    <w:rsid w:val="00E40AE5"/>
    <w:rsid w:val="00E40EDE"/>
    <w:rsid w:val="00E420C9"/>
    <w:rsid w:val="00E42494"/>
    <w:rsid w:val="00E42AD3"/>
    <w:rsid w:val="00E42F4F"/>
    <w:rsid w:val="00E431E7"/>
    <w:rsid w:val="00E436E6"/>
    <w:rsid w:val="00E43DEB"/>
    <w:rsid w:val="00E43F63"/>
    <w:rsid w:val="00E451BC"/>
    <w:rsid w:val="00E4537C"/>
    <w:rsid w:val="00E461C8"/>
    <w:rsid w:val="00E46FE0"/>
    <w:rsid w:val="00E47016"/>
    <w:rsid w:val="00E47B9F"/>
    <w:rsid w:val="00E50403"/>
    <w:rsid w:val="00E50E14"/>
    <w:rsid w:val="00E51948"/>
    <w:rsid w:val="00E51BA2"/>
    <w:rsid w:val="00E52077"/>
    <w:rsid w:val="00E521C7"/>
    <w:rsid w:val="00E5233F"/>
    <w:rsid w:val="00E53094"/>
    <w:rsid w:val="00E5445A"/>
    <w:rsid w:val="00E54A15"/>
    <w:rsid w:val="00E54B19"/>
    <w:rsid w:val="00E55146"/>
    <w:rsid w:val="00E55225"/>
    <w:rsid w:val="00E55DDB"/>
    <w:rsid w:val="00E56871"/>
    <w:rsid w:val="00E56B4C"/>
    <w:rsid w:val="00E56FBA"/>
    <w:rsid w:val="00E571F1"/>
    <w:rsid w:val="00E60CB3"/>
    <w:rsid w:val="00E60DDC"/>
    <w:rsid w:val="00E60E62"/>
    <w:rsid w:val="00E61540"/>
    <w:rsid w:val="00E616C9"/>
    <w:rsid w:val="00E61978"/>
    <w:rsid w:val="00E619B1"/>
    <w:rsid w:val="00E61BFF"/>
    <w:rsid w:val="00E631F9"/>
    <w:rsid w:val="00E638DD"/>
    <w:rsid w:val="00E64B00"/>
    <w:rsid w:val="00E64CBC"/>
    <w:rsid w:val="00E64E03"/>
    <w:rsid w:val="00E66007"/>
    <w:rsid w:val="00E661A9"/>
    <w:rsid w:val="00E66C45"/>
    <w:rsid w:val="00E66DB5"/>
    <w:rsid w:val="00E6716D"/>
    <w:rsid w:val="00E672F9"/>
    <w:rsid w:val="00E67508"/>
    <w:rsid w:val="00E676C9"/>
    <w:rsid w:val="00E67EE0"/>
    <w:rsid w:val="00E70854"/>
    <w:rsid w:val="00E71C47"/>
    <w:rsid w:val="00E71DD7"/>
    <w:rsid w:val="00E72087"/>
    <w:rsid w:val="00E7219B"/>
    <w:rsid w:val="00E7351B"/>
    <w:rsid w:val="00E745E1"/>
    <w:rsid w:val="00E759BE"/>
    <w:rsid w:val="00E76812"/>
    <w:rsid w:val="00E773D8"/>
    <w:rsid w:val="00E8022A"/>
    <w:rsid w:val="00E80302"/>
    <w:rsid w:val="00E8047F"/>
    <w:rsid w:val="00E80D8E"/>
    <w:rsid w:val="00E81721"/>
    <w:rsid w:val="00E826D3"/>
    <w:rsid w:val="00E83449"/>
    <w:rsid w:val="00E8456C"/>
    <w:rsid w:val="00E84A93"/>
    <w:rsid w:val="00E8532A"/>
    <w:rsid w:val="00E854B7"/>
    <w:rsid w:val="00E85829"/>
    <w:rsid w:val="00E858E1"/>
    <w:rsid w:val="00E86196"/>
    <w:rsid w:val="00E86A8C"/>
    <w:rsid w:val="00E86C4D"/>
    <w:rsid w:val="00E86C8B"/>
    <w:rsid w:val="00E86E1B"/>
    <w:rsid w:val="00E90570"/>
    <w:rsid w:val="00E90718"/>
    <w:rsid w:val="00E909EE"/>
    <w:rsid w:val="00E90B01"/>
    <w:rsid w:val="00E918E3"/>
    <w:rsid w:val="00E91EFB"/>
    <w:rsid w:val="00E925DE"/>
    <w:rsid w:val="00E927DD"/>
    <w:rsid w:val="00E936F8"/>
    <w:rsid w:val="00E937EA"/>
    <w:rsid w:val="00E93CF4"/>
    <w:rsid w:val="00E956B8"/>
    <w:rsid w:val="00E965BB"/>
    <w:rsid w:val="00E9665F"/>
    <w:rsid w:val="00E967D3"/>
    <w:rsid w:val="00E97555"/>
    <w:rsid w:val="00E976A3"/>
    <w:rsid w:val="00EA0369"/>
    <w:rsid w:val="00EA0525"/>
    <w:rsid w:val="00EA08B2"/>
    <w:rsid w:val="00EA0CF4"/>
    <w:rsid w:val="00EA0D39"/>
    <w:rsid w:val="00EA11B9"/>
    <w:rsid w:val="00EA1683"/>
    <w:rsid w:val="00EA168C"/>
    <w:rsid w:val="00EA1815"/>
    <w:rsid w:val="00EA1878"/>
    <w:rsid w:val="00EA1E3D"/>
    <w:rsid w:val="00EA2099"/>
    <w:rsid w:val="00EA20C7"/>
    <w:rsid w:val="00EA282D"/>
    <w:rsid w:val="00EA3277"/>
    <w:rsid w:val="00EA4316"/>
    <w:rsid w:val="00EA4845"/>
    <w:rsid w:val="00EA49BF"/>
    <w:rsid w:val="00EA5F07"/>
    <w:rsid w:val="00EA628F"/>
    <w:rsid w:val="00EA62F3"/>
    <w:rsid w:val="00EA6C60"/>
    <w:rsid w:val="00EA6D4D"/>
    <w:rsid w:val="00EA7988"/>
    <w:rsid w:val="00EB031D"/>
    <w:rsid w:val="00EB0465"/>
    <w:rsid w:val="00EB111D"/>
    <w:rsid w:val="00EB11B6"/>
    <w:rsid w:val="00EB1727"/>
    <w:rsid w:val="00EB20F2"/>
    <w:rsid w:val="00EB2346"/>
    <w:rsid w:val="00EB3C82"/>
    <w:rsid w:val="00EB3E6F"/>
    <w:rsid w:val="00EB3EE0"/>
    <w:rsid w:val="00EB431D"/>
    <w:rsid w:val="00EB432D"/>
    <w:rsid w:val="00EB4574"/>
    <w:rsid w:val="00EB4998"/>
    <w:rsid w:val="00EB4B75"/>
    <w:rsid w:val="00EB4C32"/>
    <w:rsid w:val="00EB53CA"/>
    <w:rsid w:val="00EB6049"/>
    <w:rsid w:val="00EB664D"/>
    <w:rsid w:val="00EB7629"/>
    <w:rsid w:val="00EB77F0"/>
    <w:rsid w:val="00EC1195"/>
    <w:rsid w:val="00EC1661"/>
    <w:rsid w:val="00EC1A2A"/>
    <w:rsid w:val="00EC2197"/>
    <w:rsid w:val="00EC28D5"/>
    <w:rsid w:val="00EC2C12"/>
    <w:rsid w:val="00EC3078"/>
    <w:rsid w:val="00EC3286"/>
    <w:rsid w:val="00EC34BE"/>
    <w:rsid w:val="00EC38B8"/>
    <w:rsid w:val="00EC3CD4"/>
    <w:rsid w:val="00EC4361"/>
    <w:rsid w:val="00EC4AFE"/>
    <w:rsid w:val="00EC4CAB"/>
    <w:rsid w:val="00EC53A5"/>
    <w:rsid w:val="00EC5BB6"/>
    <w:rsid w:val="00EC5C97"/>
    <w:rsid w:val="00EC6345"/>
    <w:rsid w:val="00EC746C"/>
    <w:rsid w:val="00EC7939"/>
    <w:rsid w:val="00EC7F21"/>
    <w:rsid w:val="00ED07CF"/>
    <w:rsid w:val="00ED25F5"/>
    <w:rsid w:val="00ED2B54"/>
    <w:rsid w:val="00ED376A"/>
    <w:rsid w:val="00ED401E"/>
    <w:rsid w:val="00ED446E"/>
    <w:rsid w:val="00ED4520"/>
    <w:rsid w:val="00ED4560"/>
    <w:rsid w:val="00ED4637"/>
    <w:rsid w:val="00ED4B91"/>
    <w:rsid w:val="00ED53FA"/>
    <w:rsid w:val="00ED590A"/>
    <w:rsid w:val="00ED5F73"/>
    <w:rsid w:val="00ED69E4"/>
    <w:rsid w:val="00ED6BC7"/>
    <w:rsid w:val="00ED6D41"/>
    <w:rsid w:val="00ED71C0"/>
    <w:rsid w:val="00ED7A0A"/>
    <w:rsid w:val="00ED7EDA"/>
    <w:rsid w:val="00EE03CC"/>
    <w:rsid w:val="00EE1118"/>
    <w:rsid w:val="00EE16CF"/>
    <w:rsid w:val="00EE1FB0"/>
    <w:rsid w:val="00EE2ABB"/>
    <w:rsid w:val="00EE2E8C"/>
    <w:rsid w:val="00EE37EE"/>
    <w:rsid w:val="00EE4CB0"/>
    <w:rsid w:val="00EE4CFB"/>
    <w:rsid w:val="00EE5119"/>
    <w:rsid w:val="00EE52DD"/>
    <w:rsid w:val="00EE75EC"/>
    <w:rsid w:val="00EE7A1E"/>
    <w:rsid w:val="00EE7D5F"/>
    <w:rsid w:val="00EF03D2"/>
    <w:rsid w:val="00EF092F"/>
    <w:rsid w:val="00EF0C42"/>
    <w:rsid w:val="00EF16A9"/>
    <w:rsid w:val="00EF1E7A"/>
    <w:rsid w:val="00EF1FC8"/>
    <w:rsid w:val="00EF2733"/>
    <w:rsid w:val="00EF3801"/>
    <w:rsid w:val="00EF49F1"/>
    <w:rsid w:val="00EF52F4"/>
    <w:rsid w:val="00EF59DE"/>
    <w:rsid w:val="00EF62B6"/>
    <w:rsid w:val="00EF69E4"/>
    <w:rsid w:val="00EF6F4E"/>
    <w:rsid w:val="00EF72FA"/>
    <w:rsid w:val="00EF7430"/>
    <w:rsid w:val="00F00A88"/>
    <w:rsid w:val="00F00F84"/>
    <w:rsid w:val="00F01760"/>
    <w:rsid w:val="00F0179B"/>
    <w:rsid w:val="00F01A86"/>
    <w:rsid w:val="00F02C7A"/>
    <w:rsid w:val="00F02F8B"/>
    <w:rsid w:val="00F03BD3"/>
    <w:rsid w:val="00F05200"/>
    <w:rsid w:val="00F05412"/>
    <w:rsid w:val="00F054A2"/>
    <w:rsid w:val="00F05F5F"/>
    <w:rsid w:val="00F0753F"/>
    <w:rsid w:val="00F07A95"/>
    <w:rsid w:val="00F07EB2"/>
    <w:rsid w:val="00F07FA3"/>
    <w:rsid w:val="00F1003B"/>
    <w:rsid w:val="00F11776"/>
    <w:rsid w:val="00F11994"/>
    <w:rsid w:val="00F11C66"/>
    <w:rsid w:val="00F1253F"/>
    <w:rsid w:val="00F1296C"/>
    <w:rsid w:val="00F12973"/>
    <w:rsid w:val="00F12C0B"/>
    <w:rsid w:val="00F13BB4"/>
    <w:rsid w:val="00F13DAF"/>
    <w:rsid w:val="00F13EC5"/>
    <w:rsid w:val="00F141CB"/>
    <w:rsid w:val="00F14B15"/>
    <w:rsid w:val="00F150D6"/>
    <w:rsid w:val="00F15572"/>
    <w:rsid w:val="00F157E8"/>
    <w:rsid w:val="00F17ABB"/>
    <w:rsid w:val="00F21E1F"/>
    <w:rsid w:val="00F21EA1"/>
    <w:rsid w:val="00F22479"/>
    <w:rsid w:val="00F227C1"/>
    <w:rsid w:val="00F2336B"/>
    <w:rsid w:val="00F23729"/>
    <w:rsid w:val="00F23D19"/>
    <w:rsid w:val="00F23E14"/>
    <w:rsid w:val="00F245AD"/>
    <w:rsid w:val="00F257A1"/>
    <w:rsid w:val="00F25AF8"/>
    <w:rsid w:val="00F26575"/>
    <w:rsid w:val="00F27822"/>
    <w:rsid w:val="00F30477"/>
    <w:rsid w:val="00F30C49"/>
    <w:rsid w:val="00F315FE"/>
    <w:rsid w:val="00F32761"/>
    <w:rsid w:val="00F3276E"/>
    <w:rsid w:val="00F33E65"/>
    <w:rsid w:val="00F34311"/>
    <w:rsid w:val="00F3451D"/>
    <w:rsid w:val="00F349A8"/>
    <w:rsid w:val="00F34E80"/>
    <w:rsid w:val="00F354D7"/>
    <w:rsid w:val="00F35D56"/>
    <w:rsid w:val="00F3603D"/>
    <w:rsid w:val="00F36456"/>
    <w:rsid w:val="00F37192"/>
    <w:rsid w:val="00F3732C"/>
    <w:rsid w:val="00F37889"/>
    <w:rsid w:val="00F4017C"/>
    <w:rsid w:val="00F40D24"/>
    <w:rsid w:val="00F40E64"/>
    <w:rsid w:val="00F41598"/>
    <w:rsid w:val="00F41C1D"/>
    <w:rsid w:val="00F42E55"/>
    <w:rsid w:val="00F44B11"/>
    <w:rsid w:val="00F4565B"/>
    <w:rsid w:val="00F46182"/>
    <w:rsid w:val="00F4654E"/>
    <w:rsid w:val="00F46C61"/>
    <w:rsid w:val="00F47826"/>
    <w:rsid w:val="00F47F4D"/>
    <w:rsid w:val="00F5002D"/>
    <w:rsid w:val="00F506E5"/>
    <w:rsid w:val="00F50A34"/>
    <w:rsid w:val="00F50B41"/>
    <w:rsid w:val="00F51347"/>
    <w:rsid w:val="00F51A43"/>
    <w:rsid w:val="00F52BB1"/>
    <w:rsid w:val="00F53671"/>
    <w:rsid w:val="00F53BA5"/>
    <w:rsid w:val="00F53DE0"/>
    <w:rsid w:val="00F53FD3"/>
    <w:rsid w:val="00F5549B"/>
    <w:rsid w:val="00F554DA"/>
    <w:rsid w:val="00F559C5"/>
    <w:rsid w:val="00F561AD"/>
    <w:rsid w:val="00F56294"/>
    <w:rsid w:val="00F56B86"/>
    <w:rsid w:val="00F56C31"/>
    <w:rsid w:val="00F56FA3"/>
    <w:rsid w:val="00F57CA7"/>
    <w:rsid w:val="00F57D47"/>
    <w:rsid w:val="00F603B6"/>
    <w:rsid w:val="00F607F4"/>
    <w:rsid w:val="00F61080"/>
    <w:rsid w:val="00F6116A"/>
    <w:rsid w:val="00F61380"/>
    <w:rsid w:val="00F616B9"/>
    <w:rsid w:val="00F622DF"/>
    <w:rsid w:val="00F62EB2"/>
    <w:rsid w:val="00F637B6"/>
    <w:rsid w:val="00F644DE"/>
    <w:rsid w:val="00F64EB9"/>
    <w:rsid w:val="00F65B5D"/>
    <w:rsid w:val="00F65F55"/>
    <w:rsid w:val="00F66002"/>
    <w:rsid w:val="00F66B16"/>
    <w:rsid w:val="00F66F8B"/>
    <w:rsid w:val="00F67257"/>
    <w:rsid w:val="00F67910"/>
    <w:rsid w:val="00F67EDD"/>
    <w:rsid w:val="00F701CD"/>
    <w:rsid w:val="00F71306"/>
    <w:rsid w:val="00F71860"/>
    <w:rsid w:val="00F71B20"/>
    <w:rsid w:val="00F7214D"/>
    <w:rsid w:val="00F72373"/>
    <w:rsid w:val="00F72387"/>
    <w:rsid w:val="00F728CA"/>
    <w:rsid w:val="00F72EC4"/>
    <w:rsid w:val="00F7353C"/>
    <w:rsid w:val="00F7420F"/>
    <w:rsid w:val="00F7448D"/>
    <w:rsid w:val="00F744E3"/>
    <w:rsid w:val="00F749D2"/>
    <w:rsid w:val="00F74C73"/>
    <w:rsid w:val="00F75A61"/>
    <w:rsid w:val="00F7610F"/>
    <w:rsid w:val="00F762CD"/>
    <w:rsid w:val="00F7663A"/>
    <w:rsid w:val="00F7755A"/>
    <w:rsid w:val="00F77AF3"/>
    <w:rsid w:val="00F77C7B"/>
    <w:rsid w:val="00F77D59"/>
    <w:rsid w:val="00F801A7"/>
    <w:rsid w:val="00F801E3"/>
    <w:rsid w:val="00F81288"/>
    <w:rsid w:val="00F8192F"/>
    <w:rsid w:val="00F82B7D"/>
    <w:rsid w:val="00F84A6E"/>
    <w:rsid w:val="00F863DA"/>
    <w:rsid w:val="00F86844"/>
    <w:rsid w:val="00F8714B"/>
    <w:rsid w:val="00F871F5"/>
    <w:rsid w:val="00F873C6"/>
    <w:rsid w:val="00F87A91"/>
    <w:rsid w:val="00F87AAE"/>
    <w:rsid w:val="00F87B59"/>
    <w:rsid w:val="00F87DDE"/>
    <w:rsid w:val="00F87EBE"/>
    <w:rsid w:val="00F91B93"/>
    <w:rsid w:val="00F92783"/>
    <w:rsid w:val="00F932F5"/>
    <w:rsid w:val="00F934EE"/>
    <w:rsid w:val="00F935AC"/>
    <w:rsid w:val="00F943E3"/>
    <w:rsid w:val="00F94428"/>
    <w:rsid w:val="00F9477C"/>
    <w:rsid w:val="00F94DB4"/>
    <w:rsid w:val="00F94DF7"/>
    <w:rsid w:val="00F94FC6"/>
    <w:rsid w:val="00F959A5"/>
    <w:rsid w:val="00F95EE1"/>
    <w:rsid w:val="00F9661A"/>
    <w:rsid w:val="00F9679F"/>
    <w:rsid w:val="00F96A19"/>
    <w:rsid w:val="00F96B55"/>
    <w:rsid w:val="00F97544"/>
    <w:rsid w:val="00F97861"/>
    <w:rsid w:val="00F978D2"/>
    <w:rsid w:val="00F97BEF"/>
    <w:rsid w:val="00FA0121"/>
    <w:rsid w:val="00FA01FF"/>
    <w:rsid w:val="00FA03BD"/>
    <w:rsid w:val="00FA051F"/>
    <w:rsid w:val="00FA05C4"/>
    <w:rsid w:val="00FA0B93"/>
    <w:rsid w:val="00FA0D5F"/>
    <w:rsid w:val="00FA0EF3"/>
    <w:rsid w:val="00FA1D2D"/>
    <w:rsid w:val="00FA22DC"/>
    <w:rsid w:val="00FA3150"/>
    <w:rsid w:val="00FA3C04"/>
    <w:rsid w:val="00FA3C0F"/>
    <w:rsid w:val="00FA47B1"/>
    <w:rsid w:val="00FA490A"/>
    <w:rsid w:val="00FA5238"/>
    <w:rsid w:val="00FA5CC6"/>
    <w:rsid w:val="00FA6171"/>
    <w:rsid w:val="00FA62A8"/>
    <w:rsid w:val="00FA6835"/>
    <w:rsid w:val="00FA6E6E"/>
    <w:rsid w:val="00FA783A"/>
    <w:rsid w:val="00FA7BAE"/>
    <w:rsid w:val="00FB0301"/>
    <w:rsid w:val="00FB03C8"/>
    <w:rsid w:val="00FB045F"/>
    <w:rsid w:val="00FB0861"/>
    <w:rsid w:val="00FB0B01"/>
    <w:rsid w:val="00FB0C37"/>
    <w:rsid w:val="00FB0FBB"/>
    <w:rsid w:val="00FB1884"/>
    <w:rsid w:val="00FB1C15"/>
    <w:rsid w:val="00FB2848"/>
    <w:rsid w:val="00FB2A4A"/>
    <w:rsid w:val="00FB2CD8"/>
    <w:rsid w:val="00FB2E46"/>
    <w:rsid w:val="00FB310D"/>
    <w:rsid w:val="00FB3D02"/>
    <w:rsid w:val="00FB42C7"/>
    <w:rsid w:val="00FB5165"/>
    <w:rsid w:val="00FB547C"/>
    <w:rsid w:val="00FB5FE2"/>
    <w:rsid w:val="00FB6137"/>
    <w:rsid w:val="00FB645D"/>
    <w:rsid w:val="00FB6C9D"/>
    <w:rsid w:val="00FB71B5"/>
    <w:rsid w:val="00FB7253"/>
    <w:rsid w:val="00FC0967"/>
    <w:rsid w:val="00FC099B"/>
    <w:rsid w:val="00FC0AAB"/>
    <w:rsid w:val="00FC0E63"/>
    <w:rsid w:val="00FC27C6"/>
    <w:rsid w:val="00FC3167"/>
    <w:rsid w:val="00FC3728"/>
    <w:rsid w:val="00FC3956"/>
    <w:rsid w:val="00FC44AD"/>
    <w:rsid w:val="00FC45FB"/>
    <w:rsid w:val="00FC474D"/>
    <w:rsid w:val="00FC4D22"/>
    <w:rsid w:val="00FC66E4"/>
    <w:rsid w:val="00FC688F"/>
    <w:rsid w:val="00FC6B4D"/>
    <w:rsid w:val="00FC6EE2"/>
    <w:rsid w:val="00FC7275"/>
    <w:rsid w:val="00FC7285"/>
    <w:rsid w:val="00FD00A9"/>
    <w:rsid w:val="00FD1D74"/>
    <w:rsid w:val="00FD3141"/>
    <w:rsid w:val="00FD39BB"/>
    <w:rsid w:val="00FD3BC8"/>
    <w:rsid w:val="00FD3C2D"/>
    <w:rsid w:val="00FD3C7A"/>
    <w:rsid w:val="00FD3F55"/>
    <w:rsid w:val="00FD409C"/>
    <w:rsid w:val="00FD40ED"/>
    <w:rsid w:val="00FD4715"/>
    <w:rsid w:val="00FD4C2A"/>
    <w:rsid w:val="00FD5277"/>
    <w:rsid w:val="00FD5954"/>
    <w:rsid w:val="00FD5ACA"/>
    <w:rsid w:val="00FD6F9B"/>
    <w:rsid w:val="00FD73F7"/>
    <w:rsid w:val="00FD7483"/>
    <w:rsid w:val="00FD74DE"/>
    <w:rsid w:val="00FD7CB4"/>
    <w:rsid w:val="00FE06FB"/>
    <w:rsid w:val="00FE0D25"/>
    <w:rsid w:val="00FE0F0F"/>
    <w:rsid w:val="00FE0F67"/>
    <w:rsid w:val="00FE1002"/>
    <w:rsid w:val="00FE1E6A"/>
    <w:rsid w:val="00FE1F8D"/>
    <w:rsid w:val="00FE2404"/>
    <w:rsid w:val="00FE2AA6"/>
    <w:rsid w:val="00FE2D08"/>
    <w:rsid w:val="00FE3632"/>
    <w:rsid w:val="00FE4515"/>
    <w:rsid w:val="00FE4540"/>
    <w:rsid w:val="00FE4686"/>
    <w:rsid w:val="00FE4D7B"/>
    <w:rsid w:val="00FE571D"/>
    <w:rsid w:val="00FE5C95"/>
    <w:rsid w:val="00FE6830"/>
    <w:rsid w:val="00FE7227"/>
    <w:rsid w:val="00FE7461"/>
    <w:rsid w:val="00FE77E4"/>
    <w:rsid w:val="00FF01D7"/>
    <w:rsid w:val="00FF1717"/>
    <w:rsid w:val="00FF180C"/>
    <w:rsid w:val="00FF1ECC"/>
    <w:rsid w:val="00FF24D9"/>
    <w:rsid w:val="00FF3109"/>
    <w:rsid w:val="00FF32BC"/>
    <w:rsid w:val="00FF44EE"/>
    <w:rsid w:val="00FF4F1C"/>
    <w:rsid w:val="00FF518F"/>
    <w:rsid w:val="00FF59A9"/>
    <w:rsid w:val="00FF5A1B"/>
    <w:rsid w:val="00FF5E14"/>
    <w:rsid w:val="00FF681D"/>
    <w:rsid w:val="00FF72A2"/>
    <w:rsid w:val="00FF75D2"/>
    <w:rsid w:val="00FF78B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89E64A"/>
  <w15:docId w15:val="{3844E520-0CAC-4D9B-9917-D053544F4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BAC"/>
    <w:pPr>
      <w:spacing w:after="0" w:line="240" w:lineRule="auto"/>
    </w:pPr>
    <w:rPr>
      <w:rFonts w:eastAsia="PMingLiU" w:cs="Times New Roman"/>
      <w:sz w:val="20"/>
      <w:szCs w:val="24"/>
      <w:lang w:eastAsia="zh-TW"/>
    </w:rPr>
  </w:style>
  <w:style w:type="paragraph" w:styleId="Heading1">
    <w:name w:val="heading 1"/>
    <w:aliases w:val="Heading 1 Char1 Char,Heading 1 Char Char Char,Head 1 Char Char Char,Head 11 Char Char Char,Head 12 Char Char Char,Head 111 Char Char Char,Head 13 Char Char Char,Head 112 Char Char Char,Head 14 Char Char Char,Head 1,Head 11,Head"/>
    <w:basedOn w:val="Normal"/>
    <w:next w:val="Normal"/>
    <w:link w:val="Heading1Char"/>
    <w:autoRedefine/>
    <w:qFormat/>
    <w:rsid w:val="00876529"/>
    <w:pPr>
      <w:keepNext/>
      <w:numPr>
        <w:numId w:val="2"/>
      </w:numPr>
      <w:spacing w:before="120" w:after="60"/>
      <w:ind w:left="720" w:hanging="709"/>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Heading 2 Char1,Heading 2 Char Char,H2 Char Char,h2 Char Char,Level 2 Topic Heading Char Char,Heading 2 Char1 Char1 Char,Heading 2 Char Char Char1 Char,Heading 2 Char Char1,H2,h2,Level 2 Topic Heading + Line spacing:  At least 16 pt + Line ..."/>
    <w:next w:val="Normal"/>
    <w:link w:val="Heading2Char"/>
    <w:autoRedefine/>
    <w:unhideWhenUsed/>
    <w:qFormat/>
    <w:rsid w:val="00B348AB"/>
    <w:pPr>
      <w:numPr>
        <w:ilvl w:val="1"/>
        <w:numId w:val="2"/>
      </w:numPr>
      <w:spacing w:before="120" w:after="120" w:line="240" w:lineRule="auto"/>
      <w:ind w:left="720" w:hanging="720"/>
      <w:outlineLvl w:val="1"/>
    </w:pPr>
    <w:rPr>
      <w:rFonts w:ascii="Calibri" w:eastAsia="PMingLiU" w:hAnsi="Calibri" w:cs="Times New Roman"/>
      <w:b/>
      <w:color w:val="365F91"/>
      <w:sz w:val="24"/>
      <w:szCs w:val="24"/>
      <w:lang w:val="en-GB" w:eastAsia="zh-TW"/>
    </w:rPr>
  </w:style>
  <w:style w:type="paragraph" w:styleId="Heading3">
    <w:name w:val="heading 3"/>
    <w:aliases w:val="Heading 3 Char2,Heading 3 Char1 Char,H3 Char1 Char,h3 Char1 Char,Level 3 Topic Heading Char1 Char,H3,h3,Level 3 Topic Heading"/>
    <w:basedOn w:val="Normal"/>
    <w:next w:val="Normal"/>
    <w:link w:val="Heading3Char"/>
    <w:autoRedefine/>
    <w:unhideWhenUsed/>
    <w:qFormat/>
    <w:rsid w:val="00E56FBA"/>
    <w:pPr>
      <w:keepNext/>
      <w:keepLines/>
      <w:numPr>
        <w:ilvl w:val="2"/>
        <w:numId w:val="2"/>
      </w:numPr>
      <w:spacing w:before="120" w:after="120"/>
      <w:outlineLvl w:val="2"/>
    </w:pPr>
    <w:rPr>
      <w:rFonts w:ascii="Calibri" w:eastAsiaTheme="majorEastAsia" w:hAnsi="Calibri" w:cstheme="majorBidi"/>
      <w:b/>
      <w:bCs/>
      <w:color w:val="365F91"/>
      <w:sz w:val="22"/>
    </w:rPr>
  </w:style>
  <w:style w:type="paragraph" w:styleId="Heading4">
    <w:name w:val="heading 4"/>
    <w:aliases w:val="H4,h4,First Subheading"/>
    <w:basedOn w:val="Normal"/>
    <w:next w:val="Normal"/>
    <w:link w:val="Heading4Char"/>
    <w:autoRedefine/>
    <w:unhideWhenUsed/>
    <w:qFormat/>
    <w:rsid w:val="00B9689F"/>
    <w:pPr>
      <w:keepNext/>
      <w:keepLines/>
      <w:numPr>
        <w:ilvl w:val="3"/>
        <w:numId w:val="2"/>
      </w:numPr>
      <w:spacing w:before="120" w:after="120"/>
      <w:ind w:left="720" w:hanging="720"/>
      <w:outlineLvl w:val="3"/>
    </w:pPr>
    <w:rPr>
      <w:rFonts w:asciiTheme="majorHAnsi" w:eastAsiaTheme="majorEastAsia" w:hAnsiTheme="majorHAnsi" w:cstheme="majorBidi"/>
      <w:b/>
      <w:bCs/>
      <w:iCs/>
      <w:color w:val="365F91"/>
      <w:sz w:val="22"/>
    </w:rPr>
  </w:style>
  <w:style w:type="paragraph" w:styleId="Heading5">
    <w:name w:val="heading 5"/>
    <w:basedOn w:val="Normal"/>
    <w:next w:val="Normal"/>
    <w:link w:val="Heading5Char"/>
    <w:unhideWhenUsed/>
    <w:qFormat/>
    <w:rsid w:val="0028122B"/>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28122B"/>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28122B"/>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28122B"/>
    <w:pPr>
      <w:keepNext/>
      <w:keepLines/>
      <w:numPr>
        <w:ilvl w:val="7"/>
        <w:numId w:val="2"/>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aliases w:val="h9"/>
    <w:basedOn w:val="Normal"/>
    <w:next w:val="Normal"/>
    <w:link w:val="Heading9Char"/>
    <w:unhideWhenUsed/>
    <w:qFormat/>
    <w:rsid w:val="0028122B"/>
    <w:pPr>
      <w:keepNext/>
      <w:keepLines/>
      <w:numPr>
        <w:ilvl w:val="8"/>
        <w:numId w:val="2"/>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Char1 Char Char,Heading 1 Char Char Char Char,Head 1 Char Char Char Char,Head 11 Char Char Char Char,Head 12 Char Char Char Char,Head 111 Char Char Char Char,Head 13 Char Char Char Char,Head 112 Char Char Char Char,Head 1 Char"/>
    <w:basedOn w:val="DefaultParagraphFont"/>
    <w:link w:val="Heading1"/>
    <w:rsid w:val="00876529"/>
    <w:rPr>
      <w:rFonts w:asciiTheme="majorHAnsi" w:eastAsiaTheme="majorEastAsia" w:hAnsiTheme="majorHAnsi" w:cstheme="majorBidi"/>
      <w:b/>
      <w:bCs/>
      <w:color w:val="365F91" w:themeColor="accent1" w:themeShade="BF"/>
      <w:sz w:val="28"/>
      <w:szCs w:val="28"/>
      <w:lang w:eastAsia="zh-TW"/>
    </w:rPr>
  </w:style>
  <w:style w:type="character" w:customStyle="1" w:styleId="Heading2Char">
    <w:name w:val="Heading 2 Char"/>
    <w:aliases w:val="Heading 2 Char1 Char,Heading 2 Char Char Char,H2 Char Char Char,h2 Char Char Char,Level 2 Topic Heading Char Char Char,Heading 2 Char1 Char1 Char Char,Heading 2 Char Char Char1 Char Char,Heading 2 Char Char1 Char,H2 Char,h2 Char"/>
    <w:basedOn w:val="DefaultParagraphFont"/>
    <w:link w:val="Heading2"/>
    <w:rsid w:val="00B348AB"/>
    <w:rPr>
      <w:rFonts w:ascii="Calibri" w:eastAsia="PMingLiU" w:hAnsi="Calibri" w:cs="Times New Roman"/>
      <w:b/>
      <w:color w:val="365F91"/>
      <w:sz w:val="24"/>
      <w:szCs w:val="24"/>
      <w:lang w:val="en-GB" w:eastAsia="zh-TW"/>
    </w:rPr>
  </w:style>
  <w:style w:type="character" w:customStyle="1" w:styleId="Heading3Char">
    <w:name w:val="Heading 3 Char"/>
    <w:aliases w:val="Heading 3 Char2 Char,Heading 3 Char1 Char Char,H3 Char1 Char Char,h3 Char1 Char Char,Level 3 Topic Heading Char1 Char Char,H3 Char,h3 Char,Level 3 Topic Heading Char"/>
    <w:basedOn w:val="DefaultParagraphFont"/>
    <w:link w:val="Heading3"/>
    <w:rsid w:val="00E56FBA"/>
    <w:rPr>
      <w:rFonts w:ascii="Calibri" w:eastAsiaTheme="majorEastAsia" w:hAnsi="Calibri" w:cstheme="majorBidi"/>
      <w:b/>
      <w:bCs/>
      <w:color w:val="365F91"/>
      <w:szCs w:val="24"/>
      <w:lang w:eastAsia="zh-TW"/>
    </w:rPr>
  </w:style>
  <w:style w:type="character" w:customStyle="1" w:styleId="Heading4Char">
    <w:name w:val="Heading 4 Char"/>
    <w:aliases w:val="H4 Char,h4 Char,First Subheading Char"/>
    <w:basedOn w:val="DefaultParagraphFont"/>
    <w:link w:val="Heading4"/>
    <w:rsid w:val="00B9689F"/>
    <w:rPr>
      <w:rFonts w:asciiTheme="majorHAnsi" w:eastAsiaTheme="majorEastAsia" w:hAnsiTheme="majorHAnsi" w:cstheme="majorBidi"/>
      <w:b/>
      <w:bCs/>
      <w:iCs/>
      <w:color w:val="365F91"/>
      <w:szCs w:val="24"/>
      <w:lang w:eastAsia="zh-TW"/>
    </w:rPr>
  </w:style>
  <w:style w:type="character" w:customStyle="1" w:styleId="Heading5Char">
    <w:name w:val="Heading 5 Char"/>
    <w:basedOn w:val="DefaultParagraphFont"/>
    <w:link w:val="Heading5"/>
    <w:rsid w:val="0028122B"/>
    <w:rPr>
      <w:rFonts w:asciiTheme="majorHAnsi" w:eastAsiaTheme="majorEastAsia" w:hAnsiTheme="majorHAnsi" w:cstheme="majorBidi"/>
      <w:color w:val="243F60" w:themeColor="accent1" w:themeShade="7F"/>
      <w:sz w:val="24"/>
      <w:szCs w:val="24"/>
      <w:lang w:eastAsia="zh-TW"/>
    </w:rPr>
  </w:style>
  <w:style w:type="character" w:customStyle="1" w:styleId="Heading6Char">
    <w:name w:val="Heading 6 Char"/>
    <w:basedOn w:val="DefaultParagraphFont"/>
    <w:link w:val="Heading6"/>
    <w:rsid w:val="0028122B"/>
    <w:rPr>
      <w:rFonts w:asciiTheme="majorHAnsi" w:eastAsiaTheme="majorEastAsia" w:hAnsiTheme="majorHAnsi" w:cstheme="majorBidi"/>
      <w:i/>
      <w:iCs/>
      <w:color w:val="243F60" w:themeColor="accent1" w:themeShade="7F"/>
      <w:sz w:val="24"/>
      <w:szCs w:val="24"/>
      <w:lang w:eastAsia="zh-TW"/>
    </w:rPr>
  </w:style>
  <w:style w:type="character" w:customStyle="1" w:styleId="Heading7Char">
    <w:name w:val="Heading 7 Char"/>
    <w:basedOn w:val="DefaultParagraphFont"/>
    <w:link w:val="Heading7"/>
    <w:rsid w:val="0028122B"/>
    <w:rPr>
      <w:rFonts w:asciiTheme="majorHAnsi" w:eastAsiaTheme="majorEastAsia" w:hAnsiTheme="majorHAnsi" w:cstheme="majorBidi"/>
      <w:i/>
      <w:iCs/>
      <w:color w:val="404040" w:themeColor="text1" w:themeTint="BF"/>
      <w:sz w:val="24"/>
      <w:szCs w:val="24"/>
      <w:lang w:eastAsia="zh-TW"/>
    </w:rPr>
  </w:style>
  <w:style w:type="character" w:customStyle="1" w:styleId="Heading8Char">
    <w:name w:val="Heading 8 Char"/>
    <w:basedOn w:val="DefaultParagraphFont"/>
    <w:link w:val="Heading8"/>
    <w:rsid w:val="0028122B"/>
    <w:rPr>
      <w:rFonts w:asciiTheme="majorHAnsi" w:eastAsiaTheme="majorEastAsia" w:hAnsiTheme="majorHAnsi" w:cstheme="majorBidi"/>
      <w:color w:val="404040" w:themeColor="text1" w:themeTint="BF"/>
      <w:sz w:val="20"/>
      <w:szCs w:val="20"/>
      <w:lang w:eastAsia="zh-TW"/>
    </w:rPr>
  </w:style>
  <w:style w:type="character" w:customStyle="1" w:styleId="Heading9Char">
    <w:name w:val="Heading 9 Char"/>
    <w:aliases w:val="h9 Char"/>
    <w:basedOn w:val="DefaultParagraphFont"/>
    <w:link w:val="Heading9"/>
    <w:rsid w:val="0028122B"/>
    <w:rPr>
      <w:rFonts w:asciiTheme="majorHAnsi" w:eastAsiaTheme="majorEastAsia" w:hAnsiTheme="majorHAnsi" w:cstheme="majorBidi"/>
      <w:i/>
      <w:iCs/>
      <w:color w:val="404040" w:themeColor="text1" w:themeTint="BF"/>
      <w:sz w:val="20"/>
      <w:szCs w:val="20"/>
      <w:lang w:eastAsia="zh-TW"/>
    </w:rPr>
  </w:style>
  <w:style w:type="paragraph" w:customStyle="1" w:styleId="BodyText1">
    <w:name w:val="Body Text1"/>
    <w:basedOn w:val="Normal"/>
    <w:link w:val="BodytextChar"/>
    <w:rsid w:val="008C7367"/>
    <w:pPr>
      <w:snapToGrid w:val="0"/>
      <w:spacing w:before="200" w:after="200"/>
      <w:jc w:val="both"/>
    </w:pPr>
  </w:style>
  <w:style w:type="character" w:customStyle="1" w:styleId="BodytextChar">
    <w:name w:val="Body text Char"/>
    <w:link w:val="BodyText1"/>
    <w:rsid w:val="008C7367"/>
    <w:rPr>
      <w:rFonts w:ascii="Times New Roman" w:eastAsia="PMingLiU" w:hAnsi="Times New Roman" w:cs="Times New Roman"/>
      <w:sz w:val="24"/>
      <w:szCs w:val="24"/>
      <w:lang w:eastAsia="zh-TW"/>
    </w:rPr>
  </w:style>
  <w:style w:type="paragraph" w:customStyle="1" w:styleId="Tabletext">
    <w:name w:val="Table text"/>
    <w:basedOn w:val="Normal"/>
    <w:rsid w:val="008C7367"/>
    <w:pPr>
      <w:spacing w:before="40" w:after="40"/>
    </w:pPr>
    <w:rPr>
      <w:szCs w:val="20"/>
    </w:rPr>
  </w:style>
  <w:style w:type="paragraph" w:customStyle="1" w:styleId="Tablehead">
    <w:name w:val="Table head"/>
    <w:basedOn w:val="Normal"/>
    <w:rsid w:val="008C7367"/>
    <w:pPr>
      <w:keepNext/>
      <w:pBdr>
        <w:bottom w:val="single" w:sz="8" w:space="1" w:color="000080"/>
      </w:pBdr>
      <w:spacing w:after="60"/>
      <w:jc w:val="center"/>
    </w:pPr>
    <w:rPr>
      <w:b/>
      <w:bCs/>
      <w:color w:val="000080"/>
      <w:szCs w:val="20"/>
    </w:rPr>
  </w:style>
  <w:style w:type="paragraph" w:styleId="Header">
    <w:name w:val="header"/>
    <w:aliases w:val="Matt's proposal header,h,TP header,even"/>
    <w:basedOn w:val="Normal"/>
    <w:link w:val="HeaderChar"/>
    <w:unhideWhenUsed/>
    <w:rsid w:val="008C7367"/>
    <w:pPr>
      <w:tabs>
        <w:tab w:val="center" w:pos="4320"/>
        <w:tab w:val="right" w:pos="8640"/>
      </w:tabs>
    </w:pPr>
  </w:style>
  <w:style w:type="character" w:customStyle="1" w:styleId="HeaderChar">
    <w:name w:val="Header Char"/>
    <w:aliases w:val="Matt's proposal header Char,h Char,TP header Char,even Char"/>
    <w:basedOn w:val="DefaultParagraphFont"/>
    <w:link w:val="Header"/>
    <w:uiPriority w:val="99"/>
    <w:rsid w:val="008C7367"/>
    <w:rPr>
      <w:rFonts w:ascii="Times New Roman" w:eastAsia="PMingLiU" w:hAnsi="Times New Roman" w:cs="Times New Roman"/>
      <w:sz w:val="24"/>
      <w:szCs w:val="24"/>
      <w:lang w:eastAsia="zh-TW"/>
    </w:rPr>
  </w:style>
  <w:style w:type="paragraph" w:styleId="Footer">
    <w:name w:val="footer"/>
    <w:basedOn w:val="Normal"/>
    <w:link w:val="FooterChar"/>
    <w:unhideWhenUsed/>
    <w:rsid w:val="008C7367"/>
    <w:pPr>
      <w:tabs>
        <w:tab w:val="center" w:pos="4320"/>
        <w:tab w:val="right" w:pos="8640"/>
      </w:tabs>
    </w:pPr>
  </w:style>
  <w:style w:type="character" w:customStyle="1" w:styleId="FooterChar">
    <w:name w:val="Footer Char"/>
    <w:basedOn w:val="DefaultParagraphFont"/>
    <w:link w:val="Footer"/>
    <w:rsid w:val="008C7367"/>
    <w:rPr>
      <w:rFonts w:ascii="Times New Roman" w:eastAsia="PMingLiU" w:hAnsi="Times New Roman" w:cs="Times New Roman"/>
      <w:sz w:val="24"/>
      <w:szCs w:val="24"/>
      <w:lang w:eastAsia="zh-TW"/>
    </w:rPr>
  </w:style>
  <w:style w:type="paragraph" w:customStyle="1" w:styleId="Tablebullet">
    <w:name w:val="Table bullet"/>
    <w:basedOn w:val="Normal"/>
    <w:link w:val="TablebulletChar"/>
    <w:rsid w:val="00CB6A3D"/>
    <w:pPr>
      <w:numPr>
        <w:numId w:val="1"/>
      </w:numPr>
      <w:spacing w:before="40" w:after="40"/>
    </w:pPr>
    <w:rPr>
      <w:szCs w:val="20"/>
    </w:rPr>
  </w:style>
  <w:style w:type="character" w:customStyle="1" w:styleId="TablebulletChar">
    <w:name w:val="Table bullet Char"/>
    <w:basedOn w:val="DefaultParagraphFont"/>
    <w:link w:val="Tablebullet"/>
    <w:rsid w:val="00CB6A3D"/>
    <w:rPr>
      <w:rFonts w:ascii="Times New Roman" w:eastAsia="PMingLiU" w:hAnsi="Times New Roman" w:cs="Times New Roman"/>
      <w:sz w:val="20"/>
      <w:szCs w:val="20"/>
      <w:lang w:eastAsia="zh-TW"/>
    </w:rPr>
  </w:style>
  <w:style w:type="paragraph" w:customStyle="1" w:styleId="Tablebullet2nd">
    <w:name w:val="Table bullet (2nd)"/>
    <w:basedOn w:val="Tablebullet"/>
    <w:link w:val="Tablebullet2ndChar"/>
    <w:rsid w:val="00CB6A3D"/>
    <w:pPr>
      <w:numPr>
        <w:ilvl w:val="1"/>
      </w:numPr>
      <w:tabs>
        <w:tab w:val="clear" w:pos="1987"/>
      </w:tabs>
      <w:ind w:left="1440"/>
    </w:pPr>
  </w:style>
  <w:style w:type="character" w:customStyle="1" w:styleId="Tablebullet2ndChar">
    <w:name w:val="Table bullet (2nd) Char"/>
    <w:basedOn w:val="TablebulletChar"/>
    <w:link w:val="Tablebullet2nd"/>
    <w:locked/>
    <w:rsid w:val="00FB5FE2"/>
    <w:rPr>
      <w:rFonts w:ascii="Times New Roman" w:eastAsia="PMingLiU" w:hAnsi="Times New Roman" w:cs="Times New Roman"/>
      <w:sz w:val="20"/>
      <w:szCs w:val="20"/>
      <w:lang w:eastAsia="zh-TW"/>
    </w:rPr>
  </w:style>
  <w:style w:type="paragraph" w:customStyle="1" w:styleId="tabletext0">
    <w:name w:val="tabletext"/>
    <w:basedOn w:val="Normal"/>
    <w:rsid w:val="00CB6A3D"/>
    <w:pPr>
      <w:spacing w:before="40" w:after="40"/>
    </w:pPr>
    <w:rPr>
      <w:rFonts w:eastAsia="Times New Roman"/>
      <w:szCs w:val="20"/>
      <w:lang w:eastAsia="en-US"/>
    </w:rPr>
  </w:style>
  <w:style w:type="paragraph" w:customStyle="1" w:styleId="Style1">
    <w:name w:val="Style1"/>
    <w:basedOn w:val="Normal"/>
    <w:link w:val="Style1Char"/>
    <w:rsid w:val="00CB6A3D"/>
  </w:style>
  <w:style w:type="character" w:customStyle="1" w:styleId="Style1Char">
    <w:name w:val="Style1 Char"/>
    <w:link w:val="Style1"/>
    <w:rsid w:val="00CB6A3D"/>
    <w:rPr>
      <w:rFonts w:ascii="Times New Roman" w:eastAsia="PMingLiU" w:hAnsi="Times New Roman" w:cs="Times New Roman"/>
      <w:sz w:val="24"/>
      <w:szCs w:val="24"/>
      <w:lang w:eastAsia="zh-TW"/>
    </w:rPr>
  </w:style>
  <w:style w:type="paragraph" w:styleId="ListParagraph">
    <w:name w:val="List Paragraph"/>
    <w:basedOn w:val="Normal"/>
    <w:uiPriority w:val="34"/>
    <w:qFormat/>
    <w:rsid w:val="00171676"/>
    <w:pPr>
      <w:ind w:left="720"/>
      <w:contextualSpacing/>
    </w:pPr>
  </w:style>
  <w:style w:type="paragraph" w:styleId="BalloonText">
    <w:name w:val="Balloon Text"/>
    <w:basedOn w:val="Normal"/>
    <w:link w:val="BalloonTextChar"/>
    <w:semiHidden/>
    <w:unhideWhenUsed/>
    <w:rsid w:val="00D5045A"/>
    <w:rPr>
      <w:rFonts w:ascii="Tahoma" w:hAnsi="Tahoma" w:cs="Tahoma"/>
      <w:sz w:val="16"/>
      <w:szCs w:val="16"/>
    </w:rPr>
  </w:style>
  <w:style w:type="character" w:customStyle="1" w:styleId="BalloonTextChar">
    <w:name w:val="Balloon Text Char"/>
    <w:basedOn w:val="DefaultParagraphFont"/>
    <w:link w:val="BalloonText"/>
    <w:uiPriority w:val="99"/>
    <w:semiHidden/>
    <w:rsid w:val="00D5045A"/>
    <w:rPr>
      <w:rFonts w:ascii="Tahoma" w:eastAsia="PMingLiU" w:hAnsi="Tahoma" w:cs="Tahoma"/>
      <w:sz w:val="16"/>
      <w:szCs w:val="16"/>
      <w:lang w:eastAsia="zh-TW"/>
    </w:rPr>
  </w:style>
  <w:style w:type="paragraph" w:styleId="TOC1">
    <w:name w:val="toc 1"/>
    <w:basedOn w:val="Normal"/>
    <w:next w:val="Normal"/>
    <w:autoRedefine/>
    <w:uiPriority w:val="39"/>
    <w:unhideWhenUsed/>
    <w:rsid w:val="00394F90"/>
    <w:pPr>
      <w:tabs>
        <w:tab w:val="left" w:pos="360"/>
        <w:tab w:val="right" w:leader="dot" w:pos="9019"/>
      </w:tabs>
      <w:spacing w:before="120" w:after="120"/>
    </w:pPr>
    <w:rPr>
      <w:b/>
      <w:bCs/>
      <w:noProof/>
      <w:szCs w:val="20"/>
    </w:rPr>
  </w:style>
  <w:style w:type="paragraph" w:styleId="TOC2">
    <w:name w:val="toc 2"/>
    <w:basedOn w:val="Normal"/>
    <w:next w:val="Normal"/>
    <w:autoRedefine/>
    <w:uiPriority w:val="39"/>
    <w:unhideWhenUsed/>
    <w:rsid w:val="00394F90"/>
    <w:pPr>
      <w:tabs>
        <w:tab w:val="left" w:pos="810"/>
        <w:tab w:val="right" w:leader="dot" w:pos="9019"/>
      </w:tabs>
      <w:ind w:left="360"/>
    </w:pPr>
    <w:rPr>
      <w:noProof/>
      <w:szCs w:val="20"/>
    </w:rPr>
  </w:style>
  <w:style w:type="paragraph" w:styleId="TOC3">
    <w:name w:val="toc 3"/>
    <w:basedOn w:val="Normal"/>
    <w:next w:val="Normal"/>
    <w:autoRedefine/>
    <w:uiPriority w:val="39"/>
    <w:unhideWhenUsed/>
    <w:rsid w:val="00394F90"/>
    <w:pPr>
      <w:tabs>
        <w:tab w:val="left" w:pos="1440"/>
        <w:tab w:val="right" w:leader="dot" w:pos="9019"/>
      </w:tabs>
      <w:ind w:left="810"/>
    </w:pPr>
    <w:rPr>
      <w:iCs/>
      <w:noProof/>
      <w:szCs w:val="20"/>
      <w:lang w:val="en-GB"/>
    </w:rPr>
  </w:style>
  <w:style w:type="paragraph" w:styleId="TOC4">
    <w:name w:val="toc 4"/>
    <w:basedOn w:val="Normal"/>
    <w:next w:val="Normal"/>
    <w:autoRedefine/>
    <w:uiPriority w:val="39"/>
    <w:unhideWhenUsed/>
    <w:rsid w:val="00394F90"/>
    <w:pPr>
      <w:tabs>
        <w:tab w:val="left" w:pos="2070"/>
        <w:tab w:val="right" w:leader="dot" w:pos="9019"/>
      </w:tabs>
      <w:ind w:left="1440"/>
    </w:pPr>
    <w:rPr>
      <w:sz w:val="18"/>
      <w:szCs w:val="18"/>
    </w:rPr>
  </w:style>
  <w:style w:type="paragraph" w:styleId="TOC5">
    <w:name w:val="toc 5"/>
    <w:basedOn w:val="Normal"/>
    <w:next w:val="Normal"/>
    <w:autoRedefine/>
    <w:uiPriority w:val="39"/>
    <w:unhideWhenUsed/>
    <w:rsid w:val="00B452B8"/>
    <w:pPr>
      <w:ind w:left="960"/>
    </w:pPr>
    <w:rPr>
      <w:sz w:val="18"/>
      <w:szCs w:val="18"/>
    </w:rPr>
  </w:style>
  <w:style w:type="paragraph" w:styleId="TOC6">
    <w:name w:val="toc 6"/>
    <w:basedOn w:val="Normal"/>
    <w:next w:val="Normal"/>
    <w:autoRedefine/>
    <w:uiPriority w:val="39"/>
    <w:unhideWhenUsed/>
    <w:rsid w:val="00B452B8"/>
    <w:pPr>
      <w:ind w:left="1200"/>
    </w:pPr>
    <w:rPr>
      <w:sz w:val="18"/>
      <w:szCs w:val="18"/>
    </w:rPr>
  </w:style>
  <w:style w:type="paragraph" w:styleId="TOC7">
    <w:name w:val="toc 7"/>
    <w:basedOn w:val="Normal"/>
    <w:next w:val="Normal"/>
    <w:autoRedefine/>
    <w:uiPriority w:val="39"/>
    <w:unhideWhenUsed/>
    <w:rsid w:val="00B452B8"/>
    <w:pPr>
      <w:ind w:left="1440"/>
    </w:pPr>
    <w:rPr>
      <w:sz w:val="18"/>
      <w:szCs w:val="18"/>
    </w:rPr>
  </w:style>
  <w:style w:type="paragraph" w:styleId="TOC8">
    <w:name w:val="toc 8"/>
    <w:basedOn w:val="Normal"/>
    <w:next w:val="Normal"/>
    <w:autoRedefine/>
    <w:uiPriority w:val="39"/>
    <w:unhideWhenUsed/>
    <w:rsid w:val="00B452B8"/>
    <w:pPr>
      <w:ind w:left="1680"/>
    </w:pPr>
    <w:rPr>
      <w:sz w:val="18"/>
      <w:szCs w:val="18"/>
    </w:rPr>
  </w:style>
  <w:style w:type="paragraph" w:styleId="TOC9">
    <w:name w:val="toc 9"/>
    <w:basedOn w:val="Normal"/>
    <w:next w:val="Normal"/>
    <w:autoRedefine/>
    <w:uiPriority w:val="39"/>
    <w:unhideWhenUsed/>
    <w:rsid w:val="00B452B8"/>
    <w:pPr>
      <w:ind w:left="1920"/>
    </w:pPr>
    <w:rPr>
      <w:sz w:val="18"/>
      <w:szCs w:val="18"/>
    </w:rPr>
  </w:style>
  <w:style w:type="character" w:styleId="Hyperlink">
    <w:name w:val="Hyperlink"/>
    <w:basedOn w:val="DefaultParagraphFont"/>
    <w:uiPriority w:val="99"/>
    <w:unhideWhenUsed/>
    <w:rsid w:val="00B452B8"/>
    <w:rPr>
      <w:color w:val="0000FF" w:themeColor="hyperlink"/>
      <w:u w:val="single"/>
    </w:rPr>
  </w:style>
  <w:style w:type="paragraph" w:styleId="ListBullet">
    <w:name w:val="List Bullet"/>
    <w:basedOn w:val="Normal"/>
    <w:semiHidden/>
    <w:unhideWhenUsed/>
    <w:rsid w:val="00735069"/>
    <w:pPr>
      <w:overflowPunct w:val="0"/>
      <w:autoSpaceDE w:val="0"/>
      <w:autoSpaceDN w:val="0"/>
      <w:adjustRightInd w:val="0"/>
      <w:spacing w:after="240"/>
      <w:ind w:left="720" w:hanging="270"/>
    </w:pPr>
    <w:rPr>
      <w:rFonts w:eastAsia="Times New Roman"/>
      <w:sz w:val="22"/>
      <w:szCs w:val="20"/>
      <w:lang w:val="en-GB" w:eastAsia="en-US"/>
    </w:rPr>
  </w:style>
  <w:style w:type="paragraph" w:styleId="NormalIndent">
    <w:name w:val="Normal Indent"/>
    <w:basedOn w:val="Normal"/>
    <w:unhideWhenUsed/>
    <w:rsid w:val="00423C3D"/>
    <w:pPr>
      <w:overflowPunct w:val="0"/>
      <w:autoSpaceDE w:val="0"/>
      <w:autoSpaceDN w:val="0"/>
      <w:adjustRightInd w:val="0"/>
      <w:spacing w:after="240"/>
      <w:ind w:left="720"/>
    </w:pPr>
    <w:rPr>
      <w:rFonts w:eastAsia="Times New Roman"/>
      <w:sz w:val="22"/>
      <w:szCs w:val="20"/>
      <w:lang w:val="en-GB" w:eastAsia="en-US"/>
    </w:rPr>
  </w:style>
  <w:style w:type="character" w:customStyle="1" w:styleId="FootnoteTextChar">
    <w:name w:val="Footnote Text Char"/>
    <w:basedOn w:val="DefaultParagraphFont"/>
    <w:link w:val="FootnoteText"/>
    <w:rsid w:val="00FB5FE2"/>
    <w:rPr>
      <w:rFonts w:ascii="Times New Roman" w:eastAsia="PMingLiU" w:hAnsi="Times New Roman" w:cs="Times New Roman"/>
      <w:sz w:val="20"/>
      <w:szCs w:val="20"/>
      <w:lang w:eastAsia="zh-TW"/>
    </w:rPr>
  </w:style>
  <w:style w:type="paragraph" w:styleId="FootnoteText">
    <w:name w:val="footnote text"/>
    <w:basedOn w:val="Normal"/>
    <w:link w:val="FootnoteTextChar"/>
    <w:unhideWhenUsed/>
    <w:rsid w:val="00FB5FE2"/>
    <w:rPr>
      <w:szCs w:val="20"/>
    </w:rPr>
  </w:style>
  <w:style w:type="character" w:customStyle="1" w:styleId="CommentTextChar">
    <w:name w:val="Comment Text Char"/>
    <w:basedOn w:val="DefaultParagraphFont"/>
    <w:link w:val="CommentText"/>
    <w:uiPriority w:val="99"/>
    <w:rsid w:val="00FB5FE2"/>
    <w:rPr>
      <w:rFonts w:ascii="Times New Roman" w:eastAsia="PMingLiU" w:hAnsi="Times New Roman" w:cs="Times New Roman"/>
      <w:sz w:val="20"/>
      <w:szCs w:val="20"/>
      <w:lang w:eastAsia="zh-TW"/>
    </w:rPr>
  </w:style>
  <w:style w:type="paragraph" w:styleId="CommentText">
    <w:name w:val="annotation text"/>
    <w:basedOn w:val="Normal"/>
    <w:link w:val="CommentTextChar"/>
    <w:uiPriority w:val="99"/>
    <w:unhideWhenUsed/>
    <w:rsid w:val="00FB5FE2"/>
    <w:rPr>
      <w:szCs w:val="20"/>
    </w:rPr>
  </w:style>
  <w:style w:type="character" w:customStyle="1" w:styleId="BodyTextChar0">
    <w:name w:val="Body Text Char"/>
    <w:basedOn w:val="DefaultParagraphFont"/>
    <w:link w:val="BodyText"/>
    <w:semiHidden/>
    <w:rsid w:val="00FB5FE2"/>
    <w:rPr>
      <w:rFonts w:ascii="Arial" w:eastAsia="Times New Roman" w:hAnsi="Arial" w:cs="Times New Roman"/>
      <w:sz w:val="20"/>
      <w:szCs w:val="24"/>
      <w:lang w:eastAsia="fr-FR"/>
    </w:rPr>
  </w:style>
  <w:style w:type="paragraph" w:styleId="BodyText">
    <w:name w:val="Body Text"/>
    <w:basedOn w:val="Normal"/>
    <w:link w:val="BodyTextChar0"/>
    <w:semiHidden/>
    <w:unhideWhenUsed/>
    <w:rsid w:val="00FB5FE2"/>
    <w:pPr>
      <w:spacing w:after="240"/>
      <w:ind w:left="1077"/>
      <w:jc w:val="both"/>
    </w:pPr>
    <w:rPr>
      <w:rFonts w:ascii="Arial" w:eastAsia="Times New Roman" w:hAnsi="Arial"/>
      <w:lang w:eastAsia="fr-FR"/>
    </w:rPr>
  </w:style>
  <w:style w:type="paragraph" w:styleId="PlainText">
    <w:name w:val="Plain Text"/>
    <w:basedOn w:val="Normal"/>
    <w:link w:val="PlainTextChar"/>
    <w:unhideWhenUsed/>
    <w:rsid w:val="00FB5FE2"/>
    <w:pPr>
      <w:widowControl w:val="0"/>
    </w:pPr>
    <w:rPr>
      <w:rFonts w:ascii="MingLiU" w:eastAsia="MingLiU" w:hAnsi="Courier New"/>
      <w:kern w:val="2"/>
    </w:rPr>
  </w:style>
  <w:style w:type="character" w:customStyle="1" w:styleId="PlainTextChar">
    <w:name w:val="Plain Text Char"/>
    <w:basedOn w:val="DefaultParagraphFont"/>
    <w:link w:val="PlainText"/>
    <w:rsid w:val="00FB5FE2"/>
    <w:rPr>
      <w:rFonts w:ascii="MingLiU" w:eastAsia="MingLiU" w:hAnsi="Courier New" w:cs="Times New Roman"/>
      <w:kern w:val="2"/>
      <w:sz w:val="24"/>
      <w:szCs w:val="24"/>
      <w:lang w:eastAsia="zh-TW"/>
    </w:rPr>
  </w:style>
  <w:style w:type="character" w:customStyle="1" w:styleId="CommentSubjectChar">
    <w:name w:val="Comment Subject Char"/>
    <w:basedOn w:val="CommentTextChar"/>
    <w:link w:val="CommentSubject"/>
    <w:semiHidden/>
    <w:rsid w:val="00FB5FE2"/>
    <w:rPr>
      <w:rFonts w:ascii="Times New Roman" w:eastAsia="PMingLiU" w:hAnsi="Times New Roman" w:cs="Times New Roman"/>
      <w:b/>
      <w:bCs/>
      <w:sz w:val="20"/>
      <w:szCs w:val="20"/>
      <w:lang w:eastAsia="zh-TW"/>
    </w:rPr>
  </w:style>
  <w:style w:type="paragraph" w:styleId="CommentSubject">
    <w:name w:val="annotation subject"/>
    <w:basedOn w:val="CommentText"/>
    <w:next w:val="CommentText"/>
    <w:link w:val="CommentSubjectChar"/>
    <w:semiHidden/>
    <w:unhideWhenUsed/>
    <w:rsid w:val="00FB5FE2"/>
    <w:rPr>
      <w:b/>
      <w:bCs/>
    </w:rPr>
  </w:style>
  <w:style w:type="paragraph" w:styleId="Revision">
    <w:name w:val="Revision"/>
    <w:uiPriority w:val="99"/>
    <w:semiHidden/>
    <w:rsid w:val="00FB5FE2"/>
    <w:pPr>
      <w:spacing w:after="0" w:line="240" w:lineRule="auto"/>
    </w:pPr>
    <w:rPr>
      <w:rFonts w:ascii="Times New Roman" w:eastAsia="PMingLiU" w:hAnsi="Times New Roman" w:cs="Times New Roman"/>
      <w:sz w:val="24"/>
      <w:szCs w:val="24"/>
      <w:lang w:eastAsia="zh-TW"/>
    </w:rPr>
  </w:style>
  <w:style w:type="paragraph" w:customStyle="1" w:styleId="BodyText2">
    <w:name w:val="Body Text2"/>
    <w:basedOn w:val="Normal"/>
    <w:rsid w:val="00FB5FE2"/>
    <w:pPr>
      <w:snapToGrid w:val="0"/>
      <w:spacing w:before="200" w:after="200"/>
      <w:jc w:val="both"/>
    </w:pPr>
    <w:rPr>
      <w:rFonts w:eastAsiaTheme="minorHAnsi" w:cstheme="minorBidi"/>
    </w:rPr>
  </w:style>
  <w:style w:type="paragraph" w:customStyle="1" w:styleId="Lv1Heading">
    <w:name w:val="Lv 1 Heading"/>
    <w:basedOn w:val="Normal"/>
    <w:next w:val="BodyText2"/>
    <w:rsid w:val="00FB5FE2"/>
    <w:pPr>
      <w:keepNext/>
      <w:numPr>
        <w:numId w:val="3"/>
      </w:numPr>
      <w:snapToGrid w:val="0"/>
      <w:spacing w:before="120" w:after="120"/>
    </w:pPr>
    <w:rPr>
      <w:b/>
      <w:color w:val="333399"/>
      <w:sz w:val="40"/>
      <w:szCs w:val="40"/>
    </w:rPr>
  </w:style>
  <w:style w:type="character" w:customStyle="1" w:styleId="BodytextindentChar">
    <w:name w:val="Body text (indent) Char"/>
    <w:basedOn w:val="BodytextChar"/>
    <w:link w:val="Bodytextindent"/>
    <w:locked/>
    <w:rsid w:val="00FB5FE2"/>
    <w:rPr>
      <w:rFonts w:ascii="Times New Roman" w:eastAsia="PMingLiU" w:hAnsi="Times New Roman" w:cs="Times New Roman"/>
      <w:sz w:val="24"/>
      <w:szCs w:val="24"/>
      <w:lang w:eastAsia="zh-TW"/>
    </w:rPr>
  </w:style>
  <w:style w:type="paragraph" w:customStyle="1" w:styleId="Bodytextindent">
    <w:name w:val="Body text (indent)"/>
    <w:basedOn w:val="BodyText2"/>
    <w:link w:val="BodytextindentChar"/>
    <w:rsid w:val="00FB5FE2"/>
    <w:pPr>
      <w:ind w:left="547"/>
    </w:pPr>
  </w:style>
  <w:style w:type="paragraph" w:customStyle="1" w:styleId="Lv3Heading">
    <w:name w:val="Lv 3 Heading"/>
    <w:basedOn w:val="Normal"/>
    <w:next w:val="BodyText2"/>
    <w:rsid w:val="00FB5FE2"/>
    <w:pPr>
      <w:keepNext/>
      <w:tabs>
        <w:tab w:val="num" w:pos="1008"/>
      </w:tabs>
      <w:snapToGrid w:val="0"/>
      <w:spacing w:before="120" w:after="120"/>
      <w:ind w:left="1008" w:hanging="1008"/>
    </w:pPr>
    <w:rPr>
      <w:b/>
      <w:i/>
      <w:iCs/>
      <w:szCs w:val="32"/>
    </w:rPr>
  </w:style>
  <w:style w:type="paragraph" w:customStyle="1" w:styleId="Lv4heading">
    <w:name w:val="Lv 4 heading"/>
    <w:basedOn w:val="Lv3Heading"/>
    <w:next w:val="BodyText2"/>
    <w:rsid w:val="00FB5FE2"/>
    <w:pPr>
      <w:numPr>
        <w:ilvl w:val="3"/>
      </w:numPr>
      <w:tabs>
        <w:tab w:val="num" w:pos="1008"/>
      </w:tabs>
      <w:ind w:left="1008" w:hanging="1008"/>
    </w:pPr>
  </w:style>
  <w:style w:type="paragraph" w:customStyle="1" w:styleId="Lv2Headign">
    <w:name w:val="Lv 2 Headign"/>
    <w:basedOn w:val="Lv3Heading"/>
    <w:next w:val="Normal"/>
    <w:rsid w:val="00FB5FE2"/>
    <w:pPr>
      <w:numPr>
        <w:ilvl w:val="1"/>
      </w:numPr>
      <w:tabs>
        <w:tab w:val="num" w:pos="1008"/>
      </w:tabs>
      <w:ind w:left="1008" w:hanging="1008"/>
    </w:pPr>
    <w:rPr>
      <w:sz w:val="28"/>
      <w:szCs w:val="28"/>
    </w:rPr>
  </w:style>
  <w:style w:type="character" w:customStyle="1" w:styleId="BulletChar">
    <w:name w:val="Bullet Char"/>
    <w:basedOn w:val="Style1Char"/>
    <w:link w:val="Bullet"/>
    <w:locked/>
    <w:rsid w:val="00FB5FE2"/>
    <w:rPr>
      <w:rFonts w:ascii="Times New Roman" w:eastAsiaTheme="minorHAnsi" w:hAnsi="Times New Roman" w:cs="Times New Roman"/>
      <w:sz w:val="24"/>
      <w:szCs w:val="24"/>
      <w:lang w:eastAsia="zh-TW"/>
    </w:rPr>
  </w:style>
  <w:style w:type="paragraph" w:customStyle="1" w:styleId="Bullet">
    <w:name w:val="Bullet"/>
    <w:basedOn w:val="Style1"/>
    <w:link w:val="BulletChar"/>
    <w:rsid w:val="00FB5FE2"/>
    <w:pPr>
      <w:numPr>
        <w:numId w:val="4"/>
      </w:numPr>
      <w:spacing w:before="40" w:after="40"/>
      <w:ind w:left="0" w:firstLine="0"/>
    </w:pPr>
    <w:rPr>
      <w:rFonts w:eastAsiaTheme="minorHAnsi" w:cstheme="minorBidi"/>
    </w:rPr>
  </w:style>
  <w:style w:type="paragraph" w:customStyle="1" w:styleId="Letter">
    <w:name w:val="Letter"/>
    <w:basedOn w:val="Normal"/>
    <w:rsid w:val="00FB5FE2"/>
    <w:pPr>
      <w:tabs>
        <w:tab w:val="num" w:pos="720"/>
      </w:tabs>
      <w:spacing w:before="40" w:after="40"/>
      <w:ind w:left="720" w:hanging="360"/>
    </w:pPr>
  </w:style>
  <w:style w:type="paragraph" w:customStyle="1" w:styleId="Lv5heading">
    <w:name w:val="Lv 5 heading"/>
    <w:basedOn w:val="Lv4heading"/>
    <w:rsid w:val="00FB5FE2"/>
    <w:pPr>
      <w:numPr>
        <w:ilvl w:val="4"/>
      </w:numPr>
      <w:tabs>
        <w:tab w:val="num" w:pos="1008"/>
      </w:tabs>
      <w:ind w:left="1008" w:hanging="1008"/>
    </w:pPr>
  </w:style>
  <w:style w:type="paragraph" w:customStyle="1" w:styleId="Tabletitle">
    <w:name w:val="Table title"/>
    <w:basedOn w:val="Normal"/>
    <w:rsid w:val="00FB5FE2"/>
    <w:pPr>
      <w:spacing w:before="40" w:after="40"/>
    </w:pPr>
    <w:rPr>
      <w:b/>
      <w:bCs/>
      <w:szCs w:val="20"/>
    </w:rPr>
  </w:style>
  <w:style w:type="paragraph" w:customStyle="1" w:styleId="Tablenumber">
    <w:name w:val="Table number"/>
    <w:basedOn w:val="Tabletitle"/>
    <w:rsid w:val="00FB5FE2"/>
    <w:pPr>
      <w:ind w:left="360" w:hanging="360"/>
    </w:pPr>
  </w:style>
  <w:style w:type="paragraph" w:customStyle="1" w:styleId="AppLv1">
    <w:name w:val="App Lv 1"/>
    <w:basedOn w:val="Normal"/>
    <w:rsid w:val="00FB5FE2"/>
    <w:pPr>
      <w:keepNext/>
      <w:tabs>
        <w:tab w:val="num" w:pos="792"/>
      </w:tabs>
      <w:spacing w:before="120" w:after="40"/>
      <w:ind w:left="792" w:hanging="792"/>
    </w:pPr>
    <w:rPr>
      <w:b/>
    </w:rPr>
  </w:style>
  <w:style w:type="paragraph" w:customStyle="1" w:styleId="AppLv2">
    <w:name w:val="App Lv 2"/>
    <w:basedOn w:val="AppLv1"/>
    <w:rsid w:val="00FB5FE2"/>
    <w:pPr>
      <w:numPr>
        <w:ilvl w:val="2"/>
      </w:numPr>
      <w:tabs>
        <w:tab w:val="num" w:pos="792"/>
      </w:tabs>
      <w:ind w:left="792" w:hanging="792"/>
    </w:pPr>
  </w:style>
  <w:style w:type="paragraph" w:customStyle="1" w:styleId="AppLv3">
    <w:name w:val="App Lv 3"/>
    <w:basedOn w:val="AppLv1"/>
    <w:rsid w:val="00FB5FE2"/>
    <w:pPr>
      <w:numPr>
        <w:ilvl w:val="3"/>
      </w:numPr>
      <w:tabs>
        <w:tab w:val="num" w:pos="792"/>
      </w:tabs>
      <w:ind w:left="792" w:hanging="792"/>
    </w:pPr>
  </w:style>
  <w:style w:type="paragraph" w:customStyle="1" w:styleId="AppLv4">
    <w:name w:val="App Lv 4"/>
    <w:basedOn w:val="AppLv1"/>
    <w:rsid w:val="00FB5FE2"/>
    <w:pPr>
      <w:numPr>
        <w:ilvl w:val="4"/>
      </w:numPr>
      <w:tabs>
        <w:tab w:val="num" w:pos="792"/>
      </w:tabs>
      <w:ind w:left="792" w:hanging="792"/>
    </w:pPr>
  </w:style>
  <w:style w:type="paragraph" w:customStyle="1" w:styleId="App">
    <w:name w:val="App"/>
    <w:basedOn w:val="Heading1"/>
    <w:rsid w:val="00FB5FE2"/>
    <w:pPr>
      <w:numPr>
        <w:numId w:val="5"/>
      </w:numPr>
      <w:spacing w:after="120"/>
    </w:pPr>
    <w:rPr>
      <w:rFonts w:ascii="Arial" w:eastAsia="PMingLiU" w:hAnsi="Arial" w:cs="Arial"/>
      <w:color w:val="000080"/>
      <w:kern w:val="32"/>
      <w:sz w:val="40"/>
      <w:szCs w:val="40"/>
    </w:rPr>
  </w:style>
  <w:style w:type="paragraph" w:customStyle="1" w:styleId="footnote">
    <w:name w:val="footnote"/>
    <w:basedOn w:val="BodyText2"/>
    <w:rsid w:val="00FB5FE2"/>
    <w:pPr>
      <w:spacing w:before="0" w:after="0"/>
      <w:ind w:left="360" w:hanging="360"/>
    </w:pPr>
    <w:rPr>
      <w:i/>
      <w:iCs/>
      <w:szCs w:val="20"/>
    </w:rPr>
  </w:style>
  <w:style w:type="character" w:customStyle="1" w:styleId="tableChar">
    <w:name w:val="table Char"/>
    <w:link w:val="table"/>
    <w:locked/>
    <w:rsid w:val="00FB5FE2"/>
    <w:rPr>
      <w:lang w:eastAsia="zh-CN"/>
    </w:rPr>
  </w:style>
  <w:style w:type="paragraph" w:customStyle="1" w:styleId="table">
    <w:name w:val="table"/>
    <w:basedOn w:val="Normal"/>
    <w:link w:val="tableChar"/>
    <w:rsid w:val="00FB5FE2"/>
    <w:pPr>
      <w:spacing w:after="120"/>
      <w:ind w:left="-18"/>
      <w:jc w:val="both"/>
    </w:pPr>
    <w:rPr>
      <w:rFonts w:eastAsiaTheme="minorHAnsi" w:cstheme="minorBidi"/>
      <w:sz w:val="22"/>
      <w:szCs w:val="22"/>
      <w:lang w:eastAsia="zh-CN"/>
    </w:rPr>
  </w:style>
  <w:style w:type="paragraph" w:customStyle="1" w:styleId="Letter07">
    <w:name w:val="Letter (0.7&quot;)"/>
    <w:basedOn w:val="Letter"/>
    <w:rsid w:val="00FB5FE2"/>
    <w:pPr>
      <w:tabs>
        <w:tab w:val="clear" w:pos="720"/>
      </w:tabs>
      <w:ind w:left="0" w:firstLine="0"/>
    </w:pPr>
  </w:style>
  <w:style w:type="character" w:customStyle="1" w:styleId="bodyindent07Char">
    <w:name w:val="body (indent 0.7&quot;) Char"/>
    <w:basedOn w:val="BodytextindentChar"/>
    <w:link w:val="bodyindent07"/>
    <w:locked/>
    <w:rsid w:val="00FB5FE2"/>
    <w:rPr>
      <w:rFonts w:ascii="Times New Roman" w:eastAsia="PMingLiU" w:hAnsi="Times New Roman" w:cs="Times New Roman"/>
      <w:sz w:val="24"/>
      <w:szCs w:val="24"/>
      <w:lang w:eastAsia="zh-TW"/>
    </w:rPr>
  </w:style>
  <w:style w:type="paragraph" w:customStyle="1" w:styleId="bodyindent07">
    <w:name w:val="body (indent 0.7&quot;)"/>
    <w:basedOn w:val="Bodytextindent"/>
    <w:link w:val="bodyindent07Char"/>
    <w:rsid w:val="00FB5FE2"/>
    <w:pPr>
      <w:ind w:left="1008"/>
    </w:pPr>
    <w:rPr>
      <w:rFonts w:ascii="Times New Roman" w:eastAsia="PMingLiU" w:hAnsi="Times New Roman" w:cs="Times New Roman"/>
    </w:rPr>
  </w:style>
  <w:style w:type="character" w:customStyle="1" w:styleId="NormalNGMDSChar">
    <w:name w:val="Normal NGMDS Char"/>
    <w:link w:val="NormalNGMDS"/>
    <w:locked/>
    <w:rsid w:val="007339E3"/>
    <w:rPr>
      <w:rFonts w:ascii="Calibri" w:eastAsiaTheme="minorHAnsi" w:hAnsi="Calibri" w:cs="TimesNewRoman"/>
      <w:color w:val="000000"/>
      <w:szCs w:val="24"/>
      <w:lang w:val="en-GB" w:eastAsia="zh-TW"/>
    </w:rPr>
  </w:style>
  <w:style w:type="paragraph" w:customStyle="1" w:styleId="NormalNGMDS">
    <w:name w:val="Normal NGMDS"/>
    <w:basedOn w:val="Normal"/>
    <w:link w:val="NormalNGMDSChar"/>
    <w:qFormat/>
    <w:rsid w:val="007339E3"/>
    <w:pPr>
      <w:spacing w:before="120"/>
      <w:ind w:left="720"/>
      <w:jc w:val="both"/>
    </w:pPr>
    <w:rPr>
      <w:rFonts w:ascii="Calibri" w:eastAsiaTheme="minorHAnsi" w:hAnsi="Calibri" w:cs="TimesNewRoman"/>
      <w:color w:val="000000"/>
      <w:sz w:val="22"/>
      <w:lang w:val="en-GB"/>
    </w:rPr>
  </w:style>
  <w:style w:type="paragraph" w:customStyle="1" w:styleId="Default">
    <w:name w:val="Default"/>
    <w:rsid w:val="00FB5FE2"/>
    <w:pPr>
      <w:autoSpaceDE w:val="0"/>
      <w:autoSpaceDN w:val="0"/>
      <w:adjustRightInd w:val="0"/>
      <w:spacing w:after="0" w:line="240" w:lineRule="auto"/>
    </w:pPr>
    <w:rPr>
      <w:rFonts w:ascii="Times New Roman" w:eastAsia="PMingLiU" w:hAnsi="Times New Roman" w:cs="Times New Roman"/>
      <w:color w:val="000000"/>
      <w:sz w:val="24"/>
      <w:szCs w:val="24"/>
      <w:lang w:eastAsia="zh-CN"/>
    </w:rPr>
  </w:style>
  <w:style w:type="paragraph" w:customStyle="1" w:styleId="ListBullet1">
    <w:name w:val="List Bullet 1"/>
    <w:basedOn w:val="Normal"/>
    <w:next w:val="Normal"/>
    <w:autoRedefine/>
    <w:rsid w:val="00FB5FE2"/>
    <w:pPr>
      <w:tabs>
        <w:tab w:val="left" w:pos="432"/>
        <w:tab w:val="left" w:pos="864"/>
        <w:tab w:val="left" w:pos="1296"/>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s>
    </w:pPr>
    <w:rPr>
      <w:rFonts w:eastAsia="Times New Roman"/>
      <w:sz w:val="18"/>
      <w:szCs w:val="20"/>
      <w:lang w:val="en-GB"/>
    </w:rPr>
  </w:style>
  <w:style w:type="character" w:styleId="SubtleEmphasis">
    <w:name w:val="Subtle Emphasis"/>
    <w:uiPriority w:val="19"/>
    <w:qFormat/>
    <w:rsid w:val="00FB5FE2"/>
    <w:rPr>
      <w:i/>
      <w:iCs/>
      <w:color w:val="808080"/>
    </w:rPr>
  </w:style>
  <w:style w:type="character" w:customStyle="1" w:styleId="cici5">
    <w:name w:val="c_ic_i5"/>
    <w:rsid w:val="00FB5FE2"/>
  </w:style>
  <w:style w:type="character" w:customStyle="1" w:styleId="cicname6">
    <w:name w:val="c_ic_name6"/>
    <w:rsid w:val="00FB5FE2"/>
    <w:rPr>
      <w:color w:val="2A2A2A"/>
      <w:sz w:val="32"/>
      <w:szCs w:val="32"/>
      <w:vertAlign w:val="baseline"/>
    </w:rPr>
  </w:style>
  <w:style w:type="table" w:styleId="TableGrid">
    <w:name w:val="Table Grid"/>
    <w:basedOn w:val="TableNormal"/>
    <w:uiPriority w:val="39"/>
    <w:rsid w:val="005264CA"/>
    <w:pPr>
      <w:spacing w:after="0" w:line="240" w:lineRule="auto"/>
    </w:pPr>
    <w:rPr>
      <w:rFonts w:ascii="Times New Roman" w:eastAsia="PMingLiU"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BulletList">
    <w:name w:val="Normal Bullet List"/>
    <w:basedOn w:val="Normal"/>
    <w:rsid w:val="00272137"/>
    <w:pPr>
      <w:numPr>
        <w:numId w:val="6"/>
      </w:numPr>
      <w:spacing w:after="120"/>
      <w:jc w:val="both"/>
    </w:pPr>
    <w:rPr>
      <w:rFonts w:eastAsia="Times New Roman"/>
      <w:szCs w:val="20"/>
      <w:lang w:val="en-GB"/>
    </w:rPr>
  </w:style>
  <w:style w:type="paragraph" w:customStyle="1" w:styleId="CoverText">
    <w:name w:val="Cover Text"/>
    <w:rsid w:val="00632A5C"/>
    <w:pPr>
      <w:spacing w:after="0" w:line="240" w:lineRule="auto"/>
    </w:pPr>
    <w:rPr>
      <w:rFonts w:ascii="Times New Roman" w:eastAsia="Times New Roman" w:hAnsi="Times New Roman" w:cs="Times New Roman"/>
      <w:sz w:val="20"/>
      <w:szCs w:val="20"/>
      <w:lang w:val="en-GB" w:eastAsia="zh-TW"/>
    </w:rPr>
  </w:style>
  <w:style w:type="character" w:styleId="PageNumber">
    <w:name w:val="page number"/>
    <w:basedOn w:val="DefaultParagraphFont"/>
    <w:rsid w:val="00632A5C"/>
  </w:style>
  <w:style w:type="character" w:styleId="FootnoteReference">
    <w:name w:val="footnote reference"/>
    <w:rsid w:val="00124956"/>
    <w:rPr>
      <w:vertAlign w:val="superscript"/>
    </w:rPr>
  </w:style>
  <w:style w:type="character" w:styleId="CommentReference">
    <w:name w:val="annotation reference"/>
    <w:uiPriority w:val="99"/>
    <w:semiHidden/>
    <w:rsid w:val="00124956"/>
    <w:rPr>
      <w:sz w:val="16"/>
      <w:szCs w:val="16"/>
    </w:rPr>
  </w:style>
  <w:style w:type="paragraph" w:styleId="BodyTextIndent0">
    <w:name w:val="Body Text Indent"/>
    <w:basedOn w:val="Normal"/>
    <w:link w:val="BodyTextIndentChar0"/>
    <w:rsid w:val="00124956"/>
    <w:pPr>
      <w:ind w:left="720"/>
    </w:pPr>
    <w:rPr>
      <w:szCs w:val="20"/>
    </w:rPr>
  </w:style>
  <w:style w:type="character" w:customStyle="1" w:styleId="BodyTextIndentChar0">
    <w:name w:val="Body Text Indent Char"/>
    <w:basedOn w:val="DefaultParagraphFont"/>
    <w:link w:val="BodyTextIndent0"/>
    <w:rsid w:val="00124956"/>
    <w:rPr>
      <w:rFonts w:ascii="Times New Roman" w:eastAsia="PMingLiU" w:hAnsi="Times New Roman" w:cs="Times New Roman"/>
      <w:sz w:val="24"/>
      <w:szCs w:val="20"/>
      <w:lang w:eastAsia="zh-TW"/>
    </w:rPr>
  </w:style>
  <w:style w:type="paragraph" w:styleId="NormalWeb">
    <w:name w:val="Normal (Web)"/>
    <w:basedOn w:val="Normal"/>
    <w:uiPriority w:val="99"/>
    <w:unhideWhenUsed/>
    <w:rsid w:val="00413F64"/>
    <w:pPr>
      <w:spacing w:before="14" w:after="14"/>
    </w:pPr>
    <w:rPr>
      <w:rFonts w:eastAsia="Times New Roman"/>
      <w:szCs w:val="20"/>
      <w:lang w:eastAsia="en-US"/>
    </w:rPr>
  </w:style>
  <w:style w:type="paragraph" w:customStyle="1" w:styleId="Tablecontent">
    <w:name w:val="Table content"/>
    <w:basedOn w:val="Normal"/>
    <w:qFormat/>
    <w:rsid w:val="00413F64"/>
    <w:pPr>
      <w:spacing w:before="60"/>
    </w:pPr>
    <w:rPr>
      <w:rFonts w:ascii="Arial Narrow" w:eastAsiaTheme="minorHAnsi" w:hAnsi="Arial Narrow" w:cstheme="minorBidi"/>
      <w:sz w:val="18"/>
      <w:szCs w:val="22"/>
      <w:lang w:eastAsia="en-US"/>
    </w:rPr>
  </w:style>
  <w:style w:type="character" w:customStyle="1" w:styleId="Value">
    <w:name w:val="Value"/>
    <w:basedOn w:val="DefaultParagraphFont"/>
    <w:uiPriority w:val="1"/>
    <w:qFormat/>
    <w:rsid w:val="00413F64"/>
    <w:rPr>
      <w:rFonts w:ascii="Courier New" w:hAnsi="Courier New"/>
      <w:b/>
      <w:color w:val="948A54" w:themeColor="background2" w:themeShade="80"/>
    </w:rPr>
  </w:style>
  <w:style w:type="character" w:styleId="HTMLTypewriter">
    <w:name w:val="HTML Typewriter"/>
    <w:basedOn w:val="DefaultParagraphFont"/>
    <w:uiPriority w:val="99"/>
    <w:unhideWhenUsed/>
    <w:rsid w:val="005D39E1"/>
    <w:rPr>
      <w:rFonts w:ascii="Courier New" w:eastAsia="Calibri" w:hAnsi="Courier New" w:cs="Courier New" w:hint="default"/>
      <w:sz w:val="20"/>
      <w:szCs w:val="20"/>
    </w:rPr>
  </w:style>
  <w:style w:type="paragraph" w:customStyle="1" w:styleId="CodeRef">
    <w:name w:val="Code Ref"/>
    <w:basedOn w:val="Normal"/>
    <w:link w:val="CodeRefChar"/>
    <w:rsid w:val="005D39E1"/>
    <w:pPr>
      <w:spacing w:before="120" w:after="120" w:line="264" w:lineRule="auto"/>
    </w:pPr>
    <w:rPr>
      <w:rFonts w:ascii="Courier New" w:eastAsiaTheme="minorEastAsia" w:hAnsi="Courier New" w:cs="Courier New"/>
      <w:szCs w:val="20"/>
      <w:lang w:eastAsia="en-US"/>
    </w:rPr>
  </w:style>
  <w:style w:type="character" w:customStyle="1" w:styleId="CodeRefChar">
    <w:name w:val="Code Ref Char"/>
    <w:basedOn w:val="DefaultParagraphFont"/>
    <w:link w:val="CodeRef"/>
    <w:rsid w:val="005D39E1"/>
    <w:rPr>
      <w:rFonts w:ascii="Courier New" w:hAnsi="Courier New" w:cs="Courier New"/>
      <w:sz w:val="20"/>
      <w:szCs w:val="20"/>
    </w:rPr>
  </w:style>
  <w:style w:type="paragraph" w:customStyle="1" w:styleId="Heading2Text">
    <w:name w:val="Heading 2 Text"/>
    <w:basedOn w:val="Normal"/>
    <w:rsid w:val="00831FF0"/>
    <w:pPr>
      <w:spacing w:after="120"/>
      <w:ind w:left="862"/>
      <w:jc w:val="both"/>
    </w:pPr>
    <w:rPr>
      <w:rFonts w:ascii="Arial" w:eastAsiaTheme="minorEastAsia" w:hAnsi="Arial"/>
      <w:szCs w:val="20"/>
      <w:lang w:eastAsia="en-US"/>
    </w:rPr>
  </w:style>
  <w:style w:type="paragraph" w:customStyle="1" w:styleId="Heading3Text">
    <w:name w:val="Heading 3 Text"/>
    <w:basedOn w:val="Normal"/>
    <w:rsid w:val="007339E3"/>
    <w:pPr>
      <w:spacing w:after="120"/>
      <w:ind w:left="862"/>
      <w:jc w:val="both"/>
    </w:pPr>
    <w:rPr>
      <w:rFonts w:ascii="Arial" w:eastAsia="Times New Roman" w:hAnsi="Arial"/>
      <w:lang w:eastAsia="en-US"/>
    </w:rPr>
  </w:style>
  <w:style w:type="paragraph" w:customStyle="1" w:styleId="Heading4Text">
    <w:name w:val="Heading 4 Text"/>
    <w:basedOn w:val="Normal"/>
    <w:link w:val="Heading4TextChar"/>
    <w:rsid w:val="00CD44D5"/>
    <w:pPr>
      <w:spacing w:after="120"/>
      <w:ind w:left="862"/>
      <w:jc w:val="both"/>
    </w:pPr>
    <w:rPr>
      <w:rFonts w:ascii="Arial" w:eastAsia="Times New Roman" w:hAnsi="Arial"/>
      <w:lang w:eastAsia="en-US"/>
    </w:rPr>
  </w:style>
  <w:style w:type="character" w:customStyle="1" w:styleId="Heading4TextChar">
    <w:name w:val="Heading 4 Text Char"/>
    <w:basedOn w:val="DefaultParagraphFont"/>
    <w:link w:val="Heading4Text"/>
    <w:rsid w:val="00CD44D5"/>
    <w:rPr>
      <w:rFonts w:ascii="Arial" w:eastAsia="Times New Roman" w:hAnsi="Arial" w:cs="Times New Roman"/>
      <w:sz w:val="20"/>
      <w:szCs w:val="24"/>
    </w:rPr>
  </w:style>
  <w:style w:type="paragraph" w:customStyle="1" w:styleId="Heading1Text">
    <w:name w:val="Heading 1 Text"/>
    <w:basedOn w:val="Normal"/>
    <w:rsid w:val="00553C82"/>
    <w:pPr>
      <w:spacing w:after="120"/>
      <w:ind w:left="862"/>
      <w:jc w:val="both"/>
    </w:pPr>
    <w:rPr>
      <w:rFonts w:ascii="Arial" w:eastAsia="Times New Roman" w:hAnsi="Arial"/>
      <w:lang w:eastAsia="en-US"/>
    </w:rPr>
  </w:style>
  <w:style w:type="paragraph" w:styleId="EndnoteText">
    <w:name w:val="endnote text"/>
    <w:basedOn w:val="Normal"/>
    <w:link w:val="EndnoteTextChar"/>
    <w:uiPriority w:val="99"/>
    <w:semiHidden/>
    <w:unhideWhenUsed/>
    <w:rsid w:val="006D6F9E"/>
    <w:rPr>
      <w:szCs w:val="20"/>
    </w:rPr>
  </w:style>
  <w:style w:type="character" w:customStyle="1" w:styleId="EndnoteTextChar">
    <w:name w:val="Endnote Text Char"/>
    <w:basedOn w:val="DefaultParagraphFont"/>
    <w:link w:val="EndnoteText"/>
    <w:uiPriority w:val="99"/>
    <w:semiHidden/>
    <w:rsid w:val="006D6F9E"/>
    <w:rPr>
      <w:rFonts w:ascii="Times New Roman" w:eastAsia="PMingLiU" w:hAnsi="Times New Roman" w:cs="Times New Roman"/>
      <w:sz w:val="20"/>
      <w:szCs w:val="20"/>
      <w:lang w:eastAsia="zh-TW"/>
    </w:rPr>
  </w:style>
  <w:style w:type="character" w:styleId="EndnoteReference">
    <w:name w:val="endnote reference"/>
    <w:basedOn w:val="DefaultParagraphFont"/>
    <w:uiPriority w:val="99"/>
    <w:semiHidden/>
    <w:unhideWhenUsed/>
    <w:rsid w:val="006D6F9E"/>
    <w:rPr>
      <w:vertAlign w:val="superscript"/>
    </w:rPr>
  </w:style>
  <w:style w:type="paragraph" w:styleId="DocumentMap">
    <w:name w:val="Document Map"/>
    <w:basedOn w:val="Normal"/>
    <w:link w:val="DocumentMapChar"/>
    <w:semiHidden/>
    <w:unhideWhenUsed/>
    <w:rsid w:val="00622884"/>
    <w:rPr>
      <w:rFonts w:ascii="Tahoma" w:hAnsi="Tahoma" w:cs="Tahoma"/>
      <w:sz w:val="16"/>
      <w:szCs w:val="16"/>
    </w:rPr>
  </w:style>
  <w:style w:type="character" w:customStyle="1" w:styleId="DocumentMapChar">
    <w:name w:val="Document Map Char"/>
    <w:basedOn w:val="DefaultParagraphFont"/>
    <w:link w:val="DocumentMap"/>
    <w:uiPriority w:val="99"/>
    <w:semiHidden/>
    <w:rsid w:val="00622884"/>
    <w:rPr>
      <w:rFonts w:ascii="Tahoma" w:eastAsia="PMingLiU" w:hAnsi="Tahoma" w:cs="Tahoma"/>
      <w:sz w:val="16"/>
      <w:szCs w:val="16"/>
      <w:lang w:eastAsia="zh-TW"/>
    </w:rPr>
  </w:style>
  <w:style w:type="character" w:styleId="FollowedHyperlink">
    <w:name w:val="FollowedHyperlink"/>
    <w:basedOn w:val="DefaultParagraphFont"/>
    <w:unhideWhenUsed/>
    <w:rsid w:val="008E46D3"/>
    <w:rPr>
      <w:color w:val="800080" w:themeColor="followedHyperlink"/>
      <w:u w:val="single"/>
    </w:rPr>
  </w:style>
  <w:style w:type="paragraph" w:styleId="Caption">
    <w:name w:val="caption"/>
    <w:basedOn w:val="Normal"/>
    <w:next w:val="Normal"/>
    <w:qFormat/>
    <w:rsid w:val="00993344"/>
    <w:pPr>
      <w:jc w:val="both"/>
    </w:pPr>
    <w:rPr>
      <w:rFonts w:ascii="Arial" w:eastAsiaTheme="minorEastAsia" w:hAnsi="Arial"/>
      <w:b/>
      <w:bCs/>
      <w:szCs w:val="20"/>
      <w:lang w:eastAsia="en-US"/>
    </w:rPr>
  </w:style>
  <w:style w:type="paragraph" w:styleId="ListNumber">
    <w:name w:val="List Number"/>
    <w:basedOn w:val="Normal"/>
    <w:uiPriority w:val="99"/>
    <w:rsid w:val="00993344"/>
    <w:pPr>
      <w:numPr>
        <w:numId w:val="33"/>
      </w:numPr>
      <w:jc w:val="both"/>
    </w:pPr>
    <w:rPr>
      <w:rFonts w:ascii="Arial" w:eastAsiaTheme="minorEastAsia" w:hAnsi="Arial"/>
      <w:lang w:eastAsia="en-US"/>
    </w:rPr>
  </w:style>
  <w:style w:type="paragraph" w:customStyle="1" w:styleId="Bullet1Text">
    <w:name w:val="Bullet 1 Text"/>
    <w:basedOn w:val="Heading5Text"/>
    <w:rsid w:val="00993344"/>
    <w:rPr>
      <w:lang w:val="en-GB"/>
    </w:rPr>
  </w:style>
  <w:style w:type="paragraph" w:customStyle="1" w:styleId="NumberedList">
    <w:name w:val="Numbered List"/>
    <w:basedOn w:val="Normal"/>
    <w:rsid w:val="00993344"/>
    <w:pPr>
      <w:keepLines/>
      <w:numPr>
        <w:numId w:val="37"/>
      </w:numPr>
      <w:spacing w:before="120" w:after="120"/>
      <w:ind w:hanging="576"/>
      <w:jc w:val="both"/>
    </w:pPr>
    <w:rPr>
      <w:rFonts w:ascii="Arial" w:eastAsiaTheme="minorEastAsia" w:hAnsi="Arial"/>
      <w:lang w:val="en-GB" w:eastAsia="en-US"/>
    </w:rPr>
  </w:style>
  <w:style w:type="paragraph" w:customStyle="1" w:styleId="Heading5Text">
    <w:name w:val="Heading 5 Text"/>
    <w:basedOn w:val="Normal"/>
    <w:rsid w:val="00993344"/>
    <w:pPr>
      <w:spacing w:after="120"/>
      <w:ind w:left="1440"/>
      <w:jc w:val="both"/>
    </w:pPr>
    <w:rPr>
      <w:rFonts w:ascii="Arial" w:eastAsiaTheme="minorEastAsia" w:hAnsi="Arial"/>
      <w:lang w:eastAsia="en-US"/>
    </w:rPr>
  </w:style>
  <w:style w:type="paragraph" w:customStyle="1" w:styleId="TableTextHead">
    <w:name w:val="Table Text Head"/>
    <w:next w:val="TableText1"/>
    <w:rsid w:val="00993344"/>
    <w:pPr>
      <w:keepNext/>
      <w:spacing w:after="0" w:line="240" w:lineRule="auto"/>
    </w:pPr>
    <w:rPr>
      <w:rFonts w:ascii="Arial" w:hAnsi="Arial" w:cs="Times New Roman"/>
      <w:b/>
      <w:sz w:val="20"/>
      <w:szCs w:val="24"/>
    </w:rPr>
  </w:style>
  <w:style w:type="paragraph" w:customStyle="1" w:styleId="TableText1">
    <w:name w:val="Table Text"/>
    <w:basedOn w:val="TableTextHead"/>
    <w:rsid w:val="00993344"/>
    <w:pPr>
      <w:keepNext w:val="0"/>
      <w:spacing w:before="40" w:after="40"/>
    </w:pPr>
    <w:rPr>
      <w:b w:val="0"/>
    </w:rPr>
  </w:style>
  <w:style w:type="paragraph" w:customStyle="1" w:styleId="Heading7Text">
    <w:name w:val="Heading 7 Text"/>
    <w:basedOn w:val="Normal"/>
    <w:rsid w:val="00993344"/>
    <w:pPr>
      <w:spacing w:after="120"/>
      <w:ind w:left="2268"/>
      <w:jc w:val="both"/>
    </w:pPr>
    <w:rPr>
      <w:rFonts w:ascii="Arial" w:eastAsiaTheme="minorEastAsia" w:hAnsi="Arial"/>
      <w:lang w:eastAsia="en-US"/>
    </w:rPr>
  </w:style>
  <w:style w:type="paragraph" w:styleId="Title">
    <w:name w:val="Title"/>
    <w:basedOn w:val="Normal"/>
    <w:link w:val="TitleChar"/>
    <w:uiPriority w:val="10"/>
    <w:qFormat/>
    <w:rsid w:val="00993344"/>
    <w:pPr>
      <w:spacing w:before="240" w:after="60"/>
      <w:outlineLvl w:val="0"/>
    </w:pPr>
    <w:rPr>
      <w:rFonts w:ascii="Arial" w:eastAsiaTheme="minorEastAsia" w:hAnsi="Arial" w:cs="Arial"/>
      <w:b/>
      <w:bCs/>
      <w:kern w:val="28"/>
      <w:sz w:val="48"/>
      <w:szCs w:val="32"/>
      <w:lang w:eastAsia="en-US"/>
    </w:rPr>
  </w:style>
  <w:style w:type="character" w:customStyle="1" w:styleId="TitleChar">
    <w:name w:val="Title Char"/>
    <w:basedOn w:val="DefaultParagraphFont"/>
    <w:link w:val="Title"/>
    <w:uiPriority w:val="10"/>
    <w:rsid w:val="00993344"/>
    <w:rPr>
      <w:rFonts w:ascii="Arial" w:hAnsi="Arial" w:cs="Arial"/>
      <w:b/>
      <w:bCs/>
      <w:kern w:val="28"/>
      <w:sz w:val="48"/>
      <w:szCs w:val="32"/>
    </w:rPr>
  </w:style>
  <w:style w:type="paragraph" w:customStyle="1" w:styleId="SubTitle0">
    <w:name w:val="Sub Title"/>
    <w:basedOn w:val="Title"/>
    <w:rsid w:val="00993344"/>
    <w:rPr>
      <w:sz w:val="32"/>
    </w:rPr>
  </w:style>
  <w:style w:type="paragraph" w:customStyle="1" w:styleId="Bullet1">
    <w:name w:val="Bullet 1"/>
    <w:basedOn w:val="Normal"/>
    <w:next w:val="Bullet1Text"/>
    <w:rsid w:val="00993344"/>
    <w:pPr>
      <w:numPr>
        <w:numId w:val="34"/>
      </w:numPr>
      <w:spacing w:before="120" w:after="120"/>
      <w:jc w:val="both"/>
    </w:pPr>
    <w:rPr>
      <w:rFonts w:ascii="Arial" w:eastAsiaTheme="minorEastAsia" w:hAnsi="Arial"/>
      <w:b/>
      <w:lang w:val="en-GB" w:eastAsia="en-US"/>
    </w:rPr>
  </w:style>
  <w:style w:type="paragraph" w:customStyle="1" w:styleId="Bullet2">
    <w:name w:val="Bullet 2"/>
    <w:basedOn w:val="Normal"/>
    <w:next w:val="Bullet2Text"/>
    <w:rsid w:val="00993344"/>
    <w:pPr>
      <w:numPr>
        <w:numId w:val="35"/>
      </w:numPr>
      <w:tabs>
        <w:tab w:val="left" w:pos="2268"/>
      </w:tabs>
      <w:spacing w:before="120" w:after="120"/>
      <w:ind w:left="2665" w:hanging="1225"/>
      <w:jc w:val="both"/>
    </w:pPr>
    <w:rPr>
      <w:rFonts w:ascii="Arial" w:eastAsiaTheme="minorEastAsia" w:hAnsi="Arial"/>
      <w:b/>
      <w:lang w:eastAsia="en-US"/>
    </w:rPr>
  </w:style>
  <w:style w:type="paragraph" w:styleId="ListBullet2">
    <w:name w:val="List Bullet 2"/>
    <w:basedOn w:val="Normal"/>
    <w:rsid w:val="00993344"/>
    <w:pPr>
      <w:numPr>
        <w:numId w:val="32"/>
      </w:numPr>
      <w:jc w:val="both"/>
    </w:pPr>
    <w:rPr>
      <w:rFonts w:ascii="Arial" w:eastAsiaTheme="minorEastAsia" w:hAnsi="Arial"/>
      <w:lang w:eastAsia="en-US"/>
    </w:rPr>
  </w:style>
  <w:style w:type="paragraph" w:customStyle="1" w:styleId="Bullet2Text">
    <w:name w:val="Bullet 2 Text"/>
    <w:basedOn w:val="Heading7Text"/>
    <w:rsid w:val="00993344"/>
    <w:rPr>
      <w:lang w:val="en-GB"/>
    </w:rPr>
  </w:style>
  <w:style w:type="paragraph" w:customStyle="1" w:styleId="AppendixText">
    <w:name w:val="Appendix Text"/>
    <w:basedOn w:val="Normal"/>
    <w:rsid w:val="00993344"/>
    <w:pPr>
      <w:spacing w:after="120"/>
      <w:ind w:left="862"/>
      <w:jc w:val="both"/>
    </w:pPr>
    <w:rPr>
      <w:rFonts w:ascii="Arial" w:eastAsiaTheme="minorEastAsia" w:hAnsi="Arial"/>
      <w:lang w:eastAsia="en-US"/>
    </w:rPr>
  </w:style>
  <w:style w:type="paragraph" w:customStyle="1" w:styleId="BulletedText">
    <w:name w:val="Bulleted Text"/>
    <w:basedOn w:val="Normal"/>
    <w:rsid w:val="00993344"/>
    <w:pPr>
      <w:numPr>
        <w:numId w:val="36"/>
      </w:numPr>
      <w:spacing w:before="120" w:after="120"/>
      <w:jc w:val="both"/>
    </w:pPr>
    <w:rPr>
      <w:rFonts w:ascii="Arial" w:eastAsiaTheme="minorEastAsia" w:hAnsi="Arial"/>
      <w:lang w:eastAsia="en-US"/>
    </w:rPr>
  </w:style>
  <w:style w:type="paragraph" w:customStyle="1" w:styleId="NumberedListIndented">
    <w:name w:val="Numbered List Indented"/>
    <w:basedOn w:val="Normal"/>
    <w:rsid w:val="00993344"/>
    <w:pPr>
      <w:keepLines/>
      <w:numPr>
        <w:numId w:val="38"/>
      </w:numPr>
      <w:spacing w:before="120" w:after="120"/>
      <w:jc w:val="both"/>
    </w:pPr>
    <w:rPr>
      <w:rFonts w:ascii="Arial" w:eastAsiaTheme="minorEastAsia" w:hAnsi="Arial"/>
      <w:lang w:eastAsia="en-US"/>
    </w:rPr>
  </w:style>
  <w:style w:type="paragraph" w:customStyle="1" w:styleId="Normal8pt">
    <w:name w:val="Normal (8 pt)"/>
    <w:basedOn w:val="Normal"/>
    <w:rsid w:val="00993344"/>
    <w:pPr>
      <w:spacing w:before="40" w:after="40"/>
    </w:pPr>
    <w:rPr>
      <w:rFonts w:ascii="Arial" w:eastAsiaTheme="minorEastAsia" w:hAnsi="Arial"/>
      <w:sz w:val="16"/>
      <w:lang w:eastAsia="en-US"/>
    </w:rPr>
  </w:style>
  <w:style w:type="paragraph" w:styleId="Subtitle">
    <w:name w:val="Subtitle"/>
    <w:basedOn w:val="Normal"/>
    <w:next w:val="Normal"/>
    <w:link w:val="SubtitleChar"/>
    <w:uiPriority w:val="11"/>
    <w:qFormat/>
    <w:rsid w:val="00B570D9"/>
    <w:pPr>
      <w:numPr>
        <w:numId w:val="45"/>
      </w:numPr>
      <w:spacing w:before="120" w:after="60"/>
      <w:ind w:hanging="706"/>
    </w:pPr>
    <w:rPr>
      <w:rFonts w:ascii="Cambria" w:eastAsiaTheme="majorEastAsia" w:hAnsi="Cambria" w:cstheme="majorBidi"/>
      <w:b/>
      <w:iCs/>
      <w:color w:val="365F91"/>
      <w:spacing w:val="15"/>
      <w:sz w:val="28"/>
    </w:rPr>
  </w:style>
  <w:style w:type="character" w:customStyle="1" w:styleId="SubtitleChar">
    <w:name w:val="Subtitle Char"/>
    <w:basedOn w:val="DefaultParagraphFont"/>
    <w:link w:val="Subtitle"/>
    <w:uiPriority w:val="11"/>
    <w:rsid w:val="00B570D9"/>
    <w:rPr>
      <w:rFonts w:ascii="Cambria" w:eastAsiaTheme="majorEastAsia" w:hAnsi="Cambria" w:cstheme="majorBidi"/>
      <w:b/>
      <w:iCs/>
      <w:color w:val="365F91"/>
      <w:spacing w:val="15"/>
      <w:sz w:val="28"/>
      <w:szCs w:val="24"/>
      <w:lang w:eastAsia="zh-TW"/>
    </w:rPr>
  </w:style>
  <w:style w:type="character" w:customStyle="1" w:styleId="ui-provider">
    <w:name w:val="ui-provider"/>
    <w:basedOn w:val="DefaultParagraphFont"/>
    <w:rsid w:val="008174BE"/>
  </w:style>
  <w:style w:type="character" w:styleId="UnresolvedMention">
    <w:name w:val="Unresolved Mention"/>
    <w:basedOn w:val="DefaultParagraphFont"/>
    <w:uiPriority w:val="99"/>
    <w:semiHidden/>
    <w:unhideWhenUsed/>
    <w:rsid w:val="000819A1"/>
    <w:rPr>
      <w:color w:val="605E5C"/>
      <w:shd w:val="clear" w:color="auto" w:fill="E1DFDD"/>
    </w:rPr>
  </w:style>
  <w:style w:type="table" w:styleId="GridTable5Dark-Accent1">
    <w:name w:val="Grid Table 5 Dark Accent 1"/>
    <w:basedOn w:val="TableNormal"/>
    <w:uiPriority w:val="50"/>
    <w:rsid w:val="00B2146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751270">
      <w:bodyDiv w:val="1"/>
      <w:marLeft w:val="0"/>
      <w:marRight w:val="0"/>
      <w:marTop w:val="0"/>
      <w:marBottom w:val="0"/>
      <w:divBdr>
        <w:top w:val="none" w:sz="0" w:space="0" w:color="auto"/>
        <w:left w:val="none" w:sz="0" w:space="0" w:color="auto"/>
        <w:bottom w:val="none" w:sz="0" w:space="0" w:color="auto"/>
        <w:right w:val="none" w:sz="0" w:space="0" w:color="auto"/>
      </w:divBdr>
    </w:div>
    <w:div w:id="183633484">
      <w:bodyDiv w:val="1"/>
      <w:marLeft w:val="0"/>
      <w:marRight w:val="0"/>
      <w:marTop w:val="0"/>
      <w:marBottom w:val="0"/>
      <w:divBdr>
        <w:top w:val="none" w:sz="0" w:space="0" w:color="auto"/>
        <w:left w:val="none" w:sz="0" w:space="0" w:color="auto"/>
        <w:bottom w:val="none" w:sz="0" w:space="0" w:color="auto"/>
        <w:right w:val="none" w:sz="0" w:space="0" w:color="auto"/>
      </w:divBdr>
    </w:div>
    <w:div w:id="207032133">
      <w:bodyDiv w:val="1"/>
      <w:marLeft w:val="0"/>
      <w:marRight w:val="0"/>
      <w:marTop w:val="0"/>
      <w:marBottom w:val="0"/>
      <w:divBdr>
        <w:top w:val="none" w:sz="0" w:space="0" w:color="auto"/>
        <w:left w:val="none" w:sz="0" w:space="0" w:color="auto"/>
        <w:bottom w:val="none" w:sz="0" w:space="0" w:color="auto"/>
        <w:right w:val="none" w:sz="0" w:space="0" w:color="auto"/>
      </w:divBdr>
    </w:div>
    <w:div w:id="269944708">
      <w:bodyDiv w:val="1"/>
      <w:marLeft w:val="0"/>
      <w:marRight w:val="0"/>
      <w:marTop w:val="0"/>
      <w:marBottom w:val="0"/>
      <w:divBdr>
        <w:top w:val="none" w:sz="0" w:space="0" w:color="auto"/>
        <w:left w:val="none" w:sz="0" w:space="0" w:color="auto"/>
        <w:bottom w:val="none" w:sz="0" w:space="0" w:color="auto"/>
        <w:right w:val="none" w:sz="0" w:space="0" w:color="auto"/>
      </w:divBdr>
    </w:div>
    <w:div w:id="270088051">
      <w:bodyDiv w:val="1"/>
      <w:marLeft w:val="0"/>
      <w:marRight w:val="0"/>
      <w:marTop w:val="0"/>
      <w:marBottom w:val="0"/>
      <w:divBdr>
        <w:top w:val="none" w:sz="0" w:space="0" w:color="auto"/>
        <w:left w:val="none" w:sz="0" w:space="0" w:color="auto"/>
        <w:bottom w:val="none" w:sz="0" w:space="0" w:color="auto"/>
        <w:right w:val="none" w:sz="0" w:space="0" w:color="auto"/>
      </w:divBdr>
    </w:div>
    <w:div w:id="284700340">
      <w:bodyDiv w:val="1"/>
      <w:marLeft w:val="0"/>
      <w:marRight w:val="0"/>
      <w:marTop w:val="0"/>
      <w:marBottom w:val="0"/>
      <w:divBdr>
        <w:top w:val="none" w:sz="0" w:space="0" w:color="auto"/>
        <w:left w:val="none" w:sz="0" w:space="0" w:color="auto"/>
        <w:bottom w:val="none" w:sz="0" w:space="0" w:color="auto"/>
        <w:right w:val="none" w:sz="0" w:space="0" w:color="auto"/>
      </w:divBdr>
    </w:div>
    <w:div w:id="345058007">
      <w:bodyDiv w:val="1"/>
      <w:marLeft w:val="0"/>
      <w:marRight w:val="0"/>
      <w:marTop w:val="0"/>
      <w:marBottom w:val="0"/>
      <w:divBdr>
        <w:top w:val="none" w:sz="0" w:space="0" w:color="auto"/>
        <w:left w:val="none" w:sz="0" w:space="0" w:color="auto"/>
        <w:bottom w:val="none" w:sz="0" w:space="0" w:color="auto"/>
        <w:right w:val="none" w:sz="0" w:space="0" w:color="auto"/>
      </w:divBdr>
    </w:div>
    <w:div w:id="511728814">
      <w:bodyDiv w:val="1"/>
      <w:marLeft w:val="0"/>
      <w:marRight w:val="0"/>
      <w:marTop w:val="0"/>
      <w:marBottom w:val="0"/>
      <w:divBdr>
        <w:top w:val="none" w:sz="0" w:space="0" w:color="auto"/>
        <w:left w:val="none" w:sz="0" w:space="0" w:color="auto"/>
        <w:bottom w:val="none" w:sz="0" w:space="0" w:color="auto"/>
        <w:right w:val="none" w:sz="0" w:space="0" w:color="auto"/>
      </w:divBdr>
    </w:div>
    <w:div w:id="690496764">
      <w:bodyDiv w:val="1"/>
      <w:marLeft w:val="0"/>
      <w:marRight w:val="0"/>
      <w:marTop w:val="0"/>
      <w:marBottom w:val="0"/>
      <w:divBdr>
        <w:top w:val="none" w:sz="0" w:space="0" w:color="auto"/>
        <w:left w:val="none" w:sz="0" w:space="0" w:color="auto"/>
        <w:bottom w:val="none" w:sz="0" w:space="0" w:color="auto"/>
        <w:right w:val="none" w:sz="0" w:space="0" w:color="auto"/>
      </w:divBdr>
    </w:div>
    <w:div w:id="712923016">
      <w:bodyDiv w:val="1"/>
      <w:marLeft w:val="0"/>
      <w:marRight w:val="0"/>
      <w:marTop w:val="0"/>
      <w:marBottom w:val="0"/>
      <w:divBdr>
        <w:top w:val="none" w:sz="0" w:space="0" w:color="auto"/>
        <w:left w:val="none" w:sz="0" w:space="0" w:color="auto"/>
        <w:bottom w:val="none" w:sz="0" w:space="0" w:color="auto"/>
        <w:right w:val="none" w:sz="0" w:space="0" w:color="auto"/>
      </w:divBdr>
    </w:div>
    <w:div w:id="831874186">
      <w:bodyDiv w:val="1"/>
      <w:marLeft w:val="0"/>
      <w:marRight w:val="0"/>
      <w:marTop w:val="0"/>
      <w:marBottom w:val="0"/>
      <w:divBdr>
        <w:top w:val="none" w:sz="0" w:space="0" w:color="auto"/>
        <w:left w:val="none" w:sz="0" w:space="0" w:color="auto"/>
        <w:bottom w:val="none" w:sz="0" w:space="0" w:color="auto"/>
        <w:right w:val="none" w:sz="0" w:space="0" w:color="auto"/>
      </w:divBdr>
    </w:div>
    <w:div w:id="1140421739">
      <w:bodyDiv w:val="1"/>
      <w:marLeft w:val="0"/>
      <w:marRight w:val="0"/>
      <w:marTop w:val="0"/>
      <w:marBottom w:val="0"/>
      <w:divBdr>
        <w:top w:val="none" w:sz="0" w:space="0" w:color="auto"/>
        <w:left w:val="none" w:sz="0" w:space="0" w:color="auto"/>
        <w:bottom w:val="none" w:sz="0" w:space="0" w:color="auto"/>
        <w:right w:val="none" w:sz="0" w:space="0" w:color="auto"/>
      </w:divBdr>
    </w:div>
    <w:div w:id="1161240182">
      <w:bodyDiv w:val="1"/>
      <w:marLeft w:val="0"/>
      <w:marRight w:val="0"/>
      <w:marTop w:val="0"/>
      <w:marBottom w:val="0"/>
      <w:divBdr>
        <w:top w:val="none" w:sz="0" w:space="0" w:color="auto"/>
        <w:left w:val="none" w:sz="0" w:space="0" w:color="auto"/>
        <w:bottom w:val="none" w:sz="0" w:space="0" w:color="auto"/>
        <w:right w:val="none" w:sz="0" w:space="0" w:color="auto"/>
      </w:divBdr>
    </w:div>
    <w:div w:id="1194491631">
      <w:bodyDiv w:val="1"/>
      <w:marLeft w:val="0"/>
      <w:marRight w:val="0"/>
      <w:marTop w:val="0"/>
      <w:marBottom w:val="0"/>
      <w:divBdr>
        <w:top w:val="none" w:sz="0" w:space="0" w:color="auto"/>
        <w:left w:val="none" w:sz="0" w:space="0" w:color="auto"/>
        <w:bottom w:val="none" w:sz="0" w:space="0" w:color="auto"/>
        <w:right w:val="none" w:sz="0" w:space="0" w:color="auto"/>
      </w:divBdr>
    </w:div>
    <w:div w:id="1326010791">
      <w:bodyDiv w:val="1"/>
      <w:marLeft w:val="0"/>
      <w:marRight w:val="0"/>
      <w:marTop w:val="0"/>
      <w:marBottom w:val="0"/>
      <w:divBdr>
        <w:top w:val="none" w:sz="0" w:space="0" w:color="auto"/>
        <w:left w:val="none" w:sz="0" w:space="0" w:color="auto"/>
        <w:bottom w:val="none" w:sz="0" w:space="0" w:color="auto"/>
        <w:right w:val="none" w:sz="0" w:space="0" w:color="auto"/>
      </w:divBdr>
    </w:div>
    <w:div w:id="1336223622">
      <w:bodyDiv w:val="1"/>
      <w:marLeft w:val="0"/>
      <w:marRight w:val="0"/>
      <w:marTop w:val="0"/>
      <w:marBottom w:val="0"/>
      <w:divBdr>
        <w:top w:val="none" w:sz="0" w:space="0" w:color="auto"/>
        <w:left w:val="none" w:sz="0" w:space="0" w:color="auto"/>
        <w:bottom w:val="none" w:sz="0" w:space="0" w:color="auto"/>
        <w:right w:val="none" w:sz="0" w:space="0" w:color="auto"/>
      </w:divBdr>
    </w:div>
    <w:div w:id="1402563443">
      <w:bodyDiv w:val="1"/>
      <w:marLeft w:val="0"/>
      <w:marRight w:val="0"/>
      <w:marTop w:val="0"/>
      <w:marBottom w:val="0"/>
      <w:divBdr>
        <w:top w:val="none" w:sz="0" w:space="0" w:color="auto"/>
        <w:left w:val="none" w:sz="0" w:space="0" w:color="auto"/>
        <w:bottom w:val="none" w:sz="0" w:space="0" w:color="auto"/>
        <w:right w:val="none" w:sz="0" w:space="0" w:color="auto"/>
      </w:divBdr>
    </w:div>
    <w:div w:id="1472557790">
      <w:bodyDiv w:val="1"/>
      <w:marLeft w:val="0"/>
      <w:marRight w:val="0"/>
      <w:marTop w:val="0"/>
      <w:marBottom w:val="0"/>
      <w:divBdr>
        <w:top w:val="none" w:sz="0" w:space="0" w:color="auto"/>
        <w:left w:val="none" w:sz="0" w:space="0" w:color="auto"/>
        <w:bottom w:val="none" w:sz="0" w:space="0" w:color="auto"/>
        <w:right w:val="none" w:sz="0" w:space="0" w:color="auto"/>
      </w:divBdr>
    </w:div>
    <w:div w:id="1636181867">
      <w:bodyDiv w:val="1"/>
      <w:marLeft w:val="0"/>
      <w:marRight w:val="0"/>
      <w:marTop w:val="0"/>
      <w:marBottom w:val="0"/>
      <w:divBdr>
        <w:top w:val="none" w:sz="0" w:space="0" w:color="auto"/>
        <w:left w:val="none" w:sz="0" w:space="0" w:color="auto"/>
        <w:bottom w:val="none" w:sz="0" w:space="0" w:color="auto"/>
        <w:right w:val="none" w:sz="0" w:space="0" w:color="auto"/>
      </w:divBdr>
    </w:div>
    <w:div w:id="1749420779">
      <w:bodyDiv w:val="1"/>
      <w:marLeft w:val="0"/>
      <w:marRight w:val="0"/>
      <w:marTop w:val="0"/>
      <w:marBottom w:val="0"/>
      <w:divBdr>
        <w:top w:val="none" w:sz="0" w:space="0" w:color="auto"/>
        <w:left w:val="none" w:sz="0" w:space="0" w:color="auto"/>
        <w:bottom w:val="none" w:sz="0" w:space="0" w:color="auto"/>
        <w:right w:val="none" w:sz="0" w:space="0" w:color="auto"/>
      </w:divBdr>
    </w:div>
    <w:div w:id="1775242138">
      <w:bodyDiv w:val="1"/>
      <w:marLeft w:val="0"/>
      <w:marRight w:val="0"/>
      <w:marTop w:val="0"/>
      <w:marBottom w:val="0"/>
      <w:divBdr>
        <w:top w:val="none" w:sz="0" w:space="0" w:color="auto"/>
        <w:left w:val="none" w:sz="0" w:space="0" w:color="auto"/>
        <w:bottom w:val="none" w:sz="0" w:space="0" w:color="auto"/>
        <w:right w:val="none" w:sz="0" w:space="0" w:color="auto"/>
      </w:divBdr>
    </w:div>
    <w:div w:id="1861316678">
      <w:bodyDiv w:val="1"/>
      <w:marLeft w:val="0"/>
      <w:marRight w:val="0"/>
      <w:marTop w:val="0"/>
      <w:marBottom w:val="0"/>
      <w:divBdr>
        <w:top w:val="none" w:sz="0" w:space="0" w:color="auto"/>
        <w:left w:val="none" w:sz="0" w:space="0" w:color="auto"/>
        <w:bottom w:val="none" w:sz="0" w:space="0" w:color="auto"/>
        <w:right w:val="none" w:sz="0" w:space="0" w:color="auto"/>
      </w:divBdr>
    </w:div>
    <w:div w:id="1903904594">
      <w:bodyDiv w:val="1"/>
      <w:marLeft w:val="0"/>
      <w:marRight w:val="0"/>
      <w:marTop w:val="0"/>
      <w:marBottom w:val="0"/>
      <w:divBdr>
        <w:top w:val="none" w:sz="0" w:space="0" w:color="auto"/>
        <w:left w:val="none" w:sz="0" w:space="0" w:color="auto"/>
        <w:bottom w:val="none" w:sz="0" w:space="0" w:color="auto"/>
        <w:right w:val="none" w:sz="0" w:space="0" w:color="auto"/>
      </w:divBdr>
    </w:div>
    <w:div w:id="1956014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2.vsdx"/><Relationship Id="rId26" Type="http://schemas.openxmlformats.org/officeDocument/2006/relationships/package" Target="embeddings/Microsoft_Visio_Drawing5.vsdx"/><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package" Target="embeddings/Microsoft_Visio_Drawing9.vsdx"/><Relationship Id="rId42" Type="http://schemas.openxmlformats.org/officeDocument/2006/relationships/package" Target="embeddings/Microsoft_Visio_Drawing13.vsdx"/><Relationship Id="rId47" Type="http://schemas.openxmlformats.org/officeDocument/2006/relationships/image" Target="media/image20.emf"/><Relationship Id="rId50" Type="http://schemas.openxmlformats.org/officeDocument/2006/relationships/package" Target="embeddings/Microsoft_Visio_Drawing17.vsdx"/><Relationship Id="rId55" Type="http://schemas.openxmlformats.org/officeDocument/2006/relationships/image" Target="media/image24.emf"/><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image" Target="media/image11.emf"/><Relationship Id="rId11" Type="http://schemas.openxmlformats.org/officeDocument/2006/relationships/hyperlink" Target="http://en.wikipedia.org/wiki/RSA_(algorithm)" TargetMode="External"/><Relationship Id="rId24" Type="http://schemas.openxmlformats.org/officeDocument/2006/relationships/package" Target="embeddings/Microsoft_Visio_Drawing4.vsdx"/><Relationship Id="rId32" Type="http://schemas.openxmlformats.org/officeDocument/2006/relationships/package" Target="embeddings/Microsoft_Visio_Drawing8.vsdx"/><Relationship Id="rId37" Type="http://schemas.openxmlformats.org/officeDocument/2006/relationships/image" Target="media/image15.emf"/><Relationship Id="rId40" Type="http://schemas.openxmlformats.org/officeDocument/2006/relationships/package" Target="embeddings/Microsoft_Visio_Drawing12.vsdx"/><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package" Target="embeddings/Microsoft_Visio_Drawing.vsdx"/><Relationship Id="rId22" Type="http://schemas.openxmlformats.org/officeDocument/2006/relationships/package" Target="embeddings/Microsoft_Visio_Drawing3.vsdx"/><Relationship Id="rId27" Type="http://schemas.openxmlformats.org/officeDocument/2006/relationships/image" Target="media/image10.emf"/><Relationship Id="rId30" Type="http://schemas.openxmlformats.org/officeDocument/2006/relationships/package" Target="embeddings/Microsoft_Visio_Drawing7.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Visio_Drawing16.vsdx"/><Relationship Id="rId56" Type="http://schemas.openxmlformats.org/officeDocument/2006/relationships/package" Target="embeddings/Microsoft_Visio_Drawing20.vsdx"/><Relationship Id="rId8" Type="http://schemas.openxmlformats.org/officeDocument/2006/relationships/image" Target="media/image1.png"/><Relationship Id="rId51" Type="http://schemas.openxmlformats.org/officeDocument/2006/relationships/image" Target="media/image22.emf"/><Relationship Id="rId3" Type="http://schemas.openxmlformats.org/officeDocument/2006/relationships/styles" Target="styles.xml"/><Relationship Id="rId12" Type="http://schemas.openxmlformats.org/officeDocument/2006/relationships/hyperlink" Target="http://en.wikipedia.org/wiki/Base64" TargetMode="Externa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11.vsdx"/><Relationship Id="rId46" Type="http://schemas.openxmlformats.org/officeDocument/2006/relationships/package" Target="embeddings/Microsoft_Visio_Drawing15.vsdx"/><Relationship Id="rId59" Type="http://schemas.openxmlformats.org/officeDocument/2006/relationships/header" Target="header3.xml"/><Relationship Id="rId20" Type="http://schemas.openxmlformats.org/officeDocument/2006/relationships/hyperlink" Target="https://www.hkex.com.hk/Global/Exchange/FAQ/Securities-Market/Trading/Orion-Central-Gateway-Securities-Market-(OCGC)?sc_lang=en" TargetMode="External"/><Relationship Id="rId41" Type="http://schemas.openxmlformats.org/officeDocument/2006/relationships/image" Target="media/image17.emf"/><Relationship Id="rId54" Type="http://schemas.openxmlformats.org/officeDocument/2006/relationships/package" Target="embeddings/Microsoft_Visio_Drawing19.vsdx"/><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6.vsdx"/><Relationship Id="rId36" Type="http://schemas.openxmlformats.org/officeDocument/2006/relationships/package" Target="embeddings/Microsoft_Visio_Drawing10.vsdx"/><Relationship Id="rId49" Type="http://schemas.openxmlformats.org/officeDocument/2006/relationships/image" Target="media/image21.emf"/><Relationship Id="rId57" Type="http://schemas.openxmlformats.org/officeDocument/2006/relationships/header" Target="header2.xml"/><Relationship Id="rId10" Type="http://schemas.openxmlformats.org/officeDocument/2006/relationships/footer" Target="footer1.xml"/><Relationship Id="rId31" Type="http://schemas.openxmlformats.org/officeDocument/2006/relationships/image" Target="media/image12.emf"/><Relationship Id="rId44" Type="http://schemas.openxmlformats.org/officeDocument/2006/relationships/package" Target="embeddings/Microsoft_Visio_Drawing14.vsdx"/><Relationship Id="rId52" Type="http://schemas.openxmlformats.org/officeDocument/2006/relationships/package" Target="embeddings/Microsoft_Visio_Drawing18.vsdx"/><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7C352E5-48B2-409A-B4F6-E8BF2FAA1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4466</TotalTime>
  <Pages>124</Pages>
  <Words>30070</Words>
  <Characters>171404</Characters>
  <Application>Microsoft Office Word</Application>
  <DocSecurity>0</DocSecurity>
  <Lines>1428</Lines>
  <Paragraphs>402</Paragraphs>
  <ScaleCrop>false</ScaleCrop>
  <HeadingPairs>
    <vt:vector size="2" baseType="variant">
      <vt:variant>
        <vt:lpstr>Title</vt:lpstr>
      </vt:variant>
      <vt:variant>
        <vt:i4>1</vt:i4>
      </vt:variant>
    </vt:vector>
  </HeadingPairs>
  <TitlesOfParts>
    <vt:vector size="1" baseType="lpstr">
      <vt:lpstr/>
    </vt:vector>
  </TitlesOfParts>
  <Manager>VasanthAcharya@hkex.com.hk</Manager>
  <Company/>
  <LinksUpToDate>false</LinksUpToDate>
  <CharactersWithSpaces>201072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Vasanth Acharya</dc:creator>
  <cp:lastModifiedBy>Robert Lau</cp:lastModifiedBy>
  <cp:revision>193</cp:revision>
  <cp:lastPrinted>2015-07-24T06:27:00Z</cp:lastPrinted>
  <dcterms:created xsi:type="dcterms:W3CDTF">2024-06-29T07:25:00Z</dcterms:created>
  <dcterms:modified xsi:type="dcterms:W3CDTF">2024-07-19T06:24:00Z</dcterms:modified>
</cp:coreProperties>
</file>